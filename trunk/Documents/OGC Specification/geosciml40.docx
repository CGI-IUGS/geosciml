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3-28T16:06:00Z">
        <w:r w:rsidR="003842F3">
          <w:rPr>
            <w:color w:val="FF0000"/>
            <w:lang w:val="en-CA"/>
          </w:rPr>
          <w:t>6.1</w:t>
        </w:r>
      </w:ins>
      <w:ins w:id="63" w:author="Eric Boisvert" w:date="2016-01-04T09:39:00Z">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3-28T16:06:00Z">
        <w:r w:rsidR="003842F3">
          <w:rPr>
            <w:color w:val="FF0000"/>
            <w:lang w:val="en-CA"/>
          </w:rPr>
          <w:t>6.2</w:t>
        </w:r>
      </w:ins>
      <w:ins w:id="105" w:author="Eric Boisvert" w:date="2016-01-04T09:40:00Z">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En-ttedetabledesmatires"/>
          </w:pPr>
        </w:pPrChange>
      </w:pPr>
    </w:p>
    <w:p w14:paraId="5CD74C32" w14:textId="77777777" w:rsidR="003842F3" w:rsidRPr="007D0BE0" w:rsidRDefault="00F27D5A">
      <w:pPr>
        <w:pStyle w:val="TM1"/>
        <w:tabs>
          <w:tab w:val="left" w:pos="480"/>
          <w:tab w:val="right" w:leader="dot" w:pos="8630"/>
        </w:tabs>
        <w:rPr>
          <w:ins w:id="171"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Eric Boisvert" w:date="2016-03-28T16:06:00Z">
        <w:r w:rsidR="003842F3" w:rsidRPr="00B274BB">
          <w:rPr>
            <w:rStyle w:val="Lienhypertexte"/>
            <w:noProof/>
          </w:rPr>
          <w:fldChar w:fldCharType="begin"/>
        </w:r>
        <w:r w:rsidR="003842F3" w:rsidRPr="00B274BB">
          <w:rPr>
            <w:rStyle w:val="Lienhypertexte"/>
            <w:noProof/>
          </w:rPr>
          <w:instrText xml:space="preserve"> </w:instrText>
        </w:r>
        <w:r w:rsidR="003842F3">
          <w:rPr>
            <w:noProof/>
          </w:rPr>
          <w:instrText>HYPERLINK \l "_Toc446944538"</w:instrText>
        </w:r>
        <w:r w:rsidR="003842F3" w:rsidRPr="00B274BB">
          <w:rPr>
            <w:rStyle w:val="Lienhypertexte"/>
            <w:noProof/>
          </w:rPr>
          <w:instrText xml:space="preserve"> </w:instrText>
        </w:r>
        <w:r w:rsidR="003842F3" w:rsidRPr="00B274BB">
          <w:rPr>
            <w:rStyle w:val="Lienhypertexte"/>
            <w:noProof/>
          </w:rPr>
          <w:fldChar w:fldCharType="separate"/>
        </w:r>
        <w:r w:rsidR="003842F3" w:rsidRPr="00B274BB">
          <w:rPr>
            <w:rStyle w:val="Lienhypertexte"/>
            <w:noProof/>
            <w:lang w:val="en-CA"/>
          </w:rPr>
          <w:t>1.</w:t>
        </w:r>
        <w:r w:rsidR="003842F3" w:rsidRPr="007D0BE0">
          <w:rPr>
            <w:rFonts w:ascii="Calibri" w:eastAsia="MS Mincho" w:hAnsi="Calibri"/>
            <w:noProof/>
            <w:sz w:val="22"/>
            <w:szCs w:val="22"/>
            <w:lang w:val="en-CA" w:eastAsia="en-CA"/>
          </w:rPr>
          <w:tab/>
        </w:r>
        <w:r w:rsidR="003842F3" w:rsidRPr="00B274BB">
          <w:rPr>
            <w:rStyle w:val="Lienhypertexte"/>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3" w:author="Eric Boisvert" w:date="2016-03-28T16:06:00Z">
        <w:r w:rsidR="003842F3">
          <w:rPr>
            <w:noProof/>
            <w:webHidden/>
          </w:rPr>
          <w:t>10</w:t>
        </w:r>
        <w:r w:rsidR="003842F3">
          <w:rPr>
            <w:noProof/>
            <w:webHidden/>
          </w:rPr>
          <w:fldChar w:fldCharType="end"/>
        </w:r>
        <w:r w:rsidR="003842F3" w:rsidRPr="00B274BB">
          <w:rPr>
            <w:rStyle w:val="Lienhypertexte"/>
            <w:noProof/>
          </w:rPr>
          <w:fldChar w:fldCharType="end"/>
        </w:r>
      </w:ins>
    </w:p>
    <w:p w14:paraId="4A92F919" w14:textId="77777777" w:rsidR="003842F3" w:rsidRPr="007D0BE0" w:rsidRDefault="003842F3">
      <w:pPr>
        <w:pStyle w:val="TM1"/>
        <w:tabs>
          <w:tab w:val="left" w:pos="480"/>
          <w:tab w:val="right" w:leader="dot" w:pos="8630"/>
        </w:tabs>
        <w:rPr>
          <w:ins w:id="174" w:author="Eric Boisvert" w:date="2016-03-28T16:06:00Z"/>
          <w:rFonts w:ascii="Calibri" w:eastAsia="MS Mincho" w:hAnsi="Calibri"/>
          <w:noProof/>
          <w:sz w:val="22"/>
          <w:szCs w:val="22"/>
          <w:lang w:val="en-CA" w:eastAsia="en-CA"/>
        </w:rPr>
      </w:pPr>
      <w:ins w:id="1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2.</w:t>
        </w:r>
        <w:r w:rsidRPr="007D0BE0">
          <w:rPr>
            <w:rFonts w:ascii="Calibri" w:eastAsia="MS Mincho" w:hAnsi="Calibri"/>
            <w:noProof/>
            <w:sz w:val="22"/>
            <w:szCs w:val="22"/>
            <w:lang w:val="en-CA" w:eastAsia="en-CA"/>
          </w:rPr>
          <w:tab/>
        </w:r>
        <w:r w:rsidRPr="00B274BB">
          <w:rPr>
            <w:rStyle w:val="Lienhypertexte"/>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6" w:author="Eric Boisvert" w:date="2016-03-28T16:06:00Z">
        <w:r>
          <w:rPr>
            <w:noProof/>
            <w:webHidden/>
          </w:rPr>
          <w:t>10</w:t>
        </w:r>
        <w:r>
          <w:rPr>
            <w:noProof/>
            <w:webHidden/>
          </w:rPr>
          <w:fldChar w:fldCharType="end"/>
        </w:r>
        <w:r w:rsidRPr="00B274BB">
          <w:rPr>
            <w:rStyle w:val="Lienhypertexte"/>
            <w:noProof/>
          </w:rPr>
          <w:fldChar w:fldCharType="end"/>
        </w:r>
      </w:ins>
    </w:p>
    <w:p w14:paraId="036B133F" w14:textId="77777777" w:rsidR="003842F3" w:rsidRPr="007D0BE0" w:rsidRDefault="003842F3">
      <w:pPr>
        <w:pStyle w:val="TM1"/>
        <w:tabs>
          <w:tab w:val="left" w:pos="480"/>
          <w:tab w:val="right" w:leader="dot" w:pos="8630"/>
        </w:tabs>
        <w:rPr>
          <w:ins w:id="177" w:author="Eric Boisvert" w:date="2016-03-28T16:06:00Z"/>
          <w:rFonts w:ascii="Calibri" w:eastAsia="MS Mincho" w:hAnsi="Calibri"/>
          <w:noProof/>
          <w:sz w:val="22"/>
          <w:szCs w:val="22"/>
          <w:lang w:val="en-CA" w:eastAsia="en-CA"/>
        </w:rPr>
      </w:pPr>
      <w:ins w:id="1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3.</w:t>
        </w:r>
        <w:r w:rsidRPr="007D0BE0">
          <w:rPr>
            <w:rFonts w:ascii="Calibri" w:eastAsia="MS Mincho" w:hAnsi="Calibri"/>
            <w:noProof/>
            <w:sz w:val="22"/>
            <w:szCs w:val="22"/>
            <w:lang w:val="en-CA" w:eastAsia="en-CA"/>
          </w:rPr>
          <w:tab/>
        </w:r>
        <w:r w:rsidRPr="00B274BB">
          <w:rPr>
            <w:rStyle w:val="Lienhypertexte"/>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79" w:author="Eric Boisvert" w:date="2016-03-28T16:06:00Z">
        <w:r>
          <w:rPr>
            <w:noProof/>
            <w:webHidden/>
          </w:rPr>
          <w:t>11</w:t>
        </w:r>
        <w:r>
          <w:rPr>
            <w:noProof/>
            <w:webHidden/>
          </w:rPr>
          <w:fldChar w:fldCharType="end"/>
        </w:r>
        <w:r w:rsidRPr="00B274BB">
          <w:rPr>
            <w:rStyle w:val="Lienhypertexte"/>
            <w:noProof/>
          </w:rPr>
          <w:fldChar w:fldCharType="end"/>
        </w:r>
      </w:ins>
    </w:p>
    <w:p w14:paraId="3DCDFF39" w14:textId="77777777" w:rsidR="003842F3" w:rsidRPr="007D0BE0" w:rsidRDefault="003842F3">
      <w:pPr>
        <w:pStyle w:val="TM1"/>
        <w:tabs>
          <w:tab w:val="left" w:pos="480"/>
          <w:tab w:val="right" w:leader="dot" w:pos="8630"/>
        </w:tabs>
        <w:rPr>
          <w:ins w:id="180" w:author="Eric Boisvert" w:date="2016-03-28T16:06:00Z"/>
          <w:rFonts w:ascii="Calibri" w:eastAsia="MS Mincho" w:hAnsi="Calibri"/>
          <w:noProof/>
          <w:sz w:val="22"/>
          <w:szCs w:val="22"/>
          <w:lang w:val="en-CA" w:eastAsia="en-CA"/>
        </w:rPr>
      </w:pPr>
      <w:ins w:id="1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w:t>
        </w:r>
        <w:r w:rsidRPr="007D0BE0">
          <w:rPr>
            <w:rFonts w:ascii="Calibri" w:eastAsia="MS Mincho" w:hAnsi="Calibri"/>
            <w:noProof/>
            <w:sz w:val="22"/>
            <w:szCs w:val="22"/>
            <w:lang w:val="en-CA" w:eastAsia="en-CA"/>
          </w:rPr>
          <w:tab/>
        </w:r>
        <w:r w:rsidRPr="00B274BB">
          <w:rPr>
            <w:rStyle w:val="Lienhypertexte"/>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2" w:author="Eric Boisvert" w:date="2016-03-28T16:06:00Z">
        <w:r>
          <w:rPr>
            <w:noProof/>
            <w:webHidden/>
          </w:rPr>
          <w:t>12</w:t>
        </w:r>
        <w:r>
          <w:rPr>
            <w:noProof/>
            <w:webHidden/>
          </w:rPr>
          <w:fldChar w:fldCharType="end"/>
        </w:r>
        <w:r w:rsidRPr="00B274BB">
          <w:rPr>
            <w:rStyle w:val="Lienhypertexte"/>
            <w:noProof/>
          </w:rPr>
          <w:fldChar w:fldCharType="end"/>
        </w:r>
      </w:ins>
    </w:p>
    <w:p w14:paraId="22C51569" w14:textId="77777777" w:rsidR="003842F3" w:rsidRPr="007D0BE0" w:rsidRDefault="003842F3">
      <w:pPr>
        <w:pStyle w:val="TM2"/>
        <w:tabs>
          <w:tab w:val="left" w:pos="880"/>
          <w:tab w:val="right" w:leader="dot" w:pos="8630"/>
        </w:tabs>
        <w:rPr>
          <w:ins w:id="183" w:author="Eric Boisvert" w:date="2016-03-28T16:06:00Z"/>
          <w:rFonts w:ascii="Calibri" w:eastAsia="MS Mincho" w:hAnsi="Calibri"/>
          <w:noProof/>
          <w:sz w:val="22"/>
          <w:szCs w:val="22"/>
          <w:lang w:val="en-CA" w:eastAsia="en-CA"/>
        </w:rPr>
      </w:pPr>
      <w:ins w:id="1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4.1</w:t>
        </w:r>
        <w:r w:rsidRPr="007D0BE0">
          <w:rPr>
            <w:rFonts w:ascii="Calibri" w:eastAsia="MS Mincho" w:hAnsi="Calibri"/>
            <w:noProof/>
            <w:sz w:val="22"/>
            <w:szCs w:val="22"/>
            <w:lang w:val="en-CA" w:eastAsia="en-CA"/>
          </w:rPr>
          <w:tab/>
        </w:r>
        <w:r w:rsidRPr="00B274BB">
          <w:rPr>
            <w:rStyle w:val="Lienhypertexte"/>
            <w:noProof/>
            <w:lang w:val="en-CA"/>
          </w:rPr>
          <w:t xml:space="preserve">classifier </w:t>
        </w:r>
        <w:r w:rsidRPr="00B274BB">
          <w:rPr>
            <w:rStyle w:val="Lienhypertexte"/>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85" w:author="Eric Boisvert" w:date="2016-03-28T16:06:00Z">
        <w:r>
          <w:rPr>
            <w:noProof/>
            <w:webHidden/>
          </w:rPr>
          <w:t>12</w:t>
        </w:r>
        <w:r>
          <w:rPr>
            <w:noProof/>
            <w:webHidden/>
          </w:rPr>
          <w:fldChar w:fldCharType="end"/>
        </w:r>
        <w:r w:rsidRPr="00B274BB">
          <w:rPr>
            <w:rStyle w:val="Lienhypertexte"/>
            <w:noProof/>
          </w:rPr>
          <w:fldChar w:fldCharType="end"/>
        </w:r>
      </w:ins>
    </w:p>
    <w:p w14:paraId="7DD31F9A" w14:textId="77777777" w:rsidR="003842F3" w:rsidRPr="007D0BE0" w:rsidRDefault="003842F3">
      <w:pPr>
        <w:pStyle w:val="TM2"/>
        <w:tabs>
          <w:tab w:val="left" w:pos="880"/>
          <w:tab w:val="right" w:leader="dot" w:pos="8630"/>
        </w:tabs>
        <w:rPr>
          <w:ins w:id="186" w:author="Eric Boisvert" w:date="2016-03-28T16:06:00Z"/>
          <w:rFonts w:ascii="Calibri" w:eastAsia="MS Mincho" w:hAnsi="Calibri"/>
          <w:noProof/>
          <w:sz w:val="22"/>
          <w:szCs w:val="22"/>
          <w:lang w:val="en-CA" w:eastAsia="en-CA"/>
        </w:rPr>
      </w:pPr>
      <w:ins w:id="1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4.2</w:t>
        </w:r>
        <w:r w:rsidRPr="007D0BE0">
          <w:rPr>
            <w:rFonts w:ascii="Calibri" w:eastAsia="MS Mincho" w:hAnsi="Calibri"/>
            <w:noProof/>
            <w:sz w:val="22"/>
            <w:szCs w:val="22"/>
            <w:lang w:val="en-CA" w:eastAsia="en-CA"/>
          </w:rPr>
          <w:tab/>
        </w:r>
        <w:r w:rsidRPr="00B274BB">
          <w:rPr>
            <w:rStyle w:val="Lienhypertexte"/>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88" w:author="Eric Boisvert" w:date="2016-03-28T16:06:00Z">
        <w:r>
          <w:rPr>
            <w:noProof/>
            <w:webHidden/>
          </w:rPr>
          <w:t>12</w:t>
        </w:r>
        <w:r>
          <w:rPr>
            <w:noProof/>
            <w:webHidden/>
          </w:rPr>
          <w:fldChar w:fldCharType="end"/>
        </w:r>
        <w:r w:rsidRPr="00B274BB">
          <w:rPr>
            <w:rStyle w:val="Lienhypertexte"/>
            <w:noProof/>
          </w:rPr>
          <w:fldChar w:fldCharType="end"/>
        </w:r>
      </w:ins>
    </w:p>
    <w:p w14:paraId="27705B92" w14:textId="77777777" w:rsidR="003842F3" w:rsidRPr="007D0BE0" w:rsidRDefault="003842F3">
      <w:pPr>
        <w:pStyle w:val="TM2"/>
        <w:tabs>
          <w:tab w:val="left" w:pos="880"/>
          <w:tab w:val="right" w:leader="dot" w:pos="8630"/>
        </w:tabs>
        <w:rPr>
          <w:ins w:id="189" w:author="Eric Boisvert" w:date="2016-03-28T16:06:00Z"/>
          <w:rFonts w:ascii="Calibri" w:eastAsia="MS Mincho" w:hAnsi="Calibri"/>
          <w:noProof/>
          <w:sz w:val="22"/>
          <w:szCs w:val="22"/>
          <w:lang w:val="en-CA" w:eastAsia="en-CA"/>
        </w:rPr>
      </w:pPr>
      <w:ins w:id="1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4.3</w:t>
        </w:r>
        <w:r w:rsidRPr="007D0BE0">
          <w:rPr>
            <w:rFonts w:ascii="Calibri" w:eastAsia="MS Mincho" w:hAnsi="Calibri"/>
            <w:noProof/>
            <w:sz w:val="22"/>
            <w:szCs w:val="22"/>
            <w:lang w:val="en-CA" w:eastAsia="en-CA"/>
          </w:rPr>
          <w:tab/>
        </w:r>
        <w:r w:rsidRPr="00B274BB">
          <w:rPr>
            <w:rStyle w:val="Lienhypertexte"/>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1" w:author="Eric Boisvert" w:date="2016-03-28T16:06:00Z">
        <w:r>
          <w:rPr>
            <w:noProof/>
            <w:webHidden/>
          </w:rPr>
          <w:t>13</w:t>
        </w:r>
        <w:r>
          <w:rPr>
            <w:noProof/>
            <w:webHidden/>
          </w:rPr>
          <w:fldChar w:fldCharType="end"/>
        </w:r>
        <w:r w:rsidRPr="00B274BB">
          <w:rPr>
            <w:rStyle w:val="Lienhypertexte"/>
            <w:noProof/>
          </w:rPr>
          <w:fldChar w:fldCharType="end"/>
        </w:r>
      </w:ins>
    </w:p>
    <w:p w14:paraId="1C75B700" w14:textId="77777777" w:rsidR="003842F3" w:rsidRPr="007D0BE0" w:rsidRDefault="003842F3">
      <w:pPr>
        <w:pStyle w:val="TM2"/>
        <w:tabs>
          <w:tab w:val="left" w:pos="880"/>
          <w:tab w:val="right" w:leader="dot" w:pos="8630"/>
        </w:tabs>
        <w:rPr>
          <w:ins w:id="192" w:author="Eric Boisvert" w:date="2016-03-28T16:06:00Z"/>
          <w:rFonts w:ascii="Calibri" w:eastAsia="MS Mincho" w:hAnsi="Calibri"/>
          <w:noProof/>
          <w:sz w:val="22"/>
          <w:szCs w:val="22"/>
          <w:lang w:val="en-CA" w:eastAsia="en-CA"/>
        </w:rPr>
      </w:pPr>
      <w:ins w:id="1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4.4</w:t>
        </w:r>
        <w:r w:rsidRPr="007D0BE0">
          <w:rPr>
            <w:rFonts w:ascii="Calibri" w:eastAsia="MS Mincho" w:hAnsi="Calibri"/>
            <w:noProof/>
            <w:sz w:val="22"/>
            <w:szCs w:val="22"/>
            <w:lang w:val="en-CA" w:eastAsia="en-CA"/>
          </w:rPr>
          <w:tab/>
        </w:r>
        <w:r w:rsidRPr="00B274BB">
          <w:rPr>
            <w:rStyle w:val="Lienhypertexte"/>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194" w:author="Eric Boisvert" w:date="2016-03-28T16:06:00Z">
        <w:r>
          <w:rPr>
            <w:noProof/>
            <w:webHidden/>
          </w:rPr>
          <w:t>13</w:t>
        </w:r>
        <w:r>
          <w:rPr>
            <w:noProof/>
            <w:webHidden/>
          </w:rPr>
          <w:fldChar w:fldCharType="end"/>
        </w:r>
        <w:r w:rsidRPr="00B274BB">
          <w:rPr>
            <w:rStyle w:val="Lienhypertexte"/>
            <w:noProof/>
          </w:rPr>
          <w:fldChar w:fldCharType="end"/>
        </w:r>
      </w:ins>
    </w:p>
    <w:p w14:paraId="6AFA2EFF" w14:textId="77777777" w:rsidR="003842F3" w:rsidRPr="007D0BE0" w:rsidRDefault="003842F3">
      <w:pPr>
        <w:pStyle w:val="TM2"/>
        <w:tabs>
          <w:tab w:val="left" w:pos="880"/>
          <w:tab w:val="right" w:leader="dot" w:pos="8630"/>
        </w:tabs>
        <w:rPr>
          <w:ins w:id="195" w:author="Eric Boisvert" w:date="2016-03-28T16:06:00Z"/>
          <w:rFonts w:ascii="Calibri" w:eastAsia="MS Mincho" w:hAnsi="Calibri"/>
          <w:noProof/>
          <w:sz w:val="22"/>
          <w:szCs w:val="22"/>
          <w:lang w:val="en-CA" w:eastAsia="en-CA"/>
        </w:rPr>
      </w:pPr>
      <w:ins w:id="19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4.5</w:t>
        </w:r>
        <w:r w:rsidRPr="007D0BE0">
          <w:rPr>
            <w:rFonts w:ascii="Calibri" w:eastAsia="MS Mincho" w:hAnsi="Calibri"/>
            <w:noProof/>
            <w:sz w:val="22"/>
            <w:szCs w:val="22"/>
            <w:lang w:val="en-CA" w:eastAsia="en-CA"/>
          </w:rPr>
          <w:tab/>
        </w:r>
        <w:r w:rsidRPr="00B274BB">
          <w:rPr>
            <w:rStyle w:val="Lienhypertexte"/>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197" w:author="Eric Boisvert" w:date="2016-03-28T16:06:00Z">
        <w:r>
          <w:rPr>
            <w:noProof/>
            <w:webHidden/>
          </w:rPr>
          <w:t>13</w:t>
        </w:r>
        <w:r>
          <w:rPr>
            <w:noProof/>
            <w:webHidden/>
          </w:rPr>
          <w:fldChar w:fldCharType="end"/>
        </w:r>
        <w:r w:rsidRPr="00B274BB">
          <w:rPr>
            <w:rStyle w:val="Lienhypertexte"/>
            <w:noProof/>
          </w:rPr>
          <w:fldChar w:fldCharType="end"/>
        </w:r>
      </w:ins>
    </w:p>
    <w:p w14:paraId="1AE9EF17" w14:textId="77777777" w:rsidR="003842F3" w:rsidRPr="007D0BE0" w:rsidRDefault="003842F3">
      <w:pPr>
        <w:pStyle w:val="TM2"/>
        <w:tabs>
          <w:tab w:val="left" w:pos="880"/>
          <w:tab w:val="right" w:leader="dot" w:pos="8630"/>
        </w:tabs>
        <w:rPr>
          <w:ins w:id="198" w:author="Eric Boisvert" w:date="2016-03-28T16:06:00Z"/>
          <w:rFonts w:ascii="Calibri" w:eastAsia="MS Mincho" w:hAnsi="Calibri"/>
          <w:noProof/>
          <w:sz w:val="22"/>
          <w:szCs w:val="22"/>
          <w:lang w:val="en-CA" w:eastAsia="en-CA"/>
        </w:rPr>
      </w:pPr>
      <w:ins w:id="19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4.6</w:t>
        </w:r>
        <w:r w:rsidRPr="007D0BE0">
          <w:rPr>
            <w:rFonts w:ascii="Calibri" w:eastAsia="MS Mincho" w:hAnsi="Calibri"/>
            <w:noProof/>
            <w:sz w:val="22"/>
            <w:szCs w:val="22"/>
            <w:lang w:val="en-CA" w:eastAsia="en-CA"/>
          </w:rPr>
          <w:tab/>
        </w:r>
        <w:r w:rsidRPr="00B274BB">
          <w:rPr>
            <w:rStyle w:val="Lienhypertexte"/>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200" w:author="Eric Boisvert" w:date="2016-03-28T16:06:00Z">
        <w:r>
          <w:rPr>
            <w:noProof/>
            <w:webHidden/>
          </w:rPr>
          <w:t>13</w:t>
        </w:r>
        <w:r>
          <w:rPr>
            <w:noProof/>
            <w:webHidden/>
          </w:rPr>
          <w:fldChar w:fldCharType="end"/>
        </w:r>
        <w:r w:rsidRPr="00B274BB">
          <w:rPr>
            <w:rStyle w:val="Lienhypertexte"/>
            <w:noProof/>
          </w:rPr>
          <w:fldChar w:fldCharType="end"/>
        </w:r>
      </w:ins>
    </w:p>
    <w:p w14:paraId="1B8601FA" w14:textId="77777777" w:rsidR="003842F3" w:rsidRPr="007D0BE0" w:rsidRDefault="003842F3">
      <w:pPr>
        <w:pStyle w:val="TM2"/>
        <w:tabs>
          <w:tab w:val="left" w:pos="880"/>
          <w:tab w:val="right" w:leader="dot" w:pos="8630"/>
        </w:tabs>
        <w:rPr>
          <w:ins w:id="201" w:author="Eric Boisvert" w:date="2016-03-28T16:06:00Z"/>
          <w:rFonts w:ascii="Calibri" w:eastAsia="MS Mincho" w:hAnsi="Calibri"/>
          <w:noProof/>
          <w:sz w:val="22"/>
          <w:szCs w:val="22"/>
          <w:lang w:val="en-CA" w:eastAsia="en-CA"/>
        </w:rPr>
      </w:pPr>
      <w:ins w:id="20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4.7</w:t>
        </w:r>
        <w:r w:rsidRPr="007D0BE0">
          <w:rPr>
            <w:rFonts w:ascii="Calibri" w:eastAsia="MS Mincho" w:hAnsi="Calibri"/>
            <w:noProof/>
            <w:sz w:val="22"/>
            <w:szCs w:val="22"/>
            <w:lang w:val="en-CA" w:eastAsia="en-CA"/>
          </w:rPr>
          <w:tab/>
        </w:r>
        <w:r w:rsidRPr="00B274BB">
          <w:rPr>
            <w:rStyle w:val="Lienhypertexte"/>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03" w:author="Eric Boisvert" w:date="2016-03-28T16:06:00Z">
        <w:r>
          <w:rPr>
            <w:noProof/>
            <w:webHidden/>
          </w:rPr>
          <w:t>13</w:t>
        </w:r>
        <w:r>
          <w:rPr>
            <w:noProof/>
            <w:webHidden/>
          </w:rPr>
          <w:fldChar w:fldCharType="end"/>
        </w:r>
        <w:r w:rsidRPr="00B274BB">
          <w:rPr>
            <w:rStyle w:val="Lienhypertexte"/>
            <w:noProof/>
          </w:rPr>
          <w:fldChar w:fldCharType="end"/>
        </w:r>
      </w:ins>
    </w:p>
    <w:p w14:paraId="7F068545" w14:textId="77777777" w:rsidR="003842F3" w:rsidRPr="007D0BE0" w:rsidRDefault="003842F3">
      <w:pPr>
        <w:pStyle w:val="TM2"/>
        <w:tabs>
          <w:tab w:val="left" w:pos="880"/>
          <w:tab w:val="right" w:leader="dot" w:pos="8630"/>
        </w:tabs>
        <w:rPr>
          <w:ins w:id="204" w:author="Eric Boisvert" w:date="2016-03-28T16:06:00Z"/>
          <w:rFonts w:ascii="Calibri" w:eastAsia="MS Mincho" w:hAnsi="Calibri"/>
          <w:noProof/>
          <w:sz w:val="22"/>
          <w:szCs w:val="22"/>
          <w:lang w:val="en-CA" w:eastAsia="en-CA"/>
        </w:rPr>
      </w:pPr>
      <w:ins w:id="2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4.8</w:t>
        </w:r>
        <w:r w:rsidRPr="007D0BE0">
          <w:rPr>
            <w:rFonts w:ascii="Calibri" w:eastAsia="MS Mincho" w:hAnsi="Calibri"/>
            <w:noProof/>
            <w:sz w:val="22"/>
            <w:szCs w:val="22"/>
            <w:lang w:val="en-CA" w:eastAsia="en-CA"/>
          </w:rPr>
          <w:tab/>
        </w:r>
        <w:r w:rsidRPr="00B274BB">
          <w:rPr>
            <w:rStyle w:val="Lienhypertexte"/>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06" w:author="Eric Boisvert" w:date="2016-03-28T16:06:00Z">
        <w:r>
          <w:rPr>
            <w:noProof/>
            <w:webHidden/>
          </w:rPr>
          <w:t>13</w:t>
        </w:r>
        <w:r>
          <w:rPr>
            <w:noProof/>
            <w:webHidden/>
          </w:rPr>
          <w:fldChar w:fldCharType="end"/>
        </w:r>
        <w:r w:rsidRPr="00B274BB">
          <w:rPr>
            <w:rStyle w:val="Lienhypertexte"/>
            <w:noProof/>
          </w:rPr>
          <w:fldChar w:fldCharType="end"/>
        </w:r>
      </w:ins>
    </w:p>
    <w:p w14:paraId="3833A3C6" w14:textId="77777777" w:rsidR="003842F3" w:rsidRPr="007D0BE0" w:rsidRDefault="003842F3">
      <w:pPr>
        <w:pStyle w:val="TM2"/>
        <w:tabs>
          <w:tab w:val="left" w:pos="880"/>
          <w:tab w:val="right" w:leader="dot" w:pos="8630"/>
        </w:tabs>
        <w:rPr>
          <w:ins w:id="207" w:author="Eric Boisvert" w:date="2016-03-28T16:06:00Z"/>
          <w:rFonts w:ascii="Calibri" w:eastAsia="MS Mincho" w:hAnsi="Calibri"/>
          <w:noProof/>
          <w:sz w:val="22"/>
          <w:szCs w:val="22"/>
          <w:lang w:val="en-CA" w:eastAsia="en-CA"/>
        </w:rPr>
      </w:pPr>
      <w:ins w:id="2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4.9</w:t>
        </w:r>
        <w:r w:rsidRPr="007D0BE0">
          <w:rPr>
            <w:rFonts w:ascii="Calibri" w:eastAsia="MS Mincho" w:hAnsi="Calibri"/>
            <w:noProof/>
            <w:sz w:val="22"/>
            <w:szCs w:val="22"/>
            <w:lang w:val="en-CA" w:eastAsia="en-CA"/>
          </w:rPr>
          <w:tab/>
        </w:r>
        <w:r w:rsidRPr="00B274BB">
          <w:rPr>
            <w:rStyle w:val="Lienhypertexte"/>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09" w:author="Eric Boisvert" w:date="2016-03-28T16:06:00Z">
        <w:r>
          <w:rPr>
            <w:noProof/>
            <w:webHidden/>
          </w:rPr>
          <w:t>13</w:t>
        </w:r>
        <w:r>
          <w:rPr>
            <w:noProof/>
            <w:webHidden/>
          </w:rPr>
          <w:fldChar w:fldCharType="end"/>
        </w:r>
        <w:r w:rsidRPr="00B274BB">
          <w:rPr>
            <w:rStyle w:val="Lienhypertexte"/>
            <w:noProof/>
          </w:rPr>
          <w:fldChar w:fldCharType="end"/>
        </w:r>
      </w:ins>
    </w:p>
    <w:p w14:paraId="301EB893" w14:textId="77777777" w:rsidR="003842F3" w:rsidRPr="007D0BE0" w:rsidRDefault="003842F3">
      <w:pPr>
        <w:pStyle w:val="TM2"/>
        <w:tabs>
          <w:tab w:val="left" w:pos="1100"/>
          <w:tab w:val="right" w:leader="dot" w:pos="8630"/>
        </w:tabs>
        <w:rPr>
          <w:ins w:id="210" w:author="Eric Boisvert" w:date="2016-03-28T16:06:00Z"/>
          <w:rFonts w:ascii="Calibri" w:eastAsia="MS Mincho" w:hAnsi="Calibri"/>
          <w:noProof/>
          <w:sz w:val="22"/>
          <w:szCs w:val="22"/>
          <w:lang w:val="en-CA" w:eastAsia="en-CA"/>
        </w:rPr>
      </w:pPr>
      <w:ins w:id="21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4.10</w:t>
        </w:r>
        <w:r w:rsidRPr="007D0BE0">
          <w:rPr>
            <w:rFonts w:ascii="Calibri" w:eastAsia="MS Mincho" w:hAnsi="Calibri"/>
            <w:noProof/>
            <w:sz w:val="22"/>
            <w:szCs w:val="22"/>
            <w:lang w:val="en-CA" w:eastAsia="en-CA"/>
          </w:rPr>
          <w:tab/>
        </w:r>
        <w:r w:rsidRPr="00B274BB">
          <w:rPr>
            <w:rStyle w:val="Lienhypertexte"/>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12" w:author="Eric Boisvert" w:date="2016-03-28T16:06:00Z">
        <w:r>
          <w:rPr>
            <w:noProof/>
            <w:webHidden/>
          </w:rPr>
          <w:t>14</w:t>
        </w:r>
        <w:r>
          <w:rPr>
            <w:noProof/>
            <w:webHidden/>
          </w:rPr>
          <w:fldChar w:fldCharType="end"/>
        </w:r>
        <w:r w:rsidRPr="00B274BB">
          <w:rPr>
            <w:rStyle w:val="Lienhypertexte"/>
            <w:noProof/>
          </w:rPr>
          <w:fldChar w:fldCharType="end"/>
        </w:r>
      </w:ins>
    </w:p>
    <w:p w14:paraId="259BAA7C" w14:textId="77777777" w:rsidR="003842F3" w:rsidRPr="007D0BE0" w:rsidRDefault="003842F3">
      <w:pPr>
        <w:pStyle w:val="TM2"/>
        <w:tabs>
          <w:tab w:val="left" w:pos="1100"/>
          <w:tab w:val="right" w:leader="dot" w:pos="8630"/>
        </w:tabs>
        <w:rPr>
          <w:ins w:id="213" w:author="Eric Boisvert" w:date="2016-03-28T16:06:00Z"/>
          <w:rFonts w:ascii="Calibri" w:eastAsia="MS Mincho" w:hAnsi="Calibri"/>
          <w:noProof/>
          <w:sz w:val="22"/>
          <w:szCs w:val="22"/>
          <w:lang w:val="en-CA" w:eastAsia="en-CA"/>
        </w:rPr>
      </w:pPr>
      <w:ins w:id="21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4.11</w:t>
        </w:r>
        <w:r w:rsidRPr="007D0BE0">
          <w:rPr>
            <w:rFonts w:ascii="Calibri" w:eastAsia="MS Mincho" w:hAnsi="Calibri"/>
            <w:noProof/>
            <w:sz w:val="22"/>
            <w:szCs w:val="22"/>
            <w:lang w:val="en-CA" w:eastAsia="en-CA"/>
          </w:rPr>
          <w:tab/>
        </w:r>
        <w:r w:rsidRPr="00B274BB">
          <w:rPr>
            <w:rStyle w:val="Lienhypertexte"/>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15" w:author="Eric Boisvert" w:date="2016-03-28T16:06:00Z">
        <w:r>
          <w:rPr>
            <w:noProof/>
            <w:webHidden/>
          </w:rPr>
          <w:t>14</w:t>
        </w:r>
        <w:r>
          <w:rPr>
            <w:noProof/>
            <w:webHidden/>
          </w:rPr>
          <w:fldChar w:fldCharType="end"/>
        </w:r>
        <w:r w:rsidRPr="00B274BB">
          <w:rPr>
            <w:rStyle w:val="Lienhypertexte"/>
            <w:noProof/>
          </w:rPr>
          <w:fldChar w:fldCharType="end"/>
        </w:r>
      </w:ins>
    </w:p>
    <w:p w14:paraId="5FE80AAC" w14:textId="77777777" w:rsidR="003842F3" w:rsidRPr="007D0BE0" w:rsidRDefault="003842F3">
      <w:pPr>
        <w:pStyle w:val="TM2"/>
        <w:tabs>
          <w:tab w:val="left" w:pos="1100"/>
          <w:tab w:val="right" w:leader="dot" w:pos="8630"/>
        </w:tabs>
        <w:rPr>
          <w:ins w:id="216" w:author="Eric Boisvert" w:date="2016-03-28T16:06:00Z"/>
          <w:rFonts w:ascii="Calibri" w:eastAsia="MS Mincho" w:hAnsi="Calibri"/>
          <w:noProof/>
          <w:sz w:val="22"/>
          <w:szCs w:val="22"/>
          <w:lang w:val="en-CA" w:eastAsia="en-CA"/>
        </w:rPr>
      </w:pPr>
      <w:ins w:id="2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4.12</w:t>
        </w:r>
        <w:r w:rsidRPr="007D0BE0">
          <w:rPr>
            <w:rFonts w:ascii="Calibri" w:eastAsia="MS Mincho" w:hAnsi="Calibri"/>
            <w:noProof/>
            <w:sz w:val="22"/>
            <w:szCs w:val="22"/>
            <w:lang w:val="en-CA" w:eastAsia="en-CA"/>
          </w:rPr>
          <w:tab/>
        </w:r>
        <w:r w:rsidRPr="00B274B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18" w:author="Eric Boisvert" w:date="2016-03-28T16:06:00Z">
        <w:r>
          <w:rPr>
            <w:noProof/>
            <w:webHidden/>
          </w:rPr>
          <w:t>14</w:t>
        </w:r>
        <w:r>
          <w:rPr>
            <w:noProof/>
            <w:webHidden/>
          </w:rPr>
          <w:fldChar w:fldCharType="end"/>
        </w:r>
        <w:r w:rsidRPr="00B274BB">
          <w:rPr>
            <w:rStyle w:val="Lienhypertexte"/>
            <w:noProof/>
          </w:rPr>
          <w:fldChar w:fldCharType="end"/>
        </w:r>
      </w:ins>
    </w:p>
    <w:p w14:paraId="63EE4817" w14:textId="77777777" w:rsidR="003842F3" w:rsidRPr="007D0BE0" w:rsidRDefault="003842F3">
      <w:pPr>
        <w:pStyle w:val="TM2"/>
        <w:tabs>
          <w:tab w:val="left" w:pos="1100"/>
          <w:tab w:val="right" w:leader="dot" w:pos="8630"/>
        </w:tabs>
        <w:rPr>
          <w:ins w:id="219" w:author="Eric Boisvert" w:date="2016-03-28T16:06:00Z"/>
          <w:rFonts w:ascii="Calibri" w:eastAsia="MS Mincho" w:hAnsi="Calibri"/>
          <w:noProof/>
          <w:sz w:val="22"/>
          <w:szCs w:val="22"/>
          <w:lang w:val="en-CA" w:eastAsia="en-CA"/>
        </w:rPr>
      </w:pPr>
      <w:ins w:id="22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4.13</w:t>
        </w:r>
        <w:r w:rsidRPr="007D0BE0">
          <w:rPr>
            <w:rFonts w:ascii="Calibri" w:eastAsia="MS Mincho" w:hAnsi="Calibri"/>
            <w:noProof/>
            <w:sz w:val="22"/>
            <w:szCs w:val="22"/>
            <w:lang w:val="en-CA" w:eastAsia="en-CA"/>
          </w:rPr>
          <w:tab/>
        </w:r>
        <w:r w:rsidRPr="00B274BB">
          <w:rPr>
            <w:rStyle w:val="Lienhypertexte"/>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21" w:author="Eric Boisvert" w:date="2016-03-28T16:06:00Z">
        <w:r>
          <w:rPr>
            <w:noProof/>
            <w:webHidden/>
          </w:rPr>
          <w:t>14</w:t>
        </w:r>
        <w:r>
          <w:rPr>
            <w:noProof/>
            <w:webHidden/>
          </w:rPr>
          <w:fldChar w:fldCharType="end"/>
        </w:r>
        <w:r w:rsidRPr="00B274BB">
          <w:rPr>
            <w:rStyle w:val="Lienhypertexte"/>
            <w:noProof/>
          </w:rPr>
          <w:fldChar w:fldCharType="end"/>
        </w:r>
      </w:ins>
    </w:p>
    <w:p w14:paraId="475091DE" w14:textId="77777777" w:rsidR="003842F3" w:rsidRPr="007D0BE0" w:rsidRDefault="003842F3">
      <w:pPr>
        <w:pStyle w:val="TM2"/>
        <w:tabs>
          <w:tab w:val="left" w:pos="1100"/>
          <w:tab w:val="right" w:leader="dot" w:pos="8630"/>
        </w:tabs>
        <w:rPr>
          <w:ins w:id="222" w:author="Eric Boisvert" w:date="2016-03-28T16:06:00Z"/>
          <w:rFonts w:ascii="Calibri" w:eastAsia="MS Mincho" w:hAnsi="Calibri"/>
          <w:noProof/>
          <w:sz w:val="22"/>
          <w:szCs w:val="22"/>
          <w:lang w:val="en-CA" w:eastAsia="en-CA"/>
        </w:rPr>
      </w:pPr>
      <w:ins w:id="2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4.14</w:t>
        </w:r>
        <w:r w:rsidRPr="007D0BE0">
          <w:rPr>
            <w:rFonts w:ascii="Calibri" w:eastAsia="MS Mincho" w:hAnsi="Calibri"/>
            <w:noProof/>
            <w:sz w:val="22"/>
            <w:szCs w:val="22"/>
            <w:lang w:val="en-CA" w:eastAsia="en-CA"/>
          </w:rPr>
          <w:tab/>
        </w:r>
        <w:r w:rsidRPr="00B274BB">
          <w:rPr>
            <w:rStyle w:val="Lienhypertexte"/>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24" w:author="Eric Boisvert" w:date="2016-03-28T16:06:00Z">
        <w:r>
          <w:rPr>
            <w:noProof/>
            <w:webHidden/>
          </w:rPr>
          <w:t>14</w:t>
        </w:r>
        <w:r>
          <w:rPr>
            <w:noProof/>
            <w:webHidden/>
          </w:rPr>
          <w:fldChar w:fldCharType="end"/>
        </w:r>
        <w:r w:rsidRPr="00B274BB">
          <w:rPr>
            <w:rStyle w:val="Lienhypertexte"/>
            <w:noProof/>
          </w:rPr>
          <w:fldChar w:fldCharType="end"/>
        </w:r>
      </w:ins>
    </w:p>
    <w:p w14:paraId="78F8C09F" w14:textId="77777777" w:rsidR="003842F3" w:rsidRPr="007D0BE0" w:rsidRDefault="003842F3">
      <w:pPr>
        <w:pStyle w:val="TM2"/>
        <w:tabs>
          <w:tab w:val="left" w:pos="1100"/>
          <w:tab w:val="right" w:leader="dot" w:pos="8630"/>
        </w:tabs>
        <w:rPr>
          <w:ins w:id="225" w:author="Eric Boisvert" w:date="2016-03-28T16:06:00Z"/>
          <w:rFonts w:ascii="Calibri" w:eastAsia="MS Mincho" w:hAnsi="Calibri"/>
          <w:noProof/>
          <w:sz w:val="22"/>
          <w:szCs w:val="22"/>
          <w:lang w:val="en-CA" w:eastAsia="en-CA"/>
        </w:rPr>
      </w:pPr>
      <w:ins w:id="22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4.15</w:t>
        </w:r>
        <w:r w:rsidRPr="007D0BE0">
          <w:rPr>
            <w:rFonts w:ascii="Calibri" w:eastAsia="MS Mincho" w:hAnsi="Calibri"/>
            <w:noProof/>
            <w:sz w:val="22"/>
            <w:szCs w:val="22"/>
            <w:lang w:val="en-CA" w:eastAsia="en-CA"/>
          </w:rPr>
          <w:tab/>
        </w:r>
        <w:r w:rsidRPr="00B274BB">
          <w:rPr>
            <w:rStyle w:val="Lienhypertexte"/>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27" w:author="Eric Boisvert" w:date="2016-03-28T16:06:00Z">
        <w:r>
          <w:rPr>
            <w:noProof/>
            <w:webHidden/>
          </w:rPr>
          <w:t>14</w:t>
        </w:r>
        <w:r>
          <w:rPr>
            <w:noProof/>
            <w:webHidden/>
          </w:rPr>
          <w:fldChar w:fldCharType="end"/>
        </w:r>
        <w:r w:rsidRPr="00B274BB">
          <w:rPr>
            <w:rStyle w:val="Lienhypertexte"/>
            <w:noProof/>
          </w:rPr>
          <w:fldChar w:fldCharType="end"/>
        </w:r>
      </w:ins>
    </w:p>
    <w:p w14:paraId="7A027ED5" w14:textId="77777777" w:rsidR="003842F3" w:rsidRPr="007D0BE0" w:rsidRDefault="003842F3">
      <w:pPr>
        <w:pStyle w:val="TM1"/>
        <w:tabs>
          <w:tab w:val="left" w:pos="480"/>
          <w:tab w:val="right" w:leader="dot" w:pos="8630"/>
        </w:tabs>
        <w:rPr>
          <w:ins w:id="228" w:author="Eric Boisvert" w:date="2016-03-28T16:06:00Z"/>
          <w:rFonts w:ascii="Calibri" w:eastAsia="MS Mincho" w:hAnsi="Calibri"/>
          <w:noProof/>
          <w:sz w:val="22"/>
          <w:szCs w:val="22"/>
          <w:lang w:val="en-CA" w:eastAsia="en-CA"/>
        </w:rPr>
      </w:pPr>
      <w:ins w:id="2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30" w:author="Eric Boisvert" w:date="2016-03-28T16:06:00Z">
        <w:r>
          <w:rPr>
            <w:noProof/>
            <w:webHidden/>
          </w:rPr>
          <w:t>15</w:t>
        </w:r>
        <w:r>
          <w:rPr>
            <w:noProof/>
            <w:webHidden/>
          </w:rPr>
          <w:fldChar w:fldCharType="end"/>
        </w:r>
        <w:r w:rsidRPr="00B274BB">
          <w:rPr>
            <w:rStyle w:val="Lienhypertexte"/>
            <w:noProof/>
          </w:rPr>
          <w:fldChar w:fldCharType="end"/>
        </w:r>
      </w:ins>
    </w:p>
    <w:p w14:paraId="4CC8A0F2" w14:textId="77777777" w:rsidR="003842F3" w:rsidRPr="007D0BE0" w:rsidRDefault="003842F3">
      <w:pPr>
        <w:pStyle w:val="TM2"/>
        <w:tabs>
          <w:tab w:val="left" w:pos="880"/>
          <w:tab w:val="right" w:leader="dot" w:pos="8630"/>
        </w:tabs>
        <w:rPr>
          <w:ins w:id="231" w:author="Eric Boisvert" w:date="2016-03-28T16:06:00Z"/>
          <w:rFonts w:ascii="Calibri" w:eastAsia="MS Mincho" w:hAnsi="Calibri"/>
          <w:noProof/>
          <w:sz w:val="22"/>
          <w:szCs w:val="22"/>
          <w:lang w:val="en-CA" w:eastAsia="en-CA"/>
        </w:rPr>
      </w:pPr>
      <w:ins w:id="232"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"_Toc446944559"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5.1</w:t>
        </w:r>
        <w:r w:rsidRPr="007D0BE0">
          <w:rPr>
            <w:rFonts w:ascii="Calibri" w:eastAsia="MS Mincho" w:hAnsi="Calibri"/>
            <w:noProof/>
            <w:sz w:val="22"/>
            <w:szCs w:val="22"/>
            <w:lang w:val="en-CA" w:eastAsia="en-CA"/>
          </w:rPr>
          <w:tab/>
        </w:r>
        <w:r w:rsidRPr="00B274BB">
          <w:rPr>
            <w:rStyle w:val="Lienhypertexte"/>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33" w:author="Eric Boisvert" w:date="2016-03-28T16:06:00Z">
        <w:r>
          <w:rPr>
            <w:noProof/>
            <w:webHidden/>
          </w:rPr>
          <w:t>16</w:t>
        </w:r>
        <w:r>
          <w:rPr>
            <w:noProof/>
            <w:webHidden/>
          </w:rPr>
          <w:fldChar w:fldCharType="end"/>
        </w:r>
        <w:r w:rsidRPr="00B274BB">
          <w:rPr>
            <w:rStyle w:val="Lienhypertexte"/>
            <w:noProof/>
          </w:rPr>
          <w:fldChar w:fldCharType="end"/>
        </w:r>
      </w:ins>
    </w:p>
    <w:p w14:paraId="47D34F96" w14:textId="77777777" w:rsidR="003842F3" w:rsidRPr="007D0BE0" w:rsidRDefault="003842F3">
      <w:pPr>
        <w:pStyle w:val="TM2"/>
        <w:tabs>
          <w:tab w:val="left" w:pos="880"/>
          <w:tab w:val="right" w:leader="dot" w:pos="8630"/>
        </w:tabs>
        <w:rPr>
          <w:ins w:id="234" w:author="Eric Boisvert" w:date="2016-03-28T16:06:00Z"/>
          <w:rFonts w:ascii="Calibri" w:eastAsia="MS Mincho" w:hAnsi="Calibri"/>
          <w:noProof/>
          <w:sz w:val="22"/>
          <w:szCs w:val="22"/>
          <w:lang w:val="en-CA" w:eastAsia="en-CA"/>
        </w:rPr>
      </w:pPr>
      <w:ins w:id="23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5.2</w:t>
        </w:r>
        <w:r w:rsidRPr="007D0BE0">
          <w:rPr>
            <w:rFonts w:ascii="Calibri" w:eastAsia="MS Mincho" w:hAnsi="Calibri"/>
            <w:noProof/>
            <w:sz w:val="22"/>
            <w:szCs w:val="22"/>
            <w:lang w:val="en-CA" w:eastAsia="en-CA"/>
          </w:rPr>
          <w:tab/>
        </w:r>
        <w:r w:rsidRPr="00B274BB">
          <w:rPr>
            <w:rStyle w:val="Lienhypertexte"/>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36" w:author="Eric Boisvert" w:date="2016-03-28T16:06:00Z">
        <w:r>
          <w:rPr>
            <w:noProof/>
            <w:webHidden/>
          </w:rPr>
          <w:t>17</w:t>
        </w:r>
        <w:r>
          <w:rPr>
            <w:noProof/>
            <w:webHidden/>
          </w:rPr>
          <w:fldChar w:fldCharType="end"/>
        </w:r>
        <w:r w:rsidRPr="00B274BB">
          <w:rPr>
            <w:rStyle w:val="Lienhypertexte"/>
            <w:noProof/>
          </w:rPr>
          <w:fldChar w:fldCharType="end"/>
        </w:r>
      </w:ins>
    </w:p>
    <w:p w14:paraId="10A10802" w14:textId="77777777" w:rsidR="003842F3" w:rsidRPr="007D0BE0" w:rsidRDefault="003842F3">
      <w:pPr>
        <w:pStyle w:val="TM3"/>
        <w:tabs>
          <w:tab w:val="left" w:pos="1320"/>
          <w:tab w:val="right" w:leader="dot" w:pos="8630"/>
        </w:tabs>
        <w:rPr>
          <w:ins w:id="237" w:author="Eric Boisvert" w:date="2016-03-28T16:06:00Z"/>
          <w:rFonts w:ascii="Calibri" w:eastAsia="MS Mincho" w:hAnsi="Calibri"/>
          <w:noProof/>
          <w:sz w:val="22"/>
          <w:szCs w:val="22"/>
          <w:lang w:val="en-CA" w:eastAsia="en-CA"/>
        </w:rPr>
      </w:pPr>
      <w:ins w:id="2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5.2.1</w:t>
        </w:r>
        <w:r w:rsidRPr="007D0BE0">
          <w:rPr>
            <w:rFonts w:ascii="Calibri" w:eastAsia="MS Mincho" w:hAnsi="Calibri"/>
            <w:noProof/>
            <w:sz w:val="22"/>
            <w:szCs w:val="22"/>
            <w:lang w:val="en-CA" w:eastAsia="en-CA"/>
          </w:rPr>
          <w:tab/>
        </w:r>
        <w:r w:rsidRPr="00B274BB">
          <w:rPr>
            <w:rStyle w:val="Lienhypertexte"/>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39" w:author="Eric Boisvert" w:date="2016-03-28T16:06:00Z">
        <w:r>
          <w:rPr>
            <w:noProof/>
            <w:webHidden/>
          </w:rPr>
          <w:t>19</w:t>
        </w:r>
        <w:r>
          <w:rPr>
            <w:noProof/>
            <w:webHidden/>
          </w:rPr>
          <w:fldChar w:fldCharType="end"/>
        </w:r>
        <w:r w:rsidRPr="00B274BB">
          <w:rPr>
            <w:rStyle w:val="Lienhypertexte"/>
            <w:noProof/>
          </w:rPr>
          <w:fldChar w:fldCharType="end"/>
        </w:r>
      </w:ins>
    </w:p>
    <w:p w14:paraId="0CBCF864" w14:textId="77777777" w:rsidR="003842F3" w:rsidRPr="007D0BE0" w:rsidRDefault="003842F3">
      <w:pPr>
        <w:pStyle w:val="TM1"/>
        <w:tabs>
          <w:tab w:val="left" w:pos="480"/>
          <w:tab w:val="right" w:leader="dot" w:pos="8630"/>
        </w:tabs>
        <w:rPr>
          <w:ins w:id="240" w:author="Eric Boisvert" w:date="2016-03-28T16:06:00Z"/>
          <w:rFonts w:ascii="Calibri" w:eastAsia="MS Mincho" w:hAnsi="Calibri"/>
          <w:noProof/>
          <w:sz w:val="22"/>
          <w:szCs w:val="22"/>
          <w:lang w:val="en-CA" w:eastAsia="en-CA"/>
        </w:rPr>
      </w:pPr>
      <w:ins w:id="2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w:t>
        </w:r>
        <w:r w:rsidRPr="007D0BE0">
          <w:rPr>
            <w:rFonts w:ascii="Calibri" w:eastAsia="MS Mincho" w:hAnsi="Calibri"/>
            <w:noProof/>
            <w:sz w:val="22"/>
            <w:szCs w:val="22"/>
            <w:lang w:val="en-CA" w:eastAsia="en-CA"/>
          </w:rPr>
          <w:tab/>
        </w:r>
        <w:r w:rsidRPr="00B274BB">
          <w:rPr>
            <w:rStyle w:val="Lienhypertexte"/>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42" w:author="Eric Boisvert" w:date="2016-03-28T16:06:00Z">
        <w:r>
          <w:rPr>
            <w:noProof/>
            <w:webHidden/>
          </w:rPr>
          <w:t>22</w:t>
        </w:r>
        <w:r>
          <w:rPr>
            <w:noProof/>
            <w:webHidden/>
          </w:rPr>
          <w:fldChar w:fldCharType="end"/>
        </w:r>
        <w:r w:rsidRPr="00B274BB">
          <w:rPr>
            <w:rStyle w:val="Lienhypertexte"/>
            <w:noProof/>
          </w:rPr>
          <w:fldChar w:fldCharType="end"/>
        </w:r>
      </w:ins>
    </w:p>
    <w:p w14:paraId="4891C8A1" w14:textId="77777777" w:rsidR="003842F3" w:rsidRPr="007D0BE0" w:rsidRDefault="003842F3">
      <w:pPr>
        <w:pStyle w:val="TM2"/>
        <w:tabs>
          <w:tab w:val="left" w:pos="880"/>
          <w:tab w:val="right" w:leader="dot" w:pos="8630"/>
        </w:tabs>
        <w:rPr>
          <w:ins w:id="243" w:author="Eric Boisvert" w:date="2016-03-28T16:06:00Z"/>
          <w:rFonts w:ascii="Calibri" w:eastAsia="MS Mincho" w:hAnsi="Calibri"/>
          <w:noProof/>
          <w:sz w:val="22"/>
          <w:szCs w:val="22"/>
          <w:lang w:val="en-CA" w:eastAsia="en-CA"/>
        </w:rPr>
      </w:pPr>
      <w:ins w:id="24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6.1</w:t>
        </w:r>
        <w:r w:rsidRPr="007D0BE0">
          <w:rPr>
            <w:rFonts w:ascii="Calibri" w:eastAsia="MS Mincho" w:hAnsi="Calibri"/>
            <w:noProof/>
            <w:sz w:val="22"/>
            <w:szCs w:val="22"/>
            <w:lang w:val="en-CA" w:eastAsia="en-CA"/>
          </w:rPr>
          <w:tab/>
        </w:r>
        <w:r w:rsidRPr="00B274BB">
          <w:rPr>
            <w:rStyle w:val="Lienhypertexte"/>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45" w:author="Eric Boisvert" w:date="2016-03-28T16:06:00Z">
        <w:r>
          <w:rPr>
            <w:noProof/>
            <w:webHidden/>
          </w:rPr>
          <w:t>22</w:t>
        </w:r>
        <w:r>
          <w:rPr>
            <w:noProof/>
            <w:webHidden/>
          </w:rPr>
          <w:fldChar w:fldCharType="end"/>
        </w:r>
        <w:r w:rsidRPr="00B274BB">
          <w:rPr>
            <w:rStyle w:val="Lienhypertexte"/>
            <w:noProof/>
          </w:rPr>
          <w:fldChar w:fldCharType="end"/>
        </w:r>
      </w:ins>
    </w:p>
    <w:p w14:paraId="1BCA9A16" w14:textId="77777777" w:rsidR="003842F3" w:rsidRPr="007D0BE0" w:rsidRDefault="003842F3">
      <w:pPr>
        <w:pStyle w:val="TM2"/>
        <w:tabs>
          <w:tab w:val="left" w:pos="880"/>
          <w:tab w:val="right" w:leader="dot" w:pos="8630"/>
        </w:tabs>
        <w:rPr>
          <w:ins w:id="246" w:author="Eric Boisvert" w:date="2016-03-28T16:06:00Z"/>
          <w:rFonts w:ascii="Calibri" w:eastAsia="MS Mincho" w:hAnsi="Calibri"/>
          <w:noProof/>
          <w:sz w:val="22"/>
          <w:szCs w:val="22"/>
          <w:lang w:val="en-CA" w:eastAsia="en-CA"/>
        </w:rPr>
      </w:pPr>
      <w:ins w:id="24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6.2</w:t>
        </w:r>
        <w:r w:rsidRPr="007D0BE0">
          <w:rPr>
            <w:rFonts w:ascii="Calibri" w:eastAsia="MS Mincho" w:hAnsi="Calibri"/>
            <w:noProof/>
            <w:sz w:val="22"/>
            <w:szCs w:val="22"/>
            <w:lang w:val="en-CA" w:eastAsia="en-CA"/>
          </w:rPr>
          <w:tab/>
        </w:r>
        <w:r w:rsidRPr="00B274BB">
          <w:rPr>
            <w:rStyle w:val="Lienhypertexte"/>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48" w:author="Eric Boisvert" w:date="2016-03-28T16:06:00Z">
        <w:r>
          <w:rPr>
            <w:noProof/>
            <w:webHidden/>
          </w:rPr>
          <w:t>23</w:t>
        </w:r>
        <w:r>
          <w:rPr>
            <w:noProof/>
            <w:webHidden/>
          </w:rPr>
          <w:fldChar w:fldCharType="end"/>
        </w:r>
        <w:r w:rsidRPr="00B274BB">
          <w:rPr>
            <w:rStyle w:val="Lienhypertexte"/>
            <w:noProof/>
          </w:rPr>
          <w:fldChar w:fldCharType="end"/>
        </w:r>
      </w:ins>
    </w:p>
    <w:p w14:paraId="4686106A" w14:textId="77777777" w:rsidR="003842F3" w:rsidRPr="007D0BE0" w:rsidRDefault="003842F3">
      <w:pPr>
        <w:pStyle w:val="TM2"/>
        <w:tabs>
          <w:tab w:val="left" w:pos="880"/>
          <w:tab w:val="right" w:leader="dot" w:pos="8630"/>
        </w:tabs>
        <w:rPr>
          <w:ins w:id="249" w:author="Eric Boisvert" w:date="2016-03-28T16:06:00Z"/>
          <w:rFonts w:ascii="Calibri" w:eastAsia="MS Mincho" w:hAnsi="Calibri"/>
          <w:noProof/>
          <w:sz w:val="22"/>
          <w:szCs w:val="22"/>
          <w:lang w:val="en-CA" w:eastAsia="en-CA"/>
        </w:rPr>
      </w:pPr>
      <w:ins w:id="25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6.3</w:t>
        </w:r>
        <w:r w:rsidRPr="007D0BE0">
          <w:rPr>
            <w:rFonts w:ascii="Calibri" w:eastAsia="MS Mincho" w:hAnsi="Calibri"/>
            <w:noProof/>
            <w:sz w:val="22"/>
            <w:szCs w:val="22"/>
            <w:lang w:val="en-CA" w:eastAsia="en-CA"/>
          </w:rPr>
          <w:tab/>
        </w:r>
        <w:r w:rsidRPr="00B274BB">
          <w:rPr>
            <w:rStyle w:val="Lienhypertexte"/>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51" w:author="Eric Boisvert" w:date="2016-03-28T16:06:00Z">
        <w:r>
          <w:rPr>
            <w:noProof/>
            <w:webHidden/>
          </w:rPr>
          <w:t>23</w:t>
        </w:r>
        <w:r>
          <w:rPr>
            <w:noProof/>
            <w:webHidden/>
          </w:rPr>
          <w:fldChar w:fldCharType="end"/>
        </w:r>
        <w:r w:rsidRPr="00B274BB">
          <w:rPr>
            <w:rStyle w:val="Lienhypertexte"/>
            <w:noProof/>
          </w:rPr>
          <w:fldChar w:fldCharType="end"/>
        </w:r>
      </w:ins>
    </w:p>
    <w:p w14:paraId="203084DB" w14:textId="77777777" w:rsidR="003842F3" w:rsidRPr="007D0BE0" w:rsidRDefault="003842F3">
      <w:pPr>
        <w:pStyle w:val="TM2"/>
        <w:tabs>
          <w:tab w:val="left" w:pos="880"/>
          <w:tab w:val="right" w:leader="dot" w:pos="8630"/>
        </w:tabs>
        <w:rPr>
          <w:ins w:id="252" w:author="Eric Boisvert" w:date="2016-03-28T16:06:00Z"/>
          <w:rFonts w:ascii="Calibri" w:eastAsia="MS Mincho" w:hAnsi="Calibri"/>
          <w:noProof/>
          <w:sz w:val="22"/>
          <w:szCs w:val="22"/>
          <w:lang w:val="en-CA" w:eastAsia="en-CA"/>
        </w:rPr>
      </w:pPr>
      <w:ins w:id="2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54" w:author="Eric Boisvert" w:date="2016-03-28T16:06:00Z">
        <w:r>
          <w:rPr>
            <w:noProof/>
            <w:webHidden/>
          </w:rPr>
          <w:t>24</w:t>
        </w:r>
        <w:r>
          <w:rPr>
            <w:noProof/>
            <w:webHidden/>
          </w:rPr>
          <w:fldChar w:fldCharType="end"/>
        </w:r>
        <w:r w:rsidRPr="00B274BB">
          <w:rPr>
            <w:rStyle w:val="Lienhypertexte"/>
            <w:noProof/>
          </w:rPr>
          <w:fldChar w:fldCharType="end"/>
        </w:r>
      </w:ins>
    </w:p>
    <w:p w14:paraId="006590F1" w14:textId="77777777" w:rsidR="003842F3" w:rsidRPr="007D0BE0" w:rsidRDefault="003842F3">
      <w:pPr>
        <w:pStyle w:val="TM2"/>
        <w:tabs>
          <w:tab w:val="left" w:pos="880"/>
          <w:tab w:val="right" w:leader="dot" w:pos="8630"/>
        </w:tabs>
        <w:rPr>
          <w:ins w:id="255" w:author="Eric Boisvert" w:date="2016-03-28T16:06:00Z"/>
          <w:rFonts w:ascii="Calibri" w:eastAsia="MS Mincho" w:hAnsi="Calibri"/>
          <w:noProof/>
          <w:sz w:val="22"/>
          <w:szCs w:val="22"/>
          <w:lang w:val="en-CA" w:eastAsia="en-CA"/>
        </w:rPr>
      </w:pPr>
      <w:ins w:id="25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6.5</w:t>
        </w:r>
        <w:r w:rsidRPr="007D0BE0">
          <w:rPr>
            <w:rFonts w:ascii="Calibri" w:eastAsia="MS Mincho" w:hAnsi="Calibri"/>
            <w:noProof/>
            <w:sz w:val="22"/>
            <w:szCs w:val="22"/>
            <w:lang w:val="en-CA" w:eastAsia="en-CA"/>
          </w:rPr>
          <w:tab/>
        </w:r>
        <w:r w:rsidRPr="00B274BB">
          <w:rPr>
            <w:rStyle w:val="Lienhypertexte"/>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57" w:author="Eric Boisvert" w:date="2016-03-28T16:06:00Z">
        <w:r>
          <w:rPr>
            <w:noProof/>
            <w:webHidden/>
          </w:rPr>
          <w:t>24</w:t>
        </w:r>
        <w:r>
          <w:rPr>
            <w:noProof/>
            <w:webHidden/>
          </w:rPr>
          <w:fldChar w:fldCharType="end"/>
        </w:r>
        <w:r w:rsidRPr="00B274BB">
          <w:rPr>
            <w:rStyle w:val="Lienhypertexte"/>
            <w:noProof/>
          </w:rPr>
          <w:fldChar w:fldCharType="end"/>
        </w:r>
      </w:ins>
    </w:p>
    <w:p w14:paraId="537616B0" w14:textId="77777777" w:rsidR="003842F3" w:rsidRPr="007D0BE0" w:rsidRDefault="003842F3">
      <w:pPr>
        <w:pStyle w:val="TM1"/>
        <w:tabs>
          <w:tab w:val="left" w:pos="480"/>
          <w:tab w:val="right" w:leader="dot" w:pos="8630"/>
        </w:tabs>
        <w:rPr>
          <w:ins w:id="258" w:author="Eric Boisvert" w:date="2016-03-28T16:06:00Z"/>
          <w:rFonts w:ascii="Calibri" w:eastAsia="MS Mincho" w:hAnsi="Calibri"/>
          <w:noProof/>
          <w:sz w:val="22"/>
          <w:szCs w:val="22"/>
          <w:lang w:val="en-CA" w:eastAsia="en-CA"/>
        </w:rPr>
      </w:pPr>
      <w:ins w:id="25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60" w:author="Eric Boisvert" w:date="2016-03-28T16:06:00Z">
        <w:r>
          <w:rPr>
            <w:noProof/>
            <w:webHidden/>
          </w:rPr>
          <w:t>25</w:t>
        </w:r>
        <w:r>
          <w:rPr>
            <w:noProof/>
            <w:webHidden/>
          </w:rPr>
          <w:fldChar w:fldCharType="end"/>
        </w:r>
        <w:r w:rsidRPr="00B274BB">
          <w:rPr>
            <w:rStyle w:val="Lienhypertexte"/>
            <w:noProof/>
          </w:rPr>
          <w:fldChar w:fldCharType="end"/>
        </w:r>
      </w:ins>
    </w:p>
    <w:p w14:paraId="74512D0F" w14:textId="77777777" w:rsidR="003842F3" w:rsidRPr="007D0BE0" w:rsidRDefault="003842F3">
      <w:pPr>
        <w:pStyle w:val="TM3"/>
        <w:tabs>
          <w:tab w:val="left" w:pos="1320"/>
          <w:tab w:val="right" w:leader="dot" w:pos="8630"/>
        </w:tabs>
        <w:rPr>
          <w:ins w:id="261" w:author="Eric Boisvert" w:date="2016-03-28T16:06:00Z"/>
          <w:rFonts w:ascii="Calibri" w:eastAsia="MS Mincho" w:hAnsi="Calibri"/>
          <w:noProof/>
          <w:sz w:val="22"/>
          <w:szCs w:val="22"/>
          <w:lang w:val="en-CA" w:eastAsia="en-CA"/>
        </w:rPr>
      </w:pPr>
      <w:ins w:id="26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7.1.1</w:t>
        </w:r>
        <w:r w:rsidRPr="007D0BE0">
          <w:rPr>
            <w:rFonts w:ascii="Calibri" w:eastAsia="MS Mincho" w:hAnsi="Calibri"/>
            <w:noProof/>
            <w:sz w:val="22"/>
            <w:szCs w:val="22"/>
            <w:lang w:val="en-CA" w:eastAsia="en-CA"/>
          </w:rPr>
          <w:tab/>
        </w:r>
        <w:r w:rsidRPr="00B274BB">
          <w:rPr>
            <w:rStyle w:val="Lienhypertexte"/>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63" w:author="Eric Boisvert" w:date="2016-03-28T16:06:00Z">
        <w:r>
          <w:rPr>
            <w:noProof/>
            <w:webHidden/>
          </w:rPr>
          <w:t>26</w:t>
        </w:r>
        <w:r>
          <w:rPr>
            <w:noProof/>
            <w:webHidden/>
          </w:rPr>
          <w:fldChar w:fldCharType="end"/>
        </w:r>
        <w:r w:rsidRPr="00B274BB">
          <w:rPr>
            <w:rStyle w:val="Lienhypertexte"/>
            <w:noProof/>
          </w:rPr>
          <w:fldChar w:fldCharType="end"/>
        </w:r>
      </w:ins>
    </w:p>
    <w:p w14:paraId="693A9FD8" w14:textId="77777777" w:rsidR="003842F3" w:rsidRPr="007D0BE0" w:rsidRDefault="003842F3">
      <w:pPr>
        <w:pStyle w:val="TM3"/>
        <w:tabs>
          <w:tab w:val="left" w:pos="1320"/>
          <w:tab w:val="right" w:leader="dot" w:pos="8630"/>
        </w:tabs>
        <w:rPr>
          <w:ins w:id="264" w:author="Eric Boisvert" w:date="2016-03-28T16:06:00Z"/>
          <w:rFonts w:ascii="Calibri" w:eastAsia="MS Mincho" w:hAnsi="Calibri"/>
          <w:noProof/>
          <w:sz w:val="22"/>
          <w:szCs w:val="22"/>
          <w:lang w:val="en-CA" w:eastAsia="en-CA"/>
        </w:rPr>
      </w:pPr>
      <w:ins w:id="2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7.1.2</w:t>
        </w:r>
        <w:r w:rsidRPr="007D0BE0">
          <w:rPr>
            <w:rFonts w:ascii="Calibri" w:eastAsia="MS Mincho" w:hAnsi="Calibri"/>
            <w:noProof/>
            <w:sz w:val="22"/>
            <w:szCs w:val="22"/>
            <w:lang w:val="en-CA" w:eastAsia="en-CA"/>
          </w:rPr>
          <w:tab/>
        </w:r>
        <w:r w:rsidRPr="00B274BB">
          <w:rPr>
            <w:rStyle w:val="Lienhypertexte"/>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66" w:author="Eric Boisvert" w:date="2016-03-28T16:06:00Z">
        <w:r>
          <w:rPr>
            <w:noProof/>
            <w:webHidden/>
          </w:rPr>
          <w:t>26</w:t>
        </w:r>
        <w:r>
          <w:rPr>
            <w:noProof/>
            <w:webHidden/>
          </w:rPr>
          <w:fldChar w:fldCharType="end"/>
        </w:r>
        <w:r w:rsidRPr="00B274BB">
          <w:rPr>
            <w:rStyle w:val="Lienhypertexte"/>
            <w:noProof/>
          </w:rPr>
          <w:fldChar w:fldCharType="end"/>
        </w:r>
      </w:ins>
    </w:p>
    <w:p w14:paraId="09130401" w14:textId="77777777" w:rsidR="003842F3" w:rsidRPr="007D0BE0" w:rsidRDefault="003842F3">
      <w:pPr>
        <w:pStyle w:val="TM2"/>
        <w:tabs>
          <w:tab w:val="left" w:pos="880"/>
          <w:tab w:val="right" w:leader="dot" w:pos="8630"/>
        </w:tabs>
        <w:rPr>
          <w:ins w:id="267" w:author="Eric Boisvert" w:date="2016-03-28T16:06:00Z"/>
          <w:rFonts w:ascii="Calibri" w:eastAsia="MS Mincho" w:hAnsi="Calibri"/>
          <w:noProof/>
          <w:sz w:val="22"/>
          <w:szCs w:val="22"/>
          <w:lang w:val="en-CA" w:eastAsia="en-CA"/>
        </w:rPr>
      </w:pPr>
      <w:ins w:id="26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7.2</w:t>
        </w:r>
        <w:r w:rsidRPr="007D0BE0">
          <w:rPr>
            <w:rFonts w:ascii="Calibri" w:eastAsia="MS Mincho" w:hAnsi="Calibri"/>
            <w:noProof/>
            <w:sz w:val="22"/>
            <w:szCs w:val="22"/>
            <w:lang w:val="en-CA" w:eastAsia="en-CA"/>
          </w:rPr>
          <w:tab/>
        </w:r>
        <w:r w:rsidRPr="00B274BB">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269" w:author="Eric Boisvert" w:date="2016-03-28T16:06:00Z">
        <w:r>
          <w:rPr>
            <w:noProof/>
            <w:webHidden/>
          </w:rPr>
          <w:t>27</w:t>
        </w:r>
        <w:r>
          <w:rPr>
            <w:noProof/>
            <w:webHidden/>
          </w:rPr>
          <w:fldChar w:fldCharType="end"/>
        </w:r>
        <w:r w:rsidRPr="00B274BB">
          <w:rPr>
            <w:rStyle w:val="Lienhypertexte"/>
            <w:noProof/>
          </w:rPr>
          <w:fldChar w:fldCharType="end"/>
        </w:r>
      </w:ins>
    </w:p>
    <w:p w14:paraId="398D485F" w14:textId="77777777" w:rsidR="003842F3" w:rsidRPr="007D0BE0" w:rsidRDefault="003842F3">
      <w:pPr>
        <w:pStyle w:val="TM3"/>
        <w:tabs>
          <w:tab w:val="left" w:pos="1320"/>
          <w:tab w:val="right" w:leader="dot" w:pos="8630"/>
        </w:tabs>
        <w:rPr>
          <w:ins w:id="270" w:author="Eric Boisvert" w:date="2016-03-28T16:06:00Z"/>
          <w:rFonts w:ascii="Calibri" w:eastAsia="MS Mincho" w:hAnsi="Calibri"/>
          <w:noProof/>
          <w:sz w:val="22"/>
          <w:szCs w:val="22"/>
          <w:lang w:val="en-CA" w:eastAsia="en-CA"/>
        </w:rPr>
      </w:pPr>
      <w:ins w:id="27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7.2.1</w:t>
        </w:r>
        <w:r w:rsidRPr="007D0BE0">
          <w:rPr>
            <w:rFonts w:ascii="Calibri" w:eastAsia="MS Mincho" w:hAnsi="Calibri"/>
            <w:noProof/>
            <w:sz w:val="22"/>
            <w:szCs w:val="22"/>
            <w:lang w:val="en-CA" w:eastAsia="en-CA"/>
          </w:rPr>
          <w:tab/>
        </w:r>
        <w:r w:rsidRPr="00B274BB">
          <w:rPr>
            <w:rStyle w:val="Lienhypertexte"/>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272" w:author="Eric Boisvert" w:date="2016-03-28T16:06:00Z">
        <w:r>
          <w:rPr>
            <w:noProof/>
            <w:webHidden/>
          </w:rPr>
          <w:t>27</w:t>
        </w:r>
        <w:r>
          <w:rPr>
            <w:noProof/>
            <w:webHidden/>
          </w:rPr>
          <w:fldChar w:fldCharType="end"/>
        </w:r>
        <w:r w:rsidRPr="00B274BB">
          <w:rPr>
            <w:rStyle w:val="Lienhypertexte"/>
            <w:noProof/>
          </w:rPr>
          <w:fldChar w:fldCharType="end"/>
        </w:r>
      </w:ins>
    </w:p>
    <w:p w14:paraId="7C1E2C37" w14:textId="77777777" w:rsidR="003842F3" w:rsidRPr="007D0BE0" w:rsidRDefault="003842F3">
      <w:pPr>
        <w:pStyle w:val="TM3"/>
        <w:tabs>
          <w:tab w:val="left" w:pos="1320"/>
          <w:tab w:val="right" w:leader="dot" w:pos="8630"/>
        </w:tabs>
        <w:rPr>
          <w:ins w:id="273" w:author="Eric Boisvert" w:date="2016-03-28T16:06:00Z"/>
          <w:rFonts w:ascii="Calibri" w:eastAsia="MS Mincho" w:hAnsi="Calibri"/>
          <w:noProof/>
          <w:sz w:val="22"/>
          <w:szCs w:val="22"/>
          <w:lang w:val="en-CA" w:eastAsia="en-CA"/>
        </w:rPr>
      </w:pPr>
      <w:ins w:id="2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7.2.2</w:t>
        </w:r>
        <w:r w:rsidRPr="007D0BE0">
          <w:rPr>
            <w:rFonts w:ascii="Calibri" w:eastAsia="MS Mincho" w:hAnsi="Calibri"/>
            <w:noProof/>
            <w:sz w:val="22"/>
            <w:szCs w:val="22"/>
            <w:lang w:val="en-CA" w:eastAsia="en-CA"/>
          </w:rPr>
          <w:tab/>
        </w:r>
        <w:r w:rsidRPr="00B274BB">
          <w:rPr>
            <w:rStyle w:val="Lienhypertexte"/>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275" w:author="Eric Boisvert" w:date="2016-03-28T16:06:00Z">
        <w:r>
          <w:rPr>
            <w:noProof/>
            <w:webHidden/>
          </w:rPr>
          <w:t>27</w:t>
        </w:r>
        <w:r>
          <w:rPr>
            <w:noProof/>
            <w:webHidden/>
          </w:rPr>
          <w:fldChar w:fldCharType="end"/>
        </w:r>
        <w:r w:rsidRPr="00B274BB">
          <w:rPr>
            <w:rStyle w:val="Lienhypertexte"/>
            <w:noProof/>
          </w:rPr>
          <w:fldChar w:fldCharType="end"/>
        </w:r>
      </w:ins>
    </w:p>
    <w:p w14:paraId="2C9333AA" w14:textId="77777777" w:rsidR="003842F3" w:rsidRPr="007D0BE0" w:rsidRDefault="003842F3">
      <w:pPr>
        <w:pStyle w:val="TM3"/>
        <w:tabs>
          <w:tab w:val="left" w:pos="1320"/>
          <w:tab w:val="right" w:leader="dot" w:pos="8630"/>
        </w:tabs>
        <w:rPr>
          <w:ins w:id="276" w:author="Eric Boisvert" w:date="2016-03-28T16:06:00Z"/>
          <w:rFonts w:ascii="Calibri" w:eastAsia="MS Mincho" w:hAnsi="Calibri"/>
          <w:noProof/>
          <w:sz w:val="22"/>
          <w:szCs w:val="22"/>
          <w:lang w:val="en-CA" w:eastAsia="en-CA"/>
        </w:rPr>
      </w:pPr>
      <w:ins w:id="2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7.2.3</w:t>
        </w:r>
        <w:r w:rsidRPr="007D0BE0">
          <w:rPr>
            <w:rFonts w:ascii="Calibri" w:eastAsia="MS Mincho" w:hAnsi="Calibri"/>
            <w:noProof/>
            <w:sz w:val="22"/>
            <w:szCs w:val="22"/>
            <w:lang w:val="en-CA" w:eastAsia="en-CA"/>
          </w:rPr>
          <w:tab/>
        </w:r>
        <w:r w:rsidRPr="00B274BB">
          <w:rPr>
            <w:rStyle w:val="Lienhypertexte"/>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278" w:author="Eric Boisvert" w:date="2016-03-28T16:06:00Z">
        <w:r>
          <w:rPr>
            <w:noProof/>
            <w:webHidden/>
          </w:rPr>
          <w:t>27</w:t>
        </w:r>
        <w:r>
          <w:rPr>
            <w:noProof/>
            <w:webHidden/>
          </w:rPr>
          <w:fldChar w:fldCharType="end"/>
        </w:r>
        <w:r w:rsidRPr="00B274BB">
          <w:rPr>
            <w:rStyle w:val="Lienhypertexte"/>
            <w:noProof/>
          </w:rPr>
          <w:fldChar w:fldCharType="end"/>
        </w:r>
      </w:ins>
    </w:p>
    <w:p w14:paraId="2631DA00" w14:textId="77777777" w:rsidR="003842F3" w:rsidRPr="007D0BE0" w:rsidRDefault="003842F3">
      <w:pPr>
        <w:pStyle w:val="TM3"/>
        <w:tabs>
          <w:tab w:val="left" w:pos="1320"/>
          <w:tab w:val="right" w:leader="dot" w:pos="8630"/>
        </w:tabs>
        <w:rPr>
          <w:ins w:id="279" w:author="Eric Boisvert" w:date="2016-03-28T16:06:00Z"/>
          <w:rFonts w:ascii="Calibri" w:eastAsia="MS Mincho" w:hAnsi="Calibri"/>
          <w:noProof/>
          <w:sz w:val="22"/>
          <w:szCs w:val="22"/>
          <w:lang w:val="en-CA" w:eastAsia="en-CA"/>
        </w:rPr>
      </w:pPr>
      <w:ins w:id="2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7.2.4</w:t>
        </w:r>
        <w:r w:rsidRPr="007D0BE0">
          <w:rPr>
            <w:rFonts w:ascii="Calibri" w:eastAsia="MS Mincho" w:hAnsi="Calibri"/>
            <w:noProof/>
            <w:sz w:val="22"/>
            <w:szCs w:val="22"/>
            <w:lang w:val="en-CA" w:eastAsia="en-CA"/>
          </w:rPr>
          <w:tab/>
        </w:r>
        <w:r w:rsidRPr="00B274BB">
          <w:rPr>
            <w:rStyle w:val="Lienhypertexte"/>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281" w:author="Eric Boisvert" w:date="2016-03-28T16:06:00Z">
        <w:r>
          <w:rPr>
            <w:noProof/>
            <w:webHidden/>
          </w:rPr>
          <w:t>28</w:t>
        </w:r>
        <w:r>
          <w:rPr>
            <w:noProof/>
            <w:webHidden/>
          </w:rPr>
          <w:fldChar w:fldCharType="end"/>
        </w:r>
        <w:r w:rsidRPr="00B274BB">
          <w:rPr>
            <w:rStyle w:val="Lienhypertexte"/>
            <w:noProof/>
          </w:rPr>
          <w:fldChar w:fldCharType="end"/>
        </w:r>
      </w:ins>
    </w:p>
    <w:p w14:paraId="6184F249" w14:textId="77777777" w:rsidR="003842F3" w:rsidRPr="007D0BE0" w:rsidRDefault="003842F3">
      <w:pPr>
        <w:pStyle w:val="TM3"/>
        <w:tabs>
          <w:tab w:val="left" w:pos="1320"/>
          <w:tab w:val="right" w:leader="dot" w:pos="8630"/>
        </w:tabs>
        <w:rPr>
          <w:ins w:id="282" w:author="Eric Boisvert" w:date="2016-03-28T16:06:00Z"/>
          <w:rFonts w:ascii="Calibri" w:eastAsia="MS Mincho" w:hAnsi="Calibri"/>
          <w:noProof/>
          <w:sz w:val="22"/>
          <w:szCs w:val="22"/>
          <w:lang w:val="en-CA" w:eastAsia="en-CA"/>
        </w:rPr>
      </w:pPr>
      <w:ins w:id="2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7.2.5</w:t>
        </w:r>
        <w:r w:rsidRPr="007D0BE0">
          <w:rPr>
            <w:rFonts w:ascii="Calibri" w:eastAsia="MS Mincho" w:hAnsi="Calibri"/>
            <w:noProof/>
            <w:sz w:val="22"/>
            <w:szCs w:val="22"/>
            <w:lang w:val="en-CA" w:eastAsia="en-CA"/>
          </w:rPr>
          <w:tab/>
        </w:r>
        <w:r w:rsidRPr="00B274BB">
          <w:rPr>
            <w:rStyle w:val="Lienhypertexte"/>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284" w:author="Eric Boisvert" w:date="2016-03-28T16:06:00Z">
        <w:r>
          <w:rPr>
            <w:noProof/>
            <w:webHidden/>
          </w:rPr>
          <w:t>28</w:t>
        </w:r>
        <w:r>
          <w:rPr>
            <w:noProof/>
            <w:webHidden/>
          </w:rPr>
          <w:fldChar w:fldCharType="end"/>
        </w:r>
        <w:r w:rsidRPr="00B274BB">
          <w:rPr>
            <w:rStyle w:val="Lienhypertexte"/>
            <w:noProof/>
          </w:rPr>
          <w:fldChar w:fldCharType="end"/>
        </w:r>
      </w:ins>
    </w:p>
    <w:p w14:paraId="444FD4E1" w14:textId="77777777" w:rsidR="003842F3" w:rsidRPr="007D0BE0" w:rsidRDefault="003842F3">
      <w:pPr>
        <w:pStyle w:val="TM3"/>
        <w:tabs>
          <w:tab w:val="left" w:pos="1320"/>
          <w:tab w:val="right" w:leader="dot" w:pos="8630"/>
        </w:tabs>
        <w:rPr>
          <w:ins w:id="285" w:author="Eric Boisvert" w:date="2016-03-28T16:06:00Z"/>
          <w:rFonts w:ascii="Calibri" w:eastAsia="MS Mincho" w:hAnsi="Calibri"/>
          <w:noProof/>
          <w:sz w:val="22"/>
          <w:szCs w:val="22"/>
          <w:lang w:val="en-CA" w:eastAsia="en-CA"/>
        </w:rPr>
      </w:pPr>
      <w:ins w:id="2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7.2.6</w:t>
        </w:r>
        <w:r w:rsidRPr="007D0BE0">
          <w:rPr>
            <w:rFonts w:ascii="Calibri" w:eastAsia="MS Mincho" w:hAnsi="Calibri"/>
            <w:noProof/>
            <w:sz w:val="22"/>
            <w:szCs w:val="22"/>
            <w:lang w:val="en-CA" w:eastAsia="en-CA"/>
          </w:rPr>
          <w:tab/>
        </w:r>
        <w:r w:rsidRPr="00B274BB">
          <w:rPr>
            <w:rStyle w:val="Lienhypertexte"/>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287" w:author="Eric Boisvert" w:date="2016-03-28T16:06:00Z">
        <w:r>
          <w:rPr>
            <w:noProof/>
            <w:webHidden/>
          </w:rPr>
          <w:t>28</w:t>
        </w:r>
        <w:r>
          <w:rPr>
            <w:noProof/>
            <w:webHidden/>
          </w:rPr>
          <w:fldChar w:fldCharType="end"/>
        </w:r>
        <w:r w:rsidRPr="00B274BB">
          <w:rPr>
            <w:rStyle w:val="Lienhypertexte"/>
            <w:noProof/>
          </w:rPr>
          <w:fldChar w:fldCharType="end"/>
        </w:r>
      </w:ins>
    </w:p>
    <w:p w14:paraId="45A686F7" w14:textId="77777777" w:rsidR="003842F3" w:rsidRPr="007D0BE0" w:rsidRDefault="003842F3">
      <w:pPr>
        <w:pStyle w:val="TM3"/>
        <w:tabs>
          <w:tab w:val="left" w:pos="1320"/>
          <w:tab w:val="right" w:leader="dot" w:pos="8630"/>
        </w:tabs>
        <w:rPr>
          <w:ins w:id="288" w:author="Eric Boisvert" w:date="2016-03-28T16:06:00Z"/>
          <w:rFonts w:ascii="Calibri" w:eastAsia="MS Mincho" w:hAnsi="Calibri"/>
          <w:noProof/>
          <w:sz w:val="22"/>
          <w:szCs w:val="22"/>
          <w:lang w:val="en-CA" w:eastAsia="en-CA"/>
        </w:rPr>
      </w:pPr>
      <w:ins w:id="2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7.2.7</w:t>
        </w:r>
        <w:r w:rsidRPr="007D0BE0">
          <w:rPr>
            <w:rFonts w:ascii="Calibri" w:eastAsia="MS Mincho" w:hAnsi="Calibri"/>
            <w:noProof/>
            <w:sz w:val="22"/>
            <w:szCs w:val="22"/>
            <w:lang w:val="en-CA" w:eastAsia="en-CA"/>
          </w:rPr>
          <w:tab/>
        </w:r>
        <w:r w:rsidRPr="00B274BB">
          <w:rPr>
            <w:rStyle w:val="Lienhypertexte"/>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290" w:author="Eric Boisvert" w:date="2016-03-28T16:06:00Z">
        <w:r>
          <w:rPr>
            <w:noProof/>
            <w:webHidden/>
          </w:rPr>
          <w:t>28</w:t>
        </w:r>
        <w:r>
          <w:rPr>
            <w:noProof/>
            <w:webHidden/>
          </w:rPr>
          <w:fldChar w:fldCharType="end"/>
        </w:r>
        <w:r w:rsidRPr="00B274BB">
          <w:rPr>
            <w:rStyle w:val="Lienhypertexte"/>
            <w:noProof/>
          </w:rPr>
          <w:fldChar w:fldCharType="end"/>
        </w:r>
      </w:ins>
    </w:p>
    <w:p w14:paraId="209499A9" w14:textId="77777777" w:rsidR="003842F3" w:rsidRPr="007D0BE0" w:rsidRDefault="003842F3">
      <w:pPr>
        <w:pStyle w:val="TM3"/>
        <w:tabs>
          <w:tab w:val="left" w:pos="1320"/>
          <w:tab w:val="right" w:leader="dot" w:pos="8630"/>
        </w:tabs>
        <w:rPr>
          <w:ins w:id="291" w:author="Eric Boisvert" w:date="2016-03-28T16:06:00Z"/>
          <w:rFonts w:ascii="Calibri" w:eastAsia="MS Mincho" w:hAnsi="Calibri"/>
          <w:noProof/>
          <w:sz w:val="22"/>
          <w:szCs w:val="22"/>
          <w:lang w:val="en-CA" w:eastAsia="en-CA"/>
        </w:rPr>
      </w:pPr>
      <w:ins w:id="29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7.2.8</w:t>
        </w:r>
        <w:r w:rsidRPr="007D0BE0">
          <w:rPr>
            <w:rFonts w:ascii="Calibri" w:eastAsia="MS Mincho" w:hAnsi="Calibri"/>
            <w:noProof/>
            <w:sz w:val="22"/>
            <w:szCs w:val="22"/>
            <w:lang w:val="en-CA" w:eastAsia="en-CA"/>
          </w:rPr>
          <w:tab/>
        </w:r>
        <w:r w:rsidRPr="00B274BB">
          <w:rPr>
            <w:rStyle w:val="Lienhypertexte"/>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293" w:author="Eric Boisvert" w:date="2016-03-28T16:06:00Z">
        <w:r>
          <w:rPr>
            <w:noProof/>
            <w:webHidden/>
          </w:rPr>
          <w:t>29</w:t>
        </w:r>
        <w:r>
          <w:rPr>
            <w:noProof/>
            <w:webHidden/>
          </w:rPr>
          <w:fldChar w:fldCharType="end"/>
        </w:r>
        <w:r w:rsidRPr="00B274BB">
          <w:rPr>
            <w:rStyle w:val="Lienhypertexte"/>
            <w:noProof/>
          </w:rPr>
          <w:fldChar w:fldCharType="end"/>
        </w:r>
      </w:ins>
    </w:p>
    <w:p w14:paraId="7FD79965" w14:textId="77777777" w:rsidR="003842F3" w:rsidRPr="007D0BE0" w:rsidRDefault="003842F3">
      <w:pPr>
        <w:pStyle w:val="TM2"/>
        <w:tabs>
          <w:tab w:val="left" w:pos="880"/>
          <w:tab w:val="right" w:leader="dot" w:pos="8630"/>
        </w:tabs>
        <w:rPr>
          <w:ins w:id="294" w:author="Eric Boisvert" w:date="2016-03-28T16:06:00Z"/>
          <w:rFonts w:ascii="Calibri" w:eastAsia="MS Mincho" w:hAnsi="Calibri"/>
          <w:noProof/>
          <w:sz w:val="22"/>
          <w:szCs w:val="22"/>
          <w:lang w:val="en-CA" w:eastAsia="en-CA"/>
        </w:rPr>
      </w:pPr>
      <w:ins w:id="29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7.3</w:t>
        </w:r>
        <w:r w:rsidRPr="007D0BE0">
          <w:rPr>
            <w:rFonts w:ascii="Calibri" w:eastAsia="MS Mincho" w:hAnsi="Calibri"/>
            <w:noProof/>
            <w:sz w:val="22"/>
            <w:szCs w:val="22"/>
            <w:lang w:val="en-CA" w:eastAsia="en-CA"/>
          </w:rPr>
          <w:tab/>
        </w:r>
        <w:r w:rsidRPr="00B274BB">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296" w:author="Eric Boisvert" w:date="2016-03-28T16:06:00Z">
        <w:r>
          <w:rPr>
            <w:noProof/>
            <w:webHidden/>
          </w:rPr>
          <w:t>29</w:t>
        </w:r>
        <w:r>
          <w:rPr>
            <w:noProof/>
            <w:webHidden/>
          </w:rPr>
          <w:fldChar w:fldCharType="end"/>
        </w:r>
        <w:r w:rsidRPr="00B274BB">
          <w:rPr>
            <w:rStyle w:val="Lienhypertexte"/>
            <w:noProof/>
          </w:rPr>
          <w:fldChar w:fldCharType="end"/>
        </w:r>
      </w:ins>
    </w:p>
    <w:p w14:paraId="0D24AFF4" w14:textId="77777777" w:rsidR="003842F3" w:rsidRPr="007D0BE0" w:rsidRDefault="003842F3">
      <w:pPr>
        <w:pStyle w:val="TM3"/>
        <w:tabs>
          <w:tab w:val="left" w:pos="1320"/>
          <w:tab w:val="right" w:leader="dot" w:pos="8630"/>
        </w:tabs>
        <w:rPr>
          <w:ins w:id="297" w:author="Eric Boisvert" w:date="2016-03-28T16:06:00Z"/>
          <w:rFonts w:ascii="Calibri" w:eastAsia="MS Mincho" w:hAnsi="Calibri"/>
          <w:noProof/>
          <w:sz w:val="22"/>
          <w:szCs w:val="22"/>
          <w:lang w:val="en-CA" w:eastAsia="en-CA"/>
        </w:rPr>
      </w:pPr>
      <w:ins w:id="2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7.3.1</w:t>
        </w:r>
        <w:r w:rsidRPr="007D0BE0">
          <w:rPr>
            <w:rFonts w:ascii="Calibri" w:eastAsia="MS Mincho" w:hAnsi="Calibri"/>
            <w:noProof/>
            <w:sz w:val="22"/>
            <w:szCs w:val="22"/>
            <w:lang w:val="en-CA" w:eastAsia="en-CA"/>
          </w:rPr>
          <w:tab/>
        </w:r>
        <w:r w:rsidRPr="00B274BB">
          <w:rPr>
            <w:rStyle w:val="Lienhypertexte"/>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299" w:author="Eric Boisvert" w:date="2016-03-28T16:06:00Z">
        <w:r>
          <w:rPr>
            <w:noProof/>
            <w:webHidden/>
          </w:rPr>
          <w:t>31</w:t>
        </w:r>
        <w:r>
          <w:rPr>
            <w:noProof/>
            <w:webHidden/>
          </w:rPr>
          <w:fldChar w:fldCharType="end"/>
        </w:r>
        <w:r w:rsidRPr="00B274BB">
          <w:rPr>
            <w:rStyle w:val="Lienhypertexte"/>
            <w:noProof/>
          </w:rPr>
          <w:fldChar w:fldCharType="end"/>
        </w:r>
      </w:ins>
    </w:p>
    <w:p w14:paraId="537EEBA5" w14:textId="77777777" w:rsidR="003842F3" w:rsidRPr="007D0BE0" w:rsidRDefault="003842F3">
      <w:pPr>
        <w:pStyle w:val="TM3"/>
        <w:tabs>
          <w:tab w:val="left" w:pos="1320"/>
          <w:tab w:val="right" w:leader="dot" w:pos="8630"/>
        </w:tabs>
        <w:rPr>
          <w:ins w:id="300" w:author="Eric Boisvert" w:date="2016-03-28T16:06:00Z"/>
          <w:rFonts w:ascii="Calibri" w:eastAsia="MS Mincho" w:hAnsi="Calibri"/>
          <w:noProof/>
          <w:sz w:val="22"/>
          <w:szCs w:val="22"/>
          <w:lang w:val="en-CA" w:eastAsia="en-CA"/>
        </w:rPr>
      </w:pPr>
      <w:ins w:id="3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7.3.2</w:t>
        </w:r>
        <w:r w:rsidRPr="007D0BE0">
          <w:rPr>
            <w:rFonts w:ascii="Calibri" w:eastAsia="MS Mincho" w:hAnsi="Calibri"/>
            <w:noProof/>
            <w:sz w:val="22"/>
            <w:szCs w:val="22"/>
            <w:lang w:val="en-CA" w:eastAsia="en-CA"/>
          </w:rPr>
          <w:tab/>
        </w:r>
        <w:r w:rsidRPr="00B274BB">
          <w:rPr>
            <w:rStyle w:val="Lienhypertexte"/>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02" w:author="Eric Boisvert" w:date="2016-03-28T16:06:00Z">
        <w:r>
          <w:rPr>
            <w:noProof/>
            <w:webHidden/>
          </w:rPr>
          <w:t>33</w:t>
        </w:r>
        <w:r>
          <w:rPr>
            <w:noProof/>
            <w:webHidden/>
          </w:rPr>
          <w:fldChar w:fldCharType="end"/>
        </w:r>
        <w:r w:rsidRPr="00B274BB">
          <w:rPr>
            <w:rStyle w:val="Lienhypertexte"/>
            <w:noProof/>
          </w:rPr>
          <w:fldChar w:fldCharType="end"/>
        </w:r>
      </w:ins>
    </w:p>
    <w:p w14:paraId="47230823" w14:textId="77777777" w:rsidR="003842F3" w:rsidRPr="007D0BE0" w:rsidRDefault="003842F3">
      <w:pPr>
        <w:pStyle w:val="TM3"/>
        <w:tabs>
          <w:tab w:val="left" w:pos="1320"/>
          <w:tab w:val="right" w:leader="dot" w:pos="8630"/>
        </w:tabs>
        <w:rPr>
          <w:ins w:id="303" w:author="Eric Boisvert" w:date="2016-03-28T16:06:00Z"/>
          <w:rFonts w:ascii="Calibri" w:eastAsia="MS Mincho" w:hAnsi="Calibri"/>
          <w:noProof/>
          <w:sz w:val="22"/>
          <w:szCs w:val="22"/>
          <w:lang w:val="en-CA" w:eastAsia="en-CA"/>
        </w:rPr>
      </w:pPr>
      <w:ins w:id="30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7.3.3</w:t>
        </w:r>
        <w:r w:rsidRPr="007D0BE0">
          <w:rPr>
            <w:rFonts w:ascii="Calibri" w:eastAsia="MS Mincho" w:hAnsi="Calibri"/>
            <w:noProof/>
            <w:sz w:val="22"/>
            <w:szCs w:val="22"/>
            <w:lang w:val="en-CA" w:eastAsia="en-CA"/>
          </w:rPr>
          <w:tab/>
        </w:r>
        <w:r w:rsidRPr="00B274BB">
          <w:rPr>
            <w:rStyle w:val="Lienhypertexte"/>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05" w:author="Eric Boisvert" w:date="2016-03-28T16:06:00Z">
        <w:r>
          <w:rPr>
            <w:noProof/>
            <w:webHidden/>
          </w:rPr>
          <w:t>39</w:t>
        </w:r>
        <w:r>
          <w:rPr>
            <w:noProof/>
            <w:webHidden/>
          </w:rPr>
          <w:fldChar w:fldCharType="end"/>
        </w:r>
        <w:r w:rsidRPr="00B274BB">
          <w:rPr>
            <w:rStyle w:val="Lienhypertexte"/>
            <w:noProof/>
          </w:rPr>
          <w:fldChar w:fldCharType="end"/>
        </w:r>
      </w:ins>
    </w:p>
    <w:p w14:paraId="25FBEF79" w14:textId="77777777" w:rsidR="003842F3" w:rsidRPr="007D0BE0" w:rsidRDefault="003842F3">
      <w:pPr>
        <w:pStyle w:val="TM3"/>
        <w:tabs>
          <w:tab w:val="left" w:pos="1320"/>
          <w:tab w:val="right" w:leader="dot" w:pos="8630"/>
        </w:tabs>
        <w:rPr>
          <w:ins w:id="306" w:author="Eric Boisvert" w:date="2016-03-28T16:06:00Z"/>
          <w:rFonts w:ascii="Calibri" w:eastAsia="MS Mincho" w:hAnsi="Calibri"/>
          <w:noProof/>
          <w:sz w:val="22"/>
          <w:szCs w:val="22"/>
          <w:lang w:val="en-CA" w:eastAsia="en-CA"/>
        </w:rPr>
      </w:pPr>
      <w:ins w:id="307"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"_Toc446944588"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7.3.4</w:t>
        </w:r>
        <w:r w:rsidRPr="007D0BE0">
          <w:rPr>
            <w:rFonts w:ascii="Calibri" w:eastAsia="MS Mincho" w:hAnsi="Calibri"/>
            <w:noProof/>
            <w:sz w:val="22"/>
            <w:szCs w:val="22"/>
            <w:lang w:val="en-CA" w:eastAsia="en-CA"/>
          </w:rPr>
          <w:tab/>
        </w:r>
        <w:r w:rsidRPr="00B274BB">
          <w:rPr>
            <w:rStyle w:val="Lienhypertexte"/>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08" w:author="Eric Boisvert" w:date="2016-03-28T16:06:00Z">
        <w:r>
          <w:rPr>
            <w:noProof/>
            <w:webHidden/>
          </w:rPr>
          <w:t>44</w:t>
        </w:r>
        <w:r>
          <w:rPr>
            <w:noProof/>
            <w:webHidden/>
          </w:rPr>
          <w:fldChar w:fldCharType="end"/>
        </w:r>
        <w:r w:rsidRPr="00B274BB">
          <w:rPr>
            <w:rStyle w:val="Lienhypertexte"/>
            <w:noProof/>
          </w:rPr>
          <w:fldChar w:fldCharType="end"/>
        </w:r>
      </w:ins>
    </w:p>
    <w:p w14:paraId="4D1EB6BE" w14:textId="77777777" w:rsidR="003842F3" w:rsidRPr="007D0BE0" w:rsidRDefault="003842F3">
      <w:pPr>
        <w:pStyle w:val="TM3"/>
        <w:tabs>
          <w:tab w:val="left" w:pos="1320"/>
          <w:tab w:val="right" w:leader="dot" w:pos="8630"/>
        </w:tabs>
        <w:rPr>
          <w:ins w:id="309" w:author="Eric Boisvert" w:date="2016-03-28T16:06:00Z"/>
          <w:rFonts w:ascii="Calibri" w:eastAsia="MS Mincho" w:hAnsi="Calibri"/>
          <w:noProof/>
          <w:sz w:val="22"/>
          <w:szCs w:val="22"/>
          <w:lang w:val="en-CA" w:eastAsia="en-CA"/>
        </w:rPr>
      </w:pPr>
      <w:ins w:id="31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7.3.5</w:t>
        </w:r>
        <w:r w:rsidRPr="007D0BE0">
          <w:rPr>
            <w:rFonts w:ascii="Calibri" w:eastAsia="MS Mincho" w:hAnsi="Calibri"/>
            <w:noProof/>
            <w:sz w:val="22"/>
            <w:szCs w:val="22"/>
            <w:lang w:val="en-CA" w:eastAsia="en-CA"/>
          </w:rPr>
          <w:tab/>
        </w:r>
        <w:r w:rsidRPr="00B274BB">
          <w:rPr>
            <w:rStyle w:val="Lienhypertexte"/>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11" w:author="Eric Boisvert" w:date="2016-03-28T16:06:00Z">
        <w:r>
          <w:rPr>
            <w:noProof/>
            <w:webHidden/>
          </w:rPr>
          <w:t>47</w:t>
        </w:r>
        <w:r>
          <w:rPr>
            <w:noProof/>
            <w:webHidden/>
          </w:rPr>
          <w:fldChar w:fldCharType="end"/>
        </w:r>
        <w:r w:rsidRPr="00B274BB">
          <w:rPr>
            <w:rStyle w:val="Lienhypertexte"/>
            <w:noProof/>
          </w:rPr>
          <w:fldChar w:fldCharType="end"/>
        </w:r>
      </w:ins>
    </w:p>
    <w:p w14:paraId="2E55834C" w14:textId="77777777" w:rsidR="003842F3" w:rsidRPr="007D0BE0" w:rsidRDefault="003842F3">
      <w:pPr>
        <w:pStyle w:val="TM3"/>
        <w:tabs>
          <w:tab w:val="left" w:pos="1320"/>
          <w:tab w:val="right" w:leader="dot" w:pos="8630"/>
        </w:tabs>
        <w:rPr>
          <w:ins w:id="312" w:author="Eric Boisvert" w:date="2016-03-28T16:06:00Z"/>
          <w:rFonts w:ascii="Calibri" w:eastAsia="MS Mincho" w:hAnsi="Calibri"/>
          <w:noProof/>
          <w:sz w:val="22"/>
          <w:szCs w:val="22"/>
          <w:lang w:val="en-CA" w:eastAsia="en-CA"/>
        </w:rPr>
      </w:pPr>
      <w:ins w:id="3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7.3.6</w:t>
        </w:r>
        <w:r w:rsidRPr="007D0BE0">
          <w:rPr>
            <w:rFonts w:ascii="Calibri" w:eastAsia="MS Mincho" w:hAnsi="Calibri"/>
            <w:noProof/>
            <w:sz w:val="22"/>
            <w:szCs w:val="22"/>
            <w:lang w:val="en-CA" w:eastAsia="en-CA"/>
          </w:rPr>
          <w:tab/>
        </w:r>
        <w:r w:rsidRPr="00B274BB">
          <w:rPr>
            <w:rStyle w:val="Lienhypertexte"/>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14" w:author="Eric Boisvert" w:date="2016-03-28T16:06:00Z">
        <w:r>
          <w:rPr>
            <w:noProof/>
            <w:webHidden/>
          </w:rPr>
          <w:t>50</w:t>
        </w:r>
        <w:r>
          <w:rPr>
            <w:noProof/>
            <w:webHidden/>
          </w:rPr>
          <w:fldChar w:fldCharType="end"/>
        </w:r>
        <w:r w:rsidRPr="00B274BB">
          <w:rPr>
            <w:rStyle w:val="Lienhypertexte"/>
            <w:noProof/>
          </w:rPr>
          <w:fldChar w:fldCharType="end"/>
        </w:r>
      </w:ins>
    </w:p>
    <w:p w14:paraId="219AC025" w14:textId="77777777" w:rsidR="003842F3" w:rsidRPr="007D0BE0" w:rsidRDefault="003842F3">
      <w:pPr>
        <w:pStyle w:val="TM3"/>
        <w:tabs>
          <w:tab w:val="left" w:pos="1320"/>
          <w:tab w:val="right" w:leader="dot" w:pos="8630"/>
        </w:tabs>
        <w:rPr>
          <w:ins w:id="315" w:author="Eric Boisvert" w:date="2016-03-28T16:06:00Z"/>
          <w:rFonts w:ascii="Calibri" w:eastAsia="MS Mincho" w:hAnsi="Calibri"/>
          <w:noProof/>
          <w:sz w:val="22"/>
          <w:szCs w:val="22"/>
          <w:lang w:val="en-CA" w:eastAsia="en-CA"/>
        </w:rPr>
      </w:pPr>
      <w:ins w:id="31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7.3.7</w:t>
        </w:r>
        <w:r w:rsidRPr="007D0BE0">
          <w:rPr>
            <w:rFonts w:ascii="Calibri" w:eastAsia="MS Mincho" w:hAnsi="Calibri"/>
            <w:noProof/>
            <w:sz w:val="22"/>
            <w:szCs w:val="22"/>
            <w:lang w:val="en-CA" w:eastAsia="en-CA"/>
          </w:rPr>
          <w:tab/>
        </w:r>
        <w:r w:rsidRPr="00B274B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17" w:author="Eric Boisvert" w:date="2016-03-28T16:06:00Z">
        <w:r>
          <w:rPr>
            <w:noProof/>
            <w:webHidden/>
          </w:rPr>
          <w:t>55</w:t>
        </w:r>
        <w:r>
          <w:rPr>
            <w:noProof/>
            <w:webHidden/>
          </w:rPr>
          <w:fldChar w:fldCharType="end"/>
        </w:r>
        <w:r w:rsidRPr="00B274BB">
          <w:rPr>
            <w:rStyle w:val="Lienhypertexte"/>
            <w:noProof/>
          </w:rPr>
          <w:fldChar w:fldCharType="end"/>
        </w:r>
      </w:ins>
    </w:p>
    <w:p w14:paraId="48CA147F" w14:textId="77777777" w:rsidR="003842F3" w:rsidRPr="007D0BE0" w:rsidRDefault="003842F3">
      <w:pPr>
        <w:pStyle w:val="TM3"/>
        <w:tabs>
          <w:tab w:val="left" w:pos="1320"/>
          <w:tab w:val="right" w:leader="dot" w:pos="8630"/>
        </w:tabs>
        <w:rPr>
          <w:ins w:id="318" w:author="Eric Boisvert" w:date="2016-03-28T16:06:00Z"/>
          <w:rFonts w:ascii="Calibri" w:eastAsia="MS Mincho" w:hAnsi="Calibri"/>
          <w:noProof/>
          <w:sz w:val="22"/>
          <w:szCs w:val="22"/>
          <w:lang w:val="en-CA" w:eastAsia="en-CA"/>
        </w:rPr>
      </w:pPr>
      <w:ins w:id="31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7.3.8</w:t>
        </w:r>
        <w:r w:rsidRPr="007D0BE0">
          <w:rPr>
            <w:rFonts w:ascii="Calibri" w:eastAsia="MS Mincho" w:hAnsi="Calibri"/>
            <w:noProof/>
            <w:sz w:val="22"/>
            <w:szCs w:val="22"/>
            <w:lang w:val="en-CA" w:eastAsia="en-CA"/>
          </w:rPr>
          <w:tab/>
        </w:r>
        <w:r w:rsidRPr="00B274BB">
          <w:rPr>
            <w:rStyle w:val="Lienhypertexte"/>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20" w:author="Eric Boisvert" w:date="2016-03-28T16:06:00Z">
        <w:r>
          <w:rPr>
            <w:noProof/>
            <w:webHidden/>
          </w:rPr>
          <w:t>61</w:t>
        </w:r>
        <w:r>
          <w:rPr>
            <w:noProof/>
            <w:webHidden/>
          </w:rPr>
          <w:fldChar w:fldCharType="end"/>
        </w:r>
        <w:r w:rsidRPr="00B274BB">
          <w:rPr>
            <w:rStyle w:val="Lienhypertexte"/>
            <w:noProof/>
          </w:rPr>
          <w:fldChar w:fldCharType="end"/>
        </w:r>
      </w:ins>
    </w:p>
    <w:p w14:paraId="0B8129CD" w14:textId="77777777" w:rsidR="003842F3" w:rsidRPr="007D0BE0" w:rsidRDefault="003842F3">
      <w:pPr>
        <w:pStyle w:val="TM2"/>
        <w:tabs>
          <w:tab w:val="left" w:pos="880"/>
          <w:tab w:val="right" w:leader="dot" w:pos="8630"/>
        </w:tabs>
        <w:rPr>
          <w:ins w:id="321" w:author="Eric Boisvert" w:date="2016-03-28T16:06:00Z"/>
          <w:rFonts w:ascii="Calibri" w:eastAsia="MS Mincho" w:hAnsi="Calibri"/>
          <w:noProof/>
          <w:sz w:val="22"/>
          <w:szCs w:val="22"/>
          <w:lang w:val="en-CA" w:eastAsia="en-CA"/>
        </w:rPr>
      </w:pPr>
      <w:ins w:id="32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7.4</w:t>
        </w:r>
        <w:r w:rsidRPr="007D0BE0">
          <w:rPr>
            <w:rFonts w:ascii="Calibri" w:eastAsia="MS Mincho" w:hAnsi="Calibri"/>
            <w:noProof/>
            <w:sz w:val="22"/>
            <w:szCs w:val="22"/>
            <w:lang w:val="en-CA" w:eastAsia="en-CA"/>
          </w:rPr>
          <w:tab/>
        </w:r>
        <w:r w:rsidRPr="00B274B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23" w:author="Eric Boisvert" w:date="2016-03-28T16:06:00Z">
        <w:r>
          <w:rPr>
            <w:noProof/>
            <w:webHidden/>
          </w:rPr>
          <w:t>66</w:t>
        </w:r>
        <w:r>
          <w:rPr>
            <w:noProof/>
            <w:webHidden/>
          </w:rPr>
          <w:fldChar w:fldCharType="end"/>
        </w:r>
        <w:r w:rsidRPr="00B274BB">
          <w:rPr>
            <w:rStyle w:val="Lienhypertexte"/>
            <w:noProof/>
          </w:rPr>
          <w:fldChar w:fldCharType="end"/>
        </w:r>
      </w:ins>
    </w:p>
    <w:p w14:paraId="752D52E5" w14:textId="77777777" w:rsidR="003842F3" w:rsidRPr="007D0BE0" w:rsidRDefault="003842F3">
      <w:pPr>
        <w:pStyle w:val="TM3"/>
        <w:tabs>
          <w:tab w:val="left" w:pos="1320"/>
          <w:tab w:val="right" w:leader="dot" w:pos="8630"/>
        </w:tabs>
        <w:rPr>
          <w:ins w:id="324" w:author="Eric Boisvert" w:date="2016-03-28T16:06:00Z"/>
          <w:rFonts w:ascii="Calibri" w:eastAsia="MS Mincho" w:hAnsi="Calibri"/>
          <w:noProof/>
          <w:sz w:val="22"/>
          <w:szCs w:val="22"/>
          <w:lang w:val="en-CA" w:eastAsia="en-CA"/>
        </w:rPr>
      </w:pPr>
      <w:ins w:id="3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7.4.1</w:t>
        </w:r>
        <w:r w:rsidRPr="007D0BE0">
          <w:rPr>
            <w:rFonts w:ascii="Calibri" w:eastAsia="MS Mincho" w:hAnsi="Calibri"/>
            <w:noProof/>
            <w:sz w:val="22"/>
            <w:szCs w:val="22"/>
            <w:lang w:val="en-CA" w:eastAsia="en-CA"/>
          </w:rPr>
          <w:tab/>
        </w:r>
        <w:r w:rsidRPr="00B274BB">
          <w:rPr>
            <w:rStyle w:val="Lienhypertexte"/>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26" w:author="Eric Boisvert" w:date="2016-03-28T16:06:00Z">
        <w:r>
          <w:rPr>
            <w:noProof/>
            <w:webHidden/>
          </w:rPr>
          <w:t>67</w:t>
        </w:r>
        <w:r>
          <w:rPr>
            <w:noProof/>
            <w:webHidden/>
          </w:rPr>
          <w:fldChar w:fldCharType="end"/>
        </w:r>
        <w:r w:rsidRPr="00B274BB">
          <w:rPr>
            <w:rStyle w:val="Lienhypertexte"/>
            <w:noProof/>
          </w:rPr>
          <w:fldChar w:fldCharType="end"/>
        </w:r>
      </w:ins>
    </w:p>
    <w:p w14:paraId="66D20896" w14:textId="77777777" w:rsidR="003842F3" w:rsidRPr="007D0BE0" w:rsidRDefault="003842F3">
      <w:pPr>
        <w:pStyle w:val="TM3"/>
        <w:tabs>
          <w:tab w:val="left" w:pos="1320"/>
          <w:tab w:val="right" w:leader="dot" w:pos="8630"/>
        </w:tabs>
        <w:rPr>
          <w:ins w:id="327" w:author="Eric Boisvert" w:date="2016-03-28T16:06:00Z"/>
          <w:rFonts w:ascii="Calibri" w:eastAsia="MS Mincho" w:hAnsi="Calibri"/>
          <w:noProof/>
          <w:sz w:val="22"/>
          <w:szCs w:val="22"/>
          <w:lang w:val="en-CA" w:eastAsia="en-CA"/>
        </w:rPr>
      </w:pPr>
      <w:ins w:id="3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7.4.2</w:t>
        </w:r>
        <w:r w:rsidRPr="007D0BE0">
          <w:rPr>
            <w:rFonts w:ascii="Calibri" w:eastAsia="MS Mincho" w:hAnsi="Calibri"/>
            <w:noProof/>
            <w:sz w:val="22"/>
            <w:szCs w:val="22"/>
            <w:lang w:val="en-CA" w:eastAsia="en-CA"/>
          </w:rPr>
          <w:tab/>
        </w:r>
        <w:r w:rsidRPr="00B274BB">
          <w:rPr>
            <w:rStyle w:val="Lienhypertexte"/>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29" w:author="Eric Boisvert" w:date="2016-03-28T16:06:00Z">
        <w:r>
          <w:rPr>
            <w:noProof/>
            <w:webHidden/>
          </w:rPr>
          <w:t>78</w:t>
        </w:r>
        <w:r>
          <w:rPr>
            <w:noProof/>
            <w:webHidden/>
          </w:rPr>
          <w:fldChar w:fldCharType="end"/>
        </w:r>
        <w:r w:rsidRPr="00B274BB">
          <w:rPr>
            <w:rStyle w:val="Lienhypertexte"/>
            <w:noProof/>
          </w:rPr>
          <w:fldChar w:fldCharType="end"/>
        </w:r>
      </w:ins>
    </w:p>
    <w:p w14:paraId="22A043D3" w14:textId="77777777" w:rsidR="003842F3" w:rsidRPr="007D0BE0" w:rsidRDefault="003842F3">
      <w:pPr>
        <w:pStyle w:val="TM3"/>
        <w:tabs>
          <w:tab w:val="left" w:pos="1320"/>
          <w:tab w:val="right" w:leader="dot" w:pos="8630"/>
        </w:tabs>
        <w:rPr>
          <w:ins w:id="330" w:author="Eric Boisvert" w:date="2016-03-28T16:06:00Z"/>
          <w:rFonts w:ascii="Calibri" w:eastAsia="MS Mincho" w:hAnsi="Calibri"/>
          <w:noProof/>
          <w:sz w:val="22"/>
          <w:szCs w:val="22"/>
          <w:lang w:val="en-CA" w:eastAsia="en-CA"/>
        </w:rPr>
      </w:pPr>
      <w:ins w:id="33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7.4.3</w:t>
        </w:r>
        <w:r w:rsidRPr="007D0BE0">
          <w:rPr>
            <w:rFonts w:ascii="Calibri" w:eastAsia="MS Mincho" w:hAnsi="Calibri"/>
            <w:noProof/>
            <w:sz w:val="22"/>
            <w:szCs w:val="22"/>
            <w:lang w:val="en-CA" w:eastAsia="en-CA"/>
          </w:rPr>
          <w:tab/>
        </w:r>
        <w:r w:rsidRPr="00B274BB">
          <w:rPr>
            <w:rStyle w:val="Lienhypertexte"/>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32" w:author="Eric Boisvert" w:date="2016-03-28T16:06:00Z">
        <w:r>
          <w:rPr>
            <w:noProof/>
            <w:webHidden/>
          </w:rPr>
          <w:t>81</w:t>
        </w:r>
        <w:r>
          <w:rPr>
            <w:noProof/>
            <w:webHidden/>
          </w:rPr>
          <w:fldChar w:fldCharType="end"/>
        </w:r>
        <w:r w:rsidRPr="00B274BB">
          <w:rPr>
            <w:rStyle w:val="Lienhypertexte"/>
            <w:noProof/>
          </w:rPr>
          <w:fldChar w:fldCharType="end"/>
        </w:r>
      </w:ins>
    </w:p>
    <w:p w14:paraId="7956CD9D" w14:textId="77777777" w:rsidR="003842F3" w:rsidRPr="007D0BE0" w:rsidRDefault="003842F3">
      <w:pPr>
        <w:pStyle w:val="TM3"/>
        <w:tabs>
          <w:tab w:val="left" w:pos="1320"/>
          <w:tab w:val="right" w:leader="dot" w:pos="8630"/>
        </w:tabs>
        <w:rPr>
          <w:ins w:id="333" w:author="Eric Boisvert" w:date="2016-03-28T16:06:00Z"/>
          <w:rFonts w:ascii="Calibri" w:eastAsia="MS Mincho" w:hAnsi="Calibri"/>
          <w:noProof/>
          <w:sz w:val="22"/>
          <w:szCs w:val="22"/>
          <w:lang w:val="en-CA" w:eastAsia="en-CA"/>
        </w:rPr>
      </w:pPr>
      <w:ins w:id="33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7.4.4</w:t>
        </w:r>
        <w:r w:rsidRPr="007D0BE0">
          <w:rPr>
            <w:rFonts w:ascii="Calibri" w:eastAsia="MS Mincho" w:hAnsi="Calibri"/>
            <w:noProof/>
            <w:sz w:val="22"/>
            <w:szCs w:val="22"/>
            <w:lang w:val="en-CA" w:eastAsia="en-CA"/>
          </w:rPr>
          <w:tab/>
        </w:r>
        <w:r w:rsidRPr="00B274BB">
          <w:rPr>
            <w:rStyle w:val="Lienhypertexte"/>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35" w:author="Eric Boisvert" w:date="2016-03-28T16:06:00Z">
        <w:r>
          <w:rPr>
            <w:noProof/>
            <w:webHidden/>
          </w:rPr>
          <w:t>88</w:t>
        </w:r>
        <w:r>
          <w:rPr>
            <w:noProof/>
            <w:webHidden/>
          </w:rPr>
          <w:fldChar w:fldCharType="end"/>
        </w:r>
        <w:r w:rsidRPr="00B274BB">
          <w:rPr>
            <w:rStyle w:val="Lienhypertexte"/>
            <w:noProof/>
          </w:rPr>
          <w:fldChar w:fldCharType="end"/>
        </w:r>
      </w:ins>
    </w:p>
    <w:p w14:paraId="121B09AE" w14:textId="77777777" w:rsidR="003842F3" w:rsidRPr="007D0BE0" w:rsidRDefault="003842F3">
      <w:pPr>
        <w:pStyle w:val="TM3"/>
        <w:tabs>
          <w:tab w:val="left" w:pos="1320"/>
          <w:tab w:val="right" w:leader="dot" w:pos="8630"/>
        </w:tabs>
        <w:rPr>
          <w:ins w:id="336" w:author="Eric Boisvert" w:date="2016-03-28T16:06:00Z"/>
          <w:rFonts w:ascii="Calibri" w:eastAsia="MS Mincho" w:hAnsi="Calibri"/>
          <w:noProof/>
          <w:sz w:val="22"/>
          <w:szCs w:val="22"/>
          <w:lang w:val="en-CA" w:eastAsia="en-CA"/>
        </w:rPr>
      </w:pPr>
      <w:ins w:id="3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7.4.5</w:t>
        </w:r>
        <w:r w:rsidRPr="007D0BE0">
          <w:rPr>
            <w:rFonts w:ascii="Calibri" w:eastAsia="MS Mincho" w:hAnsi="Calibri"/>
            <w:noProof/>
            <w:sz w:val="22"/>
            <w:szCs w:val="22"/>
            <w:lang w:val="en-CA" w:eastAsia="en-CA"/>
          </w:rPr>
          <w:tab/>
        </w:r>
        <w:r w:rsidRPr="00B274BB">
          <w:rPr>
            <w:rStyle w:val="Lienhypertexte"/>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38" w:author="Eric Boisvert" w:date="2016-03-28T16:06:00Z">
        <w:r>
          <w:rPr>
            <w:noProof/>
            <w:webHidden/>
          </w:rPr>
          <w:t>91</w:t>
        </w:r>
        <w:r>
          <w:rPr>
            <w:noProof/>
            <w:webHidden/>
          </w:rPr>
          <w:fldChar w:fldCharType="end"/>
        </w:r>
        <w:r w:rsidRPr="00B274BB">
          <w:rPr>
            <w:rStyle w:val="Lienhypertexte"/>
            <w:noProof/>
          </w:rPr>
          <w:fldChar w:fldCharType="end"/>
        </w:r>
      </w:ins>
    </w:p>
    <w:p w14:paraId="324F259D" w14:textId="77777777" w:rsidR="003842F3" w:rsidRPr="007D0BE0" w:rsidRDefault="003842F3">
      <w:pPr>
        <w:pStyle w:val="TM3"/>
        <w:tabs>
          <w:tab w:val="left" w:pos="1320"/>
          <w:tab w:val="right" w:leader="dot" w:pos="8630"/>
        </w:tabs>
        <w:rPr>
          <w:ins w:id="339" w:author="Eric Boisvert" w:date="2016-03-28T16:06:00Z"/>
          <w:rFonts w:ascii="Calibri" w:eastAsia="MS Mincho" w:hAnsi="Calibri"/>
          <w:noProof/>
          <w:sz w:val="22"/>
          <w:szCs w:val="22"/>
          <w:lang w:val="en-CA" w:eastAsia="en-CA"/>
        </w:rPr>
      </w:pPr>
      <w:ins w:id="34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7.4.6</w:t>
        </w:r>
        <w:r w:rsidRPr="007D0BE0">
          <w:rPr>
            <w:rFonts w:ascii="Calibri" w:eastAsia="MS Mincho" w:hAnsi="Calibri"/>
            <w:noProof/>
            <w:sz w:val="22"/>
            <w:szCs w:val="22"/>
            <w:lang w:val="en-CA" w:eastAsia="en-CA"/>
          </w:rPr>
          <w:tab/>
        </w:r>
        <w:r w:rsidRPr="00B274BB">
          <w:rPr>
            <w:rStyle w:val="Lienhypertexte"/>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41" w:author="Eric Boisvert" w:date="2016-03-28T16:06:00Z">
        <w:r>
          <w:rPr>
            <w:noProof/>
            <w:webHidden/>
          </w:rPr>
          <w:t>94</w:t>
        </w:r>
        <w:r>
          <w:rPr>
            <w:noProof/>
            <w:webHidden/>
          </w:rPr>
          <w:fldChar w:fldCharType="end"/>
        </w:r>
        <w:r w:rsidRPr="00B274BB">
          <w:rPr>
            <w:rStyle w:val="Lienhypertexte"/>
            <w:noProof/>
          </w:rPr>
          <w:fldChar w:fldCharType="end"/>
        </w:r>
      </w:ins>
    </w:p>
    <w:p w14:paraId="2162C3DD" w14:textId="77777777" w:rsidR="003842F3" w:rsidRPr="007D0BE0" w:rsidRDefault="003842F3">
      <w:pPr>
        <w:pStyle w:val="TM3"/>
        <w:tabs>
          <w:tab w:val="left" w:pos="1320"/>
          <w:tab w:val="right" w:leader="dot" w:pos="8630"/>
        </w:tabs>
        <w:rPr>
          <w:ins w:id="342" w:author="Eric Boisvert" w:date="2016-03-28T16:06:00Z"/>
          <w:rFonts w:ascii="Calibri" w:eastAsia="MS Mincho" w:hAnsi="Calibri"/>
          <w:noProof/>
          <w:sz w:val="22"/>
          <w:szCs w:val="22"/>
          <w:lang w:val="en-CA" w:eastAsia="en-CA"/>
        </w:rPr>
      </w:pPr>
      <w:ins w:id="3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7.4.7</w:t>
        </w:r>
        <w:r w:rsidRPr="007D0BE0">
          <w:rPr>
            <w:rFonts w:ascii="Calibri" w:eastAsia="MS Mincho" w:hAnsi="Calibri"/>
            <w:noProof/>
            <w:sz w:val="22"/>
            <w:szCs w:val="22"/>
            <w:lang w:val="en-CA" w:eastAsia="en-CA"/>
          </w:rPr>
          <w:tab/>
        </w:r>
        <w:r w:rsidRPr="00B274BB">
          <w:rPr>
            <w:rStyle w:val="Lienhypertexte"/>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344" w:author="Eric Boisvert" w:date="2016-03-28T16:06:00Z">
        <w:r>
          <w:rPr>
            <w:noProof/>
            <w:webHidden/>
          </w:rPr>
          <w:t>100</w:t>
        </w:r>
        <w:r>
          <w:rPr>
            <w:noProof/>
            <w:webHidden/>
          </w:rPr>
          <w:fldChar w:fldCharType="end"/>
        </w:r>
        <w:r w:rsidRPr="00B274BB">
          <w:rPr>
            <w:rStyle w:val="Lienhypertexte"/>
            <w:noProof/>
          </w:rPr>
          <w:fldChar w:fldCharType="end"/>
        </w:r>
      </w:ins>
    </w:p>
    <w:p w14:paraId="6500C83B" w14:textId="77777777" w:rsidR="003842F3" w:rsidRPr="007D0BE0" w:rsidRDefault="003842F3">
      <w:pPr>
        <w:pStyle w:val="TM3"/>
        <w:tabs>
          <w:tab w:val="left" w:pos="1320"/>
          <w:tab w:val="right" w:leader="dot" w:pos="8630"/>
        </w:tabs>
        <w:rPr>
          <w:ins w:id="345" w:author="Eric Boisvert" w:date="2016-03-28T16:06:00Z"/>
          <w:rFonts w:ascii="Calibri" w:eastAsia="MS Mincho" w:hAnsi="Calibri"/>
          <w:noProof/>
          <w:sz w:val="22"/>
          <w:szCs w:val="22"/>
          <w:lang w:val="en-CA" w:eastAsia="en-CA"/>
        </w:rPr>
      </w:pPr>
      <w:ins w:id="34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7.4.8</w:t>
        </w:r>
        <w:r w:rsidRPr="007D0BE0">
          <w:rPr>
            <w:rFonts w:ascii="Calibri" w:eastAsia="MS Mincho" w:hAnsi="Calibri"/>
            <w:noProof/>
            <w:sz w:val="22"/>
            <w:szCs w:val="22"/>
            <w:lang w:val="en-CA" w:eastAsia="en-CA"/>
          </w:rPr>
          <w:tab/>
        </w:r>
        <w:r w:rsidRPr="00B274BB">
          <w:rPr>
            <w:rStyle w:val="Lienhypertexte"/>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347" w:author="Eric Boisvert" w:date="2016-03-28T16:06:00Z">
        <w:r>
          <w:rPr>
            <w:noProof/>
            <w:webHidden/>
          </w:rPr>
          <w:t>103</w:t>
        </w:r>
        <w:r>
          <w:rPr>
            <w:noProof/>
            <w:webHidden/>
          </w:rPr>
          <w:fldChar w:fldCharType="end"/>
        </w:r>
        <w:r w:rsidRPr="00B274BB">
          <w:rPr>
            <w:rStyle w:val="Lienhypertexte"/>
            <w:noProof/>
          </w:rPr>
          <w:fldChar w:fldCharType="end"/>
        </w:r>
      </w:ins>
    </w:p>
    <w:p w14:paraId="6A0E5C31" w14:textId="77777777" w:rsidR="003842F3" w:rsidRPr="007D0BE0" w:rsidRDefault="003842F3">
      <w:pPr>
        <w:pStyle w:val="TM2"/>
        <w:tabs>
          <w:tab w:val="left" w:pos="880"/>
          <w:tab w:val="right" w:leader="dot" w:pos="8630"/>
        </w:tabs>
        <w:rPr>
          <w:ins w:id="348" w:author="Eric Boisvert" w:date="2016-03-28T16:06:00Z"/>
          <w:rFonts w:ascii="Calibri" w:eastAsia="MS Mincho" w:hAnsi="Calibri"/>
          <w:noProof/>
          <w:sz w:val="22"/>
          <w:szCs w:val="22"/>
          <w:lang w:val="en-CA" w:eastAsia="en-CA"/>
        </w:rPr>
      </w:pPr>
      <w:ins w:id="3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7.5</w:t>
        </w:r>
        <w:r w:rsidRPr="007D0BE0">
          <w:rPr>
            <w:rFonts w:ascii="Calibri" w:eastAsia="MS Mincho" w:hAnsi="Calibri"/>
            <w:noProof/>
            <w:sz w:val="22"/>
            <w:szCs w:val="22"/>
            <w:lang w:val="en-CA" w:eastAsia="en-CA"/>
          </w:rPr>
          <w:tab/>
        </w:r>
        <w:r w:rsidRPr="00B274B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350" w:author="Eric Boisvert" w:date="2016-03-28T16:06:00Z">
        <w:r>
          <w:rPr>
            <w:noProof/>
            <w:webHidden/>
          </w:rPr>
          <w:t>106</w:t>
        </w:r>
        <w:r>
          <w:rPr>
            <w:noProof/>
            <w:webHidden/>
          </w:rPr>
          <w:fldChar w:fldCharType="end"/>
        </w:r>
        <w:r w:rsidRPr="00B274BB">
          <w:rPr>
            <w:rStyle w:val="Lienhypertexte"/>
            <w:noProof/>
          </w:rPr>
          <w:fldChar w:fldCharType="end"/>
        </w:r>
      </w:ins>
    </w:p>
    <w:p w14:paraId="43F3BF0F" w14:textId="77777777" w:rsidR="003842F3" w:rsidRPr="007D0BE0" w:rsidRDefault="003842F3">
      <w:pPr>
        <w:pStyle w:val="TM3"/>
        <w:tabs>
          <w:tab w:val="left" w:pos="1320"/>
          <w:tab w:val="right" w:leader="dot" w:pos="8630"/>
        </w:tabs>
        <w:rPr>
          <w:ins w:id="351" w:author="Eric Boisvert" w:date="2016-03-28T16:06:00Z"/>
          <w:rFonts w:ascii="Calibri" w:eastAsia="MS Mincho" w:hAnsi="Calibri"/>
          <w:noProof/>
          <w:sz w:val="22"/>
          <w:szCs w:val="22"/>
          <w:lang w:val="en-CA" w:eastAsia="en-CA"/>
        </w:rPr>
      </w:pPr>
      <w:ins w:id="35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7.5.1</w:t>
        </w:r>
        <w:r w:rsidRPr="007D0BE0">
          <w:rPr>
            <w:rFonts w:ascii="Calibri" w:eastAsia="MS Mincho" w:hAnsi="Calibri"/>
            <w:noProof/>
            <w:sz w:val="22"/>
            <w:szCs w:val="22"/>
            <w:lang w:val="en-CA" w:eastAsia="en-CA"/>
          </w:rPr>
          <w:tab/>
        </w:r>
        <w:r w:rsidRPr="00B274BB">
          <w:rPr>
            <w:rStyle w:val="Lienhypertexte"/>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353" w:author="Eric Boisvert" w:date="2016-03-28T16:06:00Z">
        <w:r>
          <w:rPr>
            <w:noProof/>
            <w:webHidden/>
          </w:rPr>
          <w:t>107</w:t>
        </w:r>
        <w:r>
          <w:rPr>
            <w:noProof/>
            <w:webHidden/>
          </w:rPr>
          <w:fldChar w:fldCharType="end"/>
        </w:r>
        <w:r w:rsidRPr="00B274BB">
          <w:rPr>
            <w:rStyle w:val="Lienhypertexte"/>
            <w:noProof/>
          </w:rPr>
          <w:fldChar w:fldCharType="end"/>
        </w:r>
      </w:ins>
    </w:p>
    <w:p w14:paraId="78F57491" w14:textId="77777777" w:rsidR="003842F3" w:rsidRPr="007D0BE0" w:rsidRDefault="003842F3">
      <w:pPr>
        <w:pStyle w:val="TM3"/>
        <w:tabs>
          <w:tab w:val="left" w:pos="1320"/>
          <w:tab w:val="right" w:leader="dot" w:pos="8630"/>
        </w:tabs>
        <w:rPr>
          <w:ins w:id="354" w:author="Eric Boisvert" w:date="2016-03-28T16:06:00Z"/>
          <w:rFonts w:ascii="Calibri" w:eastAsia="MS Mincho" w:hAnsi="Calibri"/>
          <w:noProof/>
          <w:sz w:val="22"/>
          <w:szCs w:val="22"/>
          <w:lang w:val="en-CA" w:eastAsia="en-CA"/>
        </w:rPr>
      </w:pPr>
      <w:ins w:id="35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7.5.2</w:t>
        </w:r>
        <w:r w:rsidRPr="007D0BE0">
          <w:rPr>
            <w:rFonts w:ascii="Calibri" w:eastAsia="MS Mincho" w:hAnsi="Calibri"/>
            <w:noProof/>
            <w:sz w:val="22"/>
            <w:szCs w:val="22"/>
            <w:lang w:val="en-CA" w:eastAsia="en-CA"/>
          </w:rPr>
          <w:tab/>
        </w:r>
        <w:r w:rsidRPr="00B274BB">
          <w:rPr>
            <w:rStyle w:val="Lienhypertexte"/>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356" w:author="Eric Boisvert" w:date="2016-03-28T16:06:00Z">
        <w:r>
          <w:rPr>
            <w:noProof/>
            <w:webHidden/>
          </w:rPr>
          <w:t>111</w:t>
        </w:r>
        <w:r>
          <w:rPr>
            <w:noProof/>
            <w:webHidden/>
          </w:rPr>
          <w:fldChar w:fldCharType="end"/>
        </w:r>
        <w:r w:rsidRPr="00B274BB">
          <w:rPr>
            <w:rStyle w:val="Lienhypertexte"/>
            <w:noProof/>
          </w:rPr>
          <w:fldChar w:fldCharType="end"/>
        </w:r>
      </w:ins>
    </w:p>
    <w:p w14:paraId="7B85E1DF" w14:textId="77777777" w:rsidR="003842F3" w:rsidRPr="007D0BE0" w:rsidRDefault="003842F3">
      <w:pPr>
        <w:pStyle w:val="TM3"/>
        <w:tabs>
          <w:tab w:val="left" w:pos="1320"/>
          <w:tab w:val="right" w:leader="dot" w:pos="8630"/>
        </w:tabs>
        <w:rPr>
          <w:ins w:id="357" w:author="Eric Boisvert" w:date="2016-03-28T16:06:00Z"/>
          <w:rFonts w:ascii="Calibri" w:eastAsia="MS Mincho" w:hAnsi="Calibri"/>
          <w:noProof/>
          <w:sz w:val="22"/>
          <w:szCs w:val="22"/>
          <w:lang w:val="en-CA" w:eastAsia="en-CA"/>
        </w:rPr>
      </w:pPr>
      <w:ins w:id="3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7.5.3</w:t>
        </w:r>
        <w:r w:rsidRPr="007D0BE0">
          <w:rPr>
            <w:rFonts w:ascii="Calibri" w:eastAsia="MS Mincho" w:hAnsi="Calibri"/>
            <w:noProof/>
            <w:sz w:val="22"/>
            <w:szCs w:val="22"/>
            <w:lang w:val="en-CA" w:eastAsia="en-CA"/>
          </w:rPr>
          <w:tab/>
        </w:r>
        <w:r w:rsidRPr="00B274BB">
          <w:rPr>
            <w:rStyle w:val="Lienhypertexte"/>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359" w:author="Eric Boisvert" w:date="2016-03-28T16:06:00Z">
        <w:r>
          <w:rPr>
            <w:noProof/>
            <w:webHidden/>
          </w:rPr>
          <w:t>129</w:t>
        </w:r>
        <w:r>
          <w:rPr>
            <w:noProof/>
            <w:webHidden/>
          </w:rPr>
          <w:fldChar w:fldCharType="end"/>
        </w:r>
        <w:r w:rsidRPr="00B274BB">
          <w:rPr>
            <w:rStyle w:val="Lienhypertexte"/>
            <w:noProof/>
          </w:rPr>
          <w:fldChar w:fldCharType="end"/>
        </w:r>
      </w:ins>
    </w:p>
    <w:p w14:paraId="5A372A50" w14:textId="77777777" w:rsidR="003842F3" w:rsidRPr="007D0BE0" w:rsidRDefault="003842F3">
      <w:pPr>
        <w:pStyle w:val="TM3"/>
        <w:tabs>
          <w:tab w:val="left" w:pos="1320"/>
          <w:tab w:val="right" w:leader="dot" w:pos="8630"/>
        </w:tabs>
        <w:rPr>
          <w:ins w:id="360" w:author="Eric Boisvert" w:date="2016-03-28T16:06:00Z"/>
          <w:rFonts w:ascii="Calibri" w:eastAsia="MS Mincho" w:hAnsi="Calibri"/>
          <w:noProof/>
          <w:sz w:val="22"/>
          <w:szCs w:val="22"/>
          <w:lang w:val="en-CA" w:eastAsia="en-CA"/>
        </w:rPr>
      </w:pPr>
      <w:ins w:id="3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7.5.4</w:t>
        </w:r>
        <w:r w:rsidRPr="007D0BE0">
          <w:rPr>
            <w:rFonts w:ascii="Calibri" w:eastAsia="MS Mincho" w:hAnsi="Calibri"/>
            <w:noProof/>
            <w:sz w:val="22"/>
            <w:szCs w:val="22"/>
            <w:lang w:val="en-CA" w:eastAsia="en-CA"/>
          </w:rPr>
          <w:tab/>
        </w:r>
        <w:r w:rsidRPr="00B274BB">
          <w:rPr>
            <w:rStyle w:val="Lienhypertexte"/>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362" w:author="Eric Boisvert" w:date="2016-03-28T16:06:00Z">
        <w:r>
          <w:rPr>
            <w:noProof/>
            <w:webHidden/>
          </w:rPr>
          <w:t>131</w:t>
        </w:r>
        <w:r>
          <w:rPr>
            <w:noProof/>
            <w:webHidden/>
          </w:rPr>
          <w:fldChar w:fldCharType="end"/>
        </w:r>
        <w:r w:rsidRPr="00B274BB">
          <w:rPr>
            <w:rStyle w:val="Lienhypertexte"/>
            <w:noProof/>
          </w:rPr>
          <w:fldChar w:fldCharType="end"/>
        </w:r>
      </w:ins>
    </w:p>
    <w:p w14:paraId="115F141C" w14:textId="77777777" w:rsidR="003842F3" w:rsidRPr="007D0BE0" w:rsidRDefault="003842F3">
      <w:pPr>
        <w:pStyle w:val="TM3"/>
        <w:tabs>
          <w:tab w:val="left" w:pos="1320"/>
          <w:tab w:val="right" w:leader="dot" w:pos="8630"/>
        </w:tabs>
        <w:rPr>
          <w:ins w:id="363" w:author="Eric Boisvert" w:date="2016-03-28T16:06:00Z"/>
          <w:rFonts w:ascii="Calibri" w:eastAsia="MS Mincho" w:hAnsi="Calibri"/>
          <w:noProof/>
          <w:sz w:val="22"/>
          <w:szCs w:val="22"/>
          <w:lang w:val="en-CA" w:eastAsia="en-CA"/>
        </w:rPr>
      </w:pPr>
      <w:ins w:id="36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7.5.5</w:t>
        </w:r>
        <w:r w:rsidRPr="007D0BE0">
          <w:rPr>
            <w:rFonts w:ascii="Calibri" w:eastAsia="MS Mincho" w:hAnsi="Calibri"/>
            <w:noProof/>
            <w:sz w:val="22"/>
            <w:szCs w:val="22"/>
            <w:lang w:val="en-CA" w:eastAsia="en-CA"/>
          </w:rPr>
          <w:tab/>
        </w:r>
        <w:r w:rsidRPr="00B274BB">
          <w:rPr>
            <w:rStyle w:val="Lienhypertexte"/>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365" w:author="Eric Boisvert" w:date="2016-03-28T16:06:00Z">
        <w:r>
          <w:rPr>
            <w:noProof/>
            <w:webHidden/>
          </w:rPr>
          <w:t>146</w:t>
        </w:r>
        <w:r>
          <w:rPr>
            <w:noProof/>
            <w:webHidden/>
          </w:rPr>
          <w:fldChar w:fldCharType="end"/>
        </w:r>
        <w:r w:rsidRPr="00B274BB">
          <w:rPr>
            <w:rStyle w:val="Lienhypertexte"/>
            <w:noProof/>
          </w:rPr>
          <w:fldChar w:fldCharType="end"/>
        </w:r>
      </w:ins>
    </w:p>
    <w:p w14:paraId="07932FDF" w14:textId="77777777" w:rsidR="003842F3" w:rsidRPr="007D0BE0" w:rsidRDefault="003842F3">
      <w:pPr>
        <w:pStyle w:val="TM3"/>
        <w:tabs>
          <w:tab w:val="left" w:pos="1320"/>
          <w:tab w:val="right" w:leader="dot" w:pos="8630"/>
        </w:tabs>
        <w:rPr>
          <w:ins w:id="366" w:author="Eric Boisvert" w:date="2016-03-28T16:06:00Z"/>
          <w:rFonts w:ascii="Calibri" w:eastAsia="MS Mincho" w:hAnsi="Calibri"/>
          <w:noProof/>
          <w:sz w:val="22"/>
          <w:szCs w:val="22"/>
          <w:lang w:val="en-CA" w:eastAsia="en-CA"/>
        </w:rPr>
      </w:pPr>
      <w:ins w:id="36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7.5.6</w:t>
        </w:r>
        <w:r w:rsidRPr="007D0BE0">
          <w:rPr>
            <w:rFonts w:ascii="Calibri" w:eastAsia="MS Mincho" w:hAnsi="Calibri"/>
            <w:noProof/>
            <w:sz w:val="22"/>
            <w:szCs w:val="22"/>
            <w:lang w:val="en-CA" w:eastAsia="en-CA"/>
          </w:rPr>
          <w:tab/>
        </w:r>
        <w:r w:rsidRPr="00B274BB">
          <w:rPr>
            <w:rStyle w:val="Lienhypertexte"/>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368" w:author="Eric Boisvert" w:date="2016-03-28T16:06:00Z">
        <w:r>
          <w:rPr>
            <w:noProof/>
            <w:webHidden/>
          </w:rPr>
          <w:t>149</w:t>
        </w:r>
        <w:r>
          <w:rPr>
            <w:noProof/>
            <w:webHidden/>
          </w:rPr>
          <w:fldChar w:fldCharType="end"/>
        </w:r>
        <w:r w:rsidRPr="00B274BB">
          <w:rPr>
            <w:rStyle w:val="Lienhypertexte"/>
            <w:noProof/>
          </w:rPr>
          <w:fldChar w:fldCharType="end"/>
        </w:r>
      </w:ins>
    </w:p>
    <w:p w14:paraId="34A02C3E" w14:textId="77777777" w:rsidR="003842F3" w:rsidRPr="007D0BE0" w:rsidRDefault="003842F3">
      <w:pPr>
        <w:pStyle w:val="TM2"/>
        <w:tabs>
          <w:tab w:val="left" w:pos="880"/>
          <w:tab w:val="right" w:leader="dot" w:pos="8630"/>
        </w:tabs>
        <w:rPr>
          <w:ins w:id="369" w:author="Eric Boisvert" w:date="2016-03-28T16:06:00Z"/>
          <w:rFonts w:ascii="Calibri" w:eastAsia="MS Mincho" w:hAnsi="Calibri"/>
          <w:noProof/>
          <w:sz w:val="22"/>
          <w:szCs w:val="22"/>
          <w:lang w:val="en-CA" w:eastAsia="en-CA"/>
        </w:rPr>
      </w:pPr>
      <w:ins w:id="37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7.6</w:t>
        </w:r>
        <w:r w:rsidRPr="007D0BE0">
          <w:rPr>
            <w:rFonts w:ascii="Calibri" w:eastAsia="MS Mincho" w:hAnsi="Calibri"/>
            <w:noProof/>
            <w:sz w:val="22"/>
            <w:szCs w:val="22"/>
            <w:lang w:val="en-CA" w:eastAsia="en-CA"/>
          </w:rPr>
          <w:tab/>
        </w:r>
        <w:r w:rsidRPr="00B274B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371" w:author="Eric Boisvert" w:date="2016-03-28T16:06:00Z">
        <w:r>
          <w:rPr>
            <w:noProof/>
            <w:webHidden/>
          </w:rPr>
          <w:t>150</w:t>
        </w:r>
        <w:r>
          <w:rPr>
            <w:noProof/>
            <w:webHidden/>
          </w:rPr>
          <w:fldChar w:fldCharType="end"/>
        </w:r>
        <w:r w:rsidRPr="00B274BB">
          <w:rPr>
            <w:rStyle w:val="Lienhypertexte"/>
            <w:noProof/>
          </w:rPr>
          <w:fldChar w:fldCharType="end"/>
        </w:r>
      </w:ins>
    </w:p>
    <w:p w14:paraId="7FCE2322" w14:textId="77777777" w:rsidR="003842F3" w:rsidRPr="007D0BE0" w:rsidRDefault="003842F3">
      <w:pPr>
        <w:pStyle w:val="TM3"/>
        <w:tabs>
          <w:tab w:val="left" w:pos="1320"/>
          <w:tab w:val="right" w:leader="dot" w:pos="8630"/>
        </w:tabs>
        <w:rPr>
          <w:ins w:id="372" w:author="Eric Boisvert" w:date="2016-03-28T16:06:00Z"/>
          <w:rFonts w:ascii="Calibri" w:eastAsia="MS Mincho" w:hAnsi="Calibri"/>
          <w:noProof/>
          <w:sz w:val="22"/>
          <w:szCs w:val="22"/>
          <w:lang w:val="en-CA" w:eastAsia="en-CA"/>
        </w:rPr>
      </w:pPr>
      <w:ins w:id="3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7.6.1</w:t>
        </w:r>
        <w:r w:rsidRPr="007D0BE0">
          <w:rPr>
            <w:rFonts w:ascii="Calibri" w:eastAsia="MS Mincho" w:hAnsi="Calibri"/>
            <w:noProof/>
            <w:sz w:val="22"/>
            <w:szCs w:val="22"/>
            <w:lang w:val="en-CA" w:eastAsia="en-CA"/>
          </w:rPr>
          <w:tab/>
        </w:r>
        <w:r w:rsidRPr="00B274B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374" w:author="Eric Boisvert" w:date="2016-03-28T16:06:00Z">
        <w:r>
          <w:rPr>
            <w:noProof/>
            <w:webHidden/>
          </w:rPr>
          <w:t>152</w:t>
        </w:r>
        <w:r>
          <w:rPr>
            <w:noProof/>
            <w:webHidden/>
          </w:rPr>
          <w:fldChar w:fldCharType="end"/>
        </w:r>
        <w:r w:rsidRPr="00B274BB">
          <w:rPr>
            <w:rStyle w:val="Lienhypertexte"/>
            <w:noProof/>
          </w:rPr>
          <w:fldChar w:fldCharType="end"/>
        </w:r>
      </w:ins>
    </w:p>
    <w:p w14:paraId="2226BCAD" w14:textId="77777777" w:rsidR="003842F3" w:rsidRPr="007D0BE0" w:rsidRDefault="003842F3">
      <w:pPr>
        <w:pStyle w:val="TM3"/>
        <w:tabs>
          <w:tab w:val="left" w:pos="1320"/>
          <w:tab w:val="right" w:leader="dot" w:pos="8630"/>
        </w:tabs>
        <w:rPr>
          <w:ins w:id="375" w:author="Eric Boisvert" w:date="2016-03-28T16:06:00Z"/>
          <w:rFonts w:ascii="Calibri" w:eastAsia="MS Mincho" w:hAnsi="Calibri"/>
          <w:noProof/>
          <w:sz w:val="22"/>
          <w:szCs w:val="22"/>
          <w:lang w:val="en-CA" w:eastAsia="en-CA"/>
        </w:rPr>
      </w:pPr>
      <w:ins w:id="37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7.6.2</w:t>
        </w:r>
        <w:r w:rsidRPr="007D0BE0">
          <w:rPr>
            <w:rFonts w:ascii="Calibri" w:eastAsia="MS Mincho" w:hAnsi="Calibri"/>
            <w:noProof/>
            <w:sz w:val="22"/>
            <w:szCs w:val="22"/>
            <w:lang w:val="en-CA" w:eastAsia="en-CA"/>
          </w:rPr>
          <w:tab/>
        </w:r>
        <w:r w:rsidRPr="00B274BB">
          <w:rPr>
            <w:rStyle w:val="Lienhypertexte"/>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377" w:author="Eric Boisvert" w:date="2016-03-28T16:06:00Z">
        <w:r>
          <w:rPr>
            <w:noProof/>
            <w:webHidden/>
          </w:rPr>
          <w:t>156</w:t>
        </w:r>
        <w:r>
          <w:rPr>
            <w:noProof/>
            <w:webHidden/>
          </w:rPr>
          <w:fldChar w:fldCharType="end"/>
        </w:r>
        <w:r w:rsidRPr="00B274BB">
          <w:rPr>
            <w:rStyle w:val="Lienhypertexte"/>
            <w:noProof/>
          </w:rPr>
          <w:fldChar w:fldCharType="end"/>
        </w:r>
      </w:ins>
    </w:p>
    <w:p w14:paraId="4320ECEC" w14:textId="77777777" w:rsidR="003842F3" w:rsidRPr="007D0BE0" w:rsidRDefault="003842F3">
      <w:pPr>
        <w:pStyle w:val="TM3"/>
        <w:tabs>
          <w:tab w:val="left" w:pos="1320"/>
          <w:tab w:val="right" w:leader="dot" w:pos="8630"/>
        </w:tabs>
        <w:rPr>
          <w:ins w:id="378" w:author="Eric Boisvert" w:date="2016-03-28T16:06:00Z"/>
          <w:rFonts w:ascii="Calibri" w:eastAsia="MS Mincho" w:hAnsi="Calibri"/>
          <w:noProof/>
          <w:sz w:val="22"/>
          <w:szCs w:val="22"/>
          <w:lang w:val="en-CA" w:eastAsia="en-CA"/>
        </w:rPr>
      </w:pPr>
      <w:ins w:id="37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7.6.3</w:t>
        </w:r>
        <w:r w:rsidRPr="007D0BE0">
          <w:rPr>
            <w:rFonts w:ascii="Calibri" w:eastAsia="MS Mincho" w:hAnsi="Calibri"/>
            <w:noProof/>
            <w:sz w:val="22"/>
            <w:szCs w:val="22"/>
            <w:lang w:val="en-CA" w:eastAsia="en-CA"/>
          </w:rPr>
          <w:tab/>
        </w:r>
        <w:r w:rsidRPr="00B274BB">
          <w:rPr>
            <w:rStyle w:val="Lienhypertexte"/>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380" w:author="Eric Boisvert" w:date="2016-03-28T16:06:00Z">
        <w:r>
          <w:rPr>
            <w:noProof/>
            <w:webHidden/>
          </w:rPr>
          <w:t>160</w:t>
        </w:r>
        <w:r>
          <w:rPr>
            <w:noProof/>
            <w:webHidden/>
          </w:rPr>
          <w:fldChar w:fldCharType="end"/>
        </w:r>
        <w:r w:rsidRPr="00B274BB">
          <w:rPr>
            <w:rStyle w:val="Lienhypertexte"/>
            <w:noProof/>
          </w:rPr>
          <w:fldChar w:fldCharType="end"/>
        </w:r>
      </w:ins>
    </w:p>
    <w:p w14:paraId="612DFCCA" w14:textId="77777777" w:rsidR="003842F3" w:rsidRPr="007D0BE0" w:rsidRDefault="003842F3">
      <w:pPr>
        <w:pStyle w:val="TM3"/>
        <w:tabs>
          <w:tab w:val="left" w:pos="1320"/>
          <w:tab w:val="right" w:leader="dot" w:pos="8630"/>
        </w:tabs>
        <w:rPr>
          <w:ins w:id="381" w:author="Eric Boisvert" w:date="2016-03-28T16:06:00Z"/>
          <w:rFonts w:ascii="Calibri" w:eastAsia="MS Mincho" w:hAnsi="Calibri"/>
          <w:noProof/>
          <w:sz w:val="22"/>
          <w:szCs w:val="22"/>
          <w:lang w:val="en-CA" w:eastAsia="en-CA"/>
        </w:rPr>
      </w:pPr>
      <w:ins w:id="382"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"_Toc446944613"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7.6.4</w:t>
        </w:r>
        <w:r w:rsidRPr="007D0BE0">
          <w:rPr>
            <w:rFonts w:ascii="Calibri" w:eastAsia="MS Mincho" w:hAnsi="Calibri"/>
            <w:noProof/>
            <w:sz w:val="22"/>
            <w:szCs w:val="22"/>
            <w:lang w:val="en-CA" w:eastAsia="en-CA"/>
          </w:rPr>
          <w:tab/>
        </w:r>
        <w:r w:rsidRPr="00B274BB">
          <w:rPr>
            <w:rStyle w:val="Lienhypertexte"/>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383" w:author="Eric Boisvert" w:date="2016-03-28T16:06:00Z">
        <w:r>
          <w:rPr>
            <w:noProof/>
            <w:webHidden/>
          </w:rPr>
          <w:t>166</w:t>
        </w:r>
        <w:r>
          <w:rPr>
            <w:noProof/>
            <w:webHidden/>
          </w:rPr>
          <w:fldChar w:fldCharType="end"/>
        </w:r>
        <w:r w:rsidRPr="00B274BB">
          <w:rPr>
            <w:rStyle w:val="Lienhypertexte"/>
            <w:noProof/>
          </w:rPr>
          <w:fldChar w:fldCharType="end"/>
        </w:r>
      </w:ins>
    </w:p>
    <w:p w14:paraId="3C47B02B" w14:textId="77777777" w:rsidR="003842F3" w:rsidRPr="007D0BE0" w:rsidRDefault="003842F3">
      <w:pPr>
        <w:pStyle w:val="TM2"/>
        <w:tabs>
          <w:tab w:val="left" w:pos="880"/>
          <w:tab w:val="right" w:leader="dot" w:pos="8630"/>
        </w:tabs>
        <w:rPr>
          <w:ins w:id="384" w:author="Eric Boisvert" w:date="2016-03-28T16:06:00Z"/>
          <w:rFonts w:ascii="Calibri" w:eastAsia="MS Mincho" w:hAnsi="Calibri"/>
          <w:noProof/>
          <w:sz w:val="22"/>
          <w:szCs w:val="22"/>
          <w:lang w:val="en-CA" w:eastAsia="en-CA"/>
        </w:rPr>
      </w:pPr>
      <w:ins w:id="3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7.7</w:t>
        </w:r>
        <w:r w:rsidRPr="007D0BE0">
          <w:rPr>
            <w:rFonts w:ascii="Calibri" w:eastAsia="MS Mincho" w:hAnsi="Calibri"/>
            <w:noProof/>
            <w:sz w:val="22"/>
            <w:szCs w:val="22"/>
            <w:lang w:val="en-CA" w:eastAsia="en-CA"/>
          </w:rPr>
          <w:tab/>
        </w:r>
        <w:r w:rsidRPr="00B274B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386" w:author="Eric Boisvert" w:date="2016-03-28T16:06:00Z">
        <w:r>
          <w:rPr>
            <w:noProof/>
            <w:webHidden/>
          </w:rPr>
          <w:t>168</w:t>
        </w:r>
        <w:r>
          <w:rPr>
            <w:noProof/>
            <w:webHidden/>
          </w:rPr>
          <w:fldChar w:fldCharType="end"/>
        </w:r>
        <w:r w:rsidRPr="00B274BB">
          <w:rPr>
            <w:rStyle w:val="Lienhypertexte"/>
            <w:noProof/>
          </w:rPr>
          <w:fldChar w:fldCharType="end"/>
        </w:r>
      </w:ins>
    </w:p>
    <w:p w14:paraId="253E32D8" w14:textId="77777777" w:rsidR="003842F3" w:rsidRPr="007D0BE0" w:rsidRDefault="003842F3">
      <w:pPr>
        <w:pStyle w:val="TM3"/>
        <w:tabs>
          <w:tab w:val="left" w:pos="1320"/>
          <w:tab w:val="right" w:leader="dot" w:pos="8630"/>
        </w:tabs>
        <w:rPr>
          <w:ins w:id="387" w:author="Eric Boisvert" w:date="2016-03-28T16:06:00Z"/>
          <w:rFonts w:ascii="Calibri" w:eastAsia="MS Mincho" w:hAnsi="Calibri"/>
          <w:noProof/>
          <w:sz w:val="22"/>
          <w:szCs w:val="22"/>
          <w:lang w:val="en-CA" w:eastAsia="en-CA"/>
        </w:rPr>
      </w:pPr>
      <w:ins w:id="3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7.7.1</w:t>
        </w:r>
        <w:r w:rsidRPr="007D0BE0">
          <w:rPr>
            <w:rFonts w:ascii="Calibri" w:eastAsia="MS Mincho" w:hAnsi="Calibri"/>
            <w:noProof/>
            <w:sz w:val="22"/>
            <w:szCs w:val="22"/>
            <w:lang w:val="en-CA" w:eastAsia="en-CA"/>
          </w:rPr>
          <w:tab/>
        </w:r>
        <w:r w:rsidRPr="00B274BB">
          <w:rPr>
            <w:rStyle w:val="Lienhypertexte"/>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389" w:author="Eric Boisvert" w:date="2016-03-28T16:06:00Z">
        <w:r>
          <w:rPr>
            <w:noProof/>
            <w:webHidden/>
          </w:rPr>
          <w:t>169</w:t>
        </w:r>
        <w:r>
          <w:rPr>
            <w:noProof/>
            <w:webHidden/>
          </w:rPr>
          <w:fldChar w:fldCharType="end"/>
        </w:r>
        <w:r w:rsidRPr="00B274BB">
          <w:rPr>
            <w:rStyle w:val="Lienhypertexte"/>
            <w:noProof/>
          </w:rPr>
          <w:fldChar w:fldCharType="end"/>
        </w:r>
      </w:ins>
    </w:p>
    <w:p w14:paraId="5E315E69" w14:textId="77777777" w:rsidR="003842F3" w:rsidRPr="007D0BE0" w:rsidRDefault="003842F3">
      <w:pPr>
        <w:pStyle w:val="TM3"/>
        <w:tabs>
          <w:tab w:val="left" w:pos="1320"/>
          <w:tab w:val="right" w:leader="dot" w:pos="8630"/>
        </w:tabs>
        <w:rPr>
          <w:ins w:id="390" w:author="Eric Boisvert" w:date="2016-03-28T16:06:00Z"/>
          <w:rFonts w:ascii="Calibri" w:eastAsia="MS Mincho" w:hAnsi="Calibri"/>
          <w:noProof/>
          <w:sz w:val="22"/>
          <w:szCs w:val="22"/>
          <w:lang w:val="en-CA" w:eastAsia="en-CA"/>
        </w:rPr>
      </w:pPr>
      <w:ins w:id="39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7.7.2</w:t>
        </w:r>
        <w:r w:rsidRPr="007D0BE0">
          <w:rPr>
            <w:rFonts w:ascii="Calibri" w:eastAsia="MS Mincho" w:hAnsi="Calibri"/>
            <w:noProof/>
            <w:sz w:val="22"/>
            <w:szCs w:val="22"/>
            <w:lang w:val="en-CA" w:eastAsia="en-CA"/>
          </w:rPr>
          <w:tab/>
        </w:r>
        <w:r w:rsidRPr="00B274B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392" w:author="Eric Boisvert" w:date="2016-03-28T16:06:00Z">
        <w:r>
          <w:rPr>
            <w:noProof/>
            <w:webHidden/>
          </w:rPr>
          <w:t>183</w:t>
        </w:r>
        <w:r>
          <w:rPr>
            <w:noProof/>
            <w:webHidden/>
          </w:rPr>
          <w:fldChar w:fldCharType="end"/>
        </w:r>
        <w:r w:rsidRPr="00B274BB">
          <w:rPr>
            <w:rStyle w:val="Lienhypertexte"/>
            <w:noProof/>
          </w:rPr>
          <w:fldChar w:fldCharType="end"/>
        </w:r>
      </w:ins>
    </w:p>
    <w:p w14:paraId="26FFC919" w14:textId="77777777" w:rsidR="003842F3" w:rsidRPr="007D0BE0" w:rsidRDefault="003842F3">
      <w:pPr>
        <w:pStyle w:val="TM2"/>
        <w:tabs>
          <w:tab w:val="left" w:pos="880"/>
          <w:tab w:val="right" w:leader="dot" w:pos="8630"/>
        </w:tabs>
        <w:rPr>
          <w:ins w:id="393" w:author="Eric Boisvert" w:date="2016-03-28T16:06:00Z"/>
          <w:rFonts w:ascii="Calibri" w:eastAsia="MS Mincho" w:hAnsi="Calibri"/>
          <w:noProof/>
          <w:sz w:val="22"/>
          <w:szCs w:val="22"/>
          <w:lang w:val="en-CA" w:eastAsia="en-CA"/>
        </w:rPr>
      </w:pPr>
      <w:ins w:id="39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7.8</w:t>
        </w:r>
        <w:r w:rsidRPr="007D0BE0">
          <w:rPr>
            <w:rFonts w:ascii="Calibri" w:eastAsia="MS Mincho" w:hAnsi="Calibri"/>
            <w:noProof/>
            <w:sz w:val="22"/>
            <w:szCs w:val="22"/>
            <w:lang w:val="en-CA" w:eastAsia="en-CA"/>
          </w:rPr>
          <w:tab/>
        </w:r>
        <w:r w:rsidRPr="00B274BB">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395" w:author="Eric Boisvert" w:date="2016-03-28T16:06:00Z">
        <w:r>
          <w:rPr>
            <w:noProof/>
            <w:webHidden/>
          </w:rPr>
          <w:t>185</w:t>
        </w:r>
        <w:r>
          <w:rPr>
            <w:noProof/>
            <w:webHidden/>
          </w:rPr>
          <w:fldChar w:fldCharType="end"/>
        </w:r>
        <w:r w:rsidRPr="00B274BB">
          <w:rPr>
            <w:rStyle w:val="Lienhypertexte"/>
            <w:noProof/>
          </w:rPr>
          <w:fldChar w:fldCharType="end"/>
        </w:r>
      </w:ins>
    </w:p>
    <w:p w14:paraId="3DD28D96" w14:textId="77777777" w:rsidR="003842F3" w:rsidRPr="007D0BE0" w:rsidRDefault="003842F3">
      <w:pPr>
        <w:pStyle w:val="TM3"/>
        <w:tabs>
          <w:tab w:val="left" w:pos="1320"/>
          <w:tab w:val="right" w:leader="dot" w:pos="8630"/>
        </w:tabs>
        <w:rPr>
          <w:ins w:id="396" w:author="Eric Boisvert" w:date="2016-03-28T16:06:00Z"/>
          <w:rFonts w:ascii="Calibri" w:eastAsia="MS Mincho" w:hAnsi="Calibri"/>
          <w:noProof/>
          <w:sz w:val="22"/>
          <w:szCs w:val="22"/>
          <w:lang w:val="en-CA" w:eastAsia="en-CA"/>
        </w:rPr>
      </w:pPr>
      <w:ins w:id="3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7.8.1</w:t>
        </w:r>
        <w:r w:rsidRPr="007D0BE0">
          <w:rPr>
            <w:rFonts w:ascii="Calibri" w:eastAsia="MS Mincho" w:hAnsi="Calibri"/>
            <w:noProof/>
            <w:sz w:val="22"/>
            <w:szCs w:val="22"/>
            <w:lang w:val="en-CA" w:eastAsia="en-CA"/>
          </w:rPr>
          <w:tab/>
        </w:r>
        <w:r w:rsidRPr="00B274BB">
          <w:rPr>
            <w:rStyle w:val="Lienhypertexte"/>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398" w:author="Eric Boisvert" w:date="2016-03-28T16:06:00Z">
        <w:r>
          <w:rPr>
            <w:noProof/>
            <w:webHidden/>
          </w:rPr>
          <w:t>186</w:t>
        </w:r>
        <w:r>
          <w:rPr>
            <w:noProof/>
            <w:webHidden/>
          </w:rPr>
          <w:fldChar w:fldCharType="end"/>
        </w:r>
        <w:r w:rsidRPr="00B274BB">
          <w:rPr>
            <w:rStyle w:val="Lienhypertexte"/>
            <w:noProof/>
          </w:rPr>
          <w:fldChar w:fldCharType="end"/>
        </w:r>
      </w:ins>
    </w:p>
    <w:p w14:paraId="518E9499" w14:textId="77777777" w:rsidR="003842F3" w:rsidRPr="007D0BE0" w:rsidRDefault="003842F3">
      <w:pPr>
        <w:pStyle w:val="TM3"/>
        <w:tabs>
          <w:tab w:val="left" w:pos="1320"/>
          <w:tab w:val="right" w:leader="dot" w:pos="8630"/>
        </w:tabs>
        <w:rPr>
          <w:ins w:id="399" w:author="Eric Boisvert" w:date="2016-03-28T16:06:00Z"/>
          <w:rFonts w:ascii="Calibri" w:eastAsia="MS Mincho" w:hAnsi="Calibri"/>
          <w:noProof/>
          <w:sz w:val="22"/>
          <w:szCs w:val="22"/>
          <w:lang w:val="en-CA" w:eastAsia="en-CA"/>
        </w:rPr>
      </w:pPr>
      <w:ins w:id="40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7.8.2</w:t>
        </w:r>
        <w:r w:rsidRPr="007D0BE0">
          <w:rPr>
            <w:rFonts w:ascii="Calibri" w:eastAsia="MS Mincho" w:hAnsi="Calibri"/>
            <w:noProof/>
            <w:sz w:val="22"/>
            <w:szCs w:val="22"/>
            <w:lang w:val="en-CA" w:eastAsia="en-CA"/>
          </w:rPr>
          <w:tab/>
        </w:r>
        <w:r w:rsidRPr="00B274BB">
          <w:rPr>
            <w:rStyle w:val="Lienhypertexte"/>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01" w:author="Eric Boisvert" w:date="2016-03-28T16:06:00Z">
        <w:r>
          <w:rPr>
            <w:noProof/>
            <w:webHidden/>
          </w:rPr>
          <w:t>194</w:t>
        </w:r>
        <w:r>
          <w:rPr>
            <w:noProof/>
            <w:webHidden/>
          </w:rPr>
          <w:fldChar w:fldCharType="end"/>
        </w:r>
        <w:r w:rsidRPr="00B274BB">
          <w:rPr>
            <w:rStyle w:val="Lienhypertexte"/>
            <w:noProof/>
          </w:rPr>
          <w:fldChar w:fldCharType="end"/>
        </w:r>
      </w:ins>
    </w:p>
    <w:p w14:paraId="65E79B01" w14:textId="77777777" w:rsidR="003842F3" w:rsidRPr="007D0BE0" w:rsidRDefault="003842F3">
      <w:pPr>
        <w:pStyle w:val="TM3"/>
        <w:tabs>
          <w:tab w:val="left" w:pos="1320"/>
          <w:tab w:val="right" w:leader="dot" w:pos="8630"/>
        </w:tabs>
        <w:rPr>
          <w:ins w:id="402" w:author="Eric Boisvert" w:date="2016-03-28T16:06:00Z"/>
          <w:rFonts w:ascii="Calibri" w:eastAsia="MS Mincho" w:hAnsi="Calibri"/>
          <w:noProof/>
          <w:sz w:val="22"/>
          <w:szCs w:val="22"/>
          <w:lang w:val="en-CA" w:eastAsia="en-CA"/>
        </w:rPr>
      </w:pPr>
      <w:ins w:id="4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7.8.3</w:t>
        </w:r>
        <w:r w:rsidRPr="007D0BE0">
          <w:rPr>
            <w:rFonts w:ascii="Calibri" w:eastAsia="MS Mincho" w:hAnsi="Calibri"/>
            <w:noProof/>
            <w:sz w:val="22"/>
            <w:szCs w:val="22"/>
            <w:lang w:val="en-CA" w:eastAsia="en-CA"/>
          </w:rPr>
          <w:tab/>
        </w:r>
        <w:r w:rsidRPr="00B274BB">
          <w:rPr>
            <w:rStyle w:val="Lienhypertexte"/>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404" w:author="Eric Boisvert" w:date="2016-03-28T16:06:00Z">
        <w:r>
          <w:rPr>
            <w:noProof/>
            <w:webHidden/>
          </w:rPr>
          <w:t>197</w:t>
        </w:r>
        <w:r>
          <w:rPr>
            <w:noProof/>
            <w:webHidden/>
          </w:rPr>
          <w:fldChar w:fldCharType="end"/>
        </w:r>
        <w:r w:rsidRPr="00B274BB">
          <w:rPr>
            <w:rStyle w:val="Lienhypertexte"/>
            <w:noProof/>
          </w:rPr>
          <w:fldChar w:fldCharType="end"/>
        </w:r>
      </w:ins>
    </w:p>
    <w:p w14:paraId="01326503" w14:textId="77777777" w:rsidR="003842F3" w:rsidRPr="007D0BE0" w:rsidRDefault="003842F3">
      <w:pPr>
        <w:pStyle w:val="TM3"/>
        <w:tabs>
          <w:tab w:val="left" w:pos="1320"/>
          <w:tab w:val="right" w:leader="dot" w:pos="8630"/>
        </w:tabs>
        <w:rPr>
          <w:ins w:id="405" w:author="Eric Boisvert" w:date="2016-03-28T16:06:00Z"/>
          <w:rFonts w:ascii="Calibri" w:eastAsia="MS Mincho" w:hAnsi="Calibri"/>
          <w:noProof/>
          <w:sz w:val="22"/>
          <w:szCs w:val="22"/>
          <w:lang w:val="en-CA" w:eastAsia="en-CA"/>
        </w:rPr>
      </w:pPr>
      <w:ins w:id="40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7.8.4</w:t>
        </w:r>
        <w:r w:rsidRPr="007D0BE0">
          <w:rPr>
            <w:rFonts w:ascii="Calibri" w:eastAsia="MS Mincho" w:hAnsi="Calibri"/>
            <w:noProof/>
            <w:sz w:val="22"/>
            <w:szCs w:val="22"/>
            <w:lang w:val="en-CA" w:eastAsia="en-CA"/>
          </w:rPr>
          <w:tab/>
        </w:r>
        <w:r w:rsidRPr="00B274B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407" w:author="Eric Boisvert" w:date="2016-03-28T16:06:00Z">
        <w:r>
          <w:rPr>
            <w:noProof/>
            <w:webHidden/>
          </w:rPr>
          <w:t>202</w:t>
        </w:r>
        <w:r>
          <w:rPr>
            <w:noProof/>
            <w:webHidden/>
          </w:rPr>
          <w:fldChar w:fldCharType="end"/>
        </w:r>
        <w:r w:rsidRPr="00B274BB">
          <w:rPr>
            <w:rStyle w:val="Lienhypertexte"/>
            <w:noProof/>
          </w:rPr>
          <w:fldChar w:fldCharType="end"/>
        </w:r>
      </w:ins>
    </w:p>
    <w:p w14:paraId="0559C9EF" w14:textId="77777777" w:rsidR="003842F3" w:rsidRPr="007D0BE0" w:rsidRDefault="003842F3">
      <w:pPr>
        <w:pStyle w:val="TM3"/>
        <w:tabs>
          <w:tab w:val="left" w:pos="1320"/>
          <w:tab w:val="right" w:leader="dot" w:pos="8630"/>
        </w:tabs>
        <w:rPr>
          <w:ins w:id="408" w:author="Eric Boisvert" w:date="2016-03-28T16:06:00Z"/>
          <w:rFonts w:ascii="Calibri" w:eastAsia="MS Mincho" w:hAnsi="Calibri"/>
          <w:noProof/>
          <w:sz w:val="22"/>
          <w:szCs w:val="22"/>
          <w:lang w:val="en-CA" w:eastAsia="en-CA"/>
        </w:rPr>
      </w:pPr>
      <w:ins w:id="4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7.8.5</w:t>
        </w:r>
        <w:r w:rsidRPr="007D0BE0">
          <w:rPr>
            <w:rFonts w:ascii="Calibri" w:eastAsia="MS Mincho" w:hAnsi="Calibri"/>
            <w:noProof/>
            <w:sz w:val="22"/>
            <w:szCs w:val="22"/>
            <w:lang w:val="en-CA" w:eastAsia="en-CA"/>
          </w:rPr>
          <w:tab/>
        </w:r>
        <w:r w:rsidRPr="00B274B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410" w:author="Eric Boisvert" w:date="2016-03-28T16:06:00Z">
        <w:r>
          <w:rPr>
            <w:noProof/>
            <w:webHidden/>
          </w:rPr>
          <w:t>203</w:t>
        </w:r>
        <w:r>
          <w:rPr>
            <w:noProof/>
            <w:webHidden/>
          </w:rPr>
          <w:fldChar w:fldCharType="end"/>
        </w:r>
        <w:r w:rsidRPr="00B274BB">
          <w:rPr>
            <w:rStyle w:val="Lienhypertexte"/>
            <w:noProof/>
          </w:rPr>
          <w:fldChar w:fldCharType="end"/>
        </w:r>
      </w:ins>
    </w:p>
    <w:p w14:paraId="60A47EE2" w14:textId="77777777" w:rsidR="003842F3" w:rsidRPr="007D0BE0" w:rsidRDefault="003842F3">
      <w:pPr>
        <w:pStyle w:val="TM1"/>
        <w:tabs>
          <w:tab w:val="left" w:pos="480"/>
          <w:tab w:val="right" w:leader="dot" w:pos="8630"/>
        </w:tabs>
        <w:rPr>
          <w:ins w:id="411" w:author="Eric Boisvert" w:date="2016-03-28T16:06:00Z"/>
          <w:rFonts w:ascii="Calibri" w:eastAsia="MS Mincho" w:hAnsi="Calibri"/>
          <w:noProof/>
          <w:sz w:val="22"/>
          <w:szCs w:val="22"/>
          <w:lang w:val="en-CA" w:eastAsia="en-CA"/>
        </w:rPr>
      </w:pPr>
      <w:ins w:id="41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w:t>
        </w:r>
        <w:r w:rsidRPr="007D0BE0">
          <w:rPr>
            <w:rFonts w:ascii="Calibri" w:eastAsia="MS Mincho" w:hAnsi="Calibri"/>
            <w:noProof/>
            <w:sz w:val="22"/>
            <w:szCs w:val="22"/>
            <w:lang w:val="en-CA" w:eastAsia="en-CA"/>
          </w:rPr>
          <w:tab/>
        </w:r>
        <w:r w:rsidRPr="00B274BB">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413" w:author="Eric Boisvert" w:date="2016-03-28T16:06:00Z">
        <w:r>
          <w:rPr>
            <w:noProof/>
            <w:webHidden/>
          </w:rPr>
          <w:t>204</w:t>
        </w:r>
        <w:r>
          <w:rPr>
            <w:noProof/>
            <w:webHidden/>
          </w:rPr>
          <w:fldChar w:fldCharType="end"/>
        </w:r>
        <w:r w:rsidRPr="00B274BB">
          <w:rPr>
            <w:rStyle w:val="Lienhypertexte"/>
            <w:noProof/>
          </w:rPr>
          <w:fldChar w:fldCharType="end"/>
        </w:r>
      </w:ins>
    </w:p>
    <w:p w14:paraId="21A49E1F" w14:textId="77777777" w:rsidR="003842F3" w:rsidRPr="007D0BE0" w:rsidRDefault="003842F3">
      <w:pPr>
        <w:pStyle w:val="TM2"/>
        <w:tabs>
          <w:tab w:val="left" w:pos="880"/>
          <w:tab w:val="right" w:leader="dot" w:pos="8630"/>
        </w:tabs>
        <w:rPr>
          <w:ins w:id="414" w:author="Eric Boisvert" w:date="2016-03-28T16:06:00Z"/>
          <w:rFonts w:ascii="Calibri" w:eastAsia="MS Mincho" w:hAnsi="Calibri"/>
          <w:noProof/>
          <w:sz w:val="22"/>
          <w:szCs w:val="22"/>
          <w:lang w:val="en-CA" w:eastAsia="en-CA"/>
        </w:rPr>
      </w:pPr>
      <w:ins w:id="41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8.1</w:t>
        </w:r>
        <w:r w:rsidRPr="007D0BE0">
          <w:rPr>
            <w:rFonts w:ascii="Calibri" w:eastAsia="MS Mincho" w:hAnsi="Calibri"/>
            <w:noProof/>
            <w:sz w:val="22"/>
            <w:szCs w:val="22"/>
            <w:lang w:val="en-CA" w:eastAsia="en-CA"/>
          </w:rPr>
          <w:tab/>
        </w:r>
        <w:r w:rsidRPr="00B274BB">
          <w:rPr>
            <w:rStyle w:val="Lienhypertexte"/>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416" w:author="Eric Boisvert" w:date="2016-03-28T16:06:00Z">
        <w:r>
          <w:rPr>
            <w:noProof/>
            <w:webHidden/>
          </w:rPr>
          <w:t>204</w:t>
        </w:r>
        <w:r>
          <w:rPr>
            <w:noProof/>
            <w:webHidden/>
          </w:rPr>
          <w:fldChar w:fldCharType="end"/>
        </w:r>
        <w:r w:rsidRPr="00B274BB">
          <w:rPr>
            <w:rStyle w:val="Lienhypertexte"/>
            <w:noProof/>
          </w:rPr>
          <w:fldChar w:fldCharType="end"/>
        </w:r>
      </w:ins>
    </w:p>
    <w:p w14:paraId="4352C2B5" w14:textId="77777777" w:rsidR="003842F3" w:rsidRPr="007D0BE0" w:rsidRDefault="003842F3">
      <w:pPr>
        <w:pStyle w:val="TM2"/>
        <w:tabs>
          <w:tab w:val="left" w:pos="880"/>
          <w:tab w:val="right" w:leader="dot" w:pos="8630"/>
        </w:tabs>
        <w:rPr>
          <w:ins w:id="417" w:author="Eric Boisvert" w:date="2016-03-28T16:06:00Z"/>
          <w:rFonts w:ascii="Calibri" w:eastAsia="MS Mincho" w:hAnsi="Calibri"/>
          <w:noProof/>
          <w:sz w:val="22"/>
          <w:szCs w:val="22"/>
          <w:lang w:val="en-CA" w:eastAsia="en-CA"/>
        </w:rPr>
      </w:pPr>
      <w:ins w:id="4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8.2</w:t>
        </w:r>
        <w:r w:rsidRPr="007D0BE0">
          <w:rPr>
            <w:rFonts w:ascii="Calibri" w:eastAsia="MS Mincho" w:hAnsi="Calibri"/>
            <w:noProof/>
            <w:sz w:val="22"/>
            <w:szCs w:val="22"/>
            <w:lang w:val="en-CA" w:eastAsia="en-CA"/>
          </w:rPr>
          <w:tab/>
        </w:r>
        <w:r w:rsidRPr="00B274B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419" w:author="Eric Boisvert" w:date="2016-03-28T16:06:00Z">
        <w:r>
          <w:rPr>
            <w:noProof/>
            <w:webHidden/>
          </w:rPr>
          <w:t>205</w:t>
        </w:r>
        <w:r>
          <w:rPr>
            <w:noProof/>
            <w:webHidden/>
          </w:rPr>
          <w:fldChar w:fldCharType="end"/>
        </w:r>
        <w:r w:rsidRPr="00B274BB">
          <w:rPr>
            <w:rStyle w:val="Lienhypertexte"/>
            <w:noProof/>
          </w:rPr>
          <w:fldChar w:fldCharType="end"/>
        </w:r>
      </w:ins>
    </w:p>
    <w:p w14:paraId="5904837A" w14:textId="77777777" w:rsidR="003842F3" w:rsidRPr="007D0BE0" w:rsidRDefault="003842F3">
      <w:pPr>
        <w:pStyle w:val="TM3"/>
        <w:tabs>
          <w:tab w:val="left" w:pos="1320"/>
          <w:tab w:val="right" w:leader="dot" w:pos="8630"/>
        </w:tabs>
        <w:rPr>
          <w:ins w:id="420" w:author="Eric Boisvert" w:date="2016-03-28T16:06:00Z"/>
          <w:rFonts w:ascii="Calibri" w:eastAsia="MS Mincho" w:hAnsi="Calibri"/>
          <w:noProof/>
          <w:sz w:val="22"/>
          <w:szCs w:val="22"/>
          <w:lang w:val="en-CA" w:eastAsia="en-CA"/>
        </w:rPr>
      </w:pPr>
      <w:ins w:id="4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8.2.1</w:t>
        </w:r>
        <w:r w:rsidRPr="007D0BE0">
          <w:rPr>
            <w:rFonts w:ascii="Calibri" w:eastAsia="MS Mincho" w:hAnsi="Calibri"/>
            <w:noProof/>
            <w:sz w:val="22"/>
            <w:szCs w:val="22"/>
            <w:lang w:val="en-CA" w:eastAsia="en-CA"/>
          </w:rPr>
          <w:tab/>
        </w:r>
        <w:r w:rsidRPr="00B274BB">
          <w:rPr>
            <w:rStyle w:val="Lienhypertexte"/>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422" w:author="Eric Boisvert" w:date="2016-03-28T16:06:00Z">
        <w:r>
          <w:rPr>
            <w:noProof/>
            <w:webHidden/>
          </w:rPr>
          <w:t>205</w:t>
        </w:r>
        <w:r>
          <w:rPr>
            <w:noProof/>
            <w:webHidden/>
          </w:rPr>
          <w:fldChar w:fldCharType="end"/>
        </w:r>
        <w:r w:rsidRPr="00B274BB">
          <w:rPr>
            <w:rStyle w:val="Lienhypertexte"/>
            <w:noProof/>
          </w:rPr>
          <w:fldChar w:fldCharType="end"/>
        </w:r>
      </w:ins>
    </w:p>
    <w:p w14:paraId="1D34C47A" w14:textId="77777777" w:rsidR="003842F3" w:rsidRPr="007D0BE0" w:rsidRDefault="003842F3">
      <w:pPr>
        <w:pStyle w:val="TM3"/>
        <w:tabs>
          <w:tab w:val="left" w:pos="1320"/>
          <w:tab w:val="right" w:leader="dot" w:pos="8630"/>
        </w:tabs>
        <w:rPr>
          <w:ins w:id="423" w:author="Eric Boisvert" w:date="2016-03-28T16:06:00Z"/>
          <w:rFonts w:ascii="Calibri" w:eastAsia="MS Mincho" w:hAnsi="Calibri"/>
          <w:noProof/>
          <w:sz w:val="22"/>
          <w:szCs w:val="22"/>
          <w:lang w:val="en-CA" w:eastAsia="en-CA"/>
        </w:rPr>
      </w:pPr>
      <w:ins w:id="42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8.2.2</w:t>
        </w:r>
        <w:r w:rsidRPr="007D0BE0">
          <w:rPr>
            <w:rFonts w:ascii="Calibri" w:eastAsia="MS Mincho" w:hAnsi="Calibri"/>
            <w:noProof/>
            <w:sz w:val="22"/>
            <w:szCs w:val="22"/>
            <w:lang w:val="en-CA" w:eastAsia="en-CA"/>
          </w:rPr>
          <w:tab/>
        </w:r>
        <w:r w:rsidRPr="00B274BB">
          <w:rPr>
            <w:rStyle w:val="Lienhypertexte"/>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425" w:author="Eric Boisvert" w:date="2016-03-28T16:06:00Z">
        <w:r>
          <w:rPr>
            <w:noProof/>
            <w:webHidden/>
          </w:rPr>
          <w:t>206</w:t>
        </w:r>
        <w:r>
          <w:rPr>
            <w:noProof/>
            <w:webHidden/>
          </w:rPr>
          <w:fldChar w:fldCharType="end"/>
        </w:r>
        <w:r w:rsidRPr="00B274BB">
          <w:rPr>
            <w:rStyle w:val="Lienhypertexte"/>
            <w:noProof/>
          </w:rPr>
          <w:fldChar w:fldCharType="end"/>
        </w:r>
      </w:ins>
    </w:p>
    <w:p w14:paraId="0C62380B" w14:textId="77777777" w:rsidR="003842F3" w:rsidRPr="007D0BE0" w:rsidRDefault="003842F3">
      <w:pPr>
        <w:pStyle w:val="TM3"/>
        <w:tabs>
          <w:tab w:val="left" w:pos="1320"/>
          <w:tab w:val="right" w:leader="dot" w:pos="8630"/>
        </w:tabs>
        <w:rPr>
          <w:ins w:id="426" w:author="Eric Boisvert" w:date="2016-03-28T16:06:00Z"/>
          <w:rFonts w:ascii="Calibri" w:eastAsia="MS Mincho" w:hAnsi="Calibri"/>
          <w:noProof/>
          <w:sz w:val="22"/>
          <w:szCs w:val="22"/>
          <w:lang w:val="en-CA" w:eastAsia="en-CA"/>
        </w:rPr>
      </w:pPr>
      <w:ins w:id="42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8.2.3</w:t>
        </w:r>
        <w:r w:rsidRPr="007D0BE0">
          <w:rPr>
            <w:rFonts w:ascii="Calibri" w:eastAsia="MS Mincho" w:hAnsi="Calibri"/>
            <w:noProof/>
            <w:sz w:val="22"/>
            <w:szCs w:val="22"/>
            <w:lang w:val="en-CA" w:eastAsia="en-CA"/>
          </w:rPr>
          <w:tab/>
        </w:r>
        <w:r w:rsidRPr="00B274BB">
          <w:rPr>
            <w:rStyle w:val="Lienhypertexte"/>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428" w:author="Eric Boisvert" w:date="2016-03-28T16:06:00Z">
        <w:r>
          <w:rPr>
            <w:noProof/>
            <w:webHidden/>
          </w:rPr>
          <w:t>208</w:t>
        </w:r>
        <w:r>
          <w:rPr>
            <w:noProof/>
            <w:webHidden/>
          </w:rPr>
          <w:fldChar w:fldCharType="end"/>
        </w:r>
        <w:r w:rsidRPr="00B274BB">
          <w:rPr>
            <w:rStyle w:val="Lienhypertexte"/>
            <w:noProof/>
          </w:rPr>
          <w:fldChar w:fldCharType="end"/>
        </w:r>
      </w:ins>
    </w:p>
    <w:p w14:paraId="2F0CA88F" w14:textId="77777777" w:rsidR="003842F3" w:rsidRPr="007D0BE0" w:rsidRDefault="003842F3">
      <w:pPr>
        <w:pStyle w:val="TM3"/>
        <w:tabs>
          <w:tab w:val="left" w:pos="1320"/>
          <w:tab w:val="right" w:leader="dot" w:pos="8630"/>
        </w:tabs>
        <w:rPr>
          <w:ins w:id="429" w:author="Eric Boisvert" w:date="2016-03-28T16:06:00Z"/>
          <w:rFonts w:ascii="Calibri" w:eastAsia="MS Mincho" w:hAnsi="Calibri"/>
          <w:noProof/>
          <w:sz w:val="22"/>
          <w:szCs w:val="22"/>
          <w:lang w:val="en-CA" w:eastAsia="en-CA"/>
        </w:rPr>
      </w:pPr>
      <w:ins w:id="43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431" w:author="Eric Boisvert" w:date="2016-03-28T16:06:00Z">
        <w:r>
          <w:rPr>
            <w:noProof/>
            <w:webHidden/>
          </w:rPr>
          <w:t>208</w:t>
        </w:r>
        <w:r>
          <w:rPr>
            <w:noProof/>
            <w:webHidden/>
          </w:rPr>
          <w:fldChar w:fldCharType="end"/>
        </w:r>
        <w:r w:rsidRPr="00B274BB">
          <w:rPr>
            <w:rStyle w:val="Lienhypertexte"/>
            <w:noProof/>
          </w:rPr>
          <w:fldChar w:fldCharType="end"/>
        </w:r>
      </w:ins>
    </w:p>
    <w:p w14:paraId="13AB3006" w14:textId="77777777" w:rsidR="003842F3" w:rsidRPr="007D0BE0" w:rsidRDefault="003842F3">
      <w:pPr>
        <w:pStyle w:val="TM3"/>
        <w:tabs>
          <w:tab w:val="left" w:pos="1320"/>
          <w:tab w:val="right" w:leader="dot" w:pos="8630"/>
        </w:tabs>
        <w:rPr>
          <w:ins w:id="432" w:author="Eric Boisvert" w:date="2016-03-28T16:06:00Z"/>
          <w:rFonts w:ascii="Calibri" w:eastAsia="MS Mincho" w:hAnsi="Calibri"/>
          <w:noProof/>
          <w:sz w:val="22"/>
          <w:szCs w:val="22"/>
          <w:lang w:val="en-CA" w:eastAsia="en-CA"/>
        </w:rPr>
      </w:pPr>
      <w:ins w:id="4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8.2.5</w:t>
        </w:r>
        <w:r w:rsidRPr="007D0BE0">
          <w:rPr>
            <w:rFonts w:ascii="Calibri" w:eastAsia="MS Mincho" w:hAnsi="Calibri"/>
            <w:noProof/>
            <w:sz w:val="22"/>
            <w:szCs w:val="22"/>
            <w:lang w:val="en-CA" w:eastAsia="en-CA"/>
          </w:rPr>
          <w:tab/>
        </w:r>
        <w:r w:rsidRPr="00B274BB">
          <w:rPr>
            <w:rStyle w:val="Lienhypertexte"/>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434" w:author="Eric Boisvert" w:date="2016-03-28T16:06:00Z">
        <w:r>
          <w:rPr>
            <w:noProof/>
            <w:webHidden/>
          </w:rPr>
          <w:t>209</w:t>
        </w:r>
        <w:r>
          <w:rPr>
            <w:noProof/>
            <w:webHidden/>
          </w:rPr>
          <w:fldChar w:fldCharType="end"/>
        </w:r>
        <w:r w:rsidRPr="00B274BB">
          <w:rPr>
            <w:rStyle w:val="Lienhypertexte"/>
            <w:noProof/>
          </w:rPr>
          <w:fldChar w:fldCharType="end"/>
        </w:r>
      </w:ins>
    </w:p>
    <w:p w14:paraId="295E00E4" w14:textId="77777777" w:rsidR="003842F3" w:rsidRPr="007D0BE0" w:rsidRDefault="003842F3">
      <w:pPr>
        <w:pStyle w:val="TM3"/>
        <w:tabs>
          <w:tab w:val="left" w:pos="1320"/>
          <w:tab w:val="right" w:leader="dot" w:pos="8630"/>
        </w:tabs>
        <w:rPr>
          <w:ins w:id="435" w:author="Eric Boisvert" w:date="2016-03-28T16:06:00Z"/>
          <w:rFonts w:ascii="Calibri" w:eastAsia="MS Mincho" w:hAnsi="Calibri"/>
          <w:noProof/>
          <w:sz w:val="22"/>
          <w:szCs w:val="22"/>
          <w:lang w:val="en-CA" w:eastAsia="en-CA"/>
        </w:rPr>
      </w:pPr>
      <w:ins w:id="43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8.2.6</w:t>
        </w:r>
        <w:r w:rsidRPr="007D0BE0">
          <w:rPr>
            <w:rFonts w:ascii="Calibri" w:eastAsia="MS Mincho" w:hAnsi="Calibri"/>
            <w:noProof/>
            <w:sz w:val="22"/>
            <w:szCs w:val="22"/>
            <w:lang w:val="en-CA" w:eastAsia="en-CA"/>
          </w:rPr>
          <w:tab/>
        </w:r>
        <w:r w:rsidRPr="00B274BB">
          <w:rPr>
            <w:rStyle w:val="Lienhypertexte"/>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437" w:author="Eric Boisvert" w:date="2016-03-28T16:06:00Z">
        <w:r>
          <w:rPr>
            <w:noProof/>
            <w:webHidden/>
          </w:rPr>
          <w:t>209</w:t>
        </w:r>
        <w:r>
          <w:rPr>
            <w:noProof/>
            <w:webHidden/>
          </w:rPr>
          <w:fldChar w:fldCharType="end"/>
        </w:r>
        <w:r w:rsidRPr="00B274BB">
          <w:rPr>
            <w:rStyle w:val="Lienhypertexte"/>
            <w:noProof/>
          </w:rPr>
          <w:fldChar w:fldCharType="end"/>
        </w:r>
      </w:ins>
    </w:p>
    <w:p w14:paraId="1654F2D6" w14:textId="77777777" w:rsidR="003842F3" w:rsidRPr="007D0BE0" w:rsidRDefault="003842F3">
      <w:pPr>
        <w:pStyle w:val="TM3"/>
        <w:tabs>
          <w:tab w:val="left" w:pos="1320"/>
          <w:tab w:val="right" w:leader="dot" w:pos="8630"/>
        </w:tabs>
        <w:rPr>
          <w:ins w:id="438" w:author="Eric Boisvert" w:date="2016-03-28T16:06:00Z"/>
          <w:rFonts w:ascii="Calibri" w:eastAsia="MS Mincho" w:hAnsi="Calibri"/>
          <w:noProof/>
          <w:sz w:val="22"/>
          <w:szCs w:val="22"/>
          <w:lang w:val="en-CA" w:eastAsia="en-CA"/>
        </w:rPr>
      </w:pPr>
      <w:ins w:id="43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8.2.7</w:t>
        </w:r>
        <w:r w:rsidRPr="007D0BE0">
          <w:rPr>
            <w:rFonts w:ascii="Calibri" w:eastAsia="MS Mincho" w:hAnsi="Calibri"/>
            <w:noProof/>
            <w:sz w:val="22"/>
            <w:szCs w:val="22"/>
            <w:lang w:val="en-CA" w:eastAsia="en-CA"/>
          </w:rPr>
          <w:tab/>
        </w:r>
        <w:r w:rsidRPr="00B274BB">
          <w:rPr>
            <w:rStyle w:val="Lienhypertexte"/>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440" w:author="Eric Boisvert" w:date="2016-03-28T16:06:00Z">
        <w:r>
          <w:rPr>
            <w:noProof/>
            <w:webHidden/>
          </w:rPr>
          <w:t>210</w:t>
        </w:r>
        <w:r>
          <w:rPr>
            <w:noProof/>
            <w:webHidden/>
          </w:rPr>
          <w:fldChar w:fldCharType="end"/>
        </w:r>
        <w:r w:rsidRPr="00B274BB">
          <w:rPr>
            <w:rStyle w:val="Lienhypertexte"/>
            <w:noProof/>
          </w:rPr>
          <w:fldChar w:fldCharType="end"/>
        </w:r>
      </w:ins>
    </w:p>
    <w:p w14:paraId="53F4C492" w14:textId="77777777" w:rsidR="003842F3" w:rsidRPr="007D0BE0" w:rsidRDefault="003842F3">
      <w:pPr>
        <w:pStyle w:val="TM2"/>
        <w:tabs>
          <w:tab w:val="left" w:pos="880"/>
          <w:tab w:val="right" w:leader="dot" w:pos="8630"/>
        </w:tabs>
        <w:rPr>
          <w:ins w:id="441" w:author="Eric Boisvert" w:date="2016-03-28T16:06:00Z"/>
          <w:rFonts w:ascii="Calibri" w:eastAsia="MS Mincho" w:hAnsi="Calibri"/>
          <w:noProof/>
          <w:sz w:val="22"/>
          <w:szCs w:val="22"/>
          <w:lang w:val="en-CA" w:eastAsia="en-CA"/>
        </w:rPr>
      </w:pPr>
      <w:ins w:id="44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8.3</w:t>
        </w:r>
        <w:r w:rsidRPr="007D0BE0">
          <w:rPr>
            <w:rFonts w:ascii="Calibri" w:eastAsia="MS Mincho" w:hAnsi="Calibri"/>
            <w:noProof/>
            <w:sz w:val="22"/>
            <w:szCs w:val="22"/>
            <w:lang w:val="en-CA" w:eastAsia="en-CA"/>
          </w:rPr>
          <w:tab/>
        </w:r>
        <w:r w:rsidRPr="00B274B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443" w:author="Eric Boisvert" w:date="2016-03-28T16:06:00Z">
        <w:r>
          <w:rPr>
            <w:noProof/>
            <w:webHidden/>
          </w:rPr>
          <w:t>210</w:t>
        </w:r>
        <w:r>
          <w:rPr>
            <w:noProof/>
            <w:webHidden/>
          </w:rPr>
          <w:fldChar w:fldCharType="end"/>
        </w:r>
        <w:r w:rsidRPr="00B274BB">
          <w:rPr>
            <w:rStyle w:val="Lienhypertexte"/>
            <w:noProof/>
          </w:rPr>
          <w:fldChar w:fldCharType="end"/>
        </w:r>
      </w:ins>
    </w:p>
    <w:p w14:paraId="70260428" w14:textId="77777777" w:rsidR="003842F3" w:rsidRPr="007D0BE0" w:rsidRDefault="003842F3">
      <w:pPr>
        <w:pStyle w:val="TM2"/>
        <w:tabs>
          <w:tab w:val="left" w:pos="880"/>
          <w:tab w:val="right" w:leader="dot" w:pos="8630"/>
        </w:tabs>
        <w:rPr>
          <w:ins w:id="444" w:author="Eric Boisvert" w:date="2016-03-28T16:06:00Z"/>
          <w:rFonts w:ascii="Calibri" w:eastAsia="MS Mincho" w:hAnsi="Calibri"/>
          <w:noProof/>
          <w:sz w:val="22"/>
          <w:szCs w:val="22"/>
          <w:lang w:val="en-CA" w:eastAsia="en-CA"/>
        </w:rPr>
      </w:pPr>
      <w:ins w:id="4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8.4</w:t>
        </w:r>
        <w:r w:rsidRPr="007D0BE0">
          <w:rPr>
            <w:rFonts w:ascii="Calibri" w:eastAsia="MS Mincho" w:hAnsi="Calibri"/>
            <w:noProof/>
            <w:sz w:val="22"/>
            <w:szCs w:val="22"/>
            <w:lang w:val="en-CA" w:eastAsia="en-CA"/>
          </w:rPr>
          <w:tab/>
        </w:r>
        <w:r w:rsidRPr="00B274BB">
          <w:rPr>
            <w:rStyle w:val="Lienhypertexte"/>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446" w:author="Eric Boisvert" w:date="2016-03-28T16:06:00Z">
        <w:r>
          <w:rPr>
            <w:noProof/>
            <w:webHidden/>
          </w:rPr>
          <w:t>212</w:t>
        </w:r>
        <w:r>
          <w:rPr>
            <w:noProof/>
            <w:webHidden/>
          </w:rPr>
          <w:fldChar w:fldCharType="end"/>
        </w:r>
        <w:r w:rsidRPr="00B274BB">
          <w:rPr>
            <w:rStyle w:val="Lienhypertexte"/>
            <w:noProof/>
          </w:rPr>
          <w:fldChar w:fldCharType="end"/>
        </w:r>
      </w:ins>
    </w:p>
    <w:p w14:paraId="7D7A5AAE" w14:textId="77777777" w:rsidR="003842F3" w:rsidRPr="007D0BE0" w:rsidRDefault="003842F3">
      <w:pPr>
        <w:pStyle w:val="TM2"/>
        <w:tabs>
          <w:tab w:val="left" w:pos="880"/>
          <w:tab w:val="right" w:leader="dot" w:pos="8630"/>
        </w:tabs>
        <w:rPr>
          <w:ins w:id="447" w:author="Eric Boisvert" w:date="2016-03-28T16:06:00Z"/>
          <w:rFonts w:ascii="Calibri" w:eastAsia="MS Mincho" w:hAnsi="Calibri"/>
          <w:noProof/>
          <w:sz w:val="22"/>
          <w:szCs w:val="22"/>
          <w:lang w:val="en-CA" w:eastAsia="en-CA"/>
        </w:rPr>
      </w:pPr>
      <w:ins w:id="4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8.5</w:t>
        </w:r>
        <w:r w:rsidRPr="007D0BE0">
          <w:rPr>
            <w:rFonts w:ascii="Calibri" w:eastAsia="MS Mincho" w:hAnsi="Calibri"/>
            <w:noProof/>
            <w:sz w:val="22"/>
            <w:szCs w:val="22"/>
            <w:lang w:val="en-CA" w:eastAsia="en-CA"/>
          </w:rPr>
          <w:tab/>
        </w:r>
        <w:r w:rsidRPr="00B274B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449" w:author="Eric Boisvert" w:date="2016-03-28T16:06:00Z">
        <w:r>
          <w:rPr>
            <w:noProof/>
            <w:webHidden/>
          </w:rPr>
          <w:t>213</w:t>
        </w:r>
        <w:r>
          <w:rPr>
            <w:noProof/>
            <w:webHidden/>
          </w:rPr>
          <w:fldChar w:fldCharType="end"/>
        </w:r>
        <w:r w:rsidRPr="00B274BB">
          <w:rPr>
            <w:rStyle w:val="Lienhypertexte"/>
            <w:noProof/>
          </w:rPr>
          <w:fldChar w:fldCharType="end"/>
        </w:r>
      </w:ins>
    </w:p>
    <w:p w14:paraId="59F5B1A2" w14:textId="77777777" w:rsidR="003842F3" w:rsidRPr="007D0BE0" w:rsidRDefault="003842F3">
      <w:pPr>
        <w:pStyle w:val="TM3"/>
        <w:tabs>
          <w:tab w:val="left" w:pos="1320"/>
          <w:tab w:val="right" w:leader="dot" w:pos="8630"/>
        </w:tabs>
        <w:rPr>
          <w:ins w:id="450" w:author="Eric Boisvert" w:date="2016-03-28T16:06:00Z"/>
          <w:rFonts w:ascii="Calibri" w:eastAsia="MS Mincho" w:hAnsi="Calibri"/>
          <w:noProof/>
          <w:sz w:val="22"/>
          <w:szCs w:val="22"/>
          <w:lang w:val="en-CA" w:eastAsia="en-CA"/>
        </w:rPr>
      </w:pPr>
      <w:ins w:id="45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8.5.1</w:t>
        </w:r>
        <w:r w:rsidRPr="007D0BE0">
          <w:rPr>
            <w:rFonts w:ascii="Calibri" w:eastAsia="MS Mincho" w:hAnsi="Calibri"/>
            <w:noProof/>
            <w:sz w:val="22"/>
            <w:szCs w:val="22"/>
            <w:lang w:val="en-CA" w:eastAsia="en-CA"/>
          </w:rPr>
          <w:tab/>
        </w:r>
        <w:r w:rsidRPr="00B274BB">
          <w:rPr>
            <w:rStyle w:val="Lienhypertexte"/>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452" w:author="Eric Boisvert" w:date="2016-03-28T16:06:00Z">
        <w:r>
          <w:rPr>
            <w:noProof/>
            <w:webHidden/>
          </w:rPr>
          <w:t>214</w:t>
        </w:r>
        <w:r>
          <w:rPr>
            <w:noProof/>
            <w:webHidden/>
          </w:rPr>
          <w:fldChar w:fldCharType="end"/>
        </w:r>
        <w:r w:rsidRPr="00B274BB">
          <w:rPr>
            <w:rStyle w:val="Lienhypertexte"/>
            <w:noProof/>
          </w:rPr>
          <w:fldChar w:fldCharType="end"/>
        </w:r>
      </w:ins>
    </w:p>
    <w:p w14:paraId="41AC6766" w14:textId="77777777" w:rsidR="003842F3" w:rsidRPr="007D0BE0" w:rsidRDefault="003842F3">
      <w:pPr>
        <w:pStyle w:val="TM2"/>
        <w:tabs>
          <w:tab w:val="left" w:pos="880"/>
          <w:tab w:val="right" w:leader="dot" w:pos="8630"/>
        </w:tabs>
        <w:rPr>
          <w:ins w:id="453" w:author="Eric Boisvert" w:date="2016-03-28T16:06:00Z"/>
          <w:rFonts w:ascii="Calibri" w:eastAsia="MS Mincho" w:hAnsi="Calibri"/>
          <w:noProof/>
          <w:sz w:val="22"/>
          <w:szCs w:val="22"/>
          <w:lang w:val="en-CA" w:eastAsia="en-CA"/>
        </w:rPr>
      </w:pPr>
      <w:ins w:id="45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8.6</w:t>
        </w:r>
        <w:r w:rsidRPr="007D0BE0">
          <w:rPr>
            <w:rFonts w:ascii="Calibri" w:eastAsia="MS Mincho" w:hAnsi="Calibri"/>
            <w:noProof/>
            <w:sz w:val="22"/>
            <w:szCs w:val="22"/>
            <w:lang w:val="en-CA" w:eastAsia="en-CA"/>
          </w:rPr>
          <w:tab/>
        </w:r>
        <w:r w:rsidRPr="00B274B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455" w:author="Eric Boisvert" w:date="2016-03-28T16:06:00Z">
        <w:r>
          <w:rPr>
            <w:noProof/>
            <w:webHidden/>
          </w:rPr>
          <w:t>214</w:t>
        </w:r>
        <w:r>
          <w:rPr>
            <w:noProof/>
            <w:webHidden/>
          </w:rPr>
          <w:fldChar w:fldCharType="end"/>
        </w:r>
        <w:r w:rsidRPr="00B274BB">
          <w:rPr>
            <w:rStyle w:val="Lienhypertexte"/>
            <w:noProof/>
          </w:rPr>
          <w:fldChar w:fldCharType="end"/>
        </w:r>
      </w:ins>
    </w:p>
    <w:p w14:paraId="0E077BD7" w14:textId="77777777" w:rsidR="003842F3" w:rsidRPr="007D0BE0" w:rsidRDefault="003842F3">
      <w:pPr>
        <w:pStyle w:val="TM2"/>
        <w:tabs>
          <w:tab w:val="left" w:pos="880"/>
          <w:tab w:val="right" w:leader="dot" w:pos="8630"/>
        </w:tabs>
        <w:rPr>
          <w:ins w:id="456" w:author="Eric Boisvert" w:date="2016-03-28T16:06:00Z"/>
          <w:rFonts w:ascii="Calibri" w:eastAsia="MS Mincho" w:hAnsi="Calibri"/>
          <w:noProof/>
          <w:sz w:val="22"/>
          <w:szCs w:val="22"/>
          <w:lang w:val="en-CA" w:eastAsia="en-CA"/>
        </w:rPr>
      </w:pPr>
      <w:ins w:id="457"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"_Toc446944638"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8.7</w:t>
        </w:r>
        <w:r w:rsidRPr="007D0BE0">
          <w:rPr>
            <w:rFonts w:ascii="Calibri" w:eastAsia="MS Mincho" w:hAnsi="Calibri"/>
            <w:noProof/>
            <w:sz w:val="22"/>
            <w:szCs w:val="22"/>
            <w:lang w:val="en-CA" w:eastAsia="en-CA"/>
          </w:rPr>
          <w:tab/>
        </w:r>
        <w:r w:rsidRPr="00B274B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458" w:author="Eric Boisvert" w:date="2016-03-28T16:06:00Z">
        <w:r>
          <w:rPr>
            <w:noProof/>
            <w:webHidden/>
          </w:rPr>
          <w:t>215</w:t>
        </w:r>
        <w:r>
          <w:rPr>
            <w:noProof/>
            <w:webHidden/>
          </w:rPr>
          <w:fldChar w:fldCharType="end"/>
        </w:r>
        <w:r w:rsidRPr="00B274BB">
          <w:rPr>
            <w:rStyle w:val="Lienhypertexte"/>
            <w:noProof/>
          </w:rPr>
          <w:fldChar w:fldCharType="end"/>
        </w:r>
      </w:ins>
    </w:p>
    <w:p w14:paraId="50269B08" w14:textId="77777777" w:rsidR="003842F3" w:rsidRPr="007D0BE0" w:rsidRDefault="003842F3">
      <w:pPr>
        <w:pStyle w:val="TM2"/>
        <w:tabs>
          <w:tab w:val="left" w:pos="880"/>
          <w:tab w:val="right" w:leader="dot" w:pos="8630"/>
        </w:tabs>
        <w:rPr>
          <w:ins w:id="459" w:author="Eric Boisvert" w:date="2016-03-28T16:06:00Z"/>
          <w:rFonts w:ascii="Calibri" w:eastAsia="MS Mincho" w:hAnsi="Calibri"/>
          <w:noProof/>
          <w:sz w:val="22"/>
          <w:szCs w:val="22"/>
          <w:lang w:val="en-CA" w:eastAsia="en-CA"/>
        </w:rPr>
      </w:pPr>
      <w:ins w:id="46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8.8</w:t>
        </w:r>
        <w:r w:rsidRPr="007D0BE0">
          <w:rPr>
            <w:rFonts w:ascii="Calibri" w:eastAsia="MS Mincho" w:hAnsi="Calibri"/>
            <w:noProof/>
            <w:sz w:val="22"/>
            <w:szCs w:val="22"/>
            <w:lang w:val="en-CA" w:eastAsia="en-CA"/>
          </w:rPr>
          <w:tab/>
        </w:r>
        <w:r w:rsidRPr="00B274B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461" w:author="Eric Boisvert" w:date="2016-03-28T16:06:00Z">
        <w:r>
          <w:rPr>
            <w:noProof/>
            <w:webHidden/>
          </w:rPr>
          <w:t>215</w:t>
        </w:r>
        <w:r>
          <w:rPr>
            <w:noProof/>
            <w:webHidden/>
          </w:rPr>
          <w:fldChar w:fldCharType="end"/>
        </w:r>
        <w:r w:rsidRPr="00B274BB">
          <w:rPr>
            <w:rStyle w:val="Lienhypertexte"/>
            <w:noProof/>
          </w:rPr>
          <w:fldChar w:fldCharType="end"/>
        </w:r>
      </w:ins>
    </w:p>
    <w:p w14:paraId="74165706" w14:textId="77777777" w:rsidR="003842F3" w:rsidRPr="007D0BE0" w:rsidRDefault="003842F3">
      <w:pPr>
        <w:pStyle w:val="TM2"/>
        <w:tabs>
          <w:tab w:val="left" w:pos="880"/>
          <w:tab w:val="right" w:leader="dot" w:pos="8630"/>
        </w:tabs>
        <w:rPr>
          <w:ins w:id="462" w:author="Eric Boisvert" w:date="2016-03-28T16:06:00Z"/>
          <w:rFonts w:ascii="Calibri" w:eastAsia="MS Mincho" w:hAnsi="Calibri"/>
          <w:noProof/>
          <w:sz w:val="22"/>
          <w:szCs w:val="22"/>
          <w:lang w:val="en-CA" w:eastAsia="en-CA"/>
        </w:rPr>
      </w:pPr>
      <w:ins w:id="4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8.9</w:t>
        </w:r>
        <w:r w:rsidRPr="007D0BE0">
          <w:rPr>
            <w:rFonts w:ascii="Calibri" w:eastAsia="MS Mincho" w:hAnsi="Calibri"/>
            <w:noProof/>
            <w:sz w:val="22"/>
            <w:szCs w:val="22"/>
            <w:lang w:val="en-CA" w:eastAsia="en-CA"/>
          </w:rPr>
          <w:tab/>
        </w:r>
        <w:r w:rsidRPr="00B274B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464" w:author="Eric Boisvert" w:date="2016-03-28T16:06:00Z">
        <w:r>
          <w:rPr>
            <w:noProof/>
            <w:webHidden/>
          </w:rPr>
          <w:t>216</w:t>
        </w:r>
        <w:r>
          <w:rPr>
            <w:noProof/>
            <w:webHidden/>
          </w:rPr>
          <w:fldChar w:fldCharType="end"/>
        </w:r>
        <w:r w:rsidRPr="00B274BB">
          <w:rPr>
            <w:rStyle w:val="Lienhypertexte"/>
            <w:noProof/>
          </w:rPr>
          <w:fldChar w:fldCharType="end"/>
        </w:r>
      </w:ins>
    </w:p>
    <w:p w14:paraId="18156835" w14:textId="77777777" w:rsidR="003842F3" w:rsidRPr="007D0BE0" w:rsidRDefault="003842F3">
      <w:pPr>
        <w:pStyle w:val="TM1"/>
        <w:tabs>
          <w:tab w:val="left" w:pos="480"/>
          <w:tab w:val="right" w:leader="dot" w:pos="8630"/>
        </w:tabs>
        <w:rPr>
          <w:ins w:id="465" w:author="Eric Boisvert" w:date="2016-03-28T16:06:00Z"/>
          <w:rFonts w:ascii="Calibri" w:eastAsia="MS Mincho" w:hAnsi="Calibri"/>
          <w:noProof/>
          <w:sz w:val="22"/>
          <w:szCs w:val="22"/>
          <w:lang w:val="en-CA" w:eastAsia="en-CA"/>
        </w:rPr>
      </w:pPr>
      <w:ins w:id="46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9.</w:t>
        </w:r>
        <w:r w:rsidRPr="007D0BE0">
          <w:rPr>
            <w:rFonts w:ascii="Calibri" w:eastAsia="MS Mincho" w:hAnsi="Calibri"/>
            <w:noProof/>
            <w:sz w:val="22"/>
            <w:szCs w:val="22"/>
            <w:lang w:val="en-CA" w:eastAsia="en-CA"/>
          </w:rPr>
          <w:tab/>
        </w:r>
        <w:r w:rsidRPr="00B274BB">
          <w:rPr>
            <w:rStyle w:val="Lienhypertexte"/>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467" w:author="Eric Boisvert" w:date="2016-03-28T16:06:00Z">
        <w:r>
          <w:rPr>
            <w:noProof/>
            <w:webHidden/>
          </w:rPr>
          <w:t>217</w:t>
        </w:r>
        <w:r>
          <w:rPr>
            <w:noProof/>
            <w:webHidden/>
          </w:rPr>
          <w:fldChar w:fldCharType="end"/>
        </w:r>
        <w:r w:rsidRPr="00B274BB">
          <w:rPr>
            <w:rStyle w:val="Lienhypertexte"/>
            <w:noProof/>
          </w:rPr>
          <w:fldChar w:fldCharType="end"/>
        </w:r>
      </w:ins>
    </w:p>
    <w:p w14:paraId="084B89CE" w14:textId="77777777" w:rsidR="003842F3" w:rsidRPr="007D0BE0" w:rsidRDefault="003842F3">
      <w:pPr>
        <w:pStyle w:val="TM2"/>
        <w:tabs>
          <w:tab w:val="left" w:pos="880"/>
          <w:tab w:val="right" w:leader="dot" w:pos="8630"/>
        </w:tabs>
        <w:rPr>
          <w:ins w:id="468" w:author="Eric Boisvert" w:date="2016-03-28T16:06:00Z"/>
          <w:rFonts w:ascii="Calibri" w:eastAsia="MS Mincho" w:hAnsi="Calibri"/>
          <w:noProof/>
          <w:sz w:val="22"/>
          <w:szCs w:val="22"/>
          <w:lang w:val="en-CA" w:eastAsia="en-CA"/>
        </w:rPr>
      </w:pPr>
      <w:ins w:id="4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9.1</w:t>
        </w:r>
        <w:r w:rsidRPr="007D0BE0">
          <w:rPr>
            <w:rFonts w:ascii="Calibri" w:eastAsia="MS Mincho" w:hAnsi="Calibri"/>
            <w:noProof/>
            <w:sz w:val="22"/>
            <w:szCs w:val="22"/>
            <w:lang w:val="en-CA" w:eastAsia="en-CA"/>
          </w:rPr>
          <w:tab/>
        </w:r>
        <w:r w:rsidRPr="00B274BB">
          <w:rPr>
            <w:rStyle w:val="Lienhypertexte"/>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470" w:author="Eric Boisvert" w:date="2016-03-28T16:06:00Z">
        <w:r>
          <w:rPr>
            <w:noProof/>
            <w:webHidden/>
          </w:rPr>
          <w:t>217</w:t>
        </w:r>
        <w:r>
          <w:rPr>
            <w:noProof/>
            <w:webHidden/>
          </w:rPr>
          <w:fldChar w:fldCharType="end"/>
        </w:r>
        <w:r w:rsidRPr="00B274BB">
          <w:rPr>
            <w:rStyle w:val="Lienhypertexte"/>
            <w:noProof/>
          </w:rPr>
          <w:fldChar w:fldCharType="end"/>
        </w:r>
      </w:ins>
    </w:p>
    <w:p w14:paraId="54F2616D" w14:textId="77777777" w:rsidR="003842F3" w:rsidRPr="007D0BE0" w:rsidRDefault="003842F3">
      <w:pPr>
        <w:pStyle w:val="TM3"/>
        <w:tabs>
          <w:tab w:val="left" w:pos="1320"/>
          <w:tab w:val="right" w:leader="dot" w:pos="8630"/>
        </w:tabs>
        <w:rPr>
          <w:ins w:id="471" w:author="Eric Boisvert" w:date="2016-03-28T16:06:00Z"/>
          <w:rFonts w:ascii="Calibri" w:eastAsia="MS Mincho" w:hAnsi="Calibri"/>
          <w:noProof/>
          <w:sz w:val="22"/>
          <w:szCs w:val="22"/>
          <w:lang w:val="en-CA" w:eastAsia="en-CA"/>
        </w:rPr>
      </w:pPr>
      <w:ins w:id="47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9.1.1</w:t>
        </w:r>
        <w:r w:rsidRPr="007D0BE0">
          <w:rPr>
            <w:rFonts w:ascii="Calibri" w:eastAsia="MS Mincho" w:hAnsi="Calibri"/>
            <w:noProof/>
            <w:sz w:val="22"/>
            <w:szCs w:val="22"/>
            <w:lang w:val="en-CA" w:eastAsia="en-CA"/>
          </w:rPr>
          <w:tab/>
        </w:r>
        <w:r w:rsidRPr="00B274BB">
          <w:rPr>
            <w:rStyle w:val="Lienhypertexte"/>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473" w:author="Eric Boisvert" w:date="2016-03-28T16:06:00Z">
        <w:r>
          <w:rPr>
            <w:noProof/>
            <w:webHidden/>
          </w:rPr>
          <w:t>217</w:t>
        </w:r>
        <w:r>
          <w:rPr>
            <w:noProof/>
            <w:webHidden/>
          </w:rPr>
          <w:fldChar w:fldCharType="end"/>
        </w:r>
        <w:r w:rsidRPr="00B274BB">
          <w:rPr>
            <w:rStyle w:val="Lienhypertexte"/>
            <w:noProof/>
          </w:rPr>
          <w:fldChar w:fldCharType="end"/>
        </w:r>
      </w:ins>
    </w:p>
    <w:p w14:paraId="71907846" w14:textId="77777777" w:rsidR="003842F3" w:rsidRPr="007D0BE0" w:rsidRDefault="003842F3">
      <w:pPr>
        <w:pStyle w:val="TM3"/>
        <w:tabs>
          <w:tab w:val="left" w:pos="1320"/>
          <w:tab w:val="right" w:leader="dot" w:pos="8630"/>
        </w:tabs>
        <w:rPr>
          <w:ins w:id="474" w:author="Eric Boisvert" w:date="2016-03-28T16:06:00Z"/>
          <w:rFonts w:ascii="Calibri" w:eastAsia="MS Mincho" w:hAnsi="Calibri"/>
          <w:noProof/>
          <w:sz w:val="22"/>
          <w:szCs w:val="22"/>
          <w:lang w:val="en-CA" w:eastAsia="en-CA"/>
        </w:rPr>
      </w:pPr>
      <w:ins w:id="4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9.1.2</w:t>
        </w:r>
        <w:r w:rsidRPr="007D0BE0">
          <w:rPr>
            <w:rFonts w:ascii="Calibri" w:eastAsia="MS Mincho" w:hAnsi="Calibri"/>
            <w:noProof/>
            <w:sz w:val="22"/>
            <w:szCs w:val="22"/>
            <w:lang w:val="en-CA" w:eastAsia="en-CA"/>
          </w:rPr>
          <w:tab/>
        </w:r>
        <w:r w:rsidRPr="00B274BB">
          <w:rPr>
            <w:rStyle w:val="Lienhypertexte"/>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476" w:author="Eric Boisvert" w:date="2016-03-28T16:06:00Z">
        <w:r>
          <w:rPr>
            <w:noProof/>
            <w:webHidden/>
          </w:rPr>
          <w:t>218</w:t>
        </w:r>
        <w:r>
          <w:rPr>
            <w:noProof/>
            <w:webHidden/>
          </w:rPr>
          <w:fldChar w:fldCharType="end"/>
        </w:r>
        <w:r w:rsidRPr="00B274BB">
          <w:rPr>
            <w:rStyle w:val="Lienhypertexte"/>
            <w:noProof/>
          </w:rPr>
          <w:fldChar w:fldCharType="end"/>
        </w:r>
      </w:ins>
    </w:p>
    <w:p w14:paraId="4E6301ED" w14:textId="77777777" w:rsidR="003842F3" w:rsidRPr="007D0BE0" w:rsidRDefault="003842F3">
      <w:pPr>
        <w:pStyle w:val="TM2"/>
        <w:tabs>
          <w:tab w:val="left" w:pos="880"/>
          <w:tab w:val="right" w:leader="dot" w:pos="8630"/>
        </w:tabs>
        <w:rPr>
          <w:ins w:id="477" w:author="Eric Boisvert" w:date="2016-03-28T16:06:00Z"/>
          <w:rFonts w:ascii="Calibri" w:eastAsia="MS Mincho" w:hAnsi="Calibri"/>
          <w:noProof/>
          <w:sz w:val="22"/>
          <w:szCs w:val="22"/>
          <w:lang w:val="en-CA" w:eastAsia="en-CA"/>
        </w:rPr>
      </w:pPr>
      <w:ins w:id="4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9.2</w:t>
        </w:r>
        <w:r w:rsidRPr="007D0BE0">
          <w:rPr>
            <w:rFonts w:ascii="Calibri" w:eastAsia="MS Mincho" w:hAnsi="Calibri"/>
            <w:noProof/>
            <w:sz w:val="22"/>
            <w:szCs w:val="22"/>
            <w:lang w:val="en-CA" w:eastAsia="en-CA"/>
          </w:rPr>
          <w:tab/>
        </w:r>
        <w:r w:rsidRPr="00B274BB">
          <w:rPr>
            <w:rStyle w:val="Lienhypertexte"/>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479" w:author="Eric Boisvert" w:date="2016-03-28T16:06:00Z">
        <w:r>
          <w:rPr>
            <w:noProof/>
            <w:webHidden/>
          </w:rPr>
          <w:t>219</w:t>
        </w:r>
        <w:r>
          <w:rPr>
            <w:noProof/>
            <w:webHidden/>
          </w:rPr>
          <w:fldChar w:fldCharType="end"/>
        </w:r>
        <w:r w:rsidRPr="00B274BB">
          <w:rPr>
            <w:rStyle w:val="Lienhypertexte"/>
            <w:noProof/>
          </w:rPr>
          <w:fldChar w:fldCharType="end"/>
        </w:r>
      </w:ins>
    </w:p>
    <w:p w14:paraId="474DBB89" w14:textId="77777777" w:rsidR="003842F3" w:rsidRPr="007D0BE0" w:rsidRDefault="003842F3">
      <w:pPr>
        <w:pStyle w:val="TM2"/>
        <w:tabs>
          <w:tab w:val="left" w:pos="880"/>
          <w:tab w:val="right" w:leader="dot" w:pos="8630"/>
        </w:tabs>
        <w:rPr>
          <w:ins w:id="480" w:author="Eric Boisvert" w:date="2016-03-28T16:06:00Z"/>
          <w:rFonts w:ascii="Calibri" w:eastAsia="MS Mincho" w:hAnsi="Calibri"/>
          <w:noProof/>
          <w:sz w:val="22"/>
          <w:szCs w:val="22"/>
          <w:lang w:val="en-CA" w:eastAsia="en-CA"/>
        </w:rPr>
      </w:pPr>
      <w:ins w:id="4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9.3</w:t>
        </w:r>
        <w:r w:rsidRPr="007D0BE0">
          <w:rPr>
            <w:rFonts w:ascii="Calibri" w:eastAsia="MS Mincho" w:hAnsi="Calibri"/>
            <w:noProof/>
            <w:sz w:val="22"/>
            <w:szCs w:val="22"/>
            <w:lang w:val="en-CA" w:eastAsia="en-CA"/>
          </w:rPr>
          <w:tab/>
        </w:r>
        <w:r w:rsidRPr="00B274BB">
          <w:rPr>
            <w:rStyle w:val="Lienhypertexte"/>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482" w:author="Eric Boisvert" w:date="2016-03-28T16:06:00Z">
        <w:r>
          <w:rPr>
            <w:noProof/>
            <w:webHidden/>
          </w:rPr>
          <w:t>221</w:t>
        </w:r>
        <w:r>
          <w:rPr>
            <w:noProof/>
            <w:webHidden/>
          </w:rPr>
          <w:fldChar w:fldCharType="end"/>
        </w:r>
        <w:r w:rsidRPr="00B274BB">
          <w:rPr>
            <w:rStyle w:val="Lienhypertexte"/>
            <w:noProof/>
          </w:rPr>
          <w:fldChar w:fldCharType="end"/>
        </w:r>
      </w:ins>
    </w:p>
    <w:p w14:paraId="0C2059D4" w14:textId="77777777" w:rsidR="003842F3" w:rsidRPr="007D0BE0" w:rsidRDefault="003842F3">
      <w:pPr>
        <w:pStyle w:val="TM1"/>
        <w:tabs>
          <w:tab w:val="left" w:pos="660"/>
          <w:tab w:val="right" w:leader="dot" w:pos="8630"/>
        </w:tabs>
        <w:rPr>
          <w:ins w:id="483" w:author="Eric Boisvert" w:date="2016-03-28T16:06:00Z"/>
          <w:rFonts w:ascii="Calibri" w:eastAsia="MS Mincho" w:hAnsi="Calibri"/>
          <w:noProof/>
          <w:sz w:val="22"/>
          <w:szCs w:val="22"/>
          <w:lang w:val="en-CA" w:eastAsia="en-CA"/>
        </w:rPr>
      </w:pPr>
      <w:ins w:id="4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10.</w:t>
        </w:r>
        <w:r w:rsidRPr="007D0BE0">
          <w:rPr>
            <w:rFonts w:ascii="Calibri" w:eastAsia="MS Mincho" w:hAnsi="Calibri"/>
            <w:noProof/>
            <w:sz w:val="22"/>
            <w:szCs w:val="22"/>
            <w:lang w:val="en-CA" w:eastAsia="en-CA"/>
          </w:rPr>
          <w:tab/>
        </w:r>
        <w:r w:rsidRPr="00B274B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485" w:author="Eric Boisvert" w:date="2016-03-28T16:06:00Z">
        <w:r>
          <w:rPr>
            <w:noProof/>
            <w:webHidden/>
          </w:rPr>
          <w:t>223</w:t>
        </w:r>
        <w:r>
          <w:rPr>
            <w:noProof/>
            <w:webHidden/>
          </w:rPr>
          <w:fldChar w:fldCharType="end"/>
        </w:r>
        <w:r w:rsidRPr="00B274BB">
          <w:rPr>
            <w:rStyle w:val="Lienhypertexte"/>
            <w:noProof/>
          </w:rPr>
          <w:fldChar w:fldCharType="end"/>
        </w:r>
      </w:ins>
    </w:p>
    <w:p w14:paraId="5022D270" w14:textId="77777777" w:rsidR="003842F3" w:rsidRPr="007D0BE0" w:rsidRDefault="003842F3">
      <w:pPr>
        <w:pStyle w:val="TM1"/>
        <w:tabs>
          <w:tab w:val="left" w:pos="660"/>
          <w:tab w:val="right" w:leader="dot" w:pos="8630"/>
        </w:tabs>
        <w:rPr>
          <w:ins w:id="486" w:author="Eric Boisvert" w:date="2016-03-28T16:06:00Z"/>
          <w:rFonts w:ascii="Calibri" w:eastAsia="MS Mincho" w:hAnsi="Calibri"/>
          <w:noProof/>
          <w:sz w:val="22"/>
          <w:szCs w:val="22"/>
          <w:lang w:val="en-CA" w:eastAsia="en-CA"/>
        </w:rPr>
      </w:pPr>
      <w:ins w:id="4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11.</w:t>
        </w:r>
        <w:r w:rsidRPr="007D0BE0">
          <w:rPr>
            <w:rFonts w:ascii="Calibri" w:eastAsia="MS Mincho" w:hAnsi="Calibri"/>
            <w:noProof/>
            <w:sz w:val="22"/>
            <w:szCs w:val="22"/>
            <w:lang w:val="en-CA" w:eastAsia="en-CA"/>
          </w:rPr>
          <w:tab/>
        </w:r>
        <w:r w:rsidRPr="00B274BB">
          <w:rPr>
            <w:rStyle w:val="Lienhypertexte"/>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488" w:author="Eric Boisvert" w:date="2016-03-28T16:06:00Z">
        <w:r>
          <w:rPr>
            <w:noProof/>
            <w:webHidden/>
          </w:rPr>
          <w:t>224</w:t>
        </w:r>
        <w:r>
          <w:rPr>
            <w:noProof/>
            <w:webHidden/>
          </w:rPr>
          <w:fldChar w:fldCharType="end"/>
        </w:r>
        <w:r w:rsidRPr="00B274BB">
          <w:rPr>
            <w:rStyle w:val="Lienhypertexte"/>
            <w:noProof/>
          </w:rPr>
          <w:fldChar w:fldCharType="end"/>
        </w:r>
      </w:ins>
    </w:p>
    <w:p w14:paraId="62EFE3E8" w14:textId="77777777" w:rsidR="003842F3" w:rsidRPr="007D0BE0" w:rsidRDefault="003842F3">
      <w:pPr>
        <w:pStyle w:val="TM2"/>
        <w:tabs>
          <w:tab w:val="left" w:pos="880"/>
          <w:tab w:val="right" w:leader="dot" w:pos="8630"/>
        </w:tabs>
        <w:rPr>
          <w:ins w:id="489" w:author="Eric Boisvert" w:date="2016-03-28T16:06:00Z"/>
          <w:rFonts w:ascii="Calibri" w:eastAsia="MS Mincho" w:hAnsi="Calibri"/>
          <w:noProof/>
          <w:sz w:val="22"/>
          <w:szCs w:val="22"/>
          <w:lang w:val="en-CA" w:eastAsia="en-CA"/>
        </w:rPr>
      </w:pPr>
      <w:ins w:id="4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A.1</w:t>
        </w:r>
        <w:r w:rsidRPr="007D0BE0">
          <w:rPr>
            <w:rFonts w:ascii="Calibri" w:eastAsia="MS Mincho" w:hAnsi="Calibri"/>
            <w:noProof/>
            <w:sz w:val="22"/>
            <w:szCs w:val="22"/>
            <w:lang w:val="en-CA" w:eastAsia="en-CA"/>
          </w:rPr>
          <w:tab/>
        </w:r>
        <w:r w:rsidRPr="00B274BB">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491" w:author="Eric Boisvert" w:date="2016-03-28T16:06:00Z">
        <w:r>
          <w:rPr>
            <w:noProof/>
            <w:webHidden/>
          </w:rPr>
          <w:t>225</w:t>
        </w:r>
        <w:r>
          <w:rPr>
            <w:noProof/>
            <w:webHidden/>
          </w:rPr>
          <w:fldChar w:fldCharType="end"/>
        </w:r>
        <w:r w:rsidRPr="00B274BB">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2" w:author="Eric Boisvert" w:date="2015-12-25T17:41:00Z"/>
          <w:lang w:val="en-CA"/>
        </w:rPr>
      </w:pPr>
      <w:ins w:id="493" w:author="Eric Boisvert" w:date="2015-12-25T17:30:00Z">
        <w:r>
          <w:rPr>
            <w:lang w:val="en-CA"/>
          </w:rPr>
          <w:t xml:space="preserve">GeoSciML (Geoscience Markup Language or Geoscience ModeL) is a model of geological features </w:t>
        </w:r>
      </w:ins>
      <w:ins w:id="494" w:author="Eric Boisvert" w:date="2015-12-25T17:38:00Z">
        <w:r>
          <w:rPr>
            <w:lang w:val="en-CA"/>
          </w:rPr>
          <w:t xml:space="preserve">commonly </w:t>
        </w:r>
      </w:ins>
      <w:ins w:id="495" w:author="Eric Boisvert" w:date="2015-12-25T17:43:00Z">
        <w:del w:id="496" w:author="Ollie Raymond" w:date="2016-02-03T09:47:00Z">
          <w:r w:rsidR="008B4BF7" w:rsidDel="008765D9">
            <w:rPr>
              <w:lang w:val="en-CA"/>
            </w:rPr>
            <w:delText>depicted</w:delText>
          </w:r>
        </w:del>
      </w:ins>
      <w:ins w:id="497" w:author="Eric Boisvert" w:date="2015-12-25T17:38:00Z">
        <w:del w:id="498" w:author="Ollie Raymond" w:date="2016-02-03T09:47:00Z">
          <w:r w:rsidDel="008765D9">
            <w:rPr>
              <w:lang w:val="en-CA"/>
            </w:rPr>
            <w:delText xml:space="preserve"> on</w:delText>
          </w:r>
        </w:del>
      </w:ins>
      <w:ins w:id="499" w:author="Ollie Raymond" w:date="2016-02-03T09:47:00Z">
        <w:r w:rsidR="008765D9">
          <w:rPr>
            <w:lang w:val="en-CA"/>
          </w:rPr>
          <w:t>described and portrayed in</w:t>
        </w:r>
      </w:ins>
      <w:ins w:id="500" w:author="Eric Boisvert" w:date="2015-12-25T17:38:00Z">
        <w:r>
          <w:rPr>
            <w:lang w:val="en-CA"/>
          </w:rPr>
          <w:t xml:space="preserve"> </w:t>
        </w:r>
        <w:r w:rsidR="008B4BF7">
          <w:rPr>
            <w:lang w:val="en-CA"/>
          </w:rPr>
          <w:t>geological maps, cross sections</w:t>
        </w:r>
      </w:ins>
      <w:ins w:id="501" w:author="Eric Boisvert" w:date="2015-12-25T17:44:00Z">
        <w:r w:rsidR="008B4BF7">
          <w:rPr>
            <w:lang w:val="en-CA"/>
          </w:rPr>
          <w:t xml:space="preserve">, </w:t>
        </w:r>
      </w:ins>
      <w:ins w:id="502" w:author="Eric Boisvert" w:date="2015-12-25T17:38:00Z">
        <w:r w:rsidR="008B4BF7">
          <w:rPr>
            <w:lang w:val="en-CA"/>
          </w:rPr>
          <w:t>geological reports</w:t>
        </w:r>
      </w:ins>
      <w:ins w:id="503" w:author="Eric Boisvert" w:date="2015-12-25T17:44:00Z">
        <w:r w:rsidR="008B4BF7">
          <w:rPr>
            <w:lang w:val="en-CA"/>
          </w:rPr>
          <w:t xml:space="preserve"> and databases.</w:t>
        </w:r>
      </w:ins>
      <w:ins w:id="504" w:author="Eric Boisvert" w:date="2015-12-25T17:38:00Z">
        <w:r>
          <w:rPr>
            <w:lang w:val="en-CA"/>
          </w:rPr>
          <w:t xml:space="preserve">  The model </w:t>
        </w:r>
      </w:ins>
      <w:ins w:id="505" w:author="Eric Boisvert" w:date="2015-12-25T17:39:00Z">
        <w:r>
          <w:rPr>
            <w:lang w:val="en-CA"/>
          </w:rPr>
          <w:t xml:space="preserve">was </w:t>
        </w:r>
        <w:r w:rsidRPr="00F25F3B">
          <w:rPr>
            <w:lang w:val="en-CA"/>
          </w:rPr>
          <w:t>developed by the</w:t>
        </w:r>
      </w:ins>
      <w:ins w:id="506" w:author="Ollie Raymond" w:date="2016-02-03T09:47:00Z">
        <w:r w:rsidR="008765D9">
          <w:rPr>
            <w:lang w:val="en-CA"/>
          </w:rPr>
          <w:t xml:space="preserve"> IUGS</w:t>
        </w:r>
      </w:ins>
      <w:ins w:id="50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8" w:author="Eric Boisvert" w:date="2015-12-25T17:41:00Z">
        <w:r w:rsidR="008B4BF7">
          <w:rPr>
            <w:lang w:val="en-CA"/>
          </w:rPr>
          <w:t>.</w:t>
        </w:r>
      </w:ins>
      <w:ins w:id="509" w:author="Eric Boisvert" w:date="2015-12-25T17:39:00Z">
        <w:r w:rsidRPr="00F25F3B">
          <w:rPr>
            <w:lang w:val="en-CA"/>
          </w:rPr>
          <w:t xml:space="preserve"> </w:t>
        </w:r>
      </w:ins>
      <w:ins w:id="510" w:author="Eric Boisvert" w:date="2015-12-25T17:41:00Z">
        <w:r w:rsidR="008B4BF7">
          <w:rPr>
            <w:lang w:val="en-CA"/>
          </w:rPr>
          <w:t xml:space="preserve"> </w:t>
        </w:r>
      </w:ins>
      <w:r w:rsidR="001133B5" w:rsidRPr="00D12552">
        <w:rPr>
          <w:lang w:val="en-CA"/>
        </w:rPr>
        <w:t xml:space="preserve">This specification describes a </w:t>
      </w:r>
      <w:ins w:id="511" w:author="Eric Boisvert" w:date="2015-10-27T17:08:00Z">
        <w:r w:rsidR="00773E1B">
          <w:rPr>
            <w:lang w:val="en-CA"/>
          </w:rPr>
          <w:t>logical</w:t>
        </w:r>
      </w:ins>
      <w:ins w:id="512" w:author="Eric Boisvert" w:date="2015-12-25T17:26:00Z">
        <w:r w:rsidR="009E76CF">
          <w:rPr>
            <w:lang w:val="en-CA"/>
          </w:rPr>
          <w:t xml:space="preserve"> </w:t>
        </w:r>
      </w:ins>
      <w:r w:rsidR="001133B5" w:rsidRPr="00D12552">
        <w:rPr>
          <w:lang w:val="en-CA"/>
        </w:rPr>
        <w:t>model</w:t>
      </w:r>
      <w:ins w:id="513" w:author="Eric Boisvert" w:date="2015-10-28T08:33:00Z">
        <w:r w:rsidR="000E58BB">
          <w:rPr>
            <w:lang w:val="en-CA"/>
          </w:rPr>
          <w:t xml:space="preserve"> </w:t>
        </w:r>
      </w:ins>
      <w:r w:rsidR="001133B5" w:rsidRPr="00D12552">
        <w:rPr>
          <w:lang w:val="en-CA"/>
        </w:rPr>
        <w:t>and GML/XML encoding rules for the exchange of geological map data</w:t>
      </w:r>
      <w:ins w:id="514" w:author="Eric Boisvert" w:date="2015-12-25T16:36:00Z">
        <w:r w:rsidR="00C822F3">
          <w:rPr>
            <w:lang w:val="en-CA"/>
          </w:rPr>
          <w:t xml:space="preserve">, </w:t>
        </w:r>
      </w:ins>
      <w:ins w:id="515" w:author="Eric Boisvert" w:date="2015-12-25T16:41:00Z">
        <w:r w:rsidR="00C822F3">
          <w:rPr>
            <w:lang w:val="en-CA"/>
          </w:rPr>
          <w:t xml:space="preserve">geological time scales, </w:t>
        </w:r>
      </w:ins>
      <w:ins w:id="516" w:author="Eric Boisvert" w:date="2015-12-25T16:36:00Z">
        <w:r w:rsidR="00C822F3">
          <w:rPr>
            <w:lang w:val="en-CA"/>
          </w:rPr>
          <w:t>borehole</w:t>
        </w:r>
      </w:ins>
      <w:ins w:id="517" w:author="Ollie Raymond" w:date="2016-02-03T09:48:00Z">
        <w:r w:rsidR="00301315">
          <w:rPr>
            <w:lang w:val="en-CA"/>
          </w:rPr>
          <w:t>s,</w:t>
        </w:r>
      </w:ins>
      <w:ins w:id="518" w:author="Eric Boisvert" w:date="2015-12-25T16:41:00Z">
        <w:r w:rsidR="00C822F3">
          <w:rPr>
            <w:lang w:val="en-CA"/>
          </w:rPr>
          <w:t xml:space="preserve"> </w:t>
        </w:r>
        <w:del w:id="519" w:author="Ollie Raymond" w:date="2016-02-03T09:48:00Z">
          <w:r w:rsidR="00C822F3" w:rsidDel="00301315">
            <w:rPr>
              <w:lang w:val="en-CA"/>
            </w:rPr>
            <w:delText xml:space="preserve">data </w:delText>
          </w:r>
        </w:del>
      </w:ins>
      <w:ins w:id="520" w:author="Eric Boisvert" w:date="2015-12-25T16:36:00Z">
        <w:r w:rsidR="00C822F3">
          <w:rPr>
            <w:lang w:val="en-CA"/>
          </w:rPr>
          <w:t xml:space="preserve">and </w:t>
        </w:r>
      </w:ins>
      <w:ins w:id="521" w:author="Ollie Raymond" w:date="2016-02-03T09:49:00Z">
        <w:r w:rsidR="00301315">
          <w:rPr>
            <w:lang w:val="en-CA"/>
          </w:rPr>
          <w:t xml:space="preserve">metadata for </w:t>
        </w:r>
      </w:ins>
      <w:ins w:id="522" w:author="Eric Boisvert" w:date="2015-12-25T16:37:00Z">
        <w:r w:rsidR="00C822F3">
          <w:rPr>
            <w:lang w:val="en-CA"/>
          </w:rPr>
          <w:t>laboratory analys</w:t>
        </w:r>
      </w:ins>
      <w:ins w:id="523" w:author="Ollie Raymond" w:date="2016-02-03T09:49:00Z">
        <w:r w:rsidR="00301315">
          <w:rPr>
            <w:lang w:val="en-CA"/>
          </w:rPr>
          <w:t>e</w:t>
        </w:r>
      </w:ins>
      <w:ins w:id="524" w:author="Eric Boisvert" w:date="2015-12-25T16:37:00Z">
        <w:del w:id="525" w:author="Ollie Raymond" w:date="2016-02-03T09:49:00Z">
          <w:r w:rsidR="00C822F3" w:rsidDel="00301315">
            <w:rPr>
              <w:lang w:val="en-CA"/>
            </w:rPr>
            <w:delText>i</w:delText>
          </w:r>
        </w:del>
        <w:r w:rsidR="00C822F3">
          <w:rPr>
            <w:lang w:val="en-CA"/>
          </w:rPr>
          <w:t>s</w:t>
        </w:r>
      </w:ins>
      <w:r w:rsidR="001133B5" w:rsidRPr="00D12552">
        <w:rPr>
          <w:lang w:val="en-CA"/>
        </w:rPr>
        <w:t>.</w:t>
      </w:r>
      <w:ins w:id="526" w:author="Eric Boisvert" w:date="2015-12-25T16:37:00Z">
        <w:r w:rsidR="00C822F3">
          <w:rPr>
            <w:lang w:val="en-CA"/>
          </w:rPr>
          <w:t xml:space="preserve">  It provides</w:t>
        </w:r>
      </w:ins>
      <w:ins w:id="527" w:author="Eric Boisvert" w:date="2015-12-25T16:39:00Z">
        <w:r w:rsidR="00C822F3">
          <w:rPr>
            <w:lang w:val="en-CA"/>
          </w:rPr>
          <w:t xml:space="preserve"> a portrayal model, used for</w:t>
        </w:r>
        <w:r w:rsidR="009E76CF">
          <w:rPr>
            <w:lang w:val="en-CA"/>
          </w:rPr>
          <w:t xml:space="preserve"> simple map based application</w:t>
        </w:r>
      </w:ins>
      <w:ins w:id="528" w:author="Ollie Raymond" w:date="2016-02-03T09:53:00Z">
        <w:r w:rsidR="00384CB6">
          <w:rPr>
            <w:lang w:val="en-CA"/>
          </w:rPr>
          <w:t>s</w:t>
        </w:r>
      </w:ins>
      <w:ins w:id="529" w:author="Ollie Raymond" w:date="2016-02-03T09:54:00Z">
        <w:r w:rsidR="00384CB6">
          <w:rPr>
            <w:lang w:val="en-CA"/>
          </w:rPr>
          <w:t>;</w:t>
        </w:r>
      </w:ins>
      <w:ins w:id="530" w:author="Eric Boisvert" w:date="2015-12-25T16:39:00Z">
        <w:del w:id="53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2" w:author="Eric Boisvert" w:date="2015-12-25T16:40:00Z">
        <w:r w:rsidR="00C822F3">
          <w:rPr>
            <w:lang w:val="en-CA"/>
          </w:rPr>
          <w:t>basic</w:t>
        </w:r>
      </w:ins>
      <w:ins w:id="533" w:author="Eric Boisvert" w:date="2015-12-25T16:39:00Z">
        <w:r w:rsidR="00C822F3">
          <w:rPr>
            <w:lang w:val="en-CA"/>
          </w:rPr>
          <w:t xml:space="preserve"> </w:t>
        </w:r>
      </w:ins>
      <w:ins w:id="534" w:author="Eric Boisvert" w:date="2015-12-25T16:40:00Z">
        <w:r w:rsidR="00C822F3">
          <w:rPr>
            <w:lang w:val="en-CA"/>
          </w:rPr>
          <w:t>data exchange</w:t>
        </w:r>
      </w:ins>
      <w:ins w:id="535" w:author="Ollie Raymond" w:date="2016-02-03T09:54:00Z">
        <w:r w:rsidR="00384CB6">
          <w:rPr>
            <w:lang w:val="en-CA"/>
          </w:rPr>
          <w:t>;</w:t>
        </w:r>
      </w:ins>
      <w:ins w:id="536" w:author="Eric Boisvert" w:date="2015-12-25T16:40:00Z">
        <w:r w:rsidR="00C822F3">
          <w:rPr>
            <w:lang w:val="en-CA"/>
          </w:rPr>
          <w:t xml:space="preserve"> and and extended model to address </w:t>
        </w:r>
        <w:del w:id="537" w:author="Ollie Raymond" w:date="2016-02-03T09:54:00Z">
          <w:r w:rsidR="00C822F3" w:rsidDel="00384CB6">
            <w:rPr>
              <w:lang w:val="en-CA"/>
            </w:rPr>
            <w:delText xml:space="preserve">more complex </w:delText>
          </w:r>
        </w:del>
        <w:r w:rsidR="00C822F3">
          <w:rPr>
            <w:lang w:val="en-CA"/>
          </w:rPr>
          <w:t>scenarios</w:t>
        </w:r>
      </w:ins>
      <w:ins w:id="538" w:author="Ollie Raymond" w:date="2016-02-03T09:54:00Z">
        <w:r w:rsidR="00384CB6">
          <w:rPr>
            <w:lang w:val="en-CA"/>
          </w:rPr>
          <w:t xml:space="preserve"> of more complex geological data</w:t>
        </w:r>
      </w:ins>
      <w:ins w:id="53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40" w:author="Eric Boisvert" w:date="2015-12-25T17:26:00Z"/>
          <w:lang w:val="en-CA"/>
        </w:rPr>
      </w:pPr>
      <w:ins w:id="541" w:author="Eric Boisvert" w:date="2015-12-25T17:26:00Z">
        <w:r>
          <w:rPr>
            <w:lang w:val="en-CA"/>
          </w:rPr>
          <w:t>The speci</w:t>
        </w:r>
        <w:r w:rsidR="008B4BF7">
          <w:rPr>
            <w:lang w:val="en-CA"/>
          </w:rPr>
          <w:t>fication also provides patterns</w:t>
        </w:r>
      </w:ins>
      <w:ins w:id="542" w:author="Eric Boisvert" w:date="2015-12-25T17:43:00Z">
        <w:r w:rsidR="008B4BF7">
          <w:rPr>
            <w:lang w:val="en-CA"/>
          </w:rPr>
          <w:t xml:space="preserve">, </w:t>
        </w:r>
      </w:ins>
      <w:ins w:id="543" w:author="Eric Boisvert" w:date="2015-12-25T17:28:00Z">
        <w:r>
          <w:rPr>
            <w:lang w:val="en-CA"/>
          </w:rPr>
          <w:t>profiles</w:t>
        </w:r>
      </w:ins>
      <w:ins w:id="544" w:author="Ollie Raymond" w:date="2016-02-03T09:55:00Z">
        <w:r w:rsidR="00384CB6">
          <w:rPr>
            <w:lang w:val="en-CA"/>
          </w:rPr>
          <w:t xml:space="preserve"> (</w:t>
        </w:r>
      </w:ins>
      <w:ins w:id="545" w:author="Eric Boisvert" w:date="2015-12-25T17:41:00Z">
        <w:del w:id="546" w:author="Ollie Raymond" w:date="2016-02-03T09:55:00Z">
          <w:r w:rsidR="008B4BF7" w:rsidDel="00384CB6">
            <w:rPr>
              <w:lang w:val="en-CA"/>
            </w:rPr>
            <w:delText xml:space="preserve">, </w:delText>
          </w:r>
        </w:del>
        <w:r w:rsidR="008B4BF7">
          <w:rPr>
            <w:lang w:val="en-CA"/>
          </w:rPr>
          <w:t>most notably of Observations and Measurements</w:t>
        </w:r>
      </w:ins>
      <w:ins w:id="547" w:author="Ollie Raymond" w:date="2016-02-03T09:55:00Z">
        <w:r w:rsidR="00384CB6">
          <w:rPr>
            <w:lang w:val="en-CA"/>
          </w:rPr>
          <w:t xml:space="preserve"> -</w:t>
        </w:r>
      </w:ins>
      <w:ins w:id="548" w:author="Eric Boisvert" w:date="2015-12-25T17:41:00Z">
        <w:r w:rsidR="008B4BF7">
          <w:rPr>
            <w:lang w:val="en-CA"/>
          </w:rPr>
          <w:t xml:space="preserve"> </w:t>
        </w:r>
        <w:del w:id="549" w:author="Ollie Raymond" w:date="2016-02-03T09:55:00Z">
          <w:r w:rsidR="008B4BF7" w:rsidDel="00384CB6">
            <w:rPr>
              <w:lang w:val="en-CA"/>
            </w:rPr>
            <w:delText>(</w:delText>
          </w:r>
        </w:del>
        <w:r w:rsidR="008B4BF7">
          <w:rPr>
            <w:lang w:val="en-CA"/>
          </w:rPr>
          <w:t>ISO19156)</w:t>
        </w:r>
      </w:ins>
      <w:ins w:id="55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5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3" w:author="Ollie Raymond" w:date="2016-02-03T09:57:00Z">
        <w:r w:rsidRPr="00D12552" w:rsidDel="002A2EF0">
          <w:rPr>
            <w:lang w:val="en-CA"/>
          </w:rPr>
          <w:delText xml:space="preserve">present </w:delText>
        </w:r>
      </w:del>
      <w:ins w:id="554" w:author="Ollie Raymond" w:date="2016-02-03T09:57:00Z">
        <w:r w:rsidR="002A2EF0">
          <w:rPr>
            <w:lang w:val="en-CA"/>
          </w:rPr>
          <w:t>described and portrayed</w:t>
        </w:r>
        <w:r w:rsidR="002A2EF0" w:rsidRPr="00D12552">
          <w:rPr>
            <w:lang w:val="en-CA"/>
          </w:rPr>
          <w:t xml:space="preserve"> </w:t>
        </w:r>
      </w:ins>
      <w:del w:id="555" w:author="Ollie Raymond" w:date="2016-02-03T09:57:00Z">
        <w:r w:rsidRPr="00D12552" w:rsidDel="002A2EF0">
          <w:rPr>
            <w:lang w:val="en-CA"/>
          </w:rPr>
          <w:delText xml:space="preserve">on </w:delText>
        </w:r>
      </w:del>
      <w:ins w:id="55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7" w:name="_Toc165888229"/>
      <w:commentRangeStart w:id="558"/>
      <w:r w:rsidRPr="00D12552">
        <w:rPr>
          <w:lang w:val="en-CA"/>
        </w:rPr>
        <w:t>Submitting organizations</w:t>
      </w:r>
      <w:bookmarkEnd w:id="557"/>
      <w:commentRangeEnd w:id="558"/>
      <w:r w:rsidR="00AD3B07" w:rsidRPr="00D12552">
        <w:rPr>
          <w:rStyle w:val="Marquedecommentaire"/>
          <w:b w:val="0"/>
          <w:lang w:val="en-CA"/>
        </w:rPr>
        <w:commentReference w:id="55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55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6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24128E"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24128E"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60"/>
            <w:r>
              <w:rPr>
                <w:rStyle w:val="Marquedecommentaire"/>
              </w:rPr>
              <w:commentReference w:id="56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61" w:name="_Toc446944538"/>
      <w:r w:rsidRPr="00D12552">
        <w:rPr>
          <w:lang w:val="en-CA"/>
        </w:rPr>
        <w:t>Scope</w:t>
      </w:r>
      <w:bookmarkEnd w:id="56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2" w:author="Ollie Raymond" w:date="2016-02-03T10:07:00Z">
        <w:r w:rsidR="00227147">
          <w:rPr>
            <w:lang w:val="en-CA"/>
          </w:rPr>
          <w:t>s</w:t>
        </w:r>
      </w:ins>
      <w:r w:rsidRPr="00761F44">
        <w:rPr>
          <w:lang w:val="en-CA"/>
        </w:rPr>
        <w:t>, geological units</w:t>
      </w:r>
      <w:ins w:id="563" w:author="Ollie Raymond" w:date="2016-02-03T10:06:00Z">
        <w:r w:rsidR="00227147">
          <w:rPr>
            <w:lang w:val="en-CA"/>
          </w:rPr>
          <w:t xml:space="preserve"> and stratigraphy</w:t>
        </w:r>
      </w:ins>
      <w:r w:rsidRPr="00761F44">
        <w:rPr>
          <w:lang w:val="en-CA"/>
        </w:rPr>
        <w:t xml:space="preserve">, </w:t>
      </w:r>
      <w:ins w:id="564" w:author="Ollie Raymond" w:date="2016-02-03T10:06:00Z">
        <w:r w:rsidR="00227147">
          <w:rPr>
            <w:lang w:val="en-CA"/>
          </w:rPr>
          <w:t>geological time</w:t>
        </w:r>
        <w:proofErr w:type="gramStart"/>
        <w:r w:rsidR="00227147">
          <w:rPr>
            <w:lang w:val="en-CA"/>
          </w:rPr>
          <w:t xml:space="preserve">, </w:t>
        </w:r>
      </w:ins>
      <w:proofErr w:type="gramEnd"/>
      <w:del w:id="565" w:author="Ollie Raymond" w:date="2016-02-03T10:06:00Z">
        <w:r w:rsidR="002404CF" w:rsidRPr="00761F44" w:rsidDel="00227147">
          <w:rPr>
            <w:lang w:val="en-CA"/>
          </w:rPr>
          <w:delText>geochronology</w:delText>
        </w:r>
      </w:del>
      <w:r w:rsidR="005424AC">
        <w:rPr>
          <w:lang w:val="en-CA"/>
        </w:rPr>
        <w:t xml:space="preserve">, </w:t>
      </w:r>
      <w:del w:id="56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7" w:author="Ollie Raymond" w:date="2016-02-03T10:07:00Z">
        <w:r w:rsidR="00227147">
          <w:rPr>
            <w:lang w:val="en-CA"/>
          </w:rPr>
          <w:t>, geochemistry</w:t>
        </w:r>
      </w:ins>
      <w:del w:id="56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9" w:author="Eric Boisvert" w:date="2015-12-25T17:45:00Z">
        <w:r w:rsidR="003C0FEA">
          <w:rPr>
            <w:lang w:val="en-CA"/>
          </w:rPr>
          <w:t>s</w:t>
        </w:r>
      </w:ins>
      <w:r w:rsidR="002404CF" w:rsidRPr="00761F44">
        <w:rPr>
          <w:lang w:val="en-CA"/>
        </w:rPr>
        <w:t xml:space="preserve"> and geologic</w:t>
      </w:r>
      <w:ins w:id="570" w:author="Ollie Raymond" w:date="2016-02-03T10:08:00Z">
        <w:r w:rsidR="00227147">
          <w:rPr>
            <w:lang w:val="en-CA"/>
          </w:rPr>
          <w:t>al</w:t>
        </w:r>
      </w:ins>
      <w:r w:rsidR="002404CF" w:rsidRPr="00761F44">
        <w:rPr>
          <w:lang w:val="en-CA"/>
        </w:rPr>
        <w:t xml:space="preserve"> specimen</w:t>
      </w:r>
      <w:ins w:id="571" w:author="Eric Boisvert" w:date="2015-12-25T17:45:00Z">
        <w:r w:rsidR="003C0FEA">
          <w:rPr>
            <w:lang w:val="en-CA"/>
          </w:rPr>
          <w:t>s</w:t>
        </w:r>
      </w:ins>
      <w:r w:rsidR="002404CF" w:rsidRPr="00761F44">
        <w:rPr>
          <w:lang w:val="en-CA"/>
        </w:rPr>
        <w:t xml:space="preserve">.  The </w:t>
      </w:r>
      <w:del w:id="572" w:author="Eric Boisvert" w:date="2016-01-04T09:06:00Z">
        <w:r w:rsidR="002404CF" w:rsidRPr="00761F44" w:rsidDel="00122E1A">
          <w:rPr>
            <w:lang w:val="en-CA"/>
          </w:rPr>
          <w:delText>mode</w:delText>
        </w:r>
      </w:del>
      <w:ins w:id="573" w:author="Eric Boisvert" w:date="2016-01-04T09:06:00Z">
        <w:r w:rsidR="00122E1A">
          <w:rPr>
            <w:lang w:val="en-CA"/>
          </w:rPr>
          <w:t>specification</w:t>
        </w:r>
      </w:ins>
      <w:del w:id="57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5" w:author="Ollie Raymond" w:date="2016-02-03T10:09:00Z">
        <w:r w:rsidR="002404CF" w:rsidRPr="00761F44" w:rsidDel="00047986">
          <w:rPr>
            <w:lang w:val="en-CA"/>
          </w:rPr>
          <w:delText xml:space="preserve">map </w:delText>
        </w:r>
      </w:del>
      <w:r w:rsidR="002404CF" w:rsidRPr="00761F44">
        <w:rPr>
          <w:lang w:val="en-CA"/>
        </w:rPr>
        <w:t>portrayal</w:t>
      </w:r>
      <w:ins w:id="57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579" w:name="_Toc446944539"/>
      <w:r w:rsidRPr="00D12552">
        <w:rPr>
          <w:lang w:val="en-CA"/>
        </w:rPr>
        <w:lastRenderedPageBreak/>
        <w:t>Conformance</w:t>
      </w:r>
      <w:bookmarkEnd w:id="57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80" w:author="Eric Boisvert" w:date="2015-12-25T17:48:00Z">
        <w:r w:rsidR="00A17543" w:rsidRPr="00D12552" w:rsidDel="003C0FEA">
          <w:rPr>
            <w:color w:val="FF0000"/>
            <w:lang w:val="en-CA"/>
          </w:rPr>
          <w:delText>following ISO 19136 (2007) specification</w:delText>
        </w:r>
      </w:del>
      <w:del w:id="581" w:author="Eric Boisvert" w:date="2015-10-28T18:27:00Z">
        <w:r w:rsidR="005424AC" w:rsidDel="00AE3B9C">
          <w:rPr>
            <w:color w:val="FF0000"/>
            <w:lang w:val="en-CA"/>
          </w:rPr>
          <w:delText xml:space="preserve">, with some exceptions, </w:delText>
        </w:r>
      </w:del>
      <w:del w:id="582" w:author="Eric Boisvert" w:date="2015-10-27T17:05:00Z">
        <w:r w:rsidR="00A17543" w:rsidRPr="00D12552" w:rsidDel="00773E1B">
          <w:rPr>
            <w:color w:val="FF0000"/>
            <w:lang w:val="en-CA"/>
          </w:rPr>
          <w:delText xml:space="preserve"> </w:delText>
        </w:r>
      </w:del>
      <w:del w:id="583" w:author="Eric Boisvert" w:date="2015-12-25T17:48:00Z">
        <w:r w:rsidR="00A17543" w:rsidRPr="00D12552" w:rsidDel="003C0FEA">
          <w:rPr>
            <w:color w:val="FF0000"/>
            <w:lang w:val="en-CA"/>
          </w:rPr>
          <w:delText>for GML applications</w:delText>
        </w:r>
      </w:del>
      <w:ins w:id="584" w:author="Eric Boisvert" w:date="2015-12-25T17:48:00Z">
        <w:r w:rsidR="003C0FEA">
          <w:rPr>
            <w:color w:val="FF0000"/>
            <w:lang w:val="en-CA"/>
          </w:rPr>
          <w:t xml:space="preserve"> </w:t>
        </w:r>
      </w:ins>
      <w:ins w:id="585" w:author="Ollie Raymond" w:date="2016-02-03T10:12:00Z">
        <w:r w:rsidR="00C6419D">
          <w:rPr>
            <w:color w:val="FF0000"/>
            <w:lang w:val="en-CA"/>
          </w:rPr>
          <w:t xml:space="preserve">which </w:t>
        </w:r>
      </w:ins>
      <w:ins w:id="586" w:author="Eric Boisvert" w:date="2015-12-25T17:48:00Z">
        <w:r w:rsidR="003C0FEA">
          <w:rPr>
            <w:color w:val="FF0000"/>
            <w:lang w:val="en-CA"/>
          </w:rPr>
          <w:t>conform to OGC GML 3.3 encoding rules</w:t>
        </w:r>
      </w:ins>
      <w:ins w:id="587" w:author="Eric Boisvert" w:date="2015-12-25T17:49:00Z">
        <w:r w:rsidR="003C0FEA">
          <w:rPr>
            <w:color w:val="FF0000"/>
            <w:lang w:val="en-CA"/>
          </w:rPr>
          <w:t xml:space="preserve">, </w:t>
        </w:r>
      </w:ins>
      <w:ins w:id="588" w:author="Eric Boisvert" w:date="2015-12-25T17:48:00Z">
        <w:r w:rsidR="003C0FEA">
          <w:rPr>
            <w:color w:val="FF0000"/>
            <w:lang w:val="en-CA"/>
          </w:rPr>
          <w:t xml:space="preserve">itself, an </w:t>
        </w:r>
      </w:ins>
      <w:ins w:id="589" w:author="Eric Boisvert" w:date="2015-12-25T17:49:00Z">
        <w:r w:rsidR="00122E1A">
          <w:rPr>
            <w:color w:val="FF0000"/>
            <w:lang w:val="en-CA"/>
          </w:rPr>
          <w:t xml:space="preserve">iteration </w:t>
        </w:r>
      </w:ins>
      <w:ins w:id="590" w:author="Eric Boisvert" w:date="2016-01-04T09:07:00Z">
        <w:r w:rsidR="00122E1A">
          <w:rPr>
            <w:color w:val="FF0000"/>
            <w:lang w:val="en-CA"/>
          </w:rPr>
          <w:t>over</w:t>
        </w:r>
      </w:ins>
      <w:ins w:id="591" w:author="Eric Boisvert" w:date="2015-12-25T17:49:00Z">
        <w:r w:rsidR="003C0FEA">
          <w:rPr>
            <w:color w:val="FF0000"/>
            <w:lang w:val="en-CA"/>
          </w:rPr>
          <w:t xml:space="preserve"> ISO 19136 (2007).</w:t>
        </w:r>
      </w:ins>
      <w:del w:id="592" w:author="Eric Boisvert" w:date="2015-12-25T17:48:00Z">
        <w:r w:rsidR="009A7B37" w:rsidRPr="00D12552" w:rsidDel="003C0FEA">
          <w:rPr>
            <w:lang w:val="en-CA"/>
          </w:rPr>
          <w:delText xml:space="preserve">. </w:delText>
        </w:r>
      </w:del>
      <w:ins w:id="59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594"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595"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6"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7" w:author="Eric Boisvert" w:date="2015-10-28T18:28:00Z"/>
          <w:color w:val="000000"/>
          <w:lang w:val="en-CA"/>
        </w:rPr>
      </w:pPr>
      <w:del w:id="598"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9"/>
        <w:r w:rsidRPr="00D12552" w:rsidDel="00AE3B9C">
          <w:rPr>
            <w:color w:val="000000"/>
            <w:lang w:val="en-CA"/>
          </w:rPr>
          <w:delText>interface standard,</w:delText>
        </w:r>
      </w:del>
      <w:commentRangeEnd w:id="599"/>
      <w:r w:rsidR="00483791">
        <w:rPr>
          <w:rStyle w:val="Marquedecommentaire"/>
        </w:rPr>
        <w:commentReference w:id="599"/>
      </w:r>
      <w:del w:id="600"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601" w:author="Eric Boisvert" w:date="2016-03-06T13:55:00Z"/>
          <w:lang w:val="en-CA"/>
        </w:rPr>
      </w:pPr>
      <w:del w:id="602" w:author="Eric Boisvert" w:date="2016-03-06T13:55:00Z">
        <w:r w:rsidRPr="00D12552" w:rsidDel="00483791">
          <w:rPr>
            <w:lang w:val="en-CA"/>
          </w:rPr>
          <w:delText xml:space="preserve">Any one of the conformance levels specified in </w:delText>
        </w:r>
        <w:commentRangeStart w:id="603"/>
        <w:r w:rsidRPr="00D12552" w:rsidDel="00483791">
          <w:rPr>
            <w:lang w:val="en-CA"/>
          </w:rPr>
          <w:delText xml:space="preserve">Annex </w:delText>
        </w:r>
      </w:del>
      <w:del w:id="604" w:author="Eric Boisvert" w:date="2016-03-06T13:53:00Z">
        <w:r w:rsidRPr="00D12552" w:rsidDel="00483791">
          <w:rPr>
            <w:lang w:val="en-CA"/>
          </w:rPr>
          <w:delText>B</w:delText>
        </w:r>
      </w:del>
      <w:del w:id="605" w:author="Eric Boisvert" w:date="2016-03-06T13:55:00Z">
        <w:r w:rsidRPr="00D12552" w:rsidDel="00483791">
          <w:rPr>
            <w:lang w:val="en-CA"/>
          </w:rPr>
          <w:delText xml:space="preserve"> </w:delText>
        </w:r>
        <w:commentRangeEnd w:id="603"/>
        <w:r w:rsidR="0057403B" w:rsidDel="00483791">
          <w:rPr>
            <w:rStyle w:val="Marquedecommentaire"/>
            <w:lang w:val="en-US"/>
          </w:rPr>
          <w:commentReference w:id="603"/>
        </w:r>
        <w:r w:rsidRPr="00D12552" w:rsidDel="00483791">
          <w:rPr>
            <w:lang w:val="en-CA"/>
          </w:rPr>
          <w:delText>(normative).</w:delText>
        </w:r>
      </w:del>
    </w:p>
    <w:p w14:paraId="137C54AC" w14:textId="14AB7ACE" w:rsidR="009A7B37" w:rsidRPr="00D12552" w:rsidDel="00483791" w:rsidRDefault="009A7B37">
      <w:pPr>
        <w:pStyle w:val="List1OGCletters"/>
        <w:rPr>
          <w:del w:id="606" w:author="Eric Boisvert" w:date="2016-03-06T13:55:00Z"/>
          <w:lang w:val="en-CA"/>
        </w:rPr>
      </w:pPr>
      <w:del w:id="607" w:author="Eric Boisvert" w:date="2016-03-06T13:55:00Z">
        <w:r w:rsidRPr="00D12552" w:rsidDel="00483791">
          <w:rPr>
            <w:lang w:val="en-CA"/>
          </w:rPr>
          <w:delText xml:space="preserve">Any one of the Distributed Computing Platform profiles specified in </w:delText>
        </w:r>
        <w:commentRangeStart w:id="608"/>
        <w:r w:rsidRPr="00D12552" w:rsidDel="00483791">
          <w:rPr>
            <w:lang w:val="en-CA"/>
          </w:rPr>
          <w:delText xml:space="preserve">Annexes TBD through TBD </w:delText>
        </w:r>
        <w:commentRangeEnd w:id="608"/>
        <w:r w:rsidR="0057403B" w:rsidDel="00483791">
          <w:rPr>
            <w:rStyle w:val="Marquedecommentaire"/>
            <w:lang w:val="en-US"/>
          </w:rPr>
          <w:commentReference w:id="608"/>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609" w:name="_Toc446944540"/>
      <w:r w:rsidRPr="00D12552">
        <w:rPr>
          <w:lang w:val="en-CA"/>
        </w:rPr>
        <w:t>References</w:t>
      </w:r>
      <w:bookmarkEnd w:id="609"/>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610"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611" w:author="Ollie Raymond" w:date="2016-02-08T14:12:00Z"/>
          <w:lang w:val="en-CA"/>
        </w:rPr>
      </w:pPr>
      <w:ins w:id="612"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613" w:author="Ollie Raymond" w:date="2016-02-08T14:12:00Z">
        <w:r>
          <w:rPr>
            <w:lang w:val="en-CA"/>
          </w:rPr>
          <w:t xml:space="preserve">ISO 19108:2006 </w:t>
        </w:r>
      </w:ins>
      <w:ins w:id="614" w:author="Ollie Raymond" w:date="2016-02-08T14:14:00Z">
        <w:r>
          <w:rPr>
            <w:lang w:val="en-CA"/>
          </w:rPr>
          <w:t xml:space="preserve">- </w:t>
        </w:r>
      </w:ins>
      <w:ins w:id="615"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616" w:author="Eric Boisvert" w:date="2016-02-27T12:01:00Z"/>
          <w:lang w:val="en-CA"/>
        </w:rPr>
      </w:pPr>
      <w:del w:id="617"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8"/>
        <w:r w:rsidRPr="00BD7B2A" w:rsidDel="004725FE">
          <w:rPr>
            <w:lang w:val="en-CA"/>
          </w:rPr>
          <w:delText>ISO 19123:2005</w:delText>
        </w:r>
        <w:commentRangeEnd w:id="618"/>
        <w:r w:rsidR="0057403B" w:rsidDel="004725FE">
          <w:rPr>
            <w:rStyle w:val="Marquedecommentaire"/>
          </w:rPr>
          <w:commentReference w:id="618"/>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619" w:author="Ollie Raymond" w:date="2016-02-08T14:08:00Z">
        <w:r w:rsidR="007F26AE">
          <w:rPr>
            <w:lang w:val="en-CA"/>
          </w:rPr>
          <w:t>2.0.1</w:t>
        </w:r>
      </w:ins>
      <w:del w:id="620" w:author="Ollie Raymond" w:date="2016-02-08T14:08:00Z">
        <w:r w:rsidRPr="00BD7B2A" w:rsidDel="007F26AE">
          <w:rPr>
            <w:lang w:val="en-CA"/>
          </w:rPr>
          <w:delText>1.8</w:delText>
        </w:r>
      </w:del>
      <w:r w:rsidRPr="00BD7B2A">
        <w:rPr>
          <w:lang w:val="en-CA"/>
        </w:rPr>
        <w:t xml:space="preserve">, </w:t>
      </w:r>
      <w:del w:id="621" w:author="Ollie Raymond" w:date="2016-02-08T14:08:00Z">
        <w:r w:rsidRPr="00BD7B2A" w:rsidDel="007F26AE">
          <w:rPr>
            <w:lang w:val="en-CA"/>
          </w:rPr>
          <w:delText>July 2009</w:delText>
        </w:r>
      </w:del>
      <w:ins w:id="622"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623"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624" w:author="Eric Boisvert" w:date="2016-03-28T16:54:00Z"/>
          <w:lang w:val="en-CA"/>
        </w:rPr>
      </w:pPr>
      <w:ins w:id="625"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626" w:author="Eric Boisvert" w:date="2016-03-28T16:54:00Z">
        <w:r>
          <w:rPr>
            <w:lang w:val="en-CA"/>
          </w:rPr>
          <w:t xml:space="preserve">North American Data Model </w:t>
        </w:r>
      </w:ins>
      <w:ins w:id="627"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628" w:name="_Toc446944541"/>
      <w:r w:rsidRPr="00D12552">
        <w:rPr>
          <w:lang w:val="en-CA"/>
        </w:rPr>
        <w:t>Terms and Definitions</w:t>
      </w:r>
      <w:bookmarkEnd w:id="62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Titre2"/>
        <w:rPr>
          <w:rPrChange w:id="629" w:author="Eric Boisvert" w:date="2016-01-23T12:53:00Z">
            <w:rPr>
              <w:lang w:val="en-CA"/>
            </w:rPr>
          </w:rPrChange>
        </w:rPr>
      </w:pPr>
      <w:bookmarkStart w:id="630" w:name="_Toc446944542"/>
      <w:bookmarkStart w:id="631" w:name="_Toc428885175"/>
      <w:bookmarkStart w:id="632" w:name="Glossary_Feature"/>
      <w:proofErr w:type="gramStart"/>
      <w:r>
        <w:rPr>
          <w:lang w:val="en-CA"/>
        </w:rPr>
        <w:t>classifier</w:t>
      </w:r>
      <w:proofErr w:type="gramEnd"/>
      <w:r w:rsidRPr="00D27E3C">
        <w:rPr>
          <w:lang w:val="en-CA"/>
        </w:rPr>
        <w:br/>
      </w:r>
      <w:r w:rsidRPr="00D27E3C">
        <w:rPr>
          <w:b w:val="0"/>
          <w:rPrChange w:id="633" w:author="Eric Boisvert" w:date="2016-01-23T12:53:00Z">
            <w:rPr/>
          </w:rPrChange>
        </w:rPr>
        <w:t xml:space="preserve">A classifier is an abstract UML metaclass which describes (classifies) </w:t>
      </w:r>
      <w:ins w:id="634" w:author="Ollie Raymond" w:date="2016-02-08T14:16:00Z">
        <w:r w:rsidR="007F26AE">
          <w:rPr>
            <w:b w:val="0"/>
          </w:rPr>
          <w:t xml:space="preserve">a </w:t>
        </w:r>
      </w:ins>
      <w:r w:rsidRPr="00D27E3C">
        <w:rPr>
          <w:b w:val="0"/>
          <w:rPrChange w:id="635" w:author="Eric Boisvert" w:date="2016-01-23T12:53:00Z">
            <w:rPr/>
          </w:rPrChange>
        </w:rPr>
        <w:t xml:space="preserve">set of instances having common features (not to </w:t>
      </w:r>
      <w:ins w:id="636" w:author="Ollie Raymond" w:date="2016-02-08T14:16:00Z">
        <w:r w:rsidR="007F26AE">
          <w:rPr>
            <w:b w:val="0"/>
          </w:rPr>
          <w:t xml:space="preserve">be </w:t>
        </w:r>
      </w:ins>
      <w:r w:rsidRPr="00D27E3C">
        <w:rPr>
          <w:b w:val="0"/>
          <w:rPrChange w:id="637" w:author="Eric Boisvert" w:date="2016-01-23T12:53:00Z">
            <w:rPr/>
          </w:rPrChange>
        </w:rPr>
        <w:t>confuse</w:t>
      </w:r>
      <w:ins w:id="638" w:author="Ollie Raymond" w:date="2016-02-08T14:16:00Z">
        <w:r w:rsidR="007F26AE">
          <w:rPr>
            <w:b w:val="0"/>
          </w:rPr>
          <w:t>d</w:t>
        </w:r>
      </w:ins>
      <w:r w:rsidRPr="00D27E3C">
        <w:rPr>
          <w:b w:val="0"/>
          <w:rPrChange w:id="639" w:author="Eric Boisvert" w:date="2016-01-23T12:53:00Z">
            <w:rPr/>
          </w:rPrChange>
        </w:rPr>
        <w:t xml:space="preserve"> with </w:t>
      </w:r>
      <w:ins w:id="640" w:author="Ollie Raymond" w:date="2016-02-08T14:16:00Z">
        <w:r w:rsidR="007F26AE">
          <w:rPr>
            <w:b w:val="0"/>
          </w:rPr>
          <w:t>the “</w:t>
        </w:r>
      </w:ins>
      <w:r w:rsidRPr="00D27E3C">
        <w:rPr>
          <w:b w:val="0"/>
          <w:rPrChange w:id="641" w:author="Eric Boisvert" w:date="2016-01-23T12:53:00Z">
            <w:rPr/>
          </w:rPrChange>
        </w:rPr>
        <w:t>Feature</w:t>
      </w:r>
      <w:ins w:id="642" w:author="Ollie Raymond" w:date="2016-02-08T14:16:00Z">
        <w:r w:rsidR="007F26AE">
          <w:rPr>
            <w:b w:val="0"/>
          </w:rPr>
          <w:t>”</w:t>
        </w:r>
      </w:ins>
      <w:r w:rsidRPr="00D27E3C">
        <w:rPr>
          <w:b w:val="0"/>
          <w:rPrChange w:id="643" w:author="Eric Boisvert" w:date="2016-01-23T12:53:00Z">
            <w:rPr/>
          </w:rPrChange>
        </w:rPr>
        <w:t xml:space="preserve"> stereotype from </w:t>
      </w:r>
      <w:ins w:id="644" w:author="Ollie Raymond" w:date="2016-02-08T14:16:00Z">
        <w:r w:rsidR="007F26AE">
          <w:rPr>
            <w:b w:val="0"/>
          </w:rPr>
          <w:t xml:space="preserve">the </w:t>
        </w:r>
      </w:ins>
      <w:r w:rsidRPr="00D27E3C">
        <w:rPr>
          <w:b w:val="0"/>
          <w:rPrChange w:id="645"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30"/>
    </w:p>
    <w:p w14:paraId="22C03DF2" w14:textId="7F807941" w:rsidR="00FA3D28" w:rsidRPr="00D12552" w:rsidDel="004725FE" w:rsidRDefault="00FA3D28" w:rsidP="00FA3D28">
      <w:pPr>
        <w:pStyle w:val="Titre2"/>
        <w:rPr>
          <w:del w:id="646" w:author="Eric Boisvert" w:date="2016-02-27T12:01:00Z"/>
          <w:lang w:val="en-CA"/>
        </w:rPr>
      </w:pPr>
      <w:bookmarkStart w:id="647" w:name="_Toc445034156"/>
      <w:bookmarkStart w:id="648" w:name="_Toc446944543"/>
      <w:commentRangeStart w:id="649"/>
      <w:del w:id="650" w:author="Eric Boisvert" w:date="2016-02-27T12:01:00Z">
        <w:r w:rsidRPr="00D12552" w:rsidDel="004725FE">
          <w:rPr>
            <w:lang w:val="en-CA"/>
          </w:rPr>
          <w:delText>coverage</w:delText>
        </w:r>
        <w:bookmarkEnd w:id="631"/>
        <w:bookmarkEnd w:id="647"/>
        <w:bookmarkEnd w:id="648"/>
      </w:del>
    </w:p>
    <w:p w14:paraId="44153C30" w14:textId="6EBBB865" w:rsidR="00FA3D28" w:rsidRPr="00D12552" w:rsidDel="004725FE" w:rsidRDefault="00FA3D28" w:rsidP="00FA3D28">
      <w:pPr>
        <w:rPr>
          <w:del w:id="651" w:author="Eric Boisvert" w:date="2016-02-27T12:01:00Z"/>
          <w:bCs/>
          <w:lang w:val="en-CA"/>
        </w:rPr>
      </w:pPr>
      <w:del w:id="652"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3" w:author="Eric Boisvert" w:date="2016-02-27T12:01:00Z"/>
          <w:bCs/>
          <w:lang w:val="en-CA"/>
        </w:rPr>
      </w:pPr>
      <w:del w:id="654" w:author="Eric Boisvert" w:date="2016-02-27T12:01:00Z">
        <w:r w:rsidRPr="00D12552" w:rsidDel="004725FE">
          <w:rPr>
            <w:bCs/>
            <w:lang w:val="en-CA"/>
          </w:rPr>
          <w:delText>[ISO 19123:2005, definition 4.17]</w:delText>
        </w:r>
        <w:commentRangeEnd w:id="649"/>
        <w:r w:rsidR="0057403B" w:rsidDel="004725FE">
          <w:rPr>
            <w:rStyle w:val="Marquedecommentaire"/>
          </w:rPr>
          <w:commentReference w:id="649"/>
        </w:r>
      </w:del>
    </w:p>
    <w:p w14:paraId="51FC44D3" w14:textId="77777777" w:rsidR="00FA3D28" w:rsidRPr="00D12552" w:rsidRDefault="00FA3D28" w:rsidP="00FA3D28">
      <w:pPr>
        <w:pStyle w:val="Titre2"/>
        <w:rPr>
          <w:lang w:val="en-CA"/>
        </w:rPr>
      </w:pPr>
      <w:bookmarkStart w:id="655" w:name="_Toc428885176"/>
      <w:bookmarkStart w:id="656" w:name="_Toc446944544"/>
      <w:proofErr w:type="gramStart"/>
      <w:r w:rsidRPr="00D12552">
        <w:rPr>
          <w:lang w:val="en-CA"/>
        </w:rPr>
        <w:t>domain</w:t>
      </w:r>
      <w:proofErr w:type="gramEnd"/>
      <w:r w:rsidRPr="00D12552">
        <w:rPr>
          <w:lang w:val="en-CA"/>
        </w:rPr>
        <w:t xml:space="preserve"> feature</w:t>
      </w:r>
      <w:bookmarkEnd w:id="655"/>
      <w:bookmarkEnd w:id="65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657" w:name="_Toc428885177"/>
      <w:bookmarkStart w:id="658" w:name="_Toc446944545"/>
      <w:proofErr w:type="gramStart"/>
      <w:r w:rsidRPr="00D12552">
        <w:rPr>
          <w:lang w:val="en-CA"/>
        </w:rPr>
        <w:t>element</w:t>
      </w:r>
      <w:proofErr w:type="gramEnd"/>
      <w:r w:rsidRPr="00D12552">
        <w:rPr>
          <w:lang w:val="en-CA"/>
        </w:rPr>
        <w:t xml:space="preserve"> &lt;XML&gt;</w:t>
      </w:r>
      <w:bookmarkEnd w:id="657"/>
      <w:bookmarkEnd w:id="65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659" w:name="_Toc428885178"/>
      <w:bookmarkStart w:id="660" w:name="_Toc446944546"/>
      <w:proofErr w:type="gramStart"/>
      <w:r w:rsidRPr="00D12552">
        <w:rPr>
          <w:lang w:val="en-CA"/>
        </w:rPr>
        <w:t>feature</w:t>
      </w:r>
      <w:bookmarkEnd w:id="659"/>
      <w:bookmarkEnd w:id="660"/>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661" w:author="Eric Boisvert" w:date="2015-10-28T11:59:00Z">
          <w:pPr/>
        </w:pPrChange>
      </w:pPr>
      <w:bookmarkStart w:id="662" w:name="_Toc428885179"/>
      <w:bookmarkStart w:id="663" w:name="_Toc446944547"/>
      <w:r w:rsidRPr="00670D2F">
        <w:rPr>
          <w:lang w:val="en-CA"/>
          <w:rPrChange w:id="664" w:author="Ollie Raymond" w:date="2016-02-08T14:20:00Z">
            <w:rPr>
              <w:highlight w:val="yellow"/>
              <w:lang w:val="en-CA"/>
            </w:rPr>
          </w:rPrChange>
        </w:rPr>
        <w:t>GML application schema</w:t>
      </w:r>
      <w:bookmarkEnd w:id="662"/>
      <w:bookmarkEnd w:id="663"/>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5" w:author="Eric Boisvert" w:date="2015-12-25T17:50:00Z">
        <w:r w:rsidRPr="00D12552" w:rsidDel="00370D0D">
          <w:rPr>
            <w:lang w:val="en-CA"/>
          </w:rPr>
          <w:delText>ISO 19136:2007.</w:delText>
        </w:r>
      </w:del>
      <w:ins w:id="666"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667" w:name="_Toc428885180"/>
      <w:bookmarkStart w:id="668" w:name="_Toc446944548"/>
      <w:r w:rsidRPr="00D12552">
        <w:rPr>
          <w:lang w:val="en-CA"/>
        </w:rPr>
        <w:t>GML document</w:t>
      </w:r>
      <w:bookmarkEnd w:id="667"/>
      <w:bookmarkEnd w:id="668"/>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669" w:name="_Toc428885181"/>
      <w:bookmarkStart w:id="670" w:name="_Toc446944549"/>
      <w:r w:rsidRPr="00D12552">
        <w:rPr>
          <w:lang w:val="en-CA"/>
        </w:rPr>
        <w:t>GML schema</w:t>
      </w:r>
      <w:bookmarkEnd w:id="669"/>
      <w:bookmarkEnd w:id="670"/>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71" w:author="Eric Boisvert" w:date="2015-10-28T12:00:00Z">
        <w:r w:rsidRPr="00D12552" w:rsidDel="005A74B6">
          <w:rPr>
            <w:lang w:val="en-CA"/>
          </w:rPr>
          <w:delText>http://www.opengis.net/gml/3.2</w:delText>
        </w:r>
      </w:del>
      <w:del w:id="672" w:author="Ollie Raymond" w:date="2016-02-08T14:22:00Z">
        <w:r w:rsidRPr="00D12552" w:rsidDel="00670D2F">
          <w:rPr>
            <w:lang w:val="en-CA"/>
          </w:rPr>
          <w:delText>‖</w:delText>
        </w:r>
      </w:del>
      <w:r w:rsidRPr="00D12552">
        <w:rPr>
          <w:lang w:val="en-CA"/>
        </w:rPr>
        <w:t xml:space="preserve"> as specified in </w:t>
      </w:r>
      <w:del w:id="673" w:author="Eric Boisvert" w:date="2015-12-25T17:50:00Z">
        <w:r w:rsidRPr="00D12552" w:rsidDel="00370D0D">
          <w:rPr>
            <w:lang w:val="en-CA"/>
          </w:rPr>
          <w:delText>ISO 19136:2007.</w:delText>
        </w:r>
      </w:del>
      <w:ins w:id="67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675" w:name="_Toc428885182"/>
      <w:bookmarkStart w:id="676" w:name="_Toc446944550"/>
      <w:proofErr w:type="gramStart"/>
      <w:r w:rsidRPr="00D12552">
        <w:rPr>
          <w:lang w:val="en-CA"/>
        </w:rPr>
        <w:t>measurement</w:t>
      </w:r>
      <w:bookmarkEnd w:id="675"/>
      <w:bookmarkEnd w:id="676"/>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677" w:name="_Toc428885183"/>
      <w:bookmarkStart w:id="678" w:name="_Toc446944551"/>
      <w:proofErr w:type="gramStart"/>
      <w:r w:rsidRPr="00D12552">
        <w:rPr>
          <w:lang w:val="en-CA"/>
        </w:rPr>
        <w:t>observation</w:t>
      </w:r>
      <w:bookmarkEnd w:id="677"/>
      <w:bookmarkEnd w:id="678"/>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679" w:name="_Toc428885184"/>
      <w:bookmarkStart w:id="680" w:name="_Toc446944552"/>
      <w:proofErr w:type="gramStart"/>
      <w:r w:rsidRPr="00D12552">
        <w:rPr>
          <w:lang w:val="en-CA"/>
        </w:rPr>
        <w:t>observation</w:t>
      </w:r>
      <w:proofErr w:type="gramEnd"/>
      <w:r w:rsidRPr="00D12552">
        <w:rPr>
          <w:lang w:val="en-CA"/>
        </w:rPr>
        <w:t xml:space="preserve"> procedure</w:t>
      </w:r>
      <w:bookmarkEnd w:id="679"/>
      <w:bookmarkEnd w:id="680"/>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681" w:name="_Toc428885185"/>
      <w:bookmarkStart w:id="682" w:name="_Toc446944553"/>
      <w:proofErr w:type="gramStart"/>
      <w:r w:rsidRPr="00D12552">
        <w:rPr>
          <w:lang w:val="en-CA"/>
        </w:rPr>
        <w:t>observation</w:t>
      </w:r>
      <w:proofErr w:type="gramEnd"/>
      <w:r w:rsidRPr="00D12552">
        <w:rPr>
          <w:lang w:val="en-CA"/>
        </w:rPr>
        <w:t xml:space="preserve"> result</w:t>
      </w:r>
      <w:bookmarkEnd w:id="681"/>
      <w:bookmarkEnd w:id="68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683" w:name="_Toc428885186"/>
      <w:bookmarkStart w:id="684" w:name="_Toc446944554"/>
      <w:proofErr w:type="gramStart"/>
      <w:r w:rsidRPr="00D12552">
        <w:rPr>
          <w:lang w:val="en-CA"/>
        </w:rPr>
        <w:t>property</w:t>
      </w:r>
      <w:proofErr w:type="gramEnd"/>
      <w:r w:rsidRPr="00D12552">
        <w:rPr>
          <w:lang w:val="en-CA"/>
        </w:rPr>
        <w:t xml:space="preserve"> &lt;General Feature Model&gt;</w:t>
      </w:r>
      <w:bookmarkEnd w:id="683"/>
      <w:bookmarkEnd w:id="68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685" w:name="_Toc428885187"/>
      <w:bookmarkStart w:id="686" w:name="_Toc446944555"/>
      <w:proofErr w:type="gramStart"/>
      <w:r w:rsidRPr="00D12552">
        <w:rPr>
          <w:lang w:val="en-CA"/>
        </w:rPr>
        <w:lastRenderedPageBreak/>
        <w:t>sampled</w:t>
      </w:r>
      <w:proofErr w:type="gramEnd"/>
      <w:r w:rsidRPr="00D12552">
        <w:rPr>
          <w:lang w:val="en-CA"/>
        </w:rPr>
        <w:t xml:space="preserve"> feature</w:t>
      </w:r>
      <w:bookmarkEnd w:id="685"/>
      <w:bookmarkEnd w:id="686"/>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87" w:author="Ollie Raymond" w:date="2016-02-08T14:23:00Z">
        <w:r w:rsidRPr="00D12552" w:rsidDel="00670D2F">
          <w:rPr>
            <w:lang w:val="en-CA"/>
          </w:rPr>
          <w:delText>groundwater body</w:delText>
        </w:r>
      </w:del>
      <w:ins w:id="688" w:author="Ollie Raymond" w:date="2016-02-08T14:23:00Z">
        <w:r w:rsidR="00670D2F">
          <w:rPr>
            <w:lang w:val="en-CA"/>
          </w:rPr>
          <w:t>geological unit</w:t>
        </w:r>
      </w:ins>
      <w:ins w:id="689" w:author="Ollie Raymond" w:date="2016-02-08T14:25:00Z">
        <w:r w:rsidR="00670D2F">
          <w:rPr>
            <w:lang w:val="en-CA"/>
          </w:rPr>
          <w:t xml:space="preserve"> or</w:t>
        </w:r>
      </w:ins>
      <w:del w:id="690" w:author="Ollie Raymond" w:date="2016-02-08T14:25:00Z">
        <w:r w:rsidRPr="00D12552" w:rsidDel="00670D2F">
          <w:rPr>
            <w:lang w:val="en-CA"/>
          </w:rPr>
          <w:delText>,</w:delText>
        </w:r>
      </w:del>
      <w:ins w:id="691" w:author="Ollie Raymond" w:date="2016-02-08T14:23:00Z">
        <w:r w:rsidR="00670D2F">
          <w:rPr>
            <w:lang w:val="en-CA"/>
          </w:rPr>
          <w:t xml:space="preserve"> </w:t>
        </w:r>
      </w:ins>
      <w:ins w:id="692" w:author="Ollie Raymond" w:date="2016-02-08T14:24:00Z">
        <w:r w:rsidR="00670D2F">
          <w:rPr>
            <w:lang w:val="en-CA"/>
          </w:rPr>
          <w:t xml:space="preserve">structure </w:t>
        </w:r>
      </w:ins>
      <w:del w:id="693"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694" w:name="_Toc428885188"/>
      <w:bookmarkStart w:id="695" w:name="_Toc446944556"/>
      <w:proofErr w:type="gramStart"/>
      <w:r w:rsidRPr="00D12552">
        <w:rPr>
          <w:lang w:val="en-CA"/>
        </w:rPr>
        <w:t>sampling</w:t>
      </w:r>
      <w:proofErr w:type="gramEnd"/>
      <w:r w:rsidRPr="00D12552">
        <w:rPr>
          <w:lang w:val="en-CA"/>
        </w:rPr>
        <w:t xml:space="preserve"> feature</w:t>
      </w:r>
      <w:bookmarkEnd w:id="694"/>
      <w:bookmarkEnd w:id="695"/>
    </w:p>
    <w:p w14:paraId="4E5AFEE3" w14:textId="2AA73DA6" w:rsidR="00FA3D28" w:rsidRPr="00D12552" w:rsidRDefault="00FA3D28" w:rsidP="00FA3D28">
      <w:pPr>
        <w:rPr>
          <w:lang w:val="en-CA"/>
        </w:rPr>
      </w:pPr>
      <w:r w:rsidRPr="00D12552">
        <w:rPr>
          <w:lang w:val="en-CA"/>
        </w:rPr>
        <w:t>Feature, such as a station,</w:t>
      </w:r>
      <w:ins w:id="696" w:author="Ollie Raymond" w:date="2016-02-08T14:25:00Z">
        <w:r w:rsidR="00670D2F">
          <w:rPr>
            <w:lang w:val="en-CA"/>
          </w:rPr>
          <w:t xml:space="preserve"> borehole,</w:t>
        </w:r>
      </w:ins>
      <w:r w:rsidRPr="00D12552">
        <w:rPr>
          <w:lang w:val="en-CA"/>
        </w:rPr>
        <w:t xml:space="preserve"> </w:t>
      </w:r>
      <w:del w:id="697"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698" w:name="_Toc428885189"/>
      <w:bookmarkStart w:id="699" w:name="_Toc446944557"/>
      <w:proofErr w:type="gramStart"/>
      <w:r w:rsidRPr="00D12552">
        <w:rPr>
          <w:lang w:val="en-CA"/>
        </w:rPr>
        <w:t>schema</w:t>
      </w:r>
      <w:proofErr w:type="gramEnd"/>
      <w:r w:rsidRPr="00D12552">
        <w:rPr>
          <w:lang w:val="en-CA"/>
        </w:rPr>
        <w:t xml:space="preserve"> &lt;XML Schema&gt;</w:t>
      </w:r>
      <w:bookmarkEnd w:id="698"/>
      <w:bookmarkEnd w:id="699"/>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700" w:name="_Toc446944558"/>
      <w:bookmarkEnd w:id="632"/>
      <w:del w:id="701" w:author="Eric Boisvert" w:date="2015-10-27T17:08:00Z">
        <w:r w:rsidDel="00773E1B">
          <w:rPr>
            <w:lang w:val="en-CA"/>
          </w:rPr>
          <w:delText xml:space="preserve">Conceptual </w:delText>
        </w:r>
      </w:del>
      <w:ins w:id="702" w:author="Eric Boisvert" w:date="2015-10-27T17:08:00Z">
        <w:r w:rsidR="00773E1B">
          <w:rPr>
            <w:lang w:val="en-CA"/>
          </w:rPr>
          <w:t xml:space="preserve">Logical </w:t>
        </w:r>
      </w:ins>
      <w:r>
        <w:rPr>
          <w:lang w:val="en-CA"/>
        </w:rPr>
        <w:t>Model</w:t>
      </w:r>
      <w:bookmarkEnd w:id="700"/>
    </w:p>
    <w:p w14:paraId="78DE2759" w14:textId="191569BC" w:rsidR="0068258B" w:rsidRDefault="000F075C" w:rsidP="000D2F14">
      <w:pPr>
        <w:rPr>
          <w:ins w:id="703" w:author="Eric Boisvert" w:date="2015-10-30T04:04:00Z"/>
          <w:lang w:val="en-CA"/>
        </w:rPr>
      </w:pPr>
      <w:ins w:id="704" w:author="Ollie Raymond" w:date="2016-02-03T09:32:00Z">
        <w:r>
          <w:rPr>
            <w:lang w:val="en-CA"/>
          </w:rPr>
          <w:t xml:space="preserve">The </w:t>
        </w:r>
      </w:ins>
      <w:ins w:id="705" w:author="Eric Boisvert" w:date="2015-10-30T04:04:00Z">
        <w:r w:rsidR="0068258B">
          <w:rPr>
            <w:lang w:val="en-CA"/>
          </w:rPr>
          <w:t xml:space="preserve">GeoSciML 4.0 </w:t>
        </w:r>
      </w:ins>
      <w:ins w:id="706" w:author="Ollie Raymond" w:date="2016-02-03T09:32:00Z">
        <w:r>
          <w:rPr>
            <w:lang w:val="en-CA"/>
          </w:rPr>
          <w:t>l</w:t>
        </w:r>
      </w:ins>
      <w:ins w:id="707" w:author="Eric Boisvert" w:date="2015-10-30T04:04:00Z">
        <w:del w:id="708" w:author="Ollie Raymond" w:date="2016-02-03T09:32:00Z">
          <w:r w:rsidR="0068258B" w:rsidDel="000F075C">
            <w:rPr>
              <w:lang w:val="en-CA"/>
            </w:rPr>
            <w:delText>L</w:delText>
          </w:r>
        </w:del>
        <w:r w:rsidR="0068258B">
          <w:rPr>
            <w:lang w:val="en-CA"/>
          </w:rPr>
          <w:t xml:space="preserve">ogical model is an interpretation and repackaging of </w:t>
        </w:r>
      </w:ins>
      <w:ins w:id="709" w:author="Eric Boisvert" w:date="2015-10-30T04:07:00Z">
        <w:r w:rsidR="0068258B">
          <w:rPr>
            <w:lang w:val="en-CA"/>
          </w:rPr>
          <w:t xml:space="preserve">version 3.2 of </w:t>
        </w:r>
      </w:ins>
      <w:ins w:id="710" w:author="Eric Boisvert" w:date="2015-10-30T04:04:00Z">
        <w:r w:rsidR="0068258B">
          <w:rPr>
            <w:lang w:val="en-CA"/>
          </w:rPr>
          <w:t xml:space="preserve">the conceptual model published by </w:t>
        </w:r>
        <w:del w:id="711" w:author="Ollie Raymond" w:date="2016-02-03T09:33:00Z">
          <w:r w:rsidR="0068258B" w:rsidDel="000F075C">
            <w:rPr>
              <w:lang w:val="en-CA"/>
            </w:rPr>
            <w:delText>IUSG</w:delText>
          </w:r>
        </w:del>
      </w:ins>
      <w:ins w:id="712" w:author="Ollie Raymond" w:date="2016-02-03T09:33:00Z">
        <w:r>
          <w:rPr>
            <w:lang w:val="en-CA"/>
          </w:rPr>
          <w:t>IUGS</w:t>
        </w:r>
      </w:ins>
      <w:ins w:id="713" w:author="Eric Boisvert" w:date="2015-10-30T04:04:00Z">
        <w:r w:rsidR="0068258B">
          <w:rPr>
            <w:lang w:val="en-CA"/>
          </w:rPr>
          <w:t xml:space="preserve"> (</w:t>
        </w:r>
      </w:ins>
      <w:ins w:id="714"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715" w:author="Ollie Raymond" w:date="2016-02-08T10:41:00Z">
        <w:r w:rsidR="00B14110" w:rsidRPr="00B14110">
          <w:rPr>
            <w:lang w:val="en-CA"/>
          </w:rPr>
          <w:t>geosciml/3.2/documentation/html/</w:t>
        </w:r>
      </w:ins>
      <w:ins w:id="716" w:author="Eric Boisvert" w:date="2015-10-30T04:08:00Z">
        <w:r w:rsidR="0068258B">
          <w:rPr>
            <w:lang w:val="en-CA"/>
          </w:rPr>
          <w:t>).  The conceptual</w:t>
        </w:r>
        <w:r w:rsidR="007D2867">
          <w:rPr>
            <w:lang w:val="en-CA"/>
          </w:rPr>
          <w:t xml:space="preserve"> model is organised into 13 thematic packages</w:t>
        </w:r>
      </w:ins>
      <w:ins w:id="717" w:author="Eric Boisvert" w:date="2015-10-30T04:16:00Z">
        <w:r w:rsidR="007D2867">
          <w:rPr>
            <w:lang w:val="en-CA"/>
          </w:rPr>
          <w:t xml:space="preserve"> while the logical model proposes a packaging aligned on data delivery use cases.  </w:t>
        </w:r>
      </w:ins>
    </w:p>
    <w:p w14:paraId="6974D630" w14:textId="6BDFE5AA" w:rsidR="007C5519" w:rsidRDefault="000D2F14" w:rsidP="000D2F14">
      <w:pPr>
        <w:rPr>
          <w:ins w:id="718" w:author="Boisvert, Eric" w:date="2016-03-29T07:58:00Z"/>
          <w:lang w:val="en-CA"/>
        </w:rPr>
      </w:pPr>
      <w:r>
        <w:rPr>
          <w:lang w:val="en-CA"/>
        </w:rPr>
        <w:t>GeoSciML is organised into 6 application</w:t>
      </w:r>
      <w:del w:id="719" w:author="Boisvert, Eric" w:date="2016-03-29T07:58:00Z">
        <w:r w:rsidDel="007C5519">
          <w:rPr>
            <w:lang w:val="en-CA"/>
          </w:rPr>
          <w:delText xml:space="preserve"> </w:delText>
        </w:r>
      </w:del>
      <w:r>
        <w:rPr>
          <w:lang w:val="en-CA"/>
        </w:rPr>
        <w:t xml:space="preserve">packages </w:t>
      </w:r>
      <w:ins w:id="720"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721" w:author="Boisvert, Eric" w:date="2016-03-29T07:58:00Z">
        <w:r w:rsidR="007C5519" w:rsidRPr="00690C3D">
          <w:t xml:space="preserve">Figure </w:t>
        </w:r>
        <w:r w:rsidR="007C5519">
          <w:rPr>
            <w:noProof/>
          </w:rPr>
          <w:t>1</w:t>
        </w:r>
        <w:r w:rsidR="007C5519">
          <w:rPr>
            <w:lang w:val="en-CA"/>
          </w:rPr>
          <w:fldChar w:fldCharType="end"/>
        </w:r>
        <w:r w:rsidR="007C5519">
          <w:rPr>
            <w:lang w:val="en-CA"/>
          </w:rPr>
          <w:t>).</w:t>
        </w:r>
      </w:ins>
    </w:p>
    <w:p w14:paraId="4E5288E1" w14:textId="05493825" w:rsidR="000D2F14" w:rsidRDefault="000D2F14">
      <w:pPr>
        <w:numPr>
          <w:ilvl w:val="0"/>
          <w:numId w:val="53"/>
        </w:numPr>
        <w:rPr>
          <w:lang w:val="en-CA"/>
        </w:rPr>
        <w:pPrChange w:id="722" w:author="Boisvert, Eric" w:date="2016-03-29T07:58:00Z">
          <w:pPr>
            <w:pStyle w:val="Paragraphedeliste"/>
            <w:numPr>
              <w:numId w:val="14"/>
            </w:numPr>
            <w:ind w:hanging="360"/>
          </w:pPr>
        </w:pPrChange>
      </w:pPr>
      <w:commentRangeStart w:id="723"/>
      <w:r>
        <w:rPr>
          <w:lang w:val="en-CA"/>
        </w:rPr>
        <w:t xml:space="preserve">GeoSciML </w:t>
      </w:r>
      <w:proofErr w:type="gramStart"/>
      <w:r>
        <w:rPr>
          <w:lang w:val="en-CA"/>
        </w:rPr>
        <w:t>Portrayal :</w:t>
      </w:r>
      <w:proofErr w:type="gramEnd"/>
      <w:r>
        <w:rPr>
          <w:lang w:val="en-CA"/>
        </w:rPr>
        <w:t xml:space="preserve"> a simplified version for layer based application</w:t>
      </w:r>
      <w:commentRangeEnd w:id="723"/>
      <w:r w:rsidR="00A00D3D">
        <w:rPr>
          <w:rStyle w:val="Marquedecommentaire"/>
        </w:rPr>
        <w:commentReference w:id="723"/>
      </w:r>
      <w:ins w:id="724"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w:t>
      </w:r>
      <w:proofErr w:type="gramStart"/>
      <w:r>
        <w:rPr>
          <w:lang w:val="en-CA"/>
        </w:rPr>
        <w:t>Basic :</w:t>
      </w:r>
      <w:proofErr w:type="gramEnd"/>
      <w:r>
        <w:rPr>
          <w:lang w:val="en-CA"/>
        </w:rPr>
        <w:t xml:space="preserve"> a set of core features, aligned to </w:t>
      </w:r>
      <w:ins w:id="725" w:author="Ollie Raymond" w:date="2016-02-08T10:43:00Z">
        <w:r w:rsidR="00B14110">
          <w:rPr>
            <w:lang w:val="en-CA"/>
          </w:rPr>
          <w:t xml:space="preserve">the </w:t>
        </w:r>
      </w:ins>
      <w:r>
        <w:rPr>
          <w:lang w:val="en-CA"/>
        </w:rPr>
        <w:t xml:space="preserve">INSPIRE </w:t>
      </w:r>
      <w:ins w:id="726" w:author="Ollie Raymond" w:date="2016-02-08T10:47:00Z">
        <w:r w:rsidR="00B14110">
          <w:rPr>
            <w:lang w:val="en-CA"/>
          </w:rPr>
          <w:t>Data Specification on Geology</w:t>
        </w:r>
      </w:ins>
      <w:ins w:id="727" w:author="Boisvert, Eric" w:date="2016-03-29T07:59:00Z">
        <w:r w:rsidR="007C5519">
          <w:rPr>
            <w:lang w:val="en-CA"/>
          </w:rPr>
          <w:t>.</w:t>
        </w:r>
      </w:ins>
      <w:del w:id="728"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729" w:author="Steve Richard" w:date="2015-10-12T18:11:00Z">
        <w:r w:rsidDel="00A00D3D">
          <w:rPr>
            <w:lang w:val="en-CA"/>
          </w:rPr>
          <w:delText xml:space="preserve">provided </w:delText>
        </w:r>
      </w:del>
      <w:ins w:id="730" w:author="Steve Richard" w:date="2015-10-12T18:11:00Z">
        <w:r w:rsidR="00A00D3D">
          <w:rPr>
            <w:lang w:val="en-CA"/>
          </w:rPr>
          <w:t xml:space="preserve">providing </w:t>
        </w:r>
      </w:ins>
      <w:r>
        <w:rPr>
          <w:lang w:val="en-CA"/>
        </w:rPr>
        <w:t>detailed description of basic features</w:t>
      </w:r>
      <w:ins w:id="731" w:author="Ollie Raymond" w:date="2016-02-08T10:47:00Z">
        <w:r w:rsidR="00B14110">
          <w:rPr>
            <w:lang w:val="en-CA"/>
          </w:rPr>
          <w:t xml:space="preserve"> which </w:t>
        </w:r>
      </w:ins>
      <w:ins w:id="732" w:author="Steve Richard" w:date="2015-10-12T18:11:00Z">
        <w:del w:id="733" w:author="Ollie Raymond" w:date="2016-02-08T10:47:00Z">
          <w:r w:rsidR="00A00D3D" w:rsidDel="00B14110">
            <w:rPr>
              <w:lang w:val="en-CA"/>
            </w:rPr>
            <w:delText>. A</w:delText>
          </w:r>
        </w:del>
      </w:ins>
      <w:ins w:id="734" w:author="Ollie Raymond" w:date="2016-02-08T10:47:00Z">
        <w:r w:rsidR="00B14110">
          <w:rPr>
            <w:lang w:val="en-CA"/>
          </w:rPr>
          <w:t>a</w:t>
        </w:r>
      </w:ins>
      <w:ins w:id="735"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36" w:author="Steve Richard" w:date="2015-10-12T18:11:00Z">
        <w:r w:rsidDel="009367D1">
          <w:rPr>
            <w:lang w:val="en-CA"/>
          </w:rPr>
          <w:delText xml:space="preserve">of </w:delText>
        </w:r>
        <w:r w:rsidDel="00A00D3D">
          <w:rPr>
            <w:lang w:val="en-CA"/>
          </w:rPr>
          <w:delText>geochronoloy</w:delText>
        </w:r>
      </w:del>
      <w:ins w:id="737" w:author="Steve Richard" w:date="2015-10-12T18:11:00Z">
        <w:r w:rsidR="009367D1">
          <w:rPr>
            <w:lang w:val="en-CA"/>
          </w:rPr>
          <w:t>for the representation of geologic time using procedures adopted by the International Stratigraphic Commis</w:t>
        </w:r>
        <w:del w:id="73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39" w:author="Steve Richard" w:date="2015-10-12T18:12:00Z">
        <w:r w:rsidR="009367D1">
          <w:rPr>
            <w:lang w:val="en-CA"/>
          </w:rPr>
          <w:t>s</w:t>
        </w:r>
      </w:ins>
      <w:r>
        <w:rPr>
          <w:lang w:val="en-CA"/>
        </w:rPr>
        <w:t xml:space="preserve"> </w:t>
      </w:r>
      <w:ins w:id="740" w:author="Steve Richard" w:date="2015-10-12T18:14:00Z">
        <w:r w:rsidR="009367D1">
          <w:rPr>
            <w:lang w:val="en-CA"/>
          </w:rPr>
          <w:t>and their properties as sampling features.</w:t>
        </w:r>
      </w:ins>
      <w:del w:id="741"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742" w:author="Steve Richard" w:date="2015-10-12T18:14:00Z">
        <w:r w:rsidDel="009367D1">
          <w:rPr>
            <w:lang w:val="en-CA"/>
          </w:rPr>
          <w:delText xml:space="preserve">laboratories </w:delText>
        </w:r>
      </w:del>
      <w:ins w:id="743" w:author="Steve Richard" w:date="2015-10-12T18:14:00Z">
        <w:r w:rsidR="009367D1">
          <w:rPr>
            <w:lang w:val="en-CA"/>
          </w:rPr>
          <w:t xml:space="preserve">laboratory </w:t>
        </w:r>
      </w:ins>
      <w:del w:id="744" w:author="Steve Richard" w:date="2015-10-12T18:15:00Z">
        <w:r w:rsidDel="009367D1">
          <w:rPr>
            <w:lang w:val="en-CA"/>
          </w:rPr>
          <w:delText>assays</w:delText>
        </w:r>
      </w:del>
      <w:ins w:id="745" w:author="Steve Richard" w:date="2015-10-12T18:15:00Z">
        <w:r w:rsidR="009367D1">
          <w:rPr>
            <w:lang w:val="en-CA"/>
          </w:rPr>
          <w:t xml:space="preserve">analytical </w:t>
        </w:r>
      </w:ins>
      <w:ins w:id="746" w:author="Ollie Raymond" w:date="2016-02-08T10:48:00Z">
        <w:r w:rsidR="00B14110">
          <w:rPr>
            <w:lang w:val="en-CA"/>
          </w:rPr>
          <w:t>meta</w:t>
        </w:r>
      </w:ins>
      <w:ins w:id="747" w:author="Steve Richard" w:date="2015-10-12T18:15:00Z">
        <w:r w:rsidR="009367D1">
          <w:rPr>
            <w:lang w:val="en-CA"/>
          </w:rPr>
          <w:t xml:space="preserve">data, </w:t>
        </w:r>
      </w:ins>
      <w:ins w:id="748" w:author="Ollie Raymond" w:date="2016-02-08T10:48:00Z">
        <w:r w:rsidR="00B14110">
          <w:rPr>
            <w:lang w:val="en-CA"/>
          </w:rPr>
          <w:t xml:space="preserve">geological </w:t>
        </w:r>
      </w:ins>
      <w:ins w:id="749" w:author="Ollie Raymond" w:date="2016-02-08T14:27:00Z">
        <w:r w:rsidR="004D2ACB">
          <w:rPr>
            <w:lang w:val="en-CA"/>
          </w:rPr>
          <w:t xml:space="preserve">sampling and </w:t>
        </w:r>
      </w:ins>
      <w:ins w:id="750" w:author="Steve Richard" w:date="2015-10-12T18:15:00Z">
        <w:r w:rsidR="009367D1">
          <w:rPr>
            <w:lang w:val="en-CA"/>
          </w:rPr>
          <w:t>specimens</w:t>
        </w:r>
      </w:ins>
      <w:ins w:id="751" w:author="Ollie Raymond" w:date="2016-02-08T10:48:00Z">
        <w:r w:rsidR="00B14110">
          <w:rPr>
            <w:lang w:val="en-CA"/>
          </w:rPr>
          <w:t>,</w:t>
        </w:r>
      </w:ins>
      <w:ins w:id="752"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24128E" w:rsidP="007D2867">
      <w:pPr>
        <w:keepNext/>
        <w:rPr>
          <w:ins w:id="753" w:author="Eric Boisvert" w:date="2015-10-30T04:23:00Z"/>
        </w:rPr>
      </w:pPr>
      <w:ins w:id="754"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5pt;height:354.9pt;visibility:visible;mso-wrap-style:square">
              <v:imagedata r:id="rId15" o:title=""/>
            </v:shape>
          </w:pict>
        </w:r>
      </w:ins>
    </w:p>
    <w:p w14:paraId="1D4B869E" w14:textId="444C27F7" w:rsidR="007D2867" w:rsidRPr="00690C3D" w:rsidRDefault="007D2867" w:rsidP="00690C3D">
      <w:pPr>
        <w:pStyle w:val="Lgende"/>
        <w:jc w:val="center"/>
        <w:rPr>
          <w:ins w:id="755" w:author="Eric Boisvert" w:date="2015-10-30T04:23:00Z"/>
          <w:color w:val="auto"/>
        </w:rPr>
      </w:pPr>
      <w:bookmarkStart w:id="756" w:name="_Ref447001591"/>
      <w:ins w:id="757"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58" w:author="Boisvert, Eric" w:date="2016-03-29T09:08:00Z">
        <w:r w:rsidR="008279FB">
          <w:rPr>
            <w:noProof/>
            <w:color w:val="auto"/>
          </w:rPr>
          <w:t>1</w:t>
        </w:r>
      </w:ins>
      <w:ins w:id="759" w:author="Eric Boisvert" w:date="2015-10-30T04:23:00Z">
        <w:r w:rsidRPr="00690C3D">
          <w:rPr>
            <w:color w:val="auto"/>
          </w:rPr>
          <w:fldChar w:fldCharType="end"/>
        </w:r>
      </w:ins>
      <w:bookmarkEnd w:id="756"/>
      <w:r w:rsidR="00690C3D">
        <w:rPr>
          <w:color w:val="auto"/>
        </w:rPr>
        <w:t xml:space="preserve"> -</w:t>
      </w:r>
      <w:ins w:id="760" w:author="Eric Boisvert" w:date="2015-10-30T04:23:00Z">
        <w:r w:rsidRPr="00690C3D">
          <w:rPr>
            <w:color w:val="auto"/>
          </w:rPr>
          <w:t xml:space="preserve"> GeoSciML 4.0 </w:t>
        </w:r>
        <w:del w:id="761" w:author="Ollie Raymond" w:date="2016-02-08T10:49:00Z">
          <w:r w:rsidRPr="00690C3D" w:rsidDel="00A41BE8">
            <w:rPr>
              <w:color w:val="auto"/>
            </w:rPr>
            <w:delText xml:space="preserve"> </w:delText>
          </w:r>
        </w:del>
        <w:r w:rsidRPr="00690C3D">
          <w:rPr>
            <w:color w:val="auto"/>
          </w:rPr>
          <w:t>packages</w:t>
        </w:r>
      </w:ins>
      <w:ins w:id="762" w:author="Boisvert, Eric" w:date="2016-03-29T08:31:00Z">
        <w:r w:rsidR="00BF2A41">
          <w:rPr>
            <w:color w:val="auto"/>
          </w:rPr>
          <w:t>.</w:t>
        </w:r>
      </w:ins>
    </w:p>
    <w:p w14:paraId="3D799ABA" w14:textId="177F5C82" w:rsidR="000D2F14" w:rsidRDefault="007D2867" w:rsidP="000D2F14">
      <w:pPr>
        <w:keepNext/>
      </w:pPr>
      <w:ins w:id="763"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64" w:author="Eric Boisvert" w:date="2015-10-27T16:54:00Z">
        <w:r w:rsidR="005424AC">
          <w:rPr>
            <w:lang w:val="en-CA"/>
          </w:rPr>
          <w:t>t least one</w:t>
        </w:r>
      </w:ins>
      <w:r>
        <w:rPr>
          <w:lang w:val="en-CA"/>
        </w:rPr>
        <w:t xml:space="preserve"> requirements class (to conform to </w:t>
      </w:r>
      <w:ins w:id="765"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766" w:name="_Toc446944559"/>
      <w:r>
        <w:rPr>
          <w:lang w:val="en-CA"/>
        </w:rPr>
        <w:lastRenderedPageBreak/>
        <w:t xml:space="preserve">GeoSciML </w:t>
      </w:r>
      <w:r w:rsidR="000D2F14">
        <w:rPr>
          <w:lang w:val="en-CA"/>
        </w:rPr>
        <w:t>Portrayal</w:t>
      </w:r>
      <w:bookmarkEnd w:id="766"/>
    </w:p>
    <w:p w14:paraId="56C550D5" w14:textId="77777777" w:rsidR="00865F5F" w:rsidRDefault="00865F5F" w:rsidP="009459BF">
      <w:pPr>
        <w:rPr>
          <w:ins w:id="767"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68" w:author="Steve Richard" w:date="2015-10-12T18:16:00Z">
        <w:r w:rsidR="009367D1">
          <w:rPr>
            <w:lang w:val="en-CA"/>
          </w:rPr>
          <w:t>, particularly ad</w:t>
        </w:r>
      </w:ins>
      <w:ins w:id="769" w:author="Eric Boisvert" w:date="2015-10-27T16:54:00Z">
        <w:r w:rsidR="005424AC">
          <w:rPr>
            <w:lang w:val="en-CA"/>
          </w:rPr>
          <w:t>a</w:t>
        </w:r>
      </w:ins>
      <w:ins w:id="770" w:author="Steve Richard" w:date="2015-10-12T18:16:00Z">
        <w:del w:id="771" w:author="Eric Boisvert" w:date="2015-10-27T16:54:00Z">
          <w:r w:rsidR="009367D1" w:rsidDel="005424AC">
            <w:rPr>
              <w:lang w:val="en-CA"/>
            </w:rPr>
            <w:delText>o</w:delText>
          </w:r>
        </w:del>
        <w:r w:rsidR="009367D1">
          <w:rPr>
            <w:lang w:val="en-CA"/>
          </w:rPr>
          <w:t xml:space="preserve">pted </w:t>
        </w:r>
        <w:del w:id="772" w:author="Eric Boisvert" w:date="2015-10-27T16:54:00Z">
          <w:r w:rsidR="009367D1" w:rsidDel="005424AC">
            <w:rPr>
              <w:lang w:val="en-CA"/>
            </w:rPr>
            <w:delText>for</w:delText>
          </w:r>
        </w:del>
      </w:ins>
      <w:ins w:id="773" w:author="Eric Boisvert" w:date="2015-10-27T16:54:00Z">
        <w:r w:rsidR="005424AC">
          <w:rPr>
            <w:lang w:val="en-CA"/>
          </w:rPr>
          <w:t>to</w:t>
        </w:r>
      </w:ins>
      <w:ins w:id="774" w:author="Steve Richard" w:date="2015-10-12T18:16:00Z">
        <w:r w:rsidR="009367D1">
          <w:rPr>
            <w:lang w:val="en-CA"/>
          </w:rPr>
          <w:t xml:space="preserve"> geographic visualization</w:t>
        </w:r>
      </w:ins>
      <w:ins w:id="775" w:author="Steve Richard" w:date="2015-10-12T18:17:00Z">
        <w:r w:rsidR="009367D1">
          <w:rPr>
            <w:lang w:val="en-CA"/>
          </w:rPr>
          <w:t xml:space="preserve"> with key reporting properties</w:t>
        </w:r>
      </w:ins>
      <w:r>
        <w:rPr>
          <w:lang w:val="en-CA"/>
        </w:rPr>
        <w:t xml:space="preserve">.  The use case </w:t>
      </w:r>
      <w:del w:id="776" w:author="Steve Richard" w:date="2015-10-12T18:17:00Z">
        <w:r w:rsidDel="009367D1">
          <w:rPr>
            <w:lang w:val="en-CA"/>
          </w:rPr>
          <w:delText xml:space="preserve">sought </w:delText>
        </w:r>
      </w:del>
      <w:ins w:id="777" w:author="Steve Richard" w:date="2015-10-12T18:17:00Z">
        <w:r w:rsidR="009367D1">
          <w:rPr>
            <w:lang w:val="en-CA"/>
          </w:rPr>
          <w:t xml:space="preserve">target </w:t>
        </w:r>
      </w:ins>
      <w:r>
        <w:rPr>
          <w:lang w:val="en-CA"/>
        </w:rPr>
        <w:t>for portrayal is</w:t>
      </w:r>
      <w:ins w:id="778" w:author="Steve Richard" w:date="2015-10-12T18:17:00Z">
        <w:r w:rsidR="009367D1">
          <w:rPr>
            <w:lang w:val="en-CA"/>
          </w:rPr>
          <w:t xml:space="preserve"> a</w:t>
        </w:r>
      </w:ins>
      <w:r>
        <w:rPr>
          <w:lang w:val="en-CA"/>
        </w:rPr>
        <w:t xml:space="preserve"> simple </w:t>
      </w:r>
      <w:del w:id="779" w:author="Steve Richard" w:date="2015-10-12T18:17:00Z">
        <w:r w:rsidDel="009367D1">
          <w:rPr>
            <w:lang w:val="en-CA"/>
          </w:rPr>
          <w:delText xml:space="preserve">layer </w:delText>
        </w:r>
      </w:del>
      <w:ins w:id="780"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781" w:author="Eric Boisvert" w:date="2016-01-06T09:42:00Z">
        <w:r w:rsidR="00865F5F">
          <w:rPr>
            <w:lang w:val="en-CA"/>
          </w:rPr>
          <w:t xml:space="preserve">to </w:t>
        </w:r>
      </w:ins>
      <w:r>
        <w:rPr>
          <w:lang w:val="en-CA"/>
        </w:rPr>
        <w:t xml:space="preserve">display a map layer and perform simple </w:t>
      </w:r>
      <w:ins w:id="782" w:author="Eric Boisvert" w:date="2015-10-27T16:55:00Z">
        <w:r w:rsidR="005424AC">
          <w:rPr>
            <w:lang w:val="en-CA"/>
          </w:rPr>
          <w:t>identify</w:t>
        </w:r>
      </w:ins>
      <w:del w:id="783" w:author="Eric Boisvert" w:date="2015-10-27T16:55:00Z">
        <w:r w:rsidDel="005424AC">
          <w:rPr>
            <w:lang w:val="en-CA"/>
          </w:rPr>
          <w:delText>“</w:delText>
        </w:r>
      </w:del>
      <w:del w:id="784" w:author="Eric Boisvert" w:date="2015-10-27T16:54:00Z">
        <w:r w:rsidDel="005424AC">
          <w:rPr>
            <w:lang w:val="en-CA"/>
          </w:rPr>
          <w:delText>identify”</w:delText>
        </w:r>
      </w:del>
      <w:r>
        <w:rPr>
          <w:lang w:val="en-CA"/>
        </w:rPr>
        <w:t xml:space="preserve"> operations.  The classes are model</w:t>
      </w:r>
      <w:ins w:id="785" w:author="Eric Boisvert" w:date="2016-01-06T09:42:00Z">
        <w:r w:rsidR="00865F5F">
          <w:rPr>
            <w:lang w:val="en-CA"/>
          </w:rPr>
          <w:t>led</w:t>
        </w:r>
      </w:ins>
      <w:r>
        <w:rPr>
          <w:lang w:val="en-CA"/>
        </w:rPr>
        <w:t xml:space="preserve"> to be easily implementable in any GIS or web mapping application</w:t>
      </w:r>
      <w:del w:id="786" w:author="Ollie Raymond" w:date="2016-02-08T14:31:00Z">
        <w:r w:rsidDel="00201C6A">
          <w:rPr>
            <w:lang w:val="en-CA"/>
          </w:rPr>
          <w:delText>s</w:delText>
        </w:r>
      </w:del>
      <w:r>
        <w:rPr>
          <w:lang w:val="en-CA"/>
        </w:rPr>
        <w:t xml:space="preserve">.  One </w:t>
      </w:r>
      <w:del w:id="787" w:author="Eric Boisvert" w:date="2016-03-28T12:33:00Z">
        <w:r w:rsidDel="00A173A4">
          <w:rPr>
            <w:lang w:val="en-CA"/>
          </w:rPr>
          <w:delText>class</w:delText>
        </w:r>
        <w:r w:rsidR="00276AD3" w:rsidDel="00A173A4">
          <w:rPr>
            <w:lang w:val="en-CA"/>
          </w:rPr>
          <w:delText xml:space="preserve"> </w:delText>
        </w:r>
      </w:del>
      <w:ins w:id="788"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89" w:author="Ollie Raymond" w:date="2016-02-08T14:32:00Z">
        <w:r w:rsidR="00201C6A">
          <w:rPr>
            <w:lang w:val="en-CA"/>
          </w:rPr>
          <w:t xml:space="preserve">denormalised </w:t>
        </w:r>
      </w:ins>
      <w:r>
        <w:rPr>
          <w:lang w:val="en-CA"/>
        </w:rPr>
        <w:t>RDBMS tables</w:t>
      </w:r>
      <w:ins w:id="790" w:author="Ollie Raymond" w:date="2016-02-08T14:32:00Z">
        <w:r w:rsidR="00201C6A">
          <w:rPr>
            <w:lang w:val="en-CA"/>
          </w:rPr>
          <w:t>.</w:t>
        </w:r>
      </w:ins>
      <w:ins w:id="791" w:author="Eric Boisvert" w:date="2016-01-06T09:43:00Z">
        <w:r w:rsidR="00865F5F">
          <w:rPr>
            <w:lang w:val="en-CA"/>
          </w:rPr>
          <w:t xml:space="preserve"> </w:t>
        </w:r>
      </w:ins>
      <w:ins w:id="792" w:author="Ollie Raymond" w:date="2016-02-08T14:32:00Z">
        <w:r w:rsidR="00201C6A">
          <w:rPr>
            <w:lang w:val="en-CA"/>
          </w:rPr>
          <w:t xml:space="preserve"> </w:t>
        </w:r>
      </w:ins>
      <w:ins w:id="793" w:author="Eric Boisvert" w:date="2016-01-06T09:44:00Z">
        <w:r w:rsidR="00865F5F">
          <w:rPr>
            <w:lang w:val="en-CA"/>
          </w:rPr>
          <w:t>The XML implementation (</w:t>
        </w:r>
      </w:ins>
      <w:ins w:id="794"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95" w:author="Eric Boisvert" w:date="2016-03-28T16:06:00Z">
        <w:r w:rsidR="003842F3">
          <w:rPr>
            <w:lang w:val="en-CA"/>
          </w:rPr>
          <w:t>8.4</w:t>
        </w:r>
      </w:ins>
      <w:ins w:id="796" w:author="Eric Boisvert" w:date="2016-01-06T09:45:00Z">
        <w:r w:rsidR="00865F5F">
          <w:rPr>
            <w:lang w:val="en-CA"/>
          </w:rPr>
          <w:fldChar w:fldCharType="end"/>
        </w:r>
      </w:ins>
      <w:ins w:id="797" w:author="Eric Boisvert" w:date="2016-01-06T09:44:00Z">
        <w:r w:rsidR="00865F5F">
          <w:rPr>
            <w:lang w:val="en-CA"/>
          </w:rPr>
          <w:t>) is conforma</w:t>
        </w:r>
      </w:ins>
      <w:ins w:id="798" w:author="Eric Boisvert" w:date="2016-01-06T09:45:00Z">
        <w:r w:rsidR="00926101">
          <w:rPr>
            <w:lang w:val="en-CA"/>
          </w:rPr>
          <w:t>n</w:t>
        </w:r>
      </w:ins>
      <w:ins w:id="799" w:author="Eric Boisvert" w:date="2016-01-06T09:44:00Z">
        <w:r w:rsidR="00865F5F">
          <w:rPr>
            <w:lang w:val="en-CA"/>
          </w:rPr>
          <w:t>t with</w:t>
        </w:r>
      </w:ins>
      <w:ins w:id="800" w:author="Eric Boisvert" w:date="2016-01-06T09:43:00Z">
        <w:r w:rsidR="00865F5F">
          <w:rPr>
            <w:lang w:val="en-CA"/>
          </w:rPr>
          <w:t xml:space="preserve"> GML Simple Feature</w:t>
        </w:r>
      </w:ins>
      <w:ins w:id="801" w:author="Eric Boisvert" w:date="2016-01-06T09:45:00Z">
        <w:r w:rsidR="00926101">
          <w:rPr>
            <w:lang w:val="en-CA"/>
          </w:rPr>
          <w:t xml:space="preserve"> (</w:t>
        </w:r>
      </w:ins>
      <w:ins w:id="802"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803" w:author="Steve Richard" w:date="2015-10-12T18:19:00Z">
        <w:del w:id="804" w:author="Eric Boisvert" w:date="2016-01-06T09:46:00Z">
          <w:r w:rsidDel="00926101">
            <w:rPr>
              <w:lang w:val="en-CA"/>
            </w:rPr>
            <w:delText>The p</w:delText>
          </w:r>
        </w:del>
      </w:ins>
      <w:del w:id="805" w:author="Eric Boisvert" w:date="2016-01-06T09:46:00Z">
        <w:r w:rsidR="00DE0FD0" w:rsidDel="00926101">
          <w:rPr>
            <w:lang w:val="en-CA"/>
          </w:rPr>
          <w:delText>Portrayal data model provides several “pointers”,</w:delText>
        </w:r>
      </w:del>
      <w:ins w:id="806" w:author="Eric Boisvert" w:date="2016-01-06T09:46:00Z">
        <w:del w:id="807" w:author="Ollie Raymond" w:date="2016-02-08T14:34:00Z">
          <w:r w:rsidR="00926101" w:rsidDel="00201C6A">
            <w:rPr>
              <w:lang w:val="en-CA"/>
            </w:rPr>
            <w:delText>Several</w:delText>
          </w:r>
        </w:del>
      </w:ins>
      <w:ins w:id="808" w:author="Ollie Raymond" w:date="2016-02-08T14:34:00Z">
        <w:r w:rsidR="00201C6A">
          <w:rPr>
            <w:lang w:val="en-CA"/>
          </w:rPr>
          <w:t>Some</w:t>
        </w:r>
      </w:ins>
      <w:ins w:id="809" w:author="Eric Boisvert" w:date="2016-01-06T09:46:00Z">
        <w:r w:rsidR="00926101">
          <w:rPr>
            <w:lang w:val="en-CA"/>
          </w:rPr>
          <w:t xml:space="preserve"> fields are external references,</w:t>
        </w:r>
      </w:ins>
      <w:r w:rsidR="00DE0FD0">
        <w:rPr>
          <w:lang w:val="en-CA"/>
        </w:rPr>
        <w:t xml:space="preserve"> in the form of HTTP URI, to </w:t>
      </w:r>
      <w:ins w:id="810" w:author="Ollie Raymond" w:date="2016-02-08T14:35:00Z">
        <w:r w:rsidR="00201C6A">
          <w:rPr>
            <w:lang w:val="en-CA"/>
          </w:rPr>
          <w:t xml:space="preserve">provide </w:t>
        </w:r>
      </w:ins>
      <w:ins w:id="811" w:author="Ollie Raymond" w:date="2016-02-08T14:36:00Z">
        <w:r w:rsidR="00201C6A">
          <w:rPr>
            <w:lang w:val="en-CA"/>
          </w:rPr>
          <w:t>hyper</w:t>
        </w:r>
      </w:ins>
      <w:ins w:id="812" w:author="Ollie Raymond" w:date="2016-02-08T14:35:00Z">
        <w:r w:rsidR="00201C6A">
          <w:rPr>
            <w:lang w:val="en-CA"/>
          </w:rPr>
          <w:t xml:space="preserve">links for </w:t>
        </w:r>
      </w:ins>
      <w:del w:id="813" w:author="Ollie Raymond" w:date="2016-02-08T14:35:00Z">
        <w:r w:rsidR="00DE0FD0" w:rsidDel="00201C6A">
          <w:rPr>
            <w:lang w:val="en-CA"/>
          </w:rPr>
          <w:delText xml:space="preserve">form a sort of “switchboard” where application operating on </w:delText>
        </w:r>
      </w:del>
      <w:ins w:id="814" w:author="Eric Boisvert" w:date="2015-10-28T18:33:00Z">
        <w:del w:id="815" w:author="Ollie Raymond" w:date="2016-02-08T14:35:00Z">
          <w:r w:rsidR="00AE3B9C" w:rsidDel="00201C6A">
            <w:rPr>
              <w:lang w:val="en-CA"/>
            </w:rPr>
            <w:delText xml:space="preserve">instances of the </w:delText>
          </w:r>
        </w:del>
      </w:ins>
      <w:del w:id="816" w:author="Ollie Raymond" w:date="2016-02-08T14:35:00Z">
        <w:r w:rsidR="00DE0FD0" w:rsidDel="00201C6A">
          <w:rPr>
            <w:lang w:val="en-CA"/>
          </w:rPr>
          <w:delText xml:space="preserve">portrayal model can </w:delText>
        </w:r>
      </w:del>
      <w:ins w:id="817" w:author="Eric Boisvert" w:date="2016-01-06T09:48:00Z">
        <w:del w:id="818" w:author="Ollie Raymond" w:date="2016-02-08T14:35:00Z">
          <w:r w:rsidR="00926101" w:rsidDel="00201C6A">
            <w:rPr>
              <w:lang w:val="en-CA"/>
            </w:rPr>
            <w:delText>could</w:delText>
          </w:r>
        </w:del>
      </w:ins>
      <w:ins w:id="819" w:author="Ollie Raymond" w:date="2016-02-08T14:35:00Z">
        <w:r w:rsidR="00201C6A">
          <w:rPr>
            <w:lang w:val="en-CA"/>
          </w:rPr>
          <w:t>applications to</w:t>
        </w:r>
      </w:ins>
      <w:ins w:id="820" w:author="Eric Boisvert" w:date="2016-01-06T09:48:00Z">
        <w:r w:rsidR="00926101">
          <w:rPr>
            <w:lang w:val="en-CA"/>
          </w:rPr>
          <w:t xml:space="preserve"> </w:t>
        </w:r>
      </w:ins>
      <w:del w:id="821" w:author="Eric Boisvert" w:date="2015-10-28T18:33:00Z">
        <w:r w:rsidR="00DE0FD0" w:rsidDel="00AE3B9C">
          <w:rPr>
            <w:lang w:val="en-CA"/>
          </w:rPr>
          <w:delText xml:space="preserve">extract </w:delText>
        </w:r>
      </w:del>
      <w:ins w:id="822" w:author="Eric Boisvert" w:date="2015-10-28T18:33:00Z">
        <w:r w:rsidR="00AE3B9C">
          <w:rPr>
            <w:lang w:val="en-CA"/>
          </w:rPr>
          <w:t xml:space="preserve">access </w:t>
        </w:r>
      </w:ins>
      <w:ins w:id="823"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824" w:author="Boisvert, Eric" w:date="2016-03-29T08:00:00Z">
        <w:r w:rsidR="007C5519" w:rsidRPr="007A7721">
          <w:rPr>
            <w:rPrChange w:id="825" w:author="Boisvert, Eric" w:date="2016-03-29T08:06:00Z">
              <w:rPr>
                <w:b/>
                <w:bCs/>
              </w:rPr>
            </w:rPrChange>
          </w:rPr>
          <w:fldChar w:fldCharType="begin"/>
        </w:r>
        <w:r w:rsidR="007C5519" w:rsidRPr="007A7721">
          <w:rPr>
            <w:rPrChange w:id="826" w:author="Boisvert, Eric" w:date="2016-03-29T08:06:00Z">
              <w:rPr>
                <w:lang w:val="en-CA"/>
              </w:rPr>
            </w:rPrChange>
          </w:rPr>
          <w:instrText xml:space="preserve"> REF _Ref447001728 \h </w:instrText>
        </w:r>
      </w:ins>
      <w:r w:rsidR="007A7721" w:rsidRPr="007A7721">
        <w:rPr>
          <w:rPrChange w:id="827" w:author="Boisvert, Eric" w:date="2016-03-29T08:06:00Z">
            <w:rPr>
              <w:b/>
              <w:bCs/>
            </w:rPr>
          </w:rPrChange>
        </w:rPr>
        <w:instrText xml:space="preserve"> \* MERGEFORMAT </w:instrText>
      </w:r>
      <w:r w:rsidR="007C5519" w:rsidRPr="007A7721">
        <w:rPr>
          <w:rPrChange w:id="828" w:author="Boisvert, Eric" w:date="2016-03-29T08:06:00Z">
            <w:rPr/>
          </w:rPrChange>
        </w:rPr>
      </w:r>
      <w:r w:rsidR="007C5519" w:rsidRPr="007A7721">
        <w:rPr>
          <w:rPrChange w:id="829" w:author="Boisvert, Eric" w:date="2016-03-29T08:06:00Z">
            <w:rPr>
              <w:b/>
              <w:bCs/>
            </w:rPr>
          </w:rPrChange>
        </w:rPr>
        <w:fldChar w:fldCharType="separate"/>
      </w:r>
      <w:ins w:id="830" w:author="Boisvert, Eric" w:date="2016-03-29T08:00:00Z">
        <w:r w:rsidR="007C5519" w:rsidRPr="007A7721">
          <w:rPr>
            <w:rPrChange w:id="831" w:author="Boisvert, Eric" w:date="2016-03-29T08:06:00Z">
              <w:rPr>
                <w:b/>
                <w:bCs/>
              </w:rPr>
            </w:rPrChange>
          </w:rPr>
          <w:t>Figure 2</w:t>
        </w:r>
        <w:r w:rsidR="007C5519" w:rsidRPr="007A7721">
          <w:rPr>
            <w:rPrChange w:id="832"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833" w:author="Eric Boisvert" w:date="2016-01-06T09:58:00Z"/>
          <w:noProof/>
          <w:lang w:val="en-CA" w:eastAsia="en-CA"/>
        </w:rPr>
      </w:pPr>
    </w:p>
    <w:p w14:paraId="3B9A29C6" w14:textId="23294079" w:rsidR="00094557" w:rsidRDefault="0024128E" w:rsidP="00094557">
      <w:pPr>
        <w:keepNext/>
        <w:rPr>
          <w:ins w:id="834" w:author="Eric Boisvert" w:date="2016-01-06T09:59:00Z"/>
        </w:rPr>
      </w:pPr>
      <w:ins w:id="835" w:author="Ollie Raymond" w:date="2016-02-08T14:56:00Z">
        <w:r>
          <w:rPr>
            <w:noProof/>
            <w:lang w:val="en-AU" w:eastAsia="en-AU"/>
          </w:rPr>
          <w:pict w14:anchorId="655AFA22">
            <v:shape id="_x0000_i1026" type="#_x0000_t75" style="width:437.55pt;height:317.1pt;visibility:visible;mso-wrap-style:square">
              <v:imagedata r:id="rId16"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836" w:author="Ollie Raymond" w:date="2016-02-08T15:18:00Z">
            <w:rPr/>
          </w:rPrChange>
        </w:rPr>
        <w:pPrChange w:id="837" w:author="Eric Boisvert" w:date="2016-01-06T09:59:00Z">
          <w:pPr>
            <w:keepNext/>
          </w:pPr>
        </w:pPrChange>
      </w:pPr>
      <w:bookmarkStart w:id="838" w:name="_Ref447001728"/>
      <w:ins w:id="839" w:author="Eric Boisvert" w:date="2016-01-06T09:59:00Z">
        <w:r w:rsidRPr="009F4AF5">
          <w:rPr>
            <w:color w:val="000000"/>
            <w:rPrChange w:id="840" w:author="Ollie Raymond" w:date="2016-02-08T15:18:00Z">
              <w:rPr/>
            </w:rPrChange>
          </w:rPr>
          <w:t xml:space="preserve">Figure </w:t>
        </w:r>
        <w:r w:rsidRPr="009F4AF5">
          <w:rPr>
            <w:color w:val="000000"/>
            <w:rPrChange w:id="841" w:author="Ollie Raymond" w:date="2016-02-08T15:18:00Z">
              <w:rPr/>
            </w:rPrChange>
          </w:rPr>
          <w:fldChar w:fldCharType="begin"/>
        </w:r>
        <w:r w:rsidRPr="009F4AF5">
          <w:rPr>
            <w:color w:val="000000"/>
            <w:rPrChange w:id="842" w:author="Ollie Raymond" w:date="2016-02-08T15:18:00Z">
              <w:rPr/>
            </w:rPrChange>
          </w:rPr>
          <w:instrText xml:space="preserve"> SEQ Figure \* ARABIC </w:instrText>
        </w:r>
      </w:ins>
      <w:r w:rsidRPr="009F4AF5">
        <w:rPr>
          <w:color w:val="000000"/>
          <w:rPrChange w:id="843" w:author="Ollie Raymond" w:date="2016-02-08T15:18:00Z">
            <w:rPr/>
          </w:rPrChange>
        </w:rPr>
        <w:fldChar w:fldCharType="separate"/>
      </w:r>
      <w:ins w:id="844" w:author="Boisvert, Eric" w:date="2016-03-29T09:08:00Z">
        <w:r w:rsidR="008279FB">
          <w:rPr>
            <w:noProof/>
            <w:color w:val="000000"/>
          </w:rPr>
          <w:t>2</w:t>
        </w:r>
      </w:ins>
      <w:ins w:id="845" w:author="Eric Boisvert" w:date="2016-01-06T09:59:00Z">
        <w:r w:rsidRPr="009F4AF5">
          <w:rPr>
            <w:color w:val="000000"/>
            <w:rPrChange w:id="846" w:author="Ollie Raymond" w:date="2016-02-08T15:18:00Z">
              <w:rPr/>
            </w:rPrChange>
          </w:rPr>
          <w:fldChar w:fldCharType="end"/>
        </w:r>
        <w:bookmarkEnd w:id="838"/>
        <w:r w:rsidRPr="009F4AF5">
          <w:rPr>
            <w:color w:val="000000"/>
            <w:rPrChange w:id="847" w:author="Ollie Raymond" w:date="2016-02-08T15:18:00Z">
              <w:rPr/>
            </w:rPrChange>
          </w:rPr>
          <w:t xml:space="preserve"> </w:t>
        </w:r>
      </w:ins>
      <w:r w:rsidR="00690C3D" w:rsidRPr="009F4AF5">
        <w:rPr>
          <w:color w:val="000000"/>
        </w:rPr>
        <w:t xml:space="preserve">- </w:t>
      </w:r>
      <w:ins w:id="848" w:author="Eric Boisvert" w:date="2016-01-06T09:59:00Z">
        <w:del w:id="849" w:author="Ollie Raymond" w:date="2016-02-08T14:56:00Z">
          <w:r w:rsidRPr="009F4AF5" w:rsidDel="00C17E97">
            <w:rPr>
              <w:color w:val="000000"/>
              <w:rPrChange w:id="850" w:author="Ollie Raymond" w:date="2016-02-08T15:18:00Z">
                <w:rPr/>
              </w:rPrChange>
            </w:rPr>
            <w:delText>L</w:delText>
          </w:r>
        </w:del>
      </w:ins>
      <w:ins w:id="851" w:author="Ollie Raymond" w:date="2016-02-08T14:56:00Z">
        <w:r w:rsidR="00C17E97" w:rsidRPr="009F4AF5">
          <w:rPr>
            <w:color w:val="000000"/>
            <w:rPrChange w:id="852" w:author="Ollie Raymond" w:date="2016-02-08T15:18:00Z">
              <w:rPr/>
            </w:rPrChange>
          </w:rPr>
          <w:t>Example of l</w:t>
        </w:r>
      </w:ins>
      <w:ins w:id="853" w:author="Eric Boisvert" w:date="2016-01-06T09:59:00Z">
        <w:r w:rsidRPr="009F4AF5">
          <w:rPr>
            <w:color w:val="000000"/>
            <w:rPrChange w:id="854" w:author="Ollie Raymond" w:date="2016-02-08T15:18:00Z">
              <w:rPr/>
            </w:rPrChange>
          </w:rPr>
          <w:t xml:space="preserve">inkage between </w:t>
        </w:r>
        <w:del w:id="855" w:author="Ollie Raymond" w:date="2016-02-08T14:56:00Z">
          <w:r w:rsidRPr="009F4AF5" w:rsidDel="00C17E97">
            <w:rPr>
              <w:color w:val="000000"/>
              <w:rPrChange w:id="856" w:author="Ollie Raymond" w:date="2016-02-08T15:18:00Z">
                <w:rPr/>
              </w:rPrChange>
            </w:rPr>
            <w:delText>p</w:delText>
          </w:r>
        </w:del>
      </w:ins>
      <w:ins w:id="857" w:author="Ollie Raymond" w:date="2016-02-08T14:56:00Z">
        <w:r w:rsidR="00C17E97" w:rsidRPr="009F4AF5">
          <w:rPr>
            <w:color w:val="000000"/>
            <w:rPrChange w:id="858" w:author="Ollie Raymond" w:date="2016-02-08T15:18:00Z">
              <w:rPr/>
            </w:rPrChange>
          </w:rPr>
          <w:t>P</w:t>
        </w:r>
      </w:ins>
      <w:ins w:id="859" w:author="Eric Boisvert" w:date="2016-01-06T09:59:00Z">
        <w:r w:rsidRPr="009F4AF5">
          <w:rPr>
            <w:color w:val="000000"/>
            <w:rPrChange w:id="860" w:author="Ollie Raymond" w:date="2016-02-08T15:18:00Z">
              <w:rPr/>
            </w:rPrChange>
          </w:rPr>
          <w:t>ortrayal</w:t>
        </w:r>
      </w:ins>
      <w:ins w:id="861" w:author="Ollie Raymond" w:date="2016-02-08T14:56:00Z">
        <w:r w:rsidR="00C17E97" w:rsidRPr="009F4AF5">
          <w:rPr>
            <w:color w:val="000000"/>
            <w:rPrChange w:id="862" w:author="Ollie Raymond" w:date="2016-02-08T15:18:00Z">
              <w:rPr/>
            </w:rPrChange>
          </w:rPr>
          <w:t xml:space="preserve"> </w:t>
        </w:r>
        <w:del w:id="863" w:author="Eric Boisvert" w:date="2016-03-28T12:33:00Z">
          <w:r w:rsidR="00C17E97" w:rsidRPr="009F4AF5" w:rsidDel="00A173A4">
            <w:rPr>
              <w:color w:val="000000"/>
              <w:rPrChange w:id="864" w:author="Ollie Raymond" w:date="2016-02-08T15:18:00Z">
                <w:rPr/>
              </w:rPrChange>
            </w:rPr>
            <w:delText>classes</w:delText>
          </w:r>
        </w:del>
      </w:ins>
      <w:proofErr w:type="gramStart"/>
      <w:ins w:id="865" w:author="Eric Boisvert" w:date="2016-03-28T12:33:00Z">
        <w:r w:rsidR="00A173A4">
          <w:rPr>
            <w:color w:val="000000"/>
          </w:rPr>
          <w:t>feature</w:t>
        </w:r>
      </w:ins>
      <w:proofErr w:type="gramEnd"/>
      <w:ins w:id="866" w:author="Eric Boisvert" w:date="2016-01-06T09:59:00Z">
        <w:r w:rsidRPr="009F4AF5">
          <w:rPr>
            <w:color w:val="000000"/>
            <w:rPrChange w:id="867" w:author="Ollie Raymond" w:date="2016-02-08T15:18:00Z">
              <w:rPr/>
            </w:rPrChange>
          </w:rPr>
          <w:t xml:space="preserve"> and other GeoSciML packages</w:t>
        </w:r>
      </w:ins>
      <w:ins w:id="868" w:author="Ollie Raymond" w:date="2016-02-08T14:56:00Z">
        <w:r w:rsidR="00C17E97" w:rsidRPr="009F4AF5">
          <w:rPr>
            <w:color w:val="000000"/>
            <w:rPrChange w:id="869" w:author="Ollie Raymond" w:date="2016-02-08T15:18:00Z">
              <w:rPr/>
            </w:rPrChange>
          </w:rPr>
          <w:t xml:space="preserve"> and vocabular</w:t>
        </w:r>
      </w:ins>
      <w:ins w:id="870" w:author="Ollie Raymond" w:date="2016-02-12T09:48:00Z">
        <w:r w:rsidR="00C3605D" w:rsidRPr="009F4AF5">
          <w:rPr>
            <w:color w:val="000000"/>
          </w:rPr>
          <w:t>y term URI’s</w:t>
        </w:r>
      </w:ins>
      <w:ins w:id="871" w:author="Eric Boisvert" w:date="2016-01-06T09:59:00Z">
        <w:r w:rsidRPr="009F4AF5">
          <w:rPr>
            <w:color w:val="000000"/>
            <w:rPrChange w:id="872"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873" w:name="_Ref432754283"/>
      <w:bookmarkStart w:id="874" w:name="_Toc446944560"/>
      <w:r>
        <w:rPr>
          <w:lang w:val="en-CA"/>
        </w:rPr>
        <w:t>GeoSciML Basic and Extension</w:t>
      </w:r>
      <w:bookmarkEnd w:id="873"/>
      <w:bookmarkEnd w:id="874"/>
    </w:p>
    <w:p w14:paraId="159EBC38" w14:textId="77777777" w:rsidR="00681747" w:rsidRDefault="00681747" w:rsidP="00681747">
      <w:pPr>
        <w:rPr>
          <w:lang w:val="en-CA"/>
        </w:rPr>
      </w:pPr>
    </w:p>
    <w:p w14:paraId="639F925B" w14:textId="5623F8F5" w:rsidR="00230CDE" w:rsidRDefault="00681747" w:rsidP="00681747">
      <w:pPr>
        <w:rPr>
          <w:ins w:id="875" w:author="Eric Boisvert" w:date="2016-01-16T17:26:00Z"/>
          <w:lang w:val="en-CA"/>
        </w:rPr>
      </w:pPr>
      <w:r>
        <w:rPr>
          <w:lang w:val="en-CA"/>
        </w:rPr>
        <w:t xml:space="preserve">GeoSciML describes geological features </w:t>
      </w:r>
      <w:del w:id="876" w:author="Eric Boisvert" w:date="2016-01-06T10:02:00Z">
        <w:r w:rsidDel="00D318C0">
          <w:rPr>
            <w:lang w:val="en-CA"/>
          </w:rPr>
          <w:delText>in a</w:delText>
        </w:r>
      </w:del>
      <w:ins w:id="877" w:author="Eric Boisvert" w:date="2016-01-06T10:02:00Z">
        <w:r w:rsidR="00D318C0">
          <w:rPr>
            <w:lang w:val="en-CA"/>
          </w:rPr>
          <w:t>from the</w:t>
        </w:r>
      </w:ins>
      <w:r>
        <w:rPr>
          <w:lang w:val="en-CA"/>
        </w:rPr>
        <w:t xml:space="preserve"> mapping perspective, articulated around the concept of a Map</w:t>
      </w:r>
      <w:ins w:id="878" w:author="Ollie Raymond" w:date="2016-02-08T15:56:00Z">
        <w:r w:rsidR="005F5C63">
          <w:rPr>
            <w:lang w:val="en-CA"/>
          </w:rPr>
          <w:t>ped</w:t>
        </w:r>
      </w:ins>
      <w:r>
        <w:rPr>
          <w:lang w:val="en-CA"/>
        </w:rPr>
        <w:t>Feature – the cartographic element shown on a map, and the Geologic</w:t>
      </w:r>
      <w:del w:id="879" w:author="Ollie Raymond" w:date="2016-02-08T16:42:00Z">
        <w:r w:rsidDel="00A96A3A">
          <w:rPr>
            <w:lang w:val="en-CA"/>
          </w:rPr>
          <w:delText>al</w:delText>
        </w:r>
      </w:del>
      <w:r>
        <w:rPr>
          <w:lang w:val="en-CA"/>
        </w:rPr>
        <w:t xml:space="preserve">Feature it represents.  All </w:t>
      </w:r>
      <w:ins w:id="880" w:author="Eric Boisvert" w:date="2016-01-06T10:02:00Z">
        <w:r w:rsidR="00D318C0">
          <w:rPr>
            <w:lang w:val="en-CA"/>
          </w:rPr>
          <w:t xml:space="preserve">geologic </w:t>
        </w:r>
      </w:ins>
      <w:r>
        <w:rPr>
          <w:lang w:val="en-CA"/>
        </w:rPr>
        <w:t>concepts that can be represented on a map are subtypes of Geologic</w:t>
      </w:r>
      <w:del w:id="881" w:author="Ollie Raymond" w:date="2016-02-08T16:42:00Z">
        <w:r w:rsidDel="00A96A3A">
          <w:rPr>
            <w:lang w:val="en-CA"/>
          </w:rPr>
          <w:delText>al</w:delText>
        </w:r>
      </w:del>
      <w:r>
        <w:rPr>
          <w:lang w:val="en-CA"/>
        </w:rPr>
        <w:t>Feature</w:t>
      </w:r>
      <w:del w:id="882" w:author="Eric Boisvert" w:date="2016-01-06T10:02:00Z">
        <w:r w:rsidDel="00D318C0">
          <w:rPr>
            <w:lang w:val="en-CA"/>
          </w:rPr>
          <w:delText>s</w:delText>
        </w:r>
      </w:del>
      <w:del w:id="883" w:author="Eric Boisvert" w:date="2016-01-16T17:26:00Z">
        <w:r w:rsidDel="00230CDE">
          <w:rPr>
            <w:lang w:val="en-CA"/>
          </w:rPr>
          <w:delText xml:space="preserve">.   </w:delText>
        </w:r>
      </w:del>
      <w:ins w:id="884" w:author="Eric Boisvert" w:date="2016-01-16T17:26:00Z">
        <w:r w:rsidR="00230CDE">
          <w:rPr>
            <w:lang w:val="en-CA"/>
          </w:rPr>
          <w:t xml:space="preserve">.  </w:t>
        </w:r>
      </w:ins>
    </w:p>
    <w:p w14:paraId="56FEBB16" w14:textId="009B2E8A" w:rsidR="00230CDE" w:rsidRDefault="005F5C63">
      <w:pPr>
        <w:keepNext/>
        <w:rPr>
          <w:ins w:id="885" w:author="Eric Boisvert" w:date="2016-01-16T17:26:00Z"/>
        </w:rPr>
        <w:pPrChange w:id="886" w:author="Eric Boisvert" w:date="2016-01-16T17:26:00Z">
          <w:pPr/>
        </w:pPrChange>
      </w:pPr>
      <w:ins w:id="887" w:author="Ollie Raymond" w:date="2016-02-08T15:54:00Z">
        <w:r w:rsidRPr="005F5C63">
          <w:rPr>
            <w:noProof/>
            <w:lang w:val="en-AU" w:eastAsia="en-AU"/>
          </w:rPr>
          <w:lastRenderedPageBreak/>
          <w:t xml:space="preserve"> </w:t>
        </w:r>
        <w:r w:rsidR="0024128E">
          <w:rPr>
            <w:noProof/>
            <w:lang w:val="en-AU" w:eastAsia="en-AU"/>
          </w:rPr>
          <w:pict w14:anchorId="11187061">
            <v:shape id="_x0000_i1027" type="#_x0000_t75" style="width:468pt;height:275.1pt;visibility:visible;mso-wrap-style:square">
              <v:imagedata r:id="rId17" o:title=""/>
            </v:shape>
          </w:pict>
        </w:r>
      </w:ins>
    </w:p>
    <w:p w14:paraId="5BB3A466" w14:textId="38A5FBFB" w:rsidR="00230CDE" w:rsidRPr="009F4AF5" w:rsidRDefault="00230CDE">
      <w:pPr>
        <w:pStyle w:val="Lgende"/>
        <w:jc w:val="center"/>
        <w:rPr>
          <w:ins w:id="888" w:author="Eric Boisvert" w:date="2016-01-16T17:26:00Z"/>
          <w:color w:val="000000"/>
          <w:lang w:val="en-CA"/>
          <w:rPrChange w:id="889" w:author="Ollie Raymond" w:date="2016-02-08T15:54:00Z">
            <w:rPr>
              <w:ins w:id="890" w:author="Eric Boisvert" w:date="2016-01-16T17:26:00Z"/>
              <w:lang w:val="en-CA"/>
            </w:rPr>
          </w:rPrChange>
        </w:rPr>
        <w:pPrChange w:id="891" w:author="Eric Boisvert" w:date="2016-01-16T17:26:00Z">
          <w:pPr/>
        </w:pPrChange>
      </w:pPr>
      <w:ins w:id="892" w:author="Eric Boisvert" w:date="2016-01-16T17:26:00Z">
        <w:r w:rsidRPr="009F4AF5">
          <w:rPr>
            <w:color w:val="000000"/>
            <w:rPrChange w:id="893" w:author="Ollie Raymond" w:date="2016-02-08T15:54:00Z">
              <w:rPr/>
            </w:rPrChange>
          </w:rPr>
          <w:t xml:space="preserve">Figure </w:t>
        </w:r>
        <w:r w:rsidRPr="009F4AF5">
          <w:rPr>
            <w:color w:val="000000"/>
            <w:rPrChange w:id="894" w:author="Ollie Raymond" w:date="2016-02-08T15:54:00Z">
              <w:rPr/>
            </w:rPrChange>
          </w:rPr>
          <w:fldChar w:fldCharType="begin"/>
        </w:r>
        <w:r w:rsidRPr="009F4AF5">
          <w:rPr>
            <w:color w:val="000000"/>
            <w:rPrChange w:id="895" w:author="Ollie Raymond" w:date="2016-02-08T15:54:00Z">
              <w:rPr/>
            </w:rPrChange>
          </w:rPr>
          <w:instrText xml:space="preserve"> SEQ Figure \* ARABIC </w:instrText>
        </w:r>
      </w:ins>
      <w:r w:rsidRPr="009F4AF5">
        <w:rPr>
          <w:color w:val="000000"/>
          <w:rPrChange w:id="896" w:author="Ollie Raymond" w:date="2016-02-08T15:54:00Z">
            <w:rPr/>
          </w:rPrChange>
        </w:rPr>
        <w:fldChar w:fldCharType="separate"/>
      </w:r>
      <w:ins w:id="897" w:author="Boisvert, Eric" w:date="2016-03-29T09:08:00Z">
        <w:r w:rsidR="008279FB">
          <w:rPr>
            <w:noProof/>
            <w:color w:val="000000"/>
          </w:rPr>
          <w:t>3</w:t>
        </w:r>
      </w:ins>
      <w:ins w:id="898" w:author="Eric Boisvert" w:date="2016-01-16T17:26:00Z">
        <w:r w:rsidRPr="009F4AF5">
          <w:rPr>
            <w:color w:val="000000"/>
            <w:rPrChange w:id="899" w:author="Ollie Raymond" w:date="2016-02-08T15:54:00Z">
              <w:rPr/>
            </w:rPrChange>
          </w:rPr>
          <w:fldChar w:fldCharType="end"/>
        </w:r>
        <w:r w:rsidRPr="009F4AF5">
          <w:rPr>
            <w:color w:val="000000"/>
            <w:rPrChange w:id="900" w:author="Ollie Raymond" w:date="2016-02-08T15:54:00Z">
              <w:rPr/>
            </w:rPrChange>
          </w:rPr>
          <w:t xml:space="preserve"> </w:t>
        </w:r>
      </w:ins>
      <w:r w:rsidR="00690C3D" w:rsidRPr="009F4AF5">
        <w:rPr>
          <w:color w:val="000000"/>
        </w:rPr>
        <w:t>-</w:t>
      </w:r>
      <w:ins w:id="901" w:author="Eric Boisvert" w:date="2016-01-16T17:26:00Z">
        <w:r w:rsidRPr="009F4AF5">
          <w:rPr>
            <w:color w:val="000000"/>
            <w:rPrChange w:id="902" w:author="Ollie Raymond" w:date="2016-02-08T15:54:00Z">
              <w:rPr/>
            </w:rPrChange>
          </w:rPr>
          <w:t xml:space="preserve"> </w:t>
        </w:r>
      </w:ins>
      <w:ins w:id="903" w:author="Ollie Raymond" w:date="2016-02-09T10:45:00Z">
        <w:r w:rsidR="00690C3D" w:rsidRPr="009F4AF5">
          <w:rPr>
            <w:color w:val="000000"/>
          </w:rPr>
          <w:t>High-level c</w:t>
        </w:r>
      </w:ins>
      <w:ins w:id="904" w:author="Eric Boisvert" w:date="2016-01-16T17:26:00Z">
        <w:del w:id="905" w:author="Ollie Raymond" w:date="2016-02-09T10:45:00Z">
          <w:r w:rsidRPr="009F4AF5" w:rsidDel="00690C3D">
            <w:rPr>
              <w:color w:val="000000"/>
              <w:rPrChange w:id="906" w:author="Ollie Raymond" w:date="2016-02-08T15:54:00Z">
                <w:rPr/>
              </w:rPrChange>
            </w:rPr>
            <w:delText>C</w:delText>
          </w:r>
        </w:del>
        <w:r w:rsidRPr="009F4AF5">
          <w:rPr>
            <w:color w:val="000000"/>
            <w:rPrChange w:id="907" w:author="Ollie Raymond" w:date="2016-02-08T15:54:00Z">
              <w:rPr/>
            </w:rPrChange>
          </w:rPr>
          <w:t>onceptual model</w:t>
        </w:r>
      </w:ins>
      <w:ins w:id="908" w:author="Boisvert, Eric" w:date="2016-03-29T08:31:00Z">
        <w:r w:rsidR="00BF2A41">
          <w:rPr>
            <w:color w:val="000000"/>
          </w:rPr>
          <w:t>.</w:t>
        </w:r>
      </w:ins>
    </w:p>
    <w:p w14:paraId="15B6D491" w14:textId="77777777" w:rsidR="00230CDE" w:rsidRDefault="00230CDE" w:rsidP="00681747">
      <w:pPr>
        <w:rPr>
          <w:ins w:id="909"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910" w:author="Eric Boisvert" w:date="2016-03-28T16:06:00Z">
        <w:r w:rsidR="003842F3" w:rsidRPr="00690C3D">
          <w:t xml:space="preserve">Figure </w:t>
        </w:r>
        <w:r w:rsidR="003842F3">
          <w:rPr>
            <w:noProof/>
          </w:rPr>
          <w:t>4</w:t>
        </w:r>
      </w:ins>
      <w:del w:id="911" w:author="Eric Boisvert" w:date="2016-03-06T13:27:00Z">
        <w:r w:rsidDel="004D34D6">
          <w:delText xml:space="preserve">Figure </w:delText>
        </w:r>
        <w:r w:rsidDel="004D34D6">
          <w:rPr>
            <w:noProof/>
          </w:rPr>
          <w:delText>1</w:delText>
        </w:r>
      </w:del>
      <w:r>
        <w:rPr>
          <w:lang w:val="en-CA"/>
        </w:rPr>
        <w:fldChar w:fldCharType="end"/>
      </w:r>
      <w:ins w:id="912"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13" w:author="Eric Boisvert" w:date="2016-01-06T10:03:00Z">
        <w:r w:rsidDel="00D318C0">
          <w:rPr>
            <w:lang w:val="en-CA"/>
          </w:rPr>
          <w:delText>s</w:delText>
        </w:r>
      </w:del>
      <w:r>
        <w:rPr>
          <w:lang w:val="en-CA"/>
        </w:rPr>
        <w:t xml:space="preserve"> (O&amp;M) subtypes.</w:t>
      </w:r>
    </w:p>
    <w:p w14:paraId="057035A4" w14:textId="5137847E" w:rsidR="00681747" w:rsidRDefault="0024128E" w:rsidP="00681747">
      <w:pPr>
        <w:keepNext/>
      </w:pPr>
      <w:r>
        <w:rPr>
          <w:noProof/>
          <w:lang w:val="en-CA" w:eastAsia="en-CA"/>
        </w:rPr>
        <w:lastRenderedPageBreak/>
        <w:pict w14:anchorId="19DD133B">
          <v:shape id="_x0000_i1028" type="#_x0000_t75" style="width:433.4pt;height:235.85pt;visibility:visible;mso-wrap-style:square">
            <v:imagedata r:id="rId18" o:title=""/>
          </v:shape>
        </w:pict>
      </w:r>
    </w:p>
    <w:p w14:paraId="3CC68821" w14:textId="52C0B070" w:rsidR="00681747" w:rsidRPr="00690C3D" w:rsidRDefault="00681747" w:rsidP="00690C3D">
      <w:pPr>
        <w:pStyle w:val="Lgende"/>
        <w:jc w:val="center"/>
        <w:rPr>
          <w:color w:val="auto"/>
          <w:lang w:val="en-CA"/>
        </w:rPr>
      </w:pPr>
      <w:bookmarkStart w:id="91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15" w:author="Boisvert, Eric" w:date="2016-03-29T09:08:00Z">
        <w:r w:rsidR="008279FB">
          <w:rPr>
            <w:noProof/>
            <w:color w:val="auto"/>
          </w:rPr>
          <w:t>4</w:t>
        </w:r>
      </w:ins>
      <w:ins w:id="916" w:author="Eric Boisvert" w:date="2016-03-28T16:06:00Z">
        <w:del w:id="917" w:author="Boisvert, Eric" w:date="2016-03-29T08:51:00Z">
          <w:r w:rsidR="003842F3" w:rsidDel="00CB122C">
            <w:rPr>
              <w:noProof/>
              <w:color w:val="auto"/>
            </w:rPr>
            <w:delText>4</w:delText>
          </w:r>
        </w:del>
      </w:ins>
      <w:del w:id="918" w:author="Boisvert, Eric" w:date="2016-03-29T08:51:00Z">
        <w:r w:rsidR="00090DCF" w:rsidRPr="00690C3D" w:rsidDel="00CB122C">
          <w:rPr>
            <w:noProof/>
            <w:color w:val="auto"/>
          </w:rPr>
          <w:delText>3</w:delText>
        </w:r>
      </w:del>
      <w:r w:rsidR="00673E83" w:rsidRPr="00690C3D">
        <w:rPr>
          <w:noProof/>
          <w:color w:val="auto"/>
        </w:rPr>
        <w:fldChar w:fldCharType="end"/>
      </w:r>
      <w:bookmarkEnd w:id="914"/>
      <w:r w:rsidRPr="00690C3D">
        <w:rPr>
          <w:color w:val="auto"/>
        </w:rPr>
        <w:t xml:space="preserve"> </w:t>
      </w:r>
      <w:r w:rsidR="00690C3D">
        <w:rPr>
          <w:color w:val="auto"/>
        </w:rPr>
        <w:t xml:space="preserve">- </w:t>
      </w:r>
      <w:r w:rsidRPr="00690C3D">
        <w:rPr>
          <w:color w:val="auto"/>
        </w:rPr>
        <w:t>Core feature model for GeoSciML</w:t>
      </w:r>
      <w:ins w:id="919"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920" w:author="Eric Boisvert" w:date="2015-10-27T17:03:00Z">
        <w:r w:rsidDel="00B33100">
          <w:rPr>
            <w:lang w:val="en-CA"/>
          </w:rPr>
          <w:delText xml:space="preserve">Relation </w:delText>
        </w:r>
      </w:del>
      <w:ins w:id="92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2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923" w:author="Eric Boisvert" w:date="2016-01-09T01:16:00Z"/>
          <w:lang w:val="en-CA"/>
        </w:rPr>
        <w:pPrChange w:id="924" w:author="Eric Boisvert" w:date="2016-01-09T01:16:00Z">
          <w:pPr/>
        </w:pPrChange>
      </w:pPr>
      <w:bookmarkStart w:id="925" w:name="_Ref440065627"/>
      <w:bookmarkStart w:id="926" w:name="_Toc446944561"/>
      <w:ins w:id="927" w:author="Eric Boisvert" w:date="2016-01-09T01:15:00Z">
        <w:r>
          <w:rPr>
            <w:lang w:val="en-CA"/>
          </w:rPr>
          <w:t>AbstractDescription classes</w:t>
        </w:r>
      </w:ins>
      <w:bookmarkEnd w:id="925"/>
      <w:bookmarkEnd w:id="926"/>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28"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24128E">
      <w:pPr>
        <w:keepNext/>
        <w:jc w:val="center"/>
        <w:pPrChange w:id="929" w:author="Ollie Raymond" w:date="2016-02-12T09:54:00Z">
          <w:pPr>
            <w:keepNext/>
          </w:pPr>
        </w:pPrChange>
      </w:pPr>
      <w:r>
        <w:rPr>
          <w:noProof/>
          <w:lang w:val="en-CA" w:eastAsia="en-CA"/>
        </w:rPr>
        <w:lastRenderedPageBreak/>
        <w:pict w14:anchorId="4781C8BC">
          <v:shape id="_x0000_i1029" type="#_x0000_t75" style="width:234pt;height:345.25pt;visibility:visible;mso-wrap-style:square">
            <v:imagedata r:id="rId19"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30" w:author="Boisvert, Eric" w:date="2016-03-29T09:08:00Z">
        <w:r w:rsidR="008279FB">
          <w:rPr>
            <w:noProof/>
            <w:color w:val="auto"/>
          </w:rPr>
          <w:t>5</w:t>
        </w:r>
      </w:ins>
      <w:ins w:id="931" w:author="Eric Boisvert" w:date="2016-03-28T16:06:00Z">
        <w:del w:id="932" w:author="Boisvert, Eric" w:date="2016-03-29T08:51:00Z">
          <w:r w:rsidR="003842F3" w:rsidDel="00CB122C">
            <w:rPr>
              <w:noProof/>
              <w:color w:val="auto"/>
            </w:rPr>
            <w:delText>5</w:delText>
          </w:r>
        </w:del>
      </w:ins>
      <w:del w:id="933"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934"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935"/>
      <w:r w:rsidR="00861954">
        <w:rPr>
          <w:lang w:val="en-CA"/>
        </w:rPr>
        <w:t xml:space="preserve">need to be added to a leaf class.  Properties added </w:t>
      </w:r>
      <w:del w:id="936" w:author="Eric Boisvert" w:date="2016-02-27T12:04:00Z">
        <w:r w:rsidR="00861954" w:rsidDel="004725FE">
          <w:rPr>
            <w:lang w:val="en-CA"/>
          </w:rPr>
          <w:delText>to a</w:delText>
        </w:r>
      </w:del>
      <w:ins w:id="937"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35"/>
      <w:r w:rsidR="00690C3D">
        <w:rPr>
          <w:rStyle w:val="Marquedecommentaire"/>
        </w:rPr>
        <w:commentReference w:id="935"/>
      </w:r>
      <w:r w:rsidR="00DA2FDF">
        <w:rPr>
          <w:lang w:val="en-CA"/>
        </w:rPr>
        <w:t>G</w:t>
      </w:r>
      <w:r w:rsidR="00861954">
        <w:t>eoSciML uses a</w:t>
      </w:r>
      <w:ins w:id="938" w:author="Boisvert, Eric" w:date="2015-10-16T08:01:00Z">
        <w:r w:rsidR="000077DC">
          <w:t>n</w:t>
        </w:r>
      </w:ins>
      <w:r w:rsidR="00861954">
        <w:t xml:space="preserve"> </w:t>
      </w:r>
      <w:ins w:id="939" w:author="Boisvert, Eric" w:date="2015-10-16T08:01:00Z">
        <w:r w:rsidR="000077DC">
          <w:t xml:space="preserve">extension </w:t>
        </w:r>
      </w:ins>
      <w:r w:rsidR="00861954">
        <w:t xml:space="preserve">pattern </w:t>
      </w:r>
      <w:del w:id="940" w:author="Boisvert, Eric" w:date="2015-10-16T08:01:00Z">
        <w:r w:rsidR="00861954" w:rsidDel="000077DC">
          <w:delText xml:space="preserve">extension </w:delText>
        </w:r>
      </w:del>
      <w:r w:rsidR="00861954">
        <w:t xml:space="preserve">by </w:t>
      </w:r>
      <w:ins w:id="941" w:author="Eric Boisvert" w:date="2016-01-09T01:16:00Z">
        <w:r w:rsidR="00895888">
          <w:t xml:space="preserve">abstract </w:t>
        </w:r>
      </w:ins>
      <w:r w:rsidR="00861954">
        <w:t>property blocks</w:t>
      </w:r>
      <w:r w:rsidR="00690C3D">
        <w:t xml:space="preserve"> or ‘</w:t>
      </w:r>
      <w:ins w:id="942" w:author="Eric Boisvert" w:date="2016-01-09T01:16:00Z">
        <w:r w:rsidR="00895888">
          <w:t>AbstractDescription</w:t>
        </w:r>
      </w:ins>
      <w:r w:rsidR="00690C3D">
        <w:t>’</w:t>
      </w:r>
      <w:ins w:id="943" w:author="Eric Boisvert" w:date="2016-01-09T01:16:00Z">
        <w:r w:rsidR="00895888">
          <w:t xml:space="preserve"> classes</w:t>
        </w:r>
      </w:ins>
      <w:r w:rsidR="00690C3D">
        <w:t xml:space="preserve"> (Fig. 6</w:t>
      </w:r>
      <w:ins w:id="944" w:author="Eric Boisvert" w:date="2016-01-09T01:16:00Z">
        <w:r w:rsidR="00895888">
          <w:t>)</w:t>
        </w:r>
      </w:ins>
      <w:r w:rsidR="00861954">
        <w:t xml:space="preserve">.  Blocks of properties are organized in their own </w:t>
      </w:r>
      <w:del w:id="945" w:author="Eric Boisvert" w:date="2016-03-28T12:35:00Z">
        <w:r w:rsidR="00861954" w:rsidDel="00A173A4">
          <w:delText xml:space="preserve">type </w:delText>
        </w:r>
      </w:del>
      <w:ins w:id="946" w:author="Eric Boisvert" w:date="2016-03-28T12:35:00Z">
        <w:r w:rsidR="00A173A4">
          <w:t xml:space="preserve">Datatype </w:t>
        </w:r>
      </w:ins>
      <w:ins w:id="947" w:author="Ollie Raymond" w:date="2016-02-09T10:57:00Z">
        <w:del w:id="948" w:author="Eric Boisvert" w:date="2016-03-28T12:35:00Z">
          <w:r w:rsidR="00A75711" w:rsidDel="00A173A4">
            <w:delText xml:space="preserve">class </w:delText>
          </w:r>
        </w:del>
      </w:ins>
      <w:del w:id="949" w:author="Eric Boisvert" w:date="2016-03-28T12:35:00Z">
        <w:r w:rsidR="00861954" w:rsidDel="00A173A4">
          <w:delText>and associated to the</w:delText>
        </w:r>
      </w:del>
      <w:ins w:id="950" w:author="Eric Boisvert" w:date="2016-03-28T12:35:00Z">
        <w:r w:rsidR="00A173A4">
          <w:t xml:space="preserve"> subtyping</w:t>
        </w:r>
      </w:ins>
      <w:r w:rsidR="00861954">
        <w:t xml:space="preserve"> </w:t>
      </w:r>
      <w:ins w:id="951" w:author="Ollie Raymond" w:date="2016-02-09T11:06:00Z">
        <w:r w:rsidR="00EF48A6">
          <w:t>AbstractDescription</w:t>
        </w:r>
        <w:del w:id="952" w:author="Eric Boisvert" w:date="2016-03-28T12:35:00Z">
          <w:r w:rsidR="00EF48A6" w:rsidDel="00A173A4">
            <w:delText xml:space="preserve"> </w:delText>
          </w:r>
        </w:del>
      </w:ins>
      <w:del w:id="953" w:author="Eric Boisvert" w:date="2016-03-28T12:35:00Z">
        <w:r w:rsidR="00861954" w:rsidDel="00A173A4">
          <w:delText>class</w:delText>
        </w:r>
      </w:del>
      <w:r w:rsidR="00690C3D">
        <w:t>.</w:t>
      </w:r>
    </w:p>
    <w:p w14:paraId="2A48355A" w14:textId="1A619957" w:rsidR="00DA2FDF" w:rsidRDefault="0024128E" w:rsidP="00DA2FDF">
      <w:pPr>
        <w:keepNext/>
      </w:pPr>
      <w:r>
        <w:rPr>
          <w:noProof/>
          <w:lang w:val="en-CA" w:eastAsia="en-CA"/>
        </w:rPr>
        <w:lastRenderedPageBreak/>
        <w:pict w14:anchorId="6E99B92B">
          <v:shape id="_x0000_i1030" type="#_x0000_t75" style="width:432.45pt;height:216.9pt;visibility:visible;mso-wrap-style:square">
            <v:imagedata r:id="rId20" o:title=""/>
          </v:shape>
        </w:pict>
      </w:r>
    </w:p>
    <w:p w14:paraId="2F3374EB" w14:textId="665ED463" w:rsidR="00861954" w:rsidRPr="00EF48A6" w:rsidRDefault="00DA2FDF">
      <w:pPr>
        <w:pStyle w:val="Lgende"/>
        <w:jc w:val="center"/>
        <w:rPr>
          <w:color w:val="auto"/>
          <w:rPrChange w:id="954" w:author="Ollie Raymond" w:date="2016-02-09T11:07:00Z">
            <w:rPr/>
          </w:rPrChange>
        </w:rPr>
        <w:pPrChange w:id="955" w:author="Ollie Raymond" w:date="2016-02-09T11:07:00Z">
          <w:pPr>
            <w:pStyle w:val="Lgende"/>
          </w:pPr>
        </w:pPrChange>
      </w:pPr>
      <w:r w:rsidRPr="00EF48A6">
        <w:rPr>
          <w:color w:val="auto"/>
          <w:rPrChange w:id="956" w:author="Ollie Raymond" w:date="2016-02-09T11:07:00Z">
            <w:rPr/>
          </w:rPrChange>
        </w:rPr>
        <w:t xml:space="preserve">Figure </w:t>
      </w:r>
      <w:r w:rsidR="00673E83" w:rsidRPr="00EF48A6">
        <w:rPr>
          <w:color w:val="auto"/>
          <w:rPrChange w:id="957" w:author="Ollie Raymond" w:date="2016-02-09T11:07:00Z">
            <w:rPr/>
          </w:rPrChange>
        </w:rPr>
        <w:fldChar w:fldCharType="begin"/>
      </w:r>
      <w:r w:rsidR="00673E83" w:rsidRPr="00EF48A6">
        <w:rPr>
          <w:color w:val="auto"/>
          <w:rPrChange w:id="958" w:author="Ollie Raymond" w:date="2016-02-09T11:07:00Z">
            <w:rPr/>
          </w:rPrChange>
        </w:rPr>
        <w:instrText xml:space="preserve"> SEQ Figure \* ARABIC </w:instrText>
      </w:r>
      <w:r w:rsidR="00673E83" w:rsidRPr="00EF48A6">
        <w:rPr>
          <w:color w:val="auto"/>
          <w:rPrChange w:id="959" w:author="Ollie Raymond" w:date="2016-02-09T11:07:00Z">
            <w:rPr>
              <w:noProof/>
            </w:rPr>
          </w:rPrChange>
        </w:rPr>
        <w:fldChar w:fldCharType="separate"/>
      </w:r>
      <w:ins w:id="960" w:author="Boisvert, Eric" w:date="2016-03-29T09:08:00Z">
        <w:r w:rsidR="008279FB">
          <w:rPr>
            <w:noProof/>
            <w:color w:val="auto"/>
          </w:rPr>
          <w:t>6</w:t>
        </w:r>
      </w:ins>
      <w:ins w:id="961" w:author="Eric Boisvert" w:date="2016-03-28T16:06:00Z">
        <w:del w:id="962" w:author="Boisvert, Eric" w:date="2016-03-29T08:51:00Z">
          <w:r w:rsidR="003842F3" w:rsidDel="00CB122C">
            <w:rPr>
              <w:noProof/>
              <w:color w:val="auto"/>
            </w:rPr>
            <w:delText>6</w:delText>
          </w:r>
        </w:del>
      </w:ins>
      <w:del w:id="963" w:author="Boisvert, Eric" w:date="2016-03-29T08:51:00Z">
        <w:r w:rsidR="00090DCF" w:rsidRPr="00EF48A6" w:rsidDel="00CB122C">
          <w:rPr>
            <w:noProof/>
            <w:color w:val="auto"/>
            <w:rPrChange w:id="964" w:author="Ollie Raymond" w:date="2016-02-09T11:07:00Z">
              <w:rPr>
                <w:noProof/>
              </w:rPr>
            </w:rPrChange>
          </w:rPr>
          <w:delText>5</w:delText>
        </w:r>
      </w:del>
      <w:r w:rsidR="00673E83" w:rsidRPr="00EF48A6">
        <w:rPr>
          <w:noProof/>
          <w:color w:val="auto"/>
          <w:rPrChange w:id="965" w:author="Ollie Raymond" w:date="2016-02-09T11:07:00Z">
            <w:rPr>
              <w:noProof/>
            </w:rPr>
          </w:rPrChange>
        </w:rPr>
        <w:fldChar w:fldCharType="end"/>
      </w:r>
      <w:r w:rsidRPr="00EF48A6">
        <w:rPr>
          <w:color w:val="auto"/>
          <w:rPrChange w:id="966" w:author="Ollie Raymond" w:date="2016-02-09T11:07:00Z">
            <w:rPr/>
          </w:rPrChange>
        </w:rPr>
        <w:t xml:space="preserve"> </w:t>
      </w:r>
      <w:ins w:id="967" w:author="Ollie Raymond" w:date="2016-02-09T11:07:00Z">
        <w:r w:rsidR="00EF48A6">
          <w:rPr>
            <w:color w:val="auto"/>
          </w:rPr>
          <w:t>-</w:t>
        </w:r>
      </w:ins>
      <w:del w:id="968" w:author="Ollie Raymond" w:date="2016-02-09T11:07:00Z">
        <w:r w:rsidRPr="00EF48A6" w:rsidDel="00EF48A6">
          <w:rPr>
            <w:color w:val="auto"/>
            <w:rPrChange w:id="969" w:author="Ollie Raymond" w:date="2016-02-09T11:07:00Z">
              <w:rPr/>
            </w:rPrChange>
          </w:rPr>
          <w:delText>:</w:delText>
        </w:r>
      </w:del>
      <w:r w:rsidRPr="00EF48A6">
        <w:rPr>
          <w:color w:val="auto"/>
          <w:rPrChange w:id="970" w:author="Ollie Raymond" w:date="2016-02-09T11:07:00Z">
            <w:rPr/>
          </w:rPrChange>
        </w:rPr>
        <w:t xml:space="preserve"> Extension pattern using a property block (</w:t>
      </w:r>
      <w:ins w:id="971" w:author="Eric Boisvert" w:date="2016-01-09T01:17:00Z">
        <w:r w:rsidR="00895888" w:rsidRPr="00EF48A6">
          <w:rPr>
            <w:color w:val="auto"/>
            <w:rPrChange w:id="972" w:author="Ollie Raymond" w:date="2016-02-09T11:07:00Z">
              <w:rPr/>
            </w:rPrChange>
          </w:rPr>
          <w:t>Abstract</w:t>
        </w:r>
      </w:ins>
      <w:r w:rsidRPr="00EF48A6">
        <w:rPr>
          <w:color w:val="auto"/>
          <w:rPrChange w:id="973" w:author="Ollie Raymond" w:date="2016-02-09T11:07:00Z">
            <w:rPr/>
          </w:rPrChange>
        </w:rPr>
        <w:t>Description class)</w:t>
      </w:r>
      <w:ins w:id="974"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975" w:author="Ollie Raymond" w:date="2016-02-09T11:07:00Z">
        <w:r>
          <w:t>It d</w:t>
        </w:r>
      </w:ins>
      <w:del w:id="976"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977" w:author="Ollie Raymond" w:date="2016-02-09T11:08:00Z">
        <w:r w:rsidR="00EF48A6">
          <w:t xml:space="preserve">and used </w:t>
        </w:r>
      </w:ins>
      <w:r>
        <w:t xml:space="preserve">by </w:t>
      </w:r>
      <w:proofErr w:type="gramStart"/>
      <w:r>
        <w:t>a</w:t>
      </w:r>
      <w:proofErr w:type="gramEnd"/>
      <w:r>
        <w:t xml:space="preserve"> </w:t>
      </w:r>
      <w:ins w:id="978" w:author="Ollie Raymond" w:date="2016-02-09T11:08:00Z">
        <w:r w:rsidR="00EF48A6">
          <w:t xml:space="preserve">other user </w:t>
        </w:r>
      </w:ins>
      <w:r>
        <w:t>communit</w:t>
      </w:r>
      <w:del w:id="979" w:author="Ollie Raymond" w:date="2016-02-09T11:08:00Z">
        <w:r w:rsidDel="00EF48A6">
          <w:delText>y</w:delText>
        </w:r>
      </w:del>
      <w:ins w:id="980" w:author="Ollie Raymond" w:date="2016-02-09T11:08:00Z">
        <w:r w:rsidR="00EF48A6">
          <w:t>ies</w:t>
        </w:r>
      </w:ins>
      <w:r>
        <w:t xml:space="preserve"> </w:t>
      </w:r>
      <w:del w:id="981" w:author="Ollie Raymond" w:date="2016-02-09T11:08:00Z">
        <w:r w:rsidDel="00EF48A6">
          <w:delText>and use by another one</w:delText>
        </w:r>
        <w:r w:rsidR="00595C96" w:rsidDel="00EF48A6">
          <w:delText xml:space="preserve"> </w:delText>
        </w:r>
      </w:del>
      <w:r w:rsidR="00595C96">
        <w:t>(</w:t>
      </w:r>
      <w:del w:id="982" w:author="Ollie Raymond" w:date="2016-02-09T11:08:00Z">
        <w:r w:rsidR="00595C96" w:rsidDel="00EF48A6">
          <w:delText>for example</w:delText>
        </w:r>
      </w:del>
      <w:ins w:id="983" w:author="Ollie Raymond" w:date="2016-02-09T11:08:00Z">
        <w:r w:rsidR="00EF48A6">
          <w:t>e.g.</w:t>
        </w:r>
      </w:ins>
      <w:r w:rsidR="00595C96">
        <w:t xml:space="preserve">, properties added by </w:t>
      </w:r>
      <w:ins w:id="984" w:author="Ollie Raymond" w:date="2016-02-09T11:08:00Z">
        <w:r w:rsidR="00EF48A6">
          <w:t xml:space="preserve">a </w:t>
        </w:r>
      </w:ins>
      <w:r w:rsidR="00595C96">
        <w:t>geophysic</w:t>
      </w:r>
      <w:ins w:id="985" w:author="Ollie Raymond" w:date="2016-02-09T11:08:00Z">
        <w:r w:rsidR="00EF48A6">
          <w:t>al</w:t>
        </w:r>
      </w:ins>
      <w:r w:rsidR="00595C96">
        <w:t xml:space="preserve"> application could be reused by groundwater applications)</w:t>
      </w:r>
      <w:ins w:id="986" w:author="Boisvert, Eric" w:date="2016-03-29T08:06:00Z">
        <w:r w:rsidR="007A7721">
          <w:t>.</w:t>
        </w:r>
      </w:ins>
    </w:p>
    <w:p w14:paraId="12F91C24" w14:textId="39D15120" w:rsidR="00DA2FDF" w:rsidRDefault="000077DC" w:rsidP="00DA2FDF">
      <w:pPr>
        <w:rPr>
          <w:ins w:id="987" w:author="Boisvert, Eric" w:date="2015-10-16T08:08:00Z"/>
        </w:rPr>
      </w:pPr>
      <w:ins w:id="988" w:author="Boisvert, Eric" w:date="2015-10-16T08:00:00Z">
        <w:r>
          <w:t xml:space="preserve">GeoSciML Basic contains </w:t>
        </w:r>
      </w:ins>
      <w:ins w:id="989" w:author="Ollie Raymond" w:date="2016-02-09T11:09:00Z">
        <w:r w:rsidR="00EF48A6">
          <w:t>nine</w:t>
        </w:r>
      </w:ins>
      <w:ins w:id="990" w:author="Boisvert, Eric" w:date="2015-10-16T08:19:00Z">
        <w:del w:id="991" w:author="Ollie Raymond" w:date="2016-02-09T11:09:00Z">
          <w:r w:rsidDel="00EF48A6">
            <w:delText>9</w:delText>
          </w:r>
        </w:del>
      </w:ins>
      <w:ins w:id="992" w:author="Boisvert, Eric" w:date="2015-10-16T08:00:00Z">
        <w:r>
          <w:t xml:space="preserve"> </w:t>
        </w:r>
      </w:ins>
      <w:ins w:id="993" w:author="Boisvert, Eric" w:date="2015-10-16T08:06:00Z">
        <w:r>
          <w:t>stu</w:t>
        </w:r>
      </w:ins>
      <w:ins w:id="994" w:author="Boisvert, Eric" w:date="2015-10-16T08:07:00Z">
        <w:r>
          <w:t>b</w:t>
        </w:r>
      </w:ins>
      <w:ins w:id="995" w:author="Boisvert, Eric" w:date="2015-10-16T08:06:00Z">
        <w:r>
          <w:t xml:space="preserve"> </w:t>
        </w:r>
      </w:ins>
      <w:ins w:id="996" w:author="Boisvert, Eric" w:date="2015-10-16T08:07:00Z">
        <w:del w:id="997" w:author="Ollie Raymond" w:date="2016-02-09T11:09:00Z">
          <w:r w:rsidDel="00EF48A6">
            <w:delText>a</w:delText>
          </w:r>
        </w:del>
      </w:ins>
      <w:ins w:id="998" w:author="Ollie Raymond" w:date="2016-02-09T11:09:00Z">
        <w:r w:rsidR="00EF48A6">
          <w:t>A</w:t>
        </w:r>
      </w:ins>
      <w:ins w:id="999" w:author="Boisvert, Eric" w:date="2015-10-16T08:07:00Z">
        <w:r>
          <w:t>bstract</w:t>
        </w:r>
      </w:ins>
      <w:ins w:id="1000" w:author="Ollie Raymond" w:date="2016-02-09T11:09:00Z">
        <w:r w:rsidR="00EF48A6">
          <w:t>Description</w:t>
        </w:r>
      </w:ins>
      <w:ins w:id="1001" w:author="Boisvert, Eric" w:date="2015-10-16T08:07:00Z">
        <w:r>
          <w:t xml:space="preserve"> </w:t>
        </w:r>
      </w:ins>
      <w:ins w:id="1002" w:author="Boisvert, Eric" w:date="2015-10-16T08:06:00Z">
        <w:r>
          <w:t>classes</w:t>
        </w:r>
      </w:ins>
      <w:ins w:id="1003" w:author="Boisvert, Eric" w:date="2015-10-16T08:19:00Z">
        <w:r>
          <w:t xml:space="preserve"> </w:t>
        </w:r>
      </w:ins>
      <w:del w:id="1004" w:author="Eric Boisvert" w:date="2016-01-09T01:17:00Z">
        <w:r w:rsidR="00595C96" w:rsidDel="00895888">
          <w:delText>concretised</w:delText>
        </w:r>
      </w:del>
      <w:ins w:id="1005" w:author="Boisvert, Eric" w:date="2015-10-16T08:19:00Z">
        <w:del w:id="1006" w:author="Eric Boisvert" w:date="2016-01-09T01:17:00Z">
          <w:r w:rsidDel="00895888">
            <w:delText xml:space="preserve"> </w:delText>
          </w:r>
        </w:del>
      </w:ins>
      <w:ins w:id="1007" w:author="Eric Boisvert" w:date="2016-01-09T01:17:00Z">
        <w:r w:rsidR="00895888">
          <w:t xml:space="preserve">materialised </w:t>
        </w:r>
      </w:ins>
      <w:ins w:id="1008" w:author="Boisvert, Eric" w:date="2015-10-16T08:19:00Z">
        <w:r>
          <w:t xml:space="preserve">in GeoSciML </w:t>
        </w:r>
      </w:ins>
      <w:ins w:id="1009" w:author="Ollie Raymond" w:date="2016-02-09T11:09:00Z">
        <w:r w:rsidR="00EF48A6">
          <w:t>E</w:t>
        </w:r>
      </w:ins>
      <w:ins w:id="1010" w:author="Boisvert, Eric" w:date="2015-10-16T08:19:00Z">
        <w:del w:id="1011" w:author="Ollie Raymond" w:date="2016-02-09T11:09:00Z">
          <w:r w:rsidDel="00EF48A6">
            <w:delText>e</w:delText>
          </w:r>
        </w:del>
        <w:r>
          <w:t>xtension</w:t>
        </w:r>
      </w:ins>
      <w:ins w:id="1012" w:author="Boisvert, Eric" w:date="2015-10-16T08:20:00Z">
        <w:r>
          <w:t xml:space="preserve"> (</w:t>
        </w:r>
        <w:r>
          <w:fldChar w:fldCharType="begin"/>
        </w:r>
        <w:r>
          <w:instrText xml:space="preserve"> REF _Ref432746974 \h </w:instrText>
        </w:r>
      </w:ins>
      <w:r>
        <w:fldChar w:fldCharType="separate"/>
      </w:r>
      <w:ins w:id="1013" w:author="Eric Boisvert" w:date="2016-03-28T16:06:00Z">
        <w:r w:rsidR="003842F3" w:rsidRPr="003842F3">
          <w:t xml:space="preserve">Table </w:t>
        </w:r>
        <w:r w:rsidR="003842F3">
          <w:rPr>
            <w:noProof/>
          </w:rPr>
          <w:t>1</w:t>
        </w:r>
      </w:ins>
      <w:ins w:id="1014" w:author="Boisvert, Eric" w:date="2015-10-16T08:20:00Z">
        <w:del w:id="1015" w:author="Eric Boisvert" w:date="2016-03-06T13:27:00Z">
          <w:r w:rsidDel="004D34D6">
            <w:delText xml:space="preserve">Table </w:delText>
          </w:r>
          <w:r w:rsidDel="004D34D6">
            <w:rPr>
              <w:noProof/>
            </w:rPr>
            <w:delText>1</w:delText>
          </w:r>
        </w:del>
        <w:r>
          <w:fldChar w:fldCharType="end"/>
        </w:r>
        <w:r>
          <w:t>)</w:t>
        </w:r>
      </w:ins>
      <w:ins w:id="1016" w:author="Boisvert, Eric" w:date="2015-10-16T08:19:00Z">
        <w:r>
          <w:t>.</w:t>
        </w:r>
      </w:ins>
    </w:p>
    <w:p w14:paraId="434C3884" w14:textId="546E7A46" w:rsidR="000077DC" w:rsidRPr="00EF48A6" w:rsidRDefault="000077DC" w:rsidP="004D3EF3">
      <w:pPr>
        <w:pStyle w:val="Lgende"/>
        <w:keepNext/>
        <w:rPr>
          <w:ins w:id="1017" w:author="Boisvert, Eric" w:date="2015-10-16T08:20:00Z"/>
          <w:color w:val="auto"/>
          <w:rPrChange w:id="1018" w:author="Ollie Raymond" w:date="2016-02-09T11:09:00Z">
            <w:rPr>
              <w:ins w:id="1019" w:author="Boisvert, Eric" w:date="2015-10-16T08:20:00Z"/>
            </w:rPr>
          </w:rPrChange>
        </w:rPr>
      </w:pPr>
      <w:bookmarkStart w:id="1020" w:name="_Ref432746974"/>
      <w:ins w:id="1021" w:author="Boisvert, Eric" w:date="2015-10-16T08:20:00Z">
        <w:r w:rsidRPr="00EF48A6">
          <w:rPr>
            <w:color w:val="auto"/>
            <w:rPrChange w:id="1022" w:author="Ollie Raymond" w:date="2016-02-09T11:09:00Z">
              <w:rPr/>
            </w:rPrChange>
          </w:rPr>
          <w:t xml:space="preserve">Table </w:t>
        </w:r>
      </w:ins>
      <w:ins w:id="1023"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24" w:author="Eric Boisvert" w:date="2016-03-28T16:06:00Z">
        <w:r w:rsidR="003842F3">
          <w:rPr>
            <w:noProof/>
            <w:color w:val="auto"/>
          </w:rPr>
          <w:t>1</w:t>
        </w:r>
      </w:ins>
      <w:ins w:id="1025" w:author="Eric Boisvert" w:date="2016-02-14T13:33:00Z">
        <w:r w:rsidR="00415E41">
          <w:rPr>
            <w:color w:val="auto"/>
          </w:rPr>
          <w:fldChar w:fldCharType="end"/>
        </w:r>
      </w:ins>
      <w:ins w:id="1026" w:author="Boisvert, Eric" w:date="2015-10-16T08:20:00Z">
        <w:del w:id="1027" w:author="Eric Boisvert" w:date="2016-01-24T14:33:00Z">
          <w:r w:rsidRPr="00EF48A6" w:rsidDel="007F17CE">
            <w:rPr>
              <w:color w:val="auto"/>
              <w:rPrChange w:id="1028" w:author="Ollie Raymond" w:date="2016-02-09T11:09:00Z">
                <w:rPr/>
              </w:rPrChange>
            </w:rPr>
            <w:fldChar w:fldCharType="begin"/>
          </w:r>
          <w:r w:rsidRPr="00EF48A6" w:rsidDel="007F17CE">
            <w:rPr>
              <w:color w:val="auto"/>
              <w:rPrChange w:id="1029" w:author="Ollie Raymond" w:date="2016-02-09T11:09:00Z">
                <w:rPr/>
              </w:rPrChange>
            </w:rPr>
            <w:delInstrText xml:space="preserve"> SEQ Table \* ARABIC </w:delInstrText>
          </w:r>
        </w:del>
      </w:ins>
      <w:del w:id="1030" w:author="Eric Boisvert" w:date="2016-01-24T14:33:00Z">
        <w:r w:rsidRPr="00EF48A6" w:rsidDel="007F17CE">
          <w:rPr>
            <w:color w:val="auto"/>
            <w:rPrChange w:id="1031" w:author="Ollie Raymond" w:date="2016-02-09T11:09:00Z">
              <w:rPr/>
            </w:rPrChange>
          </w:rPr>
          <w:fldChar w:fldCharType="separate"/>
        </w:r>
        <w:r w:rsidR="00292781" w:rsidRPr="00EF48A6" w:rsidDel="007F17CE">
          <w:rPr>
            <w:noProof/>
            <w:color w:val="auto"/>
            <w:rPrChange w:id="1032" w:author="Ollie Raymond" w:date="2016-02-09T11:09:00Z">
              <w:rPr>
                <w:noProof/>
              </w:rPr>
            </w:rPrChange>
          </w:rPr>
          <w:delText>1</w:delText>
        </w:r>
      </w:del>
      <w:ins w:id="1033" w:author="Boisvert, Eric" w:date="2015-10-16T08:20:00Z">
        <w:del w:id="1034" w:author="Eric Boisvert" w:date="2016-01-24T14:33:00Z">
          <w:r w:rsidRPr="00EF48A6" w:rsidDel="007F17CE">
            <w:rPr>
              <w:color w:val="auto"/>
              <w:rPrChange w:id="1035" w:author="Ollie Raymond" w:date="2016-02-09T11:09:00Z">
                <w:rPr/>
              </w:rPrChange>
            </w:rPr>
            <w:fldChar w:fldCharType="end"/>
          </w:r>
        </w:del>
        <w:bookmarkEnd w:id="1020"/>
        <w:r w:rsidRPr="00EF48A6">
          <w:rPr>
            <w:color w:val="auto"/>
            <w:rPrChange w:id="1036" w:author="Ollie Raymond" w:date="2016-02-09T11:09:00Z">
              <w:rPr/>
            </w:rPrChange>
          </w:rPr>
          <w:t xml:space="preserve"> </w:t>
        </w:r>
      </w:ins>
      <w:ins w:id="1037" w:author="Ollie Raymond" w:date="2016-02-09T11:09:00Z">
        <w:r w:rsidR="00EF48A6">
          <w:rPr>
            <w:color w:val="auto"/>
          </w:rPr>
          <w:t xml:space="preserve">- </w:t>
        </w:r>
      </w:ins>
      <w:ins w:id="1038" w:author="Boisvert, Eric" w:date="2015-10-16T08:20:00Z">
        <w:r w:rsidRPr="00EF48A6">
          <w:rPr>
            <w:color w:val="auto"/>
            <w:rPrChange w:id="1039" w:author="Ollie Raymond" w:date="2016-02-09T11:09:00Z">
              <w:rPr/>
            </w:rPrChange>
          </w:rPr>
          <w:t xml:space="preserve">GeoSciML </w:t>
        </w:r>
        <w:del w:id="1040" w:author="Ollie Raymond" w:date="2016-02-09T11:09:00Z">
          <w:r w:rsidRPr="00EF48A6" w:rsidDel="00EF48A6">
            <w:rPr>
              <w:color w:val="auto"/>
              <w:rPrChange w:id="1041" w:author="Ollie Raymond" w:date="2016-02-09T11:09:00Z">
                <w:rPr/>
              </w:rPrChange>
            </w:rPr>
            <w:delText>b</w:delText>
          </w:r>
        </w:del>
      </w:ins>
      <w:ins w:id="1042" w:author="Ollie Raymond" w:date="2016-02-09T11:09:00Z">
        <w:r w:rsidR="00EF48A6">
          <w:rPr>
            <w:color w:val="auto"/>
          </w:rPr>
          <w:t>B</w:t>
        </w:r>
      </w:ins>
      <w:ins w:id="1043" w:author="Boisvert, Eric" w:date="2015-10-16T08:20:00Z">
        <w:r w:rsidRPr="00EF48A6">
          <w:rPr>
            <w:color w:val="auto"/>
            <w:rPrChange w:id="1044" w:author="Ollie Raymond" w:date="2016-02-09T11:09:00Z">
              <w:rPr/>
            </w:rPrChange>
          </w:rPr>
          <w:t xml:space="preserve">asic stub </w:t>
        </w:r>
      </w:ins>
      <w:ins w:id="1045" w:author="Ollie Raymond" w:date="2016-02-09T11:09:00Z">
        <w:r w:rsidR="00EF48A6">
          <w:rPr>
            <w:color w:val="auto"/>
          </w:rPr>
          <w:t xml:space="preserve">AbstractDescription </w:t>
        </w:r>
      </w:ins>
      <w:ins w:id="1046" w:author="Boisvert, Eric" w:date="2015-10-16T08:20:00Z">
        <w:r w:rsidRPr="00EF48A6">
          <w:rPr>
            <w:color w:val="auto"/>
            <w:rPrChange w:id="1047" w:author="Ollie Raymond" w:date="2016-02-09T11:09:00Z">
              <w:rPr/>
            </w:rPrChange>
          </w:rPr>
          <w:t>classes</w:t>
        </w:r>
      </w:ins>
      <w:ins w:id="1048"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4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50" w:author="Boisvert, Eric" w:date="2015-10-16T08:08:00Z"/>
                <w:rFonts w:ascii="Calibri" w:hAnsi="Calibri"/>
                <w:b/>
                <w:bCs/>
                <w:color w:val="000000"/>
                <w:sz w:val="20"/>
                <w:szCs w:val="20"/>
              </w:rPr>
            </w:pPr>
            <w:ins w:id="105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52" w:author="Boisvert, Eric" w:date="2015-10-16T08:08:00Z"/>
                <w:rFonts w:ascii="Calibri" w:hAnsi="Calibri"/>
                <w:b/>
                <w:bCs/>
                <w:color w:val="000000"/>
                <w:sz w:val="20"/>
                <w:szCs w:val="20"/>
              </w:rPr>
            </w:pPr>
            <w:ins w:id="105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5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55" w:author="Boisvert, Eric" w:date="2015-10-16T08:08:00Z"/>
                <w:rFonts w:ascii="Calibri" w:hAnsi="Calibri"/>
                <w:b/>
                <w:bCs/>
                <w:color w:val="000000"/>
                <w:sz w:val="20"/>
                <w:szCs w:val="20"/>
              </w:rPr>
            </w:pPr>
            <w:ins w:id="105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057" w:author="Boisvert, Eric" w:date="2015-10-16T08:08:00Z"/>
                <w:rFonts w:ascii="Calibri" w:hAnsi="Calibri"/>
                <w:color w:val="000000"/>
                <w:sz w:val="20"/>
                <w:szCs w:val="20"/>
              </w:rPr>
            </w:pPr>
            <w:ins w:id="1058" w:author="Boisvert, Eric" w:date="2015-10-16T08:10:00Z">
              <w:r w:rsidRPr="00D970E9">
                <w:rPr>
                  <w:rFonts w:ascii="Calibri" w:hAnsi="Calibri"/>
                  <w:color w:val="000000"/>
                  <w:sz w:val="20"/>
                  <w:szCs w:val="20"/>
                </w:rPr>
                <w:t>Association class p</w:t>
              </w:r>
            </w:ins>
            <w:ins w:id="1059" w:author="Boisvert, Eric" w:date="2015-10-16T08:09:00Z">
              <w:r w:rsidRPr="000A793F">
                <w:rPr>
                  <w:rFonts w:ascii="Calibri" w:hAnsi="Calibri"/>
                  <w:color w:val="000000"/>
                  <w:sz w:val="20"/>
                  <w:szCs w:val="20"/>
                </w:rPr>
                <w:t xml:space="preserve">laceholder to </w:t>
              </w:r>
              <w:del w:id="1060" w:author="Ollie Raymond" w:date="2016-02-09T11:11:00Z">
                <w:r w:rsidRPr="000A793F" w:rsidDel="00EF48A6">
                  <w:rPr>
                    <w:rFonts w:ascii="Calibri" w:hAnsi="Calibri"/>
                    <w:color w:val="000000"/>
                    <w:sz w:val="20"/>
                    <w:szCs w:val="20"/>
                  </w:rPr>
                  <w:delText>implement</w:delText>
                </w:r>
              </w:del>
            </w:ins>
            <w:ins w:id="1061" w:author="Ollie Raymond" w:date="2016-02-09T11:11:00Z">
              <w:r w:rsidR="00EF48A6">
                <w:rPr>
                  <w:rFonts w:ascii="Calibri" w:hAnsi="Calibri"/>
                  <w:color w:val="000000"/>
                  <w:sz w:val="20"/>
                  <w:szCs w:val="20"/>
                </w:rPr>
                <w:t>describe</w:t>
              </w:r>
            </w:ins>
            <w:ins w:id="1062" w:author="Boisvert, Eric" w:date="2015-10-16T08:09:00Z">
              <w:r w:rsidRPr="000A793F">
                <w:rPr>
                  <w:rFonts w:ascii="Calibri" w:hAnsi="Calibri"/>
                  <w:color w:val="000000"/>
                  <w:sz w:val="20"/>
                  <w:szCs w:val="20"/>
                </w:rPr>
                <w:t xml:space="preserve"> relation</w:t>
              </w:r>
            </w:ins>
            <w:ins w:id="1063" w:author="Ollie Raymond" w:date="2016-02-09T11:11:00Z">
              <w:r w:rsidR="00EF48A6">
                <w:rPr>
                  <w:rFonts w:ascii="Calibri" w:hAnsi="Calibri"/>
                  <w:color w:val="000000"/>
                  <w:sz w:val="20"/>
                  <w:szCs w:val="20"/>
                </w:rPr>
                <w:t>s</w:t>
              </w:r>
            </w:ins>
            <w:ins w:id="1064" w:author="Boisvert, Eric" w:date="2015-10-16T08:09:00Z">
              <w:r w:rsidRPr="000A793F">
                <w:rPr>
                  <w:rFonts w:ascii="Calibri" w:hAnsi="Calibri"/>
                  <w:color w:val="000000"/>
                  <w:sz w:val="20"/>
                  <w:szCs w:val="20"/>
                </w:rPr>
                <w:t xml:space="preserve"> between geologic features</w:t>
              </w:r>
            </w:ins>
            <w:ins w:id="1065" w:author="Boisvert, Eric" w:date="2016-03-29T08:06:00Z">
              <w:r w:rsidR="007A7721">
                <w:rPr>
                  <w:rFonts w:ascii="Calibri" w:hAnsi="Calibri"/>
                  <w:color w:val="000000"/>
                  <w:sz w:val="20"/>
                  <w:szCs w:val="20"/>
                </w:rPr>
                <w:t>.</w:t>
              </w:r>
            </w:ins>
          </w:p>
        </w:tc>
      </w:tr>
      <w:tr w:rsidR="000077DC" w:rsidRPr="00761F44" w14:paraId="66F7ECD6" w14:textId="77777777" w:rsidTr="00D970E9">
        <w:trPr>
          <w:ins w:id="1066" w:author="Boisvert, Eric" w:date="2015-10-16T08:08:00Z"/>
        </w:trPr>
        <w:tc>
          <w:tcPr>
            <w:tcW w:w="4361" w:type="dxa"/>
            <w:shd w:val="clear" w:color="auto" w:fill="auto"/>
          </w:tcPr>
          <w:p w14:paraId="58414791" w14:textId="3AD58F04" w:rsidR="000077DC" w:rsidRPr="000A793F" w:rsidRDefault="000077DC" w:rsidP="00DA2FDF">
            <w:pPr>
              <w:rPr>
                <w:ins w:id="1067" w:author="Boisvert, Eric" w:date="2015-10-16T08:08:00Z"/>
                <w:rFonts w:ascii="Calibri" w:hAnsi="Calibri"/>
                <w:b/>
                <w:bCs/>
                <w:color w:val="000000"/>
                <w:sz w:val="20"/>
                <w:szCs w:val="20"/>
              </w:rPr>
            </w:pPr>
            <w:ins w:id="1068"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069" w:author="Boisvert, Eric" w:date="2015-10-16T08:08:00Z"/>
                <w:rFonts w:ascii="Calibri" w:hAnsi="Calibri"/>
                <w:color w:val="000000"/>
                <w:sz w:val="20"/>
                <w:szCs w:val="20"/>
              </w:rPr>
            </w:pPr>
            <w:ins w:id="1070" w:author="Boisvert, Eric" w:date="2015-10-16T08:14:00Z">
              <w:r w:rsidRPr="00D970E9">
                <w:rPr>
                  <w:rFonts w:ascii="Calibri" w:hAnsi="Calibri"/>
                  <w:color w:val="000000"/>
                  <w:sz w:val="20"/>
                  <w:szCs w:val="20"/>
                </w:rPr>
                <w:t>Detailed</w:t>
              </w:r>
            </w:ins>
            <w:ins w:id="1071" w:author="Boisvert, Eric" w:date="2015-10-16T08:11:00Z">
              <w:r w:rsidRPr="00D970E9">
                <w:rPr>
                  <w:rFonts w:ascii="Calibri" w:hAnsi="Calibri"/>
                  <w:color w:val="000000"/>
                  <w:sz w:val="20"/>
                  <w:szCs w:val="20"/>
                </w:rPr>
                <w:t xml:space="preserve"> earth material description </w:t>
              </w:r>
            </w:ins>
            <w:ins w:id="1072" w:author="Boisvert, Eric" w:date="2015-10-16T08:14:00Z">
              <w:r w:rsidRPr="00D970E9">
                <w:rPr>
                  <w:rFonts w:ascii="Calibri" w:hAnsi="Calibri"/>
                  <w:color w:val="000000"/>
                  <w:sz w:val="20"/>
                  <w:szCs w:val="20"/>
                </w:rPr>
                <w:t xml:space="preserve">placeholder </w:t>
              </w:r>
            </w:ins>
            <w:ins w:id="1073" w:author="Boisvert, Eric" w:date="2015-10-16T08:11:00Z">
              <w:r w:rsidRPr="00D970E9">
                <w:rPr>
                  <w:rFonts w:ascii="Calibri" w:hAnsi="Calibri"/>
                  <w:color w:val="000000"/>
                  <w:sz w:val="20"/>
                  <w:szCs w:val="20"/>
                </w:rPr>
                <w:t>for GeologicUnit and EarthM</w:t>
              </w:r>
            </w:ins>
            <w:ins w:id="1074" w:author="Boisvert, Eric" w:date="2015-10-16T08:12:00Z">
              <w:r w:rsidRPr="00D970E9">
                <w:rPr>
                  <w:rFonts w:ascii="Calibri" w:hAnsi="Calibri"/>
                  <w:color w:val="000000"/>
                  <w:sz w:val="20"/>
                  <w:szCs w:val="20"/>
                </w:rPr>
                <w:t>aterial</w:t>
              </w:r>
            </w:ins>
            <w:ins w:id="1075" w:author="Boisvert, Eric" w:date="2016-03-29T08:07:00Z">
              <w:r w:rsidR="007A7721">
                <w:rPr>
                  <w:rFonts w:ascii="Calibri" w:hAnsi="Calibri"/>
                  <w:color w:val="000000"/>
                  <w:sz w:val="20"/>
                  <w:szCs w:val="20"/>
                </w:rPr>
                <w:t>.</w:t>
              </w:r>
            </w:ins>
          </w:p>
        </w:tc>
      </w:tr>
      <w:tr w:rsidR="000A793F" w:rsidRPr="00761F44" w14:paraId="757DC1D2" w14:textId="77777777" w:rsidTr="00D970E9">
        <w:trPr>
          <w:ins w:id="107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77" w:author="Boisvert, Eric" w:date="2015-10-16T08:08:00Z"/>
                <w:rFonts w:ascii="Calibri" w:hAnsi="Calibri"/>
                <w:b/>
                <w:bCs/>
                <w:color w:val="000000"/>
                <w:sz w:val="20"/>
                <w:szCs w:val="20"/>
              </w:rPr>
            </w:pPr>
            <w:ins w:id="107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079" w:author="Boisvert, Eric" w:date="2015-10-16T08:08:00Z"/>
                <w:rFonts w:ascii="Calibri" w:hAnsi="Calibri"/>
                <w:color w:val="000000"/>
                <w:sz w:val="20"/>
                <w:szCs w:val="20"/>
              </w:rPr>
            </w:pPr>
            <w:ins w:id="1080" w:author="Boisvert, Eric" w:date="2015-10-16T08:14:00Z">
              <w:r w:rsidRPr="00D970E9">
                <w:rPr>
                  <w:rFonts w:ascii="Calibri" w:hAnsi="Calibri"/>
                  <w:color w:val="000000"/>
                  <w:sz w:val="20"/>
                  <w:szCs w:val="20"/>
                </w:rPr>
                <w:t>Detailed</w:t>
              </w:r>
            </w:ins>
            <w:ins w:id="1081" w:author="Boisvert, Eric" w:date="2015-10-16T08:12:00Z">
              <w:r w:rsidRPr="00D970E9">
                <w:rPr>
                  <w:rFonts w:ascii="Calibri" w:hAnsi="Calibri"/>
                  <w:color w:val="000000"/>
                  <w:sz w:val="20"/>
                  <w:szCs w:val="20"/>
                </w:rPr>
                <w:t xml:space="preserve"> </w:t>
              </w:r>
              <w:del w:id="108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83" w:author="Boisvert, Eric" w:date="2015-10-16T08:14:00Z">
              <w:r w:rsidRPr="00D970E9">
                <w:rPr>
                  <w:rFonts w:ascii="Calibri" w:hAnsi="Calibri"/>
                  <w:color w:val="000000"/>
                  <w:sz w:val="20"/>
                  <w:szCs w:val="20"/>
                </w:rPr>
                <w:t xml:space="preserve"> placeholder</w:t>
              </w:r>
            </w:ins>
            <w:ins w:id="1084" w:author="Boisvert, Eric" w:date="2015-10-16T08:12:00Z">
              <w:r w:rsidRPr="00D970E9">
                <w:rPr>
                  <w:rFonts w:ascii="Calibri" w:hAnsi="Calibri"/>
                  <w:color w:val="000000"/>
                  <w:sz w:val="20"/>
                  <w:szCs w:val="20"/>
                </w:rPr>
                <w:t xml:space="preserve"> for GeologicUnit</w:t>
              </w:r>
            </w:ins>
            <w:ins w:id="1085" w:author="Boisvert, Eric" w:date="2016-03-29T08:07:00Z">
              <w:r w:rsidR="007A7721">
                <w:rPr>
                  <w:rFonts w:ascii="Calibri" w:hAnsi="Calibri"/>
                  <w:color w:val="000000"/>
                  <w:sz w:val="20"/>
                  <w:szCs w:val="20"/>
                </w:rPr>
                <w:t>.</w:t>
              </w:r>
            </w:ins>
          </w:p>
        </w:tc>
      </w:tr>
      <w:tr w:rsidR="000A793F" w:rsidRPr="00761F44" w14:paraId="16BE6587" w14:textId="77777777" w:rsidTr="00D970E9">
        <w:trPr>
          <w:ins w:id="1086" w:author="Boisvert, Eric" w:date="2015-10-16T08:13:00Z"/>
        </w:trPr>
        <w:tc>
          <w:tcPr>
            <w:tcW w:w="4361" w:type="dxa"/>
            <w:shd w:val="clear" w:color="auto" w:fill="auto"/>
          </w:tcPr>
          <w:p w14:paraId="744760CE" w14:textId="2D65AB9E" w:rsidR="000077DC" w:rsidRPr="00D970E9" w:rsidRDefault="000077DC" w:rsidP="00DA2FDF">
            <w:pPr>
              <w:rPr>
                <w:ins w:id="1087" w:author="Boisvert, Eric" w:date="2015-10-16T08:13:00Z"/>
                <w:rFonts w:ascii="Calibri" w:hAnsi="Calibri"/>
                <w:b/>
                <w:bCs/>
                <w:color w:val="000000"/>
                <w:sz w:val="20"/>
                <w:szCs w:val="20"/>
              </w:rPr>
            </w:pPr>
            <w:ins w:id="108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089" w:author="Boisvert, Eric" w:date="2015-10-16T08:13:00Z"/>
                <w:rFonts w:ascii="Calibri" w:hAnsi="Calibri"/>
                <w:color w:val="000000"/>
                <w:sz w:val="20"/>
                <w:szCs w:val="20"/>
              </w:rPr>
            </w:pPr>
            <w:ins w:id="1090" w:author="Boisvert, Eric" w:date="2015-10-16T08:14:00Z">
              <w:r w:rsidRPr="00D970E9">
                <w:rPr>
                  <w:rFonts w:ascii="Calibri" w:hAnsi="Calibri"/>
                  <w:color w:val="000000"/>
                  <w:sz w:val="20"/>
                  <w:szCs w:val="20"/>
                </w:rPr>
                <w:t xml:space="preserve">Detailed </w:t>
              </w:r>
              <w:del w:id="109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proofErr w:type="gramStart"/>
              <w:r w:rsidRPr="00D970E9">
                <w:rPr>
                  <w:rFonts w:ascii="Calibri" w:hAnsi="Calibri"/>
                  <w:color w:val="000000"/>
                  <w:sz w:val="20"/>
                  <w:szCs w:val="20"/>
                </w:rPr>
                <w:t>GeologicEvent</w:t>
              </w:r>
            </w:ins>
            <w:ins w:id="1092" w:author="Boisvert, Eric" w:date="2015-10-16T08:13:00Z">
              <w:r w:rsidRPr="00D970E9">
                <w:rPr>
                  <w:rFonts w:ascii="Calibri" w:hAnsi="Calibri"/>
                  <w:color w:val="000000"/>
                  <w:sz w:val="20"/>
                  <w:szCs w:val="20"/>
                </w:rPr>
                <w:t xml:space="preserve"> </w:t>
              </w:r>
            </w:ins>
            <w:ins w:id="1093" w:author="Boisvert, Eric" w:date="2016-03-29T08:07:00Z">
              <w:r w:rsidR="007A7721">
                <w:rPr>
                  <w:rFonts w:ascii="Calibri" w:hAnsi="Calibri"/>
                  <w:color w:val="000000"/>
                  <w:sz w:val="20"/>
                  <w:szCs w:val="20"/>
                </w:rPr>
                <w:t>.</w:t>
              </w:r>
            </w:ins>
            <w:proofErr w:type="gramEnd"/>
          </w:p>
        </w:tc>
      </w:tr>
      <w:tr w:rsidR="000A793F" w:rsidRPr="00761F44" w14:paraId="378955BD" w14:textId="77777777" w:rsidTr="00D970E9">
        <w:trPr>
          <w:ins w:id="109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95" w:author="Boisvert, Eric" w:date="2015-10-16T08:13:00Z"/>
                <w:rFonts w:ascii="Calibri" w:hAnsi="Calibri"/>
                <w:b/>
                <w:bCs/>
                <w:color w:val="000000"/>
                <w:sz w:val="20"/>
                <w:szCs w:val="20"/>
              </w:rPr>
            </w:pPr>
            <w:ins w:id="109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97" w:author="Boisvert, Eric" w:date="2015-10-16T08:13:00Z"/>
                <w:rFonts w:ascii="Calibri" w:hAnsi="Calibri"/>
                <w:color w:val="000000"/>
                <w:sz w:val="20"/>
                <w:szCs w:val="20"/>
              </w:rPr>
            </w:pPr>
            <w:ins w:id="1098" w:author="Boisvert, Eric" w:date="2015-10-16T08:16:00Z">
              <w:r w:rsidRPr="00D970E9">
                <w:rPr>
                  <w:rFonts w:ascii="Calibri" w:hAnsi="Calibri"/>
                  <w:color w:val="000000"/>
                  <w:sz w:val="20"/>
                  <w:szCs w:val="20"/>
                </w:rPr>
                <w:t xml:space="preserve">Detailed </w:t>
              </w:r>
              <w:del w:id="1099"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100" w:author="Boisvert, Eric" w:date="2016-03-29T08:07:00Z">
              <w:r w:rsidR="007A7721">
                <w:rPr>
                  <w:rFonts w:ascii="Calibri" w:hAnsi="Calibri"/>
                  <w:color w:val="000000"/>
                  <w:sz w:val="20"/>
                  <w:szCs w:val="20"/>
                </w:rPr>
                <w:t>.</w:t>
              </w:r>
            </w:ins>
          </w:p>
        </w:tc>
      </w:tr>
      <w:tr w:rsidR="000A793F" w:rsidRPr="00761F44" w14:paraId="4F774382" w14:textId="77777777" w:rsidTr="00D970E9">
        <w:trPr>
          <w:ins w:id="1101" w:author="Boisvert, Eric" w:date="2015-10-16T08:13:00Z"/>
        </w:trPr>
        <w:tc>
          <w:tcPr>
            <w:tcW w:w="4361" w:type="dxa"/>
            <w:shd w:val="clear" w:color="auto" w:fill="auto"/>
          </w:tcPr>
          <w:p w14:paraId="2AAB0063" w14:textId="611519DF" w:rsidR="000077DC" w:rsidRPr="00D970E9" w:rsidRDefault="000077DC" w:rsidP="00DA2FDF">
            <w:pPr>
              <w:rPr>
                <w:ins w:id="1102" w:author="Boisvert, Eric" w:date="2015-10-16T08:13:00Z"/>
                <w:rFonts w:ascii="Calibri" w:hAnsi="Calibri"/>
                <w:b/>
                <w:bCs/>
                <w:color w:val="000000"/>
                <w:sz w:val="20"/>
                <w:szCs w:val="20"/>
              </w:rPr>
            </w:pPr>
            <w:ins w:id="110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104" w:author="Boisvert, Eric" w:date="2015-10-16T08:13:00Z"/>
                <w:rFonts w:ascii="Calibri" w:hAnsi="Calibri"/>
                <w:color w:val="000000"/>
                <w:sz w:val="20"/>
                <w:szCs w:val="20"/>
              </w:rPr>
            </w:pPr>
            <w:ins w:id="1105" w:author="Boisvert, Eric" w:date="2015-10-16T08:16:00Z">
              <w:r w:rsidRPr="00D970E9">
                <w:rPr>
                  <w:rFonts w:ascii="Calibri" w:hAnsi="Calibri"/>
                  <w:color w:val="000000"/>
                  <w:sz w:val="20"/>
                  <w:szCs w:val="20"/>
                </w:rPr>
                <w:t xml:space="preserve">Detailed </w:t>
              </w:r>
              <w:del w:id="1106"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107" w:author="Boisvert, Eric" w:date="2015-10-16T08:17:00Z">
              <w:r w:rsidRPr="00D970E9">
                <w:rPr>
                  <w:rFonts w:ascii="Calibri" w:hAnsi="Calibri"/>
                  <w:color w:val="000000"/>
                  <w:sz w:val="20"/>
                  <w:szCs w:val="20"/>
                </w:rPr>
                <w:lastRenderedPageBreak/>
                <w:t>Foliation</w:t>
              </w:r>
            </w:ins>
            <w:ins w:id="1108" w:author="Boisvert, Eric" w:date="2016-03-29T08:07:00Z">
              <w:r w:rsidR="007A7721">
                <w:rPr>
                  <w:rFonts w:ascii="Calibri" w:hAnsi="Calibri"/>
                  <w:color w:val="000000"/>
                  <w:sz w:val="20"/>
                  <w:szCs w:val="20"/>
                </w:rPr>
                <w:t>.</w:t>
              </w:r>
            </w:ins>
          </w:p>
        </w:tc>
      </w:tr>
      <w:tr w:rsidR="000A793F" w:rsidRPr="00761F44" w14:paraId="501E34DA" w14:textId="77777777" w:rsidTr="00D970E9">
        <w:trPr>
          <w:ins w:id="1109"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110" w:author="Boisvert, Eric" w:date="2015-10-16T08:16:00Z"/>
                <w:rFonts w:ascii="Calibri" w:hAnsi="Calibri"/>
                <w:b/>
                <w:bCs/>
                <w:color w:val="000000"/>
                <w:sz w:val="20"/>
                <w:szCs w:val="20"/>
              </w:rPr>
            </w:pPr>
            <w:ins w:id="1111"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112" w:author="Boisvert, Eric" w:date="2015-10-16T08:16:00Z"/>
                <w:rFonts w:ascii="Calibri" w:hAnsi="Calibri"/>
                <w:color w:val="000000"/>
                <w:sz w:val="20"/>
                <w:szCs w:val="20"/>
              </w:rPr>
            </w:pPr>
            <w:ins w:id="1113" w:author="Boisvert, Eric" w:date="2015-10-16T08:17:00Z">
              <w:r w:rsidRPr="00D970E9">
                <w:rPr>
                  <w:rFonts w:ascii="Calibri" w:hAnsi="Calibri"/>
                  <w:color w:val="000000"/>
                  <w:sz w:val="20"/>
                  <w:szCs w:val="20"/>
                </w:rPr>
                <w:t xml:space="preserve">Detailed </w:t>
              </w:r>
              <w:del w:id="1114"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115" w:author="Boisvert, Eric" w:date="2016-03-29T08:07:00Z">
              <w:r w:rsidR="007A7721">
                <w:rPr>
                  <w:rFonts w:ascii="Calibri" w:hAnsi="Calibri"/>
                  <w:color w:val="000000"/>
                  <w:sz w:val="20"/>
                  <w:szCs w:val="20"/>
                </w:rPr>
                <w:t>.</w:t>
              </w:r>
            </w:ins>
          </w:p>
        </w:tc>
      </w:tr>
      <w:tr w:rsidR="000A793F" w:rsidRPr="00761F44" w14:paraId="74931749" w14:textId="77777777" w:rsidTr="00D970E9">
        <w:trPr>
          <w:ins w:id="1116" w:author="Boisvert, Eric" w:date="2015-10-16T08:16:00Z"/>
        </w:trPr>
        <w:tc>
          <w:tcPr>
            <w:tcW w:w="4361" w:type="dxa"/>
            <w:shd w:val="clear" w:color="auto" w:fill="auto"/>
          </w:tcPr>
          <w:p w14:paraId="31DE7313" w14:textId="534D15EA" w:rsidR="000077DC" w:rsidRPr="00D970E9" w:rsidRDefault="000077DC" w:rsidP="00DA2FDF">
            <w:pPr>
              <w:rPr>
                <w:ins w:id="1117" w:author="Boisvert, Eric" w:date="2015-10-16T08:16:00Z"/>
                <w:rFonts w:ascii="Calibri" w:hAnsi="Calibri"/>
                <w:b/>
                <w:bCs/>
                <w:color w:val="000000"/>
                <w:sz w:val="20"/>
                <w:szCs w:val="20"/>
              </w:rPr>
            </w:pPr>
            <w:ins w:id="1118"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119" w:author="Boisvert, Eric" w:date="2015-10-16T08:16:00Z"/>
                <w:rFonts w:ascii="Calibri" w:hAnsi="Calibri"/>
                <w:color w:val="000000"/>
                <w:sz w:val="20"/>
                <w:szCs w:val="20"/>
              </w:rPr>
            </w:pPr>
            <w:ins w:id="1120" w:author="Boisvert, Eric" w:date="2015-10-16T08:17:00Z">
              <w:r w:rsidRPr="00D970E9">
                <w:rPr>
                  <w:rFonts w:ascii="Calibri" w:hAnsi="Calibri"/>
                  <w:color w:val="000000"/>
                  <w:sz w:val="20"/>
                  <w:szCs w:val="20"/>
                </w:rPr>
                <w:t xml:space="preserve">Detailed </w:t>
              </w:r>
              <w:del w:id="1121"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122" w:author="Boisvert, Eric" w:date="2016-03-29T08:07:00Z">
              <w:r w:rsidR="007A7721">
                <w:rPr>
                  <w:rFonts w:ascii="Calibri" w:hAnsi="Calibri"/>
                  <w:color w:val="000000"/>
                  <w:sz w:val="20"/>
                  <w:szCs w:val="20"/>
                </w:rPr>
                <w:t>.</w:t>
              </w:r>
            </w:ins>
          </w:p>
        </w:tc>
      </w:tr>
      <w:tr w:rsidR="000A793F" w:rsidRPr="00761F44" w14:paraId="700AD3CC" w14:textId="77777777" w:rsidTr="00D970E9">
        <w:trPr>
          <w:ins w:id="1123"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124" w:author="Boisvert, Eric" w:date="2015-10-16T08:16:00Z"/>
                <w:rFonts w:ascii="Calibri" w:hAnsi="Calibri"/>
                <w:b/>
                <w:bCs/>
                <w:color w:val="000000"/>
                <w:sz w:val="20"/>
                <w:szCs w:val="20"/>
              </w:rPr>
            </w:pPr>
            <w:ins w:id="1125" w:author="Boisvert, Eric" w:date="2015-10-16T08:17:00Z">
              <w:r w:rsidRPr="00D970E9">
                <w:rPr>
                  <w:rFonts w:ascii="Calibri" w:hAnsi="Calibri"/>
                  <w:b/>
                  <w:bCs/>
                  <w:color w:val="000000"/>
                  <w:sz w:val="20"/>
                  <w:szCs w:val="20"/>
                </w:rPr>
                <w:t>Geomorphologic</w:t>
              </w:r>
            </w:ins>
            <w:ins w:id="1126"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127" w:author="Boisvert, Eric" w:date="2015-10-16T08:16:00Z"/>
                <w:rFonts w:ascii="Calibri" w:hAnsi="Calibri"/>
                <w:color w:val="000000"/>
                <w:sz w:val="20"/>
                <w:szCs w:val="20"/>
              </w:rPr>
            </w:pPr>
            <w:ins w:id="1128" w:author="Boisvert, Eric" w:date="2015-10-16T08:18:00Z">
              <w:r w:rsidRPr="00D970E9">
                <w:rPr>
                  <w:rFonts w:ascii="Calibri" w:hAnsi="Calibri"/>
                  <w:color w:val="000000"/>
                  <w:sz w:val="20"/>
                  <w:szCs w:val="20"/>
                </w:rPr>
                <w:t xml:space="preserve">Detailed </w:t>
              </w:r>
              <w:del w:id="1129"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130"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131"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32"/>
      <w:ins w:id="1133" w:author="Ollie Raymond" w:date="2016-02-09T11:11:00Z">
        <w:del w:id="1134" w:author="Eric Boisvert" w:date="2016-02-27T12:05:00Z">
          <w:r w:rsidRPr="009F4AF5" w:rsidDel="004725FE">
            <w:rPr>
              <w:color w:val="BFBFBF"/>
              <w:rPrChange w:id="1135" w:author="Ollie Raymond" w:date="2016-02-09T11:14:00Z">
                <w:rPr/>
              </w:rPrChange>
            </w:rPr>
            <w:delText>s</w:delText>
          </w:r>
        </w:del>
      </w:ins>
      <w:commentRangeEnd w:id="1132"/>
      <w:del w:id="1136" w:author="Eric Boisvert" w:date="2016-02-27T12:05:00Z">
        <w:r w:rsidRPr="009F4AF5" w:rsidDel="004725FE">
          <w:rPr>
            <w:rStyle w:val="Marquedecommentaire"/>
            <w:color w:val="BFBFBF"/>
            <w:rPrChange w:id="1137" w:author="Ollie Raymond" w:date="2016-02-09T11:14:00Z">
              <w:rPr>
                <w:rStyle w:val="Marquedecommentaire"/>
              </w:rPr>
            </w:rPrChange>
          </w:rPr>
          <w:commentReference w:id="1132"/>
        </w:r>
      </w:del>
      <w:ins w:id="1138" w:author="Eric Boisvert" w:date="2016-01-09T14:42:00Z">
        <w:del w:id="1139" w:author="Ollie Raymond" w:date="2016-02-09T11:14:00Z">
          <w:r w:rsidR="000466A0" w:rsidDel="00EF48A6">
            <w:delText>Because of the restriction</w:delText>
          </w:r>
        </w:del>
      </w:ins>
      <w:ins w:id="1140" w:author="Eric Boisvert" w:date="2016-01-09T14:43:00Z">
        <w:del w:id="1141" w:author="Ollie Raymond" w:date="2016-02-09T11:14:00Z">
          <w:r w:rsidR="000466A0" w:rsidDel="00EF48A6">
            <w:delText>s</w:delText>
          </w:r>
        </w:del>
      </w:ins>
      <w:ins w:id="1142" w:author="Eric Boisvert" w:date="2016-01-09T14:42:00Z">
        <w:del w:id="1143" w:author="Ollie Raymond" w:date="2016-02-09T11:14:00Z">
          <w:r w:rsidR="000466A0" w:rsidDel="00EF48A6">
            <w:delText xml:space="preserve"> of UML and XSD,</w:delText>
          </w:r>
        </w:del>
      </w:ins>
      <w:ins w:id="1144" w:author="Eric Boisvert" w:date="2016-01-09T14:43:00Z">
        <w:del w:id="1145" w:author="Ollie Raymond" w:date="2016-02-09T11:14:00Z">
          <w:r w:rsidR="000466A0" w:rsidDel="00EF48A6">
            <w:delText xml:space="preserve"> it is felt that this pattern is the only usable extension pattern available.  It should be noted that </w:delText>
          </w:r>
        </w:del>
      </w:ins>
      <w:ins w:id="1146" w:author="Ollie Raymond" w:date="2016-02-09T11:14:00Z">
        <w:r>
          <w:t>T</w:t>
        </w:r>
      </w:ins>
      <w:ins w:id="1147" w:author="Eric Boisvert" w:date="2016-01-09T14:43:00Z">
        <w:del w:id="1148" w:author="Ollie Raymond" w:date="2016-02-09T11:14:00Z">
          <w:r w:rsidR="000466A0" w:rsidDel="00EF48A6">
            <w:delText>t</w:delText>
          </w:r>
        </w:del>
        <w:r w:rsidR="000466A0">
          <w:t xml:space="preserve">his </w:t>
        </w:r>
      </w:ins>
      <w:ins w:id="1149" w:author="Ollie Raymond" w:date="2016-02-09T11:14:00Z">
        <w:r>
          <w:t xml:space="preserve">modelling </w:t>
        </w:r>
      </w:ins>
      <w:ins w:id="1150" w:author="Eric Boisvert" w:date="2016-01-09T14:43:00Z">
        <w:r w:rsidR="000466A0">
          <w:t xml:space="preserve">pattern </w:t>
        </w:r>
        <w:commentRangeStart w:id="1151"/>
        <w:r w:rsidR="000466A0">
          <w:t xml:space="preserve">is </w:t>
        </w:r>
      </w:ins>
      <w:ins w:id="1152" w:author="Ollie Raymond" w:date="2016-02-09T11:15:00Z">
        <w:r w:rsidR="000B617A">
          <w:t>als</w:t>
        </w:r>
      </w:ins>
      <w:ins w:id="1153" w:author="Ollie Raymond" w:date="2016-02-09T11:16:00Z">
        <w:r w:rsidR="00DD3C2B">
          <w:t>o</w:t>
        </w:r>
      </w:ins>
      <w:ins w:id="1154" w:author="Ollie Raymond" w:date="2016-02-09T11:15:00Z">
        <w:r w:rsidR="000B617A">
          <w:t xml:space="preserve"> </w:t>
        </w:r>
      </w:ins>
      <w:ins w:id="1155" w:author="Eric Boisvert" w:date="2016-01-09T14:43:00Z">
        <w:r w:rsidR="000466A0">
          <w:t xml:space="preserve">used by other </w:t>
        </w:r>
      </w:ins>
      <w:ins w:id="1156" w:author="Ollie Raymond" w:date="2016-02-09T11:14:00Z">
        <w:r>
          <w:t>standards</w:t>
        </w:r>
      </w:ins>
      <w:ins w:id="1157" w:author="Ollie Raymond" w:date="2016-02-09T11:13:00Z">
        <w:r>
          <w:t xml:space="preserve"> </w:t>
        </w:r>
      </w:ins>
      <w:ins w:id="1158" w:author="Eric Boisvert" w:date="2016-01-09T14:43:00Z">
        <w:r w:rsidR="000466A0">
          <w:t>communities</w:t>
        </w:r>
      </w:ins>
      <w:ins w:id="1159" w:author="Ollie Raymond" w:date="2016-02-09T11:13:00Z">
        <w:r>
          <w:t xml:space="preserve"> (eg, ISO 19115-3</w:t>
        </w:r>
      </w:ins>
      <w:ins w:id="1160" w:author="Ollie Raymond" w:date="2016-02-09T11:14:00Z">
        <w:r w:rsidR="000B617A">
          <w:t>)</w:t>
        </w:r>
      </w:ins>
      <w:ins w:id="1161" w:author="Eric Boisvert" w:date="2016-01-09T14:43:00Z">
        <w:r w:rsidR="000466A0">
          <w:t>.</w:t>
        </w:r>
      </w:ins>
      <w:ins w:id="1162" w:author="Eric Boisvert" w:date="2016-01-09T14:42:00Z">
        <w:r w:rsidR="000466A0">
          <w:t xml:space="preserve"> </w:t>
        </w:r>
      </w:ins>
      <w:commentRangeEnd w:id="1151"/>
      <w:ins w:id="1163" w:author="Eric Boisvert" w:date="2016-01-09T14:44:00Z">
        <w:r w:rsidR="000466A0">
          <w:rPr>
            <w:rStyle w:val="Marquedecommentaire"/>
          </w:rPr>
          <w:commentReference w:id="1151"/>
        </w:r>
      </w:ins>
    </w:p>
    <w:p w14:paraId="79B93D23" w14:textId="77777777" w:rsidR="009459BF" w:rsidRPr="009459BF" w:rsidRDefault="009A7B37" w:rsidP="009459BF">
      <w:pPr>
        <w:pStyle w:val="Titre1"/>
        <w:rPr>
          <w:lang w:val="en-CA"/>
        </w:rPr>
      </w:pPr>
      <w:bookmarkStart w:id="1164" w:name="_Toc446944562"/>
      <w:r w:rsidRPr="00D12552">
        <w:rPr>
          <w:lang w:val="en-CA"/>
        </w:rPr>
        <w:t>Conventions</w:t>
      </w:r>
      <w:bookmarkEnd w:id="1164"/>
    </w:p>
    <w:p w14:paraId="526B5110" w14:textId="63D4D11C" w:rsidR="00695378" w:rsidRPr="00D12552" w:rsidRDefault="00695378" w:rsidP="00695378">
      <w:pPr>
        <w:pStyle w:val="Titre2"/>
        <w:rPr>
          <w:lang w:val="en-CA"/>
        </w:rPr>
      </w:pPr>
      <w:bookmarkStart w:id="1165" w:name="_Ref439663710"/>
      <w:bookmarkStart w:id="1166" w:name="_Toc446944563"/>
      <w:r w:rsidRPr="00D12552">
        <w:rPr>
          <w:lang w:val="en-CA"/>
        </w:rPr>
        <w:t>Requirement class</w:t>
      </w:r>
      <w:del w:id="1167" w:author="Ollie Raymond" w:date="2016-02-03T09:30:00Z">
        <w:r w:rsidRPr="00D12552" w:rsidDel="000F075C">
          <w:rPr>
            <w:lang w:val="en-CA"/>
          </w:rPr>
          <w:delText>e</w:delText>
        </w:r>
      </w:del>
      <w:bookmarkEnd w:id="1165"/>
      <w:bookmarkEnd w:id="116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168" w:name="_Toc377112004"/>
      <w:bookmarkStart w:id="1169" w:name="_Toc428885193"/>
      <w:bookmarkStart w:id="1170" w:name="_Ref439663763"/>
      <w:bookmarkStart w:id="1171" w:name="_Toc446944564"/>
      <w:r w:rsidRPr="00D12552">
        <w:rPr>
          <w:lang w:val="en-CA"/>
        </w:rPr>
        <w:t>Requirement</w:t>
      </w:r>
      <w:bookmarkEnd w:id="1168"/>
      <w:bookmarkEnd w:id="1169"/>
      <w:bookmarkEnd w:id="1170"/>
      <w:bookmarkEnd w:id="117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172" w:name="_Toc356480502"/>
      <w:bookmarkStart w:id="1173" w:name="_Toc377112005"/>
      <w:bookmarkStart w:id="1174" w:name="_Toc428885194"/>
      <w:bookmarkStart w:id="1175" w:name="_Toc446944565"/>
      <w:bookmarkStart w:id="1176" w:name="_Toc356480505"/>
      <w:r w:rsidRPr="00D12552">
        <w:rPr>
          <w:lang w:val="en-CA"/>
        </w:rPr>
        <w:t>Conformance class</w:t>
      </w:r>
      <w:bookmarkEnd w:id="1172"/>
      <w:bookmarkEnd w:id="1173"/>
      <w:bookmarkEnd w:id="1174"/>
      <w:bookmarkEnd w:id="117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77"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78"/>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79" w:author="Ollie Raymond" w:date="2016-02-09T13:27:00Z">
        <w:del w:id="1180"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81"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82"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83" w:author="Ollie Raymond" w:date="2016-02-09T13:28:00Z">
        <w:r w:rsidR="00DF5C09" w:rsidRPr="00DF5C09">
          <w:rPr>
            <w:rFonts w:ascii="Courier New" w:hAnsi="Courier New" w:cs="Courier New"/>
            <w:color w:val="000000"/>
            <w:sz w:val="16"/>
            <w:szCs w:val="16"/>
            <w:lang w:val="en-CA"/>
          </w:rPr>
          <w:t>Test requirement: /req/gsml4xsd/unit-of-measure</w:t>
        </w:r>
      </w:ins>
      <w:del w:id="1184"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85"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86"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87"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188"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89" w:author="Ollie Raymond" w:date="2016-02-09T13:29:00Z">
        <w:r w:rsidR="00DF5C09" w:rsidRPr="00DF5C09">
          <w:rPr>
            <w:rFonts w:ascii="Courier New" w:hAnsi="Courier New" w:cs="Courier New"/>
            <w:color w:val="000000"/>
            <w:sz w:val="16"/>
            <w:szCs w:val="16"/>
            <w:lang w:val="en-CA"/>
          </w:rPr>
          <w:t>Quantity must have a UOM</w:t>
        </w:r>
      </w:ins>
      <w:del w:id="1190"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91" w:author="Ollie Raymond" w:date="2016-02-09T13:27:00Z"/>
          <w:rFonts w:ascii="Courier New" w:hAnsi="Courier New" w:cs="Courier New"/>
          <w:color w:val="0000FF"/>
          <w:sz w:val="16"/>
          <w:szCs w:val="16"/>
          <w:lang w:val="en-CA"/>
        </w:rPr>
      </w:pPr>
      <w:del w:id="1192"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78"/>
      <w:r w:rsidR="00A17543" w:rsidRPr="00D12552">
        <w:rPr>
          <w:rStyle w:val="Marquedecommentaire"/>
          <w:lang w:val="en-CA"/>
        </w:rPr>
        <w:commentReference w:id="1178"/>
      </w:r>
    </w:p>
    <w:p w14:paraId="535C50C0" w14:textId="63484900" w:rsidR="00DF5C09" w:rsidRPr="00D12552" w:rsidRDefault="00DF5C09" w:rsidP="00695378">
      <w:pPr>
        <w:rPr>
          <w:lang w:val="en-CA"/>
        </w:rPr>
      </w:pPr>
      <w:ins w:id="1193"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194" w:name="_Toc377112006"/>
      <w:bookmarkStart w:id="1195" w:name="_Toc428885195"/>
      <w:bookmarkStart w:id="1196" w:name="_Toc446944566"/>
      <w:r w:rsidRPr="00D12552">
        <w:rPr>
          <w:lang w:val="en-CA"/>
        </w:rPr>
        <w:t>Identifiers</w:t>
      </w:r>
      <w:bookmarkEnd w:id="1176"/>
      <w:bookmarkEnd w:id="1194"/>
      <w:bookmarkEnd w:id="1195"/>
      <w:bookmarkEnd w:id="119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Titre2"/>
        <w:rPr>
          <w:ins w:id="1197" w:author="Eric Boisvert" w:date="2016-01-23T11:38:00Z"/>
          <w:lang w:val="en-CA"/>
        </w:rPr>
        <w:pPrChange w:id="1198" w:author="Eric Boisvert" w:date="2016-01-23T11:38:00Z">
          <w:pPr/>
        </w:pPrChange>
      </w:pPr>
      <w:bookmarkStart w:id="1199" w:name="_Toc446944567"/>
      <w:ins w:id="1200" w:author="Eric Boisvert" w:date="2016-01-24T11:23:00Z">
        <w:r>
          <w:rPr>
            <w:lang w:val="en-CA"/>
          </w:rPr>
          <w:t>Classifiers</w:t>
        </w:r>
      </w:ins>
      <w:bookmarkEnd w:id="1199"/>
    </w:p>
    <w:p w14:paraId="31BFEA3F" w14:textId="334B3770" w:rsidR="005F3FAD" w:rsidDel="00D63684" w:rsidRDefault="005F3FAD" w:rsidP="00695378">
      <w:pPr>
        <w:rPr>
          <w:ins w:id="1201" w:author="Eric Boisvert" w:date="2016-01-23T11:38:00Z"/>
          <w:del w:id="1202" w:author="Ollie Raymond" w:date="2016-02-09T13:32:00Z"/>
          <w:lang w:val="en-CA"/>
        </w:rPr>
      </w:pPr>
    </w:p>
    <w:p w14:paraId="285DCE72" w14:textId="5FBA2932" w:rsidR="00004359" w:rsidRDefault="005F3FAD" w:rsidP="00695378">
      <w:pPr>
        <w:rPr>
          <w:ins w:id="1203" w:author="Eric Boisvert" w:date="2016-01-23T11:47:00Z"/>
          <w:lang w:val="en-CA"/>
        </w:rPr>
      </w:pPr>
      <w:ins w:id="1204" w:author="Eric Boisvert" w:date="2016-01-23T11:38:00Z">
        <w:r>
          <w:rPr>
            <w:lang w:val="en-CA"/>
          </w:rPr>
          <w:t xml:space="preserve">In the text, </w:t>
        </w:r>
      </w:ins>
      <w:ins w:id="1205" w:author="Eric Boisvert" w:date="2016-01-23T11:46:00Z">
        <w:r>
          <w:rPr>
            <w:lang w:val="en-CA"/>
          </w:rPr>
          <w:t>classifiers</w:t>
        </w:r>
      </w:ins>
      <w:ins w:id="1206" w:author="Eric Boisvert" w:date="2016-01-23T11:38:00Z">
        <w:r>
          <w:rPr>
            <w:lang w:val="en-CA"/>
          </w:rPr>
          <w:t xml:space="preserve"> of the logical model or XSD often need to be refe</w:t>
        </w:r>
      </w:ins>
      <w:ins w:id="1207" w:author="Eric Boisvert" w:date="2016-01-23T11:39:00Z">
        <w:r w:rsidR="00004359">
          <w:rPr>
            <w:lang w:val="en-CA"/>
          </w:rPr>
          <w:t>rred</w:t>
        </w:r>
      </w:ins>
      <w:ins w:id="1208" w:author="Ollie Raymond" w:date="2016-02-12T10:05:00Z">
        <w:r w:rsidR="00C5081E">
          <w:rPr>
            <w:lang w:val="en-CA"/>
          </w:rPr>
          <w:t xml:space="preserve"> to</w:t>
        </w:r>
      </w:ins>
      <w:ins w:id="1209" w:author="Eric Boisvert" w:date="2016-01-23T11:39:00Z">
        <w:r>
          <w:rPr>
            <w:lang w:val="en-CA"/>
          </w:rPr>
          <w:t xml:space="preserve">.  Classes and packages are simply referred </w:t>
        </w:r>
        <w:del w:id="1210" w:author="Ollie Raymond" w:date="2016-02-12T10:05:00Z">
          <w:r w:rsidDel="00C5081E">
            <w:rPr>
              <w:lang w:val="en-CA"/>
            </w:rPr>
            <w:delText>using</w:delText>
          </w:r>
        </w:del>
      </w:ins>
      <w:ins w:id="1211" w:author="Ollie Raymond" w:date="2016-02-12T10:05:00Z">
        <w:r w:rsidR="00C5081E">
          <w:rPr>
            <w:lang w:val="en-CA"/>
          </w:rPr>
          <w:t>by</w:t>
        </w:r>
      </w:ins>
      <w:ins w:id="1212" w:author="Eric Boisvert" w:date="2016-01-23T11:39:00Z">
        <w:r>
          <w:rPr>
            <w:lang w:val="en-CA"/>
          </w:rPr>
          <w:t xml:space="preserve"> their name formed </w:t>
        </w:r>
      </w:ins>
      <w:ins w:id="1213" w:author="Eric Boisvert" w:date="2016-01-24T11:25:00Z">
        <w:r w:rsidR="009F09E7">
          <w:rPr>
            <w:lang w:val="en-CA"/>
          </w:rPr>
          <w:t>using</w:t>
        </w:r>
      </w:ins>
      <w:ins w:id="1214" w:author="Eric Boisvert" w:date="2016-01-23T11:39:00Z">
        <w:r>
          <w:rPr>
            <w:lang w:val="en-CA"/>
          </w:rPr>
          <w:t xml:space="preserve"> </w:t>
        </w:r>
      </w:ins>
      <w:ins w:id="1215"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216" w:author="Eric Boisvert" w:date="2016-01-23T11:55:00Z"/>
          <w:lang w:val="en-CA"/>
        </w:rPr>
      </w:pPr>
      <w:ins w:id="1217" w:author="Eric Boisvert" w:date="2016-01-23T11:48:00Z">
        <w:r>
          <w:rPr>
            <w:lang w:val="en-CA"/>
          </w:rPr>
          <w:t>OCL syntax will be used to identify logical model classifier from the UML model ()</w:t>
        </w:r>
      </w:ins>
    </w:p>
    <w:p w14:paraId="61B412C3" w14:textId="59F936CA" w:rsidR="00004359" w:rsidRDefault="00906350" w:rsidP="00695378">
      <w:pPr>
        <w:rPr>
          <w:ins w:id="1218" w:author="Eric Boisvert" w:date="2016-01-23T12:04:00Z"/>
          <w:lang w:val="en-CA"/>
        </w:rPr>
      </w:pPr>
      <w:proofErr w:type="gramStart"/>
      <w:ins w:id="1219" w:author="Eric Boisvert" w:date="2016-01-23T12:12:00Z">
        <w:r>
          <w:rPr>
            <w:lang w:val="en-CA"/>
          </w:rPr>
          <w:t>Package:</w:t>
        </w:r>
        <w:proofErr w:type="gramEnd"/>
        <w:r>
          <w:rPr>
            <w:lang w:val="en-CA"/>
          </w:rPr>
          <w:t>:{</w:t>
        </w:r>
      </w:ins>
      <w:ins w:id="1220" w:author="Eric Boisvert" w:date="2016-01-23T12:13:00Z">
        <w:r>
          <w:rPr>
            <w:lang w:val="en-CA"/>
          </w:rPr>
          <w:t>…}</w:t>
        </w:r>
      </w:ins>
      <w:ins w:id="1221" w:author="Eric Boisvert" w:date="2016-01-23T11:55:00Z">
        <w:r w:rsidR="00004359">
          <w:rPr>
            <w:lang w:val="en-CA"/>
          </w:rPr>
          <w:t>Package::Classifier</w:t>
        </w:r>
      </w:ins>
      <w:ins w:id="1222" w:author="Eric Boisvert" w:date="2016-01-23T12:12:00Z">
        <w:r>
          <w:rPr>
            <w:lang w:val="en-CA"/>
          </w:rPr>
          <w:t>::Property:Type</w:t>
        </w:r>
      </w:ins>
      <w:ins w:id="1223" w:author="Eric Boisvert" w:date="2016-01-23T11:55:00Z">
        <w:r w:rsidR="00004359">
          <w:rPr>
            <w:lang w:val="en-CA"/>
          </w:rPr>
          <w:t xml:space="preserve"> </w:t>
        </w:r>
      </w:ins>
    </w:p>
    <w:p w14:paraId="5717F95D" w14:textId="2ADE33C6" w:rsidR="00906350" w:rsidRDefault="00906350" w:rsidP="00695378">
      <w:pPr>
        <w:rPr>
          <w:ins w:id="1224" w:author="Eric Boisvert" w:date="2016-01-23T12:23:00Z"/>
          <w:lang w:val="en-CA"/>
        </w:rPr>
      </w:pPr>
      <w:ins w:id="1225" w:author="Eric Boisvert" w:date="2016-01-23T12:16:00Z">
        <w:r>
          <w:rPr>
            <w:lang w:val="en-CA"/>
          </w:rPr>
          <w:lastRenderedPageBreak/>
          <w:t>Package names are not formal</w:t>
        </w:r>
      </w:ins>
      <w:ins w:id="1226" w:author="Eric Boisvert" w:date="2016-01-23T12:23:00Z">
        <w:r w:rsidR="00B40027">
          <w:rPr>
            <w:lang w:val="en-CA"/>
          </w:rPr>
          <w:t xml:space="preserve"> </w:t>
        </w:r>
      </w:ins>
      <w:ins w:id="1227" w:author="Eric Boisvert" w:date="2016-01-24T12:38:00Z">
        <w:r w:rsidR="00D87A01">
          <w:rPr>
            <w:lang w:val="en-CA"/>
          </w:rPr>
          <w:t xml:space="preserve">in UML </w:t>
        </w:r>
      </w:ins>
      <w:ins w:id="1228" w:author="Eric Boisvert" w:date="2016-01-23T12:23:00Z">
        <w:r w:rsidR="00B40027">
          <w:rPr>
            <w:lang w:val="en-CA"/>
          </w:rPr>
          <w:t>and can change from one implementation to another.  The reference model used by GeoSciML, and most OGC SWGs</w:t>
        </w:r>
      </w:ins>
      <w:ins w:id="1229" w:author="Eric Boisvert" w:date="2016-01-23T12:46:00Z">
        <w:r w:rsidR="007D01E7">
          <w:rPr>
            <w:lang w:val="en-CA"/>
          </w:rPr>
          <w:t xml:space="preserve">, </w:t>
        </w:r>
      </w:ins>
      <w:ins w:id="1230" w:author="Eric Boisvert" w:date="2016-01-23T12:23:00Z">
        <w:r w:rsidR="00B40027">
          <w:rPr>
            <w:lang w:val="en-CA"/>
          </w:rPr>
          <w:t xml:space="preserve">is HollowWorld.  </w:t>
        </w:r>
      </w:ins>
      <w:ins w:id="1231" w:author="Ollie Raymond" w:date="2016-02-12T10:06:00Z">
        <w:r w:rsidR="00C5081E">
          <w:rPr>
            <w:lang w:val="en-CA"/>
          </w:rPr>
          <w:t>For example, a</w:t>
        </w:r>
      </w:ins>
      <w:ins w:id="1232" w:author="Eric Boisvert" w:date="2016-01-23T12:23:00Z">
        <w:del w:id="1233" w:author="Ollie Raymond" w:date="2016-02-12T10:06:00Z">
          <w:r w:rsidR="00B40027" w:rsidDel="00C5081E">
            <w:rPr>
              <w:lang w:val="en-CA"/>
            </w:rPr>
            <w:delText>A</w:delText>
          </w:r>
        </w:del>
        <w:r w:rsidR="00B40027">
          <w:rPr>
            <w:lang w:val="en-CA"/>
          </w:rPr>
          <w:t xml:space="preserve"> complete path </w:t>
        </w:r>
      </w:ins>
      <w:ins w:id="1234" w:author="Ollie Raymond" w:date="2016-02-12T10:06:00Z">
        <w:r w:rsidR="00C5081E">
          <w:rPr>
            <w:lang w:val="en-CA"/>
          </w:rPr>
          <w:t xml:space="preserve">for </w:t>
        </w:r>
      </w:ins>
      <w:ins w:id="1235" w:author="Eric Boisvert" w:date="2016-01-23T12:23:00Z">
        <w:r w:rsidR="00B40027">
          <w:rPr>
            <w:lang w:val="en-CA"/>
          </w:rPr>
          <w:t>a SF_Sampling</w:t>
        </w:r>
      </w:ins>
      <w:ins w:id="1236" w:author="Eric Boisvert" w:date="2016-01-23T12:26:00Z">
        <w:r w:rsidR="00B40027">
          <w:rPr>
            <w:lang w:val="en-CA"/>
          </w:rPr>
          <w:t>Point</w:t>
        </w:r>
      </w:ins>
      <w:ins w:id="1237" w:author="Eric Boisvert" w:date="2016-01-23T12:23:00Z">
        <w:r w:rsidR="00D87A01">
          <w:rPr>
            <w:lang w:val="en-CA"/>
          </w:rPr>
          <w:t xml:space="preserve"> in HollowWorld (from</w:t>
        </w:r>
        <w:r w:rsidR="00B40027">
          <w:rPr>
            <w:lang w:val="en-CA"/>
          </w:rPr>
          <w:t xml:space="preserve"> </w:t>
        </w:r>
      </w:ins>
      <w:ins w:id="1238" w:author="Eric Boisvert" w:date="2016-01-24T12:38:00Z">
        <w:r w:rsidR="00D87A01">
          <w:rPr>
            <w:lang w:val="en-CA"/>
          </w:rPr>
          <w:t>HollowWorld root</w:t>
        </w:r>
      </w:ins>
      <w:ins w:id="1239" w:author="Eric Boisvert" w:date="2016-01-23T12:23:00Z">
        <w:r w:rsidR="00B40027">
          <w:rPr>
            <w:lang w:val="en-CA"/>
          </w:rPr>
          <w:t xml:space="preserve">) </w:t>
        </w:r>
      </w:ins>
      <w:ins w:id="1240" w:author="Eric Boisvert" w:date="2016-01-24T12:39:00Z">
        <w:r w:rsidR="00D87A01">
          <w:rPr>
            <w:lang w:val="en-CA"/>
          </w:rPr>
          <w:t>is</w:t>
        </w:r>
      </w:ins>
    </w:p>
    <w:p w14:paraId="6FC32B19" w14:textId="5013EFE1" w:rsidR="00B40027" w:rsidRPr="0058466D" w:rsidRDefault="00B40027" w:rsidP="00695378">
      <w:pPr>
        <w:rPr>
          <w:ins w:id="1241" w:author="Eric Boisvert" w:date="2016-01-23T12:28:00Z"/>
          <w:rFonts w:ascii="Courier New" w:hAnsi="Courier New" w:cs="Courier New"/>
          <w:sz w:val="20"/>
          <w:szCs w:val="20"/>
          <w:lang w:val="en-CA"/>
          <w:rPrChange w:id="1242" w:author="Eric Boisvert" w:date="2016-01-23T12:29:00Z">
            <w:rPr>
              <w:ins w:id="1243" w:author="Eric Boisvert" w:date="2016-01-23T12:28:00Z"/>
              <w:lang w:val="en-CA"/>
            </w:rPr>
          </w:rPrChange>
        </w:rPr>
      </w:pPr>
      <w:ins w:id="1244" w:author="Eric Boisvert" w:date="2016-01-23T12:25:00Z">
        <w:r w:rsidRPr="0058466D">
          <w:rPr>
            <w:rFonts w:ascii="Courier New" w:hAnsi="Courier New" w:cs="Courier New"/>
            <w:sz w:val="20"/>
            <w:szCs w:val="20"/>
            <w:lang w:val="en-CA"/>
            <w:rPrChange w:id="1245" w:author="Eric Boisvert" w:date="2016-01-23T12:29:00Z">
              <w:rPr>
                <w:lang w:val="en-CA"/>
              </w:rPr>
            </w:rPrChange>
          </w:rPr>
          <w:t>ISO TC211</w:t>
        </w:r>
      </w:ins>
      <w:ins w:id="1246" w:author="Eric Boisvert" w:date="2016-01-23T12:26:00Z">
        <w:r w:rsidRPr="0058466D">
          <w:rPr>
            <w:rFonts w:ascii="Courier New" w:hAnsi="Courier New" w:cs="Courier New"/>
            <w:sz w:val="20"/>
            <w:szCs w:val="20"/>
            <w:lang w:val="en-CA"/>
            <w:rPrChange w:id="1247" w:author="Eric Boisvert" w:date="2016-01-23T12:29:00Z">
              <w:rPr>
                <w:lang w:val="en-CA"/>
              </w:rPr>
            </w:rPrChange>
          </w:rPr>
          <w:t>::</w:t>
        </w:r>
      </w:ins>
      <w:ins w:id="1248" w:author="Eric Boisvert" w:date="2016-01-23T12:25:00Z">
        <w:r w:rsidRPr="0058466D">
          <w:rPr>
            <w:rFonts w:ascii="Courier New" w:hAnsi="Courier New" w:cs="Courier New"/>
            <w:sz w:val="20"/>
            <w:szCs w:val="20"/>
            <w:lang w:val="en-CA"/>
            <w:rPrChange w:id="1249" w:author="Eric Boisvert" w:date="2016-01-23T12:29:00Z">
              <w:rPr>
                <w:lang w:val="en-CA"/>
              </w:rPr>
            </w:rPrChange>
          </w:rPr>
          <w:t>ISO 19156 All</w:t>
        </w:r>
      </w:ins>
      <w:ins w:id="1250" w:author="Eric Boisvert" w:date="2016-01-23T12:26:00Z">
        <w:r w:rsidRPr="0058466D">
          <w:rPr>
            <w:rFonts w:ascii="Courier New" w:hAnsi="Courier New" w:cs="Courier New"/>
            <w:sz w:val="20"/>
            <w:szCs w:val="20"/>
            <w:lang w:val="en-CA"/>
            <w:rPrChange w:id="1251" w:author="Eric Boisvert" w:date="2016-01-23T12:29:00Z">
              <w:rPr>
                <w:lang w:val="en-CA"/>
              </w:rPr>
            </w:rPrChange>
          </w:rPr>
          <w:t>::</w:t>
        </w:r>
      </w:ins>
      <w:ins w:id="1252" w:author="Eric Boisvert" w:date="2016-01-23T12:25:00Z">
        <w:r w:rsidRPr="0058466D">
          <w:rPr>
            <w:rFonts w:ascii="Courier New" w:hAnsi="Courier New" w:cs="Courier New"/>
            <w:sz w:val="20"/>
            <w:szCs w:val="20"/>
            <w:lang w:val="en-CA"/>
            <w:rPrChange w:id="1253" w:author="Eric Boisvert" w:date="2016-01-23T12:29:00Z">
              <w:rPr>
                <w:lang w:val="en-CA"/>
              </w:rPr>
            </w:rPrChange>
          </w:rPr>
          <w:t>ISO 19156:2011 Observations and Measurements</w:t>
        </w:r>
      </w:ins>
      <w:ins w:id="1254" w:author="Eric Boisvert" w:date="2016-01-23T12:26:00Z">
        <w:r w:rsidRPr="0058466D">
          <w:rPr>
            <w:rFonts w:ascii="Courier New" w:hAnsi="Courier New" w:cs="Courier New"/>
            <w:sz w:val="20"/>
            <w:szCs w:val="20"/>
            <w:lang w:val="en-CA"/>
            <w:rPrChange w:id="1255" w:author="Eric Boisvert" w:date="2016-01-23T12:29:00Z">
              <w:rPr>
                <w:lang w:val="en-CA"/>
              </w:rPr>
            </w:rPrChange>
          </w:rPr>
          <w:t>::</w:t>
        </w:r>
      </w:ins>
      <w:ins w:id="1256" w:author="Eric Boisvert" w:date="2016-01-23T12:25:00Z">
        <w:r w:rsidRPr="0058466D">
          <w:rPr>
            <w:rFonts w:ascii="Courier New" w:hAnsi="Courier New" w:cs="Courier New"/>
            <w:sz w:val="20"/>
            <w:szCs w:val="20"/>
            <w:lang w:val="en-CA"/>
            <w:rPrChange w:id="1257" w:author="Eric Boisvert" w:date="2016-01-23T12:29:00Z">
              <w:rPr>
                <w:lang w:val="en-CA"/>
              </w:rPr>
            </w:rPrChange>
          </w:rPr>
          <w:t>Sampling Features</w:t>
        </w:r>
      </w:ins>
      <w:ins w:id="1258" w:author="Eric Boisvert" w:date="2016-01-23T12:26:00Z">
        <w:r w:rsidRPr="0058466D">
          <w:rPr>
            <w:rFonts w:ascii="Courier New" w:hAnsi="Courier New" w:cs="Courier New"/>
            <w:sz w:val="20"/>
            <w:szCs w:val="20"/>
            <w:lang w:val="en-CA"/>
            <w:rPrChange w:id="1259" w:author="Eric Boisvert" w:date="2016-01-23T12:29:00Z">
              <w:rPr>
                <w:lang w:val="en-CA"/>
              </w:rPr>
            </w:rPrChange>
          </w:rPr>
          <w:t>:</w:t>
        </w:r>
        <w:proofErr w:type="gramStart"/>
        <w:r w:rsidRPr="0058466D">
          <w:rPr>
            <w:rFonts w:ascii="Courier New" w:hAnsi="Courier New" w:cs="Courier New"/>
            <w:sz w:val="20"/>
            <w:szCs w:val="20"/>
            <w:lang w:val="en-CA"/>
            <w:rPrChange w:id="1260" w:author="Eric Boisvert" w:date="2016-01-23T12:29:00Z">
              <w:rPr>
                <w:lang w:val="en-CA"/>
              </w:rPr>
            </w:rPrChange>
          </w:rPr>
          <w:t>:</w:t>
        </w:r>
      </w:ins>
      <w:ins w:id="1261" w:author="Eric Boisvert" w:date="2016-01-23T12:25:00Z">
        <w:r w:rsidRPr="0058466D">
          <w:rPr>
            <w:rFonts w:ascii="Courier New" w:hAnsi="Courier New" w:cs="Courier New"/>
            <w:sz w:val="20"/>
            <w:szCs w:val="20"/>
            <w:lang w:val="en-CA"/>
            <w:rPrChange w:id="1262" w:author="Eric Boisvert" w:date="2016-01-23T12:29:00Z">
              <w:rPr>
                <w:lang w:val="en-CA"/>
              </w:rPr>
            </w:rPrChange>
          </w:rPr>
          <w:t>samplingPoint</w:t>
        </w:r>
      </w:ins>
      <w:proofErr w:type="gramEnd"/>
      <w:ins w:id="1263" w:author="Eric Boisvert" w:date="2016-01-23T12:26:00Z">
        <w:r w:rsidRPr="0058466D">
          <w:rPr>
            <w:rFonts w:ascii="Courier New" w:hAnsi="Courier New" w:cs="Courier New"/>
            <w:sz w:val="20"/>
            <w:szCs w:val="20"/>
            <w:lang w:val="en-CA"/>
            <w:rPrChange w:id="1264" w:author="Eric Boisvert" w:date="2016-01-23T12:29:00Z">
              <w:rPr>
                <w:lang w:val="en-CA"/>
              </w:rPr>
            </w:rPrChange>
          </w:rPr>
          <w:t>::</w:t>
        </w:r>
      </w:ins>
      <w:ins w:id="1265" w:author="Eric Boisvert" w:date="2016-01-23T12:25:00Z">
        <w:r w:rsidRPr="0058466D">
          <w:rPr>
            <w:rFonts w:ascii="Courier New" w:hAnsi="Courier New" w:cs="Courier New"/>
            <w:sz w:val="20"/>
            <w:szCs w:val="20"/>
            <w:lang w:val="en-CA"/>
            <w:rPrChange w:id="1266" w:author="Eric Boisvert" w:date="2016-01-23T12:29:00Z">
              <w:rPr>
                <w:lang w:val="en-CA"/>
              </w:rPr>
            </w:rPrChange>
          </w:rPr>
          <w:t>SF_SamplingPoint</w:t>
        </w:r>
      </w:ins>
    </w:p>
    <w:p w14:paraId="085DB1BD" w14:textId="3530548A" w:rsidR="00D87A01" w:rsidRDefault="0058466D" w:rsidP="00695378">
      <w:pPr>
        <w:rPr>
          <w:ins w:id="1267" w:author="Eric Boisvert" w:date="2016-01-23T11:47:00Z"/>
          <w:lang w:val="en-CA"/>
        </w:rPr>
      </w:pPr>
      <w:ins w:id="1268" w:author="Eric Boisvert" w:date="2016-01-23T12:28:00Z">
        <w:r>
          <w:rPr>
            <w:lang w:val="en-CA"/>
          </w:rPr>
          <w:t xml:space="preserve">For </w:t>
        </w:r>
      </w:ins>
      <w:ins w:id="1269" w:author="Ollie Raymond" w:date="2016-02-12T10:07:00Z">
        <w:r w:rsidR="00C5081E">
          <w:rPr>
            <w:lang w:val="en-CA"/>
          </w:rPr>
          <w:t xml:space="preserve">the </w:t>
        </w:r>
      </w:ins>
      <w:ins w:id="1270" w:author="Eric Boisvert" w:date="2016-01-23T12:28:00Z">
        <w:r>
          <w:rPr>
            <w:lang w:val="en-CA"/>
          </w:rPr>
          <w:t>sake of read</w:t>
        </w:r>
      </w:ins>
      <w:ins w:id="1271" w:author="Eric Boisvert" w:date="2016-01-23T12:29:00Z">
        <w:r>
          <w:rPr>
            <w:lang w:val="en-CA"/>
          </w:rPr>
          <w:t>a</w:t>
        </w:r>
      </w:ins>
      <w:ins w:id="1272" w:author="Eric Boisvert" w:date="2016-01-23T12:42:00Z">
        <w:r w:rsidR="007D01E7">
          <w:rPr>
            <w:lang w:val="en-CA"/>
          </w:rPr>
          <w:t>bi</w:t>
        </w:r>
      </w:ins>
      <w:ins w:id="1273" w:author="Eric Boisvert" w:date="2016-01-23T12:28:00Z">
        <w:r>
          <w:rPr>
            <w:lang w:val="en-CA"/>
          </w:rPr>
          <w:t xml:space="preserve">lity, this </w:t>
        </w:r>
      </w:ins>
      <w:ins w:id="1274" w:author="Eric Boisvert" w:date="2016-01-23T12:30:00Z">
        <w:r>
          <w:rPr>
            <w:lang w:val="en-CA"/>
          </w:rPr>
          <w:t>document</w:t>
        </w:r>
      </w:ins>
      <w:ins w:id="1275" w:author="Eric Boisvert" w:date="2016-01-23T12:28:00Z">
        <w:r>
          <w:rPr>
            <w:lang w:val="en-CA"/>
          </w:rPr>
          <w:t xml:space="preserve"> will use shortcuts</w:t>
        </w:r>
      </w:ins>
      <w:ins w:id="1276" w:author="Eric Boisvert" w:date="2016-01-23T12:29:00Z">
        <w:r>
          <w:rPr>
            <w:lang w:val="en-CA"/>
          </w:rPr>
          <w:t xml:space="preserve"> to identify packages.</w:t>
        </w:r>
      </w:ins>
      <w:ins w:id="1277" w:author="Eric Boisvert" w:date="2016-01-23T12:30:00Z">
        <w:r w:rsidR="007D01E7">
          <w:rPr>
            <w:lang w:val="en-CA"/>
          </w:rPr>
          <w:t xml:space="preserve">  For example </w:t>
        </w:r>
      </w:ins>
      <w:ins w:id="1278" w:author="Eric Boisvert" w:date="2016-01-23T12:42:00Z">
        <w:r w:rsidR="007D01E7">
          <w:rPr>
            <w:lang w:val="en-CA"/>
          </w:rPr>
          <w:t>OM</w:t>
        </w:r>
      </w:ins>
      <w:ins w:id="1279" w:author="Eric Boisvert" w:date="2016-01-23T12:30:00Z">
        <w:r w:rsidR="007D01E7">
          <w:rPr>
            <w:lang w:val="en-CA"/>
          </w:rPr>
          <w:t>::SF_SamplingPoint</w:t>
        </w:r>
      </w:ins>
      <w:ins w:id="1280" w:author="Eric Boisvert" w:date="2016-01-24T12:40:00Z">
        <w:r w:rsidR="00D87A01">
          <w:rPr>
            <w:lang w:val="en-CA"/>
          </w:rPr>
          <w:t xml:space="preserve">, </w:t>
        </w:r>
      </w:ins>
      <w:ins w:id="1281" w:author="Eric Boisvert" w:date="2016-01-23T12:30:00Z">
        <w:r w:rsidR="007D01E7">
          <w:rPr>
            <w:lang w:val="en-CA"/>
          </w:rPr>
          <w:t xml:space="preserve">OM </w:t>
        </w:r>
      </w:ins>
      <w:ins w:id="1282" w:author="Eric Boisvert" w:date="2016-01-24T12:40:00Z">
        <w:r w:rsidR="00D87A01">
          <w:rPr>
            <w:lang w:val="en-CA"/>
          </w:rPr>
          <w:t xml:space="preserve">acts </w:t>
        </w:r>
      </w:ins>
      <w:ins w:id="1283" w:author="Eric Boisvert" w:date="2016-01-23T12:47:00Z">
        <w:r w:rsidR="007D01E7">
          <w:rPr>
            <w:lang w:val="en-CA"/>
          </w:rPr>
          <w:t>a</w:t>
        </w:r>
      </w:ins>
      <w:ins w:id="1284" w:author="Eric Boisvert" w:date="2016-01-23T12:30:00Z">
        <w:r w:rsidR="007D01E7">
          <w:rPr>
            <w:lang w:val="en-CA"/>
          </w:rPr>
          <w:t xml:space="preserve">s a </w:t>
        </w:r>
      </w:ins>
      <w:ins w:id="1285" w:author="Eric Boisvert" w:date="2016-01-23T12:42:00Z">
        <w:r w:rsidR="007D01E7">
          <w:rPr>
            <w:lang w:val="en-CA"/>
          </w:rPr>
          <w:t xml:space="preserve">shortcut for </w:t>
        </w:r>
      </w:ins>
      <w:ins w:id="128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87" w:author="Ollie Raymond" w:date="2016-02-12T10:07:00Z">
        <w:r w:rsidR="00C5081E">
          <w:rPr>
            <w:lang w:val="en-CA"/>
          </w:rPr>
          <w:t xml:space="preserve">the need to </w:t>
        </w:r>
      </w:ins>
      <w:ins w:id="1288" w:author="Eric Boisvert" w:date="2016-01-23T12:43:00Z">
        <w:r w:rsidR="007D01E7">
          <w:rPr>
            <w:lang w:val="en-CA"/>
          </w:rPr>
          <w:t>creat</w:t>
        </w:r>
        <w:del w:id="1289" w:author="Ollie Raymond" w:date="2016-02-12T10:07:00Z">
          <w:r w:rsidR="007D01E7" w:rsidDel="00C5081E">
            <w:rPr>
              <w:lang w:val="en-CA"/>
            </w:rPr>
            <w:delText>ion</w:delText>
          </w:r>
        </w:del>
      </w:ins>
      <w:ins w:id="1290" w:author="Ollie Raymond" w:date="2016-02-12T10:07:00Z">
        <w:r w:rsidR="00C5081E">
          <w:rPr>
            <w:lang w:val="en-CA"/>
          </w:rPr>
          <w:t>e</w:t>
        </w:r>
      </w:ins>
      <w:ins w:id="1291" w:author="Eric Boisvert" w:date="2016-01-23T12:43:00Z">
        <w:del w:id="1292" w:author="Ollie Raymond" w:date="2016-02-12T10:07:00Z">
          <w:r w:rsidR="007D01E7" w:rsidDel="00C5081E">
            <w:rPr>
              <w:lang w:val="en-CA"/>
            </w:rPr>
            <w:delText xml:space="preserve"> of</w:delText>
          </w:r>
        </w:del>
        <w:r w:rsidR="007D01E7">
          <w:rPr>
            <w:lang w:val="en-CA"/>
          </w:rPr>
          <w:t xml:space="preserve"> </w:t>
        </w:r>
      </w:ins>
      <w:ins w:id="1293" w:author="Ollie Raymond" w:date="2016-02-12T10:07:00Z">
        <w:r w:rsidR="00C5081E">
          <w:rPr>
            <w:lang w:val="en-CA"/>
          </w:rPr>
          <w:t xml:space="preserve">a </w:t>
        </w:r>
      </w:ins>
      <w:ins w:id="1294" w:author="Eric Boisvert" w:date="2016-01-23T12:43:00Z">
        <w:r w:rsidR="007D01E7">
          <w:rPr>
            <w:lang w:val="en-CA"/>
          </w:rPr>
          <w:t>shortcut for al</w:t>
        </w:r>
        <w:r w:rsidR="00D27E3C">
          <w:rPr>
            <w:lang w:val="en-CA"/>
          </w:rPr>
          <w:t>l those sub packages.</w:t>
        </w:r>
      </w:ins>
      <w:ins w:id="1295"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96" w:author="Eric Boisvert" w:date="2016-01-23T11:49:00Z"/>
          <w:lang w:val="en-CA"/>
        </w:rPr>
      </w:pPr>
      <w:ins w:id="1297" w:author="Eric Boisvert" w:date="2016-01-23T11:48:00Z">
        <w:r>
          <w:rPr>
            <w:lang w:val="en-CA"/>
          </w:rPr>
          <w:t xml:space="preserve">W3C XPath will be </w:t>
        </w:r>
      </w:ins>
      <w:ins w:id="1298" w:author="Eric Boisvert" w:date="2016-03-28T12:39:00Z">
        <w:r w:rsidR="00A173A4">
          <w:rPr>
            <w:lang w:val="en-CA"/>
          </w:rPr>
          <w:t>used</w:t>
        </w:r>
      </w:ins>
      <w:ins w:id="1299" w:author="Eric Boisvert" w:date="2016-01-24T12:41:00Z">
        <w:r w:rsidR="00A173A4">
          <w:rPr>
            <w:lang w:val="en-CA"/>
          </w:rPr>
          <w:t xml:space="preserve"> </w:t>
        </w:r>
      </w:ins>
      <w:ins w:id="1300" w:author="Eric Boisvert" w:date="2016-03-28T12:39:00Z">
        <w:r w:rsidR="00A173A4">
          <w:rPr>
            <w:lang w:val="en-CA"/>
          </w:rPr>
          <w:t>in</w:t>
        </w:r>
      </w:ins>
      <w:ins w:id="1301" w:author="Eric Boisvert" w:date="2016-01-24T12:41:00Z">
        <w:r>
          <w:rPr>
            <w:lang w:val="en-CA"/>
          </w:rPr>
          <w:t xml:space="preserve"> </w:t>
        </w:r>
      </w:ins>
      <w:ins w:id="1302" w:author="Eric Boisvert" w:date="2016-01-23T11:48:00Z">
        <w:r w:rsidR="00C9582A">
          <w:rPr>
            <w:lang w:val="en-CA"/>
          </w:rPr>
          <w:t>XML instances</w:t>
        </w:r>
      </w:ins>
      <w:ins w:id="1303" w:author="Eric Boisvert" w:date="2016-01-24T12:58:00Z">
        <w:r w:rsidR="00C9582A">
          <w:rPr>
            <w:lang w:val="en-CA"/>
          </w:rPr>
          <w:t xml:space="preserve">, since requirement targets are instances (XSD itself is a conformance </w:t>
        </w:r>
      </w:ins>
      <w:ins w:id="1304" w:author="Eric Boisvert" w:date="2016-01-24T12:59:00Z">
        <w:r w:rsidR="00C9582A">
          <w:rPr>
            <w:lang w:val="en-CA"/>
          </w:rPr>
          <w:t>artefact).</w:t>
        </w:r>
      </w:ins>
      <w:ins w:id="1305" w:author="Eric Boisvert" w:date="2016-01-24T13:00:00Z">
        <w:r w:rsidR="00C9582A">
          <w:rPr>
            <w:lang w:val="en-CA"/>
          </w:rPr>
          <w:t xml:space="preserve">  XML entities will be identified using their full qualified name (namespace, </w:t>
        </w:r>
      </w:ins>
      <w:ins w:id="130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307" w:author="Eric Boisvert" w:date="2016-01-23T11:53:00Z"/>
        </w:rPr>
        <w:pPrChange w:id="1308" w:author="Eric Boisvert" w:date="2016-01-24T13:08:00Z">
          <w:pPr/>
        </w:pPrChange>
      </w:pPr>
      <w:ins w:id="1309" w:author="Eric Boisvert" w:date="2016-01-23T11:50:00Z">
        <w:r w:rsidRPr="00C9582A">
          <w:rPr>
            <w:rStyle w:val="xmlChar"/>
            <w:rPrChange w:id="1310" w:author="Eric Boisvert" w:date="2016-01-24T13:06:00Z">
              <w:rPr/>
            </w:rPrChange>
          </w:rPr>
          <w:t>gsml</w:t>
        </w:r>
      </w:ins>
      <w:ins w:id="1311" w:author="Eric Boisvert" w:date="2016-01-24T13:01:00Z">
        <w:r w:rsidRPr="00C9582A">
          <w:rPr>
            <w:rStyle w:val="xmlChar"/>
            <w:rPrChange w:id="1312" w:author="Eric Boisvert" w:date="2016-01-24T13:06:00Z">
              <w:rPr/>
            </w:rPrChange>
          </w:rPr>
          <w:t>b</w:t>
        </w:r>
      </w:ins>
      <w:ins w:id="1313" w:author="Eric Boisvert" w:date="2016-01-23T11:50:00Z">
        <w:r w:rsidRPr="00C9582A">
          <w:rPr>
            <w:rStyle w:val="xmlChar"/>
            <w:rPrChange w:id="1314" w:author="Eric Boisvert" w:date="2016-01-24T13:06:00Z">
              <w:rPr/>
            </w:rPrChange>
          </w:rPr>
          <w:t xml:space="preserve">:GeologicUnit </w:t>
        </w:r>
        <w:r w:rsidRPr="00C9582A">
          <w:t>refers to</w:t>
        </w:r>
      </w:ins>
      <w:ins w:id="1315" w:author="Eric Boisvert" w:date="2016-01-24T12:59:00Z">
        <w:r w:rsidRPr="00C9582A">
          <w:t xml:space="preserve"> an instance of Geo</w:t>
        </w:r>
        <w:del w:id="1316" w:author="Ollie Raymond" w:date="2016-02-12T10:08:00Z">
          <w:r w:rsidRPr="00C9582A" w:rsidDel="00C5081E">
            <w:delText>SciML</w:delText>
          </w:r>
        </w:del>
      </w:ins>
      <w:ins w:id="1317" w:author="Ollie Raymond" w:date="2016-02-12T10:08:00Z">
        <w:r w:rsidR="00C5081E">
          <w:t>logic</w:t>
        </w:r>
      </w:ins>
      <w:ins w:id="1318" w:author="Eric Boisvert" w:date="2016-01-24T12:59:00Z">
        <w:r w:rsidRPr="00C9582A">
          <w:t>Unit</w:t>
        </w:r>
      </w:ins>
      <w:ins w:id="1319" w:author="Eric Boisvert" w:date="2016-01-24T13:01:00Z">
        <w:r w:rsidRPr="00C9582A">
          <w:t xml:space="preserve">, from namespace </w:t>
        </w:r>
      </w:ins>
      <w:ins w:id="1320" w:author="Eric Boisvert" w:date="2016-01-24T13:02:00Z">
        <w:r w:rsidRPr="00C9582A">
          <w:rPr>
            <w:rStyle w:val="xmlChar"/>
            <w:rPrChange w:id="1321" w:author="Eric Boisvert" w:date="2016-01-24T13:06:00Z">
              <w:rPr/>
            </w:rPrChange>
          </w:rPr>
          <w:t>xmlns:gsmlb=</w:t>
        </w:r>
      </w:ins>
      <w:ins w:id="1322" w:author="Ollie Raymond" w:date="2016-02-12T10:08:00Z">
        <w:r w:rsidR="00C5081E">
          <w:rPr>
            <w:rStyle w:val="xmlChar"/>
          </w:rPr>
          <w:t>"</w:t>
        </w:r>
      </w:ins>
      <w:ins w:id="1323" w:author="Eric Boisvert" w:date="2016-01-24T13:02:00Z">
        <w:del w:id="1324" w:author="Ollie Raymond" w:date="2016-02-12T10:08:00Z">
          <w:r w:rsidRPr="00C9582A" w:rsidDel="00C5081E">
            <w:rPr>
              <w:rStyle w:val="xmlChar"/>
              <w:rPrChange w:id="1325" w:author="Eric Boisvert" w:date="2016-01-24T13:06:00Z">
                <w:rPr/>
              </w:rPrChange>
            </w:rPr>
            <w:delText>”</w:delText>
          </w:r>
        </w:del>
        <w:r w:rsidRPr="00C9582A">
          <w:rPr>
            <w:rStyle w:val="xmlChar"/>
            <w:rPrChange w:id="1326" w:author="Eric Boisvert" w:date="2016-01-24T13:06:00Z">
              <w:rPr/>
            </w:rPrChange>
          </w:rPr>
          <w:t>http://xmlns.geosciml.org/GeoSciML-Basic/4.0</w:t>
        </w:r>
        <w:del w:id="1327" w:author="Ollie Raymond" w:date="2016-02-12T10:08:00Z">
          <w:r w:rsidRPr="00C9582A" w:rsidDel="00C5081E">
            <w:rPr>
              <w:rStyle w:val="xmlChar"/>
              <w:rPrChange w:id="1328" w:author="Eric Boisvert" w:date="2016-01-24T13:06:00Z">
                <w:rPr/>
              </w:rPrChange>
            </w:rPr>
            <w:delText>”</w:delText>
          </w:r>
        </w:del>
      </w:ins>
      <w:ins w:id="1329" w:author="Ollie Raymond" w:date="2016-02-12T10:08:00Z">
        <w:r w:rsidR="00C5081E">
          <w:rPr>
            <w:rStyle w:val="xmlChar"/>
          </w:rPr>
          <w:t>"</w:t>
        </w:r>
      </w:ins>
    </w:p>
    <w:p w14:paraId="6CE7B955" w14:textId="65106FEF" w:rsidR="00004359" w:rsidRDefault="00C9582A">
      <w:pPr>
        <w:numPr>
          <w:ilvl w:val="0"/>
          <w:numId w:val="38"/>
        </w:numPr>
        <w:rPr>
          <w:ins w:id="1330" w:author="Eric Boisvert" w:date="2016-01-23T11:52:00Z"/>
          <w:lang w:val="en-CA"/>
        </w:rPr>
        <w:pPrChange w:id="1331" w:author="Eric Boisvert" w:date="2016-01-24T13:08:00Z">
          <w:pPr/>
        </w:pPrChange>
      </w:pPr>
      <w:ins w:id="1332" w:author="Eric Boisvert" w:date="2016-01-24T13:07:00Z">
        <w:r w:rsidRPr="00C9582A">
          <w:rPr>
            <w:rStyle w:val="xmlChar"/>
            <w:rPrChange w:id="1333" w:author="Eric Boisvert" w:date="2016-01-24T13:07:00Z">
              <w:rPr>
                <w:lang w:val="en-CA"/>
              </w:rPr>
            </w:rPrChange>
          </w:rPr>
          <w:t>g</w:t>
        </w:r>
      </w:ins>
      <w:ins w:id="1334" w:author="Eric Boisvert" w:date="2016-01-23T11:52:00Z">
        <w:r w:rsidR="00004359" w:rsidRPr="00C9582A">
          <w:rPr>
            <w:rStyle w:val="xmlChar"/>
            <w:rPrChange w:id="1335" w:author="Eric Boisvert" w:date="2016-01-24T13:07:00Z">
              <w:rPr>
                <w:lang w:val="en-CA"/>
              </w:rPr>
            </w:rPrChange>
          </w:rPr>
          <w:t>sml:GeologicUnit/gml:name</w:t>
        </w:r>
        <w:r w:rsidR="00004359">
          <w:rPr>
            <w:lang w:val="en-CA"/>
          </w:rPr>
          <w:t xml:space="preserve"> </w:t>
        </w:r>
      </w:ins>
      <w:ins w:id="1336" w:author="Eric Boisvert" w:date="2016-01-24T13:07:00Z">
        <w:r>
          <w:rPr>
            <w:lang w:val="en-CA"/>
          </w:rPr>
          <w:t>refers to</w:t>
        </w:r>
      </w:ins>
      <w:ins w:id="1337" w:author="Eric Boisvert" w:date="2016-01-23T11:52:00Z">
        <w:r w:rsidR="00004359">
          <w:rPr>
            <w:lang w:val="en-CA"/>
          </w:rPr>
          <w:t xml:space="preserve"> the </w:t>
        </w:r>
      </w:ins>
      <w:ins w:id="1338" w:author="Eric Boisvert" w:date="2016-01-24T13:07:00Z">
        <w:r w:rsidRPr="00C9582A">
          <w:rPr>
            <w:b/>
            <w:lang w:val="en-CA"/>
            <w:rPrChange w:id="1339" w:author="Eric Boisvert" w:date="2016-01-24T13:07:00Z">
              <w:rPr>
                <w:lang w:val="en-CA"/>
              </w:rPr>
            </w:rPrChange>
          </w:rPr>
          <w:t>n</w:t>
        </w:r>
      </w:ins>
      <w:ins w:id="1340" w:author="Eric Boisvert" w:date="2016-01-23T11:52:00Z">
        <w:r w:rsidR="00004359" w:rsidRPr="00C9582A">
          <w:rPr>
            <w:b/>
            <w:lang w:val="en-CA"/>
            <w:rPrChange w:id="1341" w:author="Eric Boisvert" w:date="2016-01-24T13:07:00Z">
              <w:rPr>
                <w:lang w:val="en-CA"/>
              </w:rPr>
            </w:rPrChange>
          </w:rPr>
          <w:t>ame</w:t>
        </w:r>
        <w:r w:rsidR="00004359">
          <w:rPr>
            <w:lang w:val="en-CA"/>
          </w:rPr>
          <w:t xml:space="preserve"> property</w:t>
        </w:r>
      </w:ins>
      <w:ins w:id="1342" w:author="Eric Boisvert" w:date="2016-01-23T11:53:00Z">
        <w:r w:rsidR="00004359">
          <w:rPr>
            <w:lang w:val="en-CA"/>
          </w:rPr>
          <w:t xml:space="preserve"> of GeologicUnit</w:t>
        </w:r>
      </w:ins>
    </w:p>
    <w:p w14:paraId="4BC79CCE" w14:textId="7737BBA9" w:rsidR="00004359" w:rsidRDefault="00C9582A">
      <w:pPr>
        <w:numPr>
          <w:ilvl w:val="0"/>
          <w:numId w:val="38"/>
        </w:numPr>
        <w:rPr>
          <w:ins w:id="1343" w:author="Eric Boisvert" w:date="2016-01-23T11:53:00Z"/>
          <w:lang w:val="en-CA"/>
        </w:rPr>
        <w:pPrChange w:id="1344" w:author="Eric Boisvert" w:date="2016-01-24T13:08:00Z">
          <w:pPr/>
        </w:pPrChange>
      </w:pPr>
      <w:ins w:id="1345" w:author="Eric Boisvert" w:date="2016-01-24T13:07:00Z">
        <w:r w:rsidRPr="00C9582A">
          <w:rPr>
            <w:rStyle w:val="xmlChar"/>
            <w:rPrChange w:id="1346" w:author="Eric Boisvert" w:date="2016-01-24T13:07:00Z">
              <w:rPr>
                <w:lang w:val="en-CA"/>
              </w:rPr>
            </w:rPrChange>
          </w:rPr>
          <w:t>g</w:t>
        </w:r>
      </w:ins>
      <w:ins w:id="1347" w:author="Eric Boisvert" w:date="2016-01-23T11:52:00Z">
        <w:r w:rsidR="00004359" w:rsidRPr="00C9582A">
          <w:rPr>
            <w:rStyle w:val="xmlChar"/>
            <w:rPrChange w:id="1348" w:author="Eric Boisvert" w:date="2016-01-24T13:07:00Z">
              <w:rPr>
                <w:lang w:val="en-CA"/>
              </w:rPr>
            </w:rPrChange>
          </w:rPr>
          <w:t>sml:GeologicUnit/gml:name/@codeName</w:t>
        </w:r>
        <w:r w:rsidR="00004359">
          <w:rPr>
            <w:lang w:val="en-CA"/>
          </w:rPr>
          <w:t xml:space="preserve"> </w:t>
        </w:r>
      </w:ins>
      <w:ins w:id="1349" w:author="Eric Boisvert" w:date="2016-01-24T13:07:00Z">
        <w:r>
          <w:rPr>
            <w:lang w:val="en-CA"/>
          </w:rPr>
          <w:t xml:space="preserve">refers to the </w:t>
        </w:r>
      </w:ins>
      <w:ins w:id="135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Titre1"/>
        <w:rPr>
          <w:del w:id="1351" w:author="Eric Boisvert" w:date="2016-03-28T12:37:00Z"/>
          <w:lang w:val="en-CA"/>
        </w:rPr>
      </w:pPr>
      <w:bookmarkStart w:id="1352" w:name="_Toc446944568"/>
      <w:commentRangeStart w:id="1353"/>
      <w:del w:id="1354" w:author="Eric Boisvert" w:date="2016-03-28T12:37:00Z">
        <w:r w:rsidRPr="00D12552" w:rsidDel="00A173A4">
          <w:rPr>
            <w:lang w:val="en-CA"/>
          </w:rPr>
          <w:delText xml:space="preserve">Clauses not Containing Normative </w:delText>
        </w:r>
        <w:commentRangeStart w:id="1355"/>
        <w:r w:rsidRPr="00D12552" w:rsidDel="00A173A4">
          <w:rPr>
            <w:lang w:val="en-CA"/>
          </w:rPr>
          <w:delText>Material</w:delText>
        </w:r>
        <w:commentRangeEnd w:id="1353"/>
        <w:r w:rsidR="00F85F80" w:rsidDel="00A173A4">
          <w:rPr>
            <w:rStyle w:val="Marquedecommentaire"/>
            <w:b w:val="0"/>
            <w:bCs w:val="0"/>
          </w:rPr>
          <w:commentReference w:id="1353"/>
        </w:r>
        <w:commentRangeEnd w:id="1355"/>
        <w:r w:rsidR="00B14110" w:rsidDel="00A173A4">
          <w:rPr>
            <w:rStyle w:val="Marquedecommentaire"/>
            <w:b w:val="0"/>
            <w:bCs w:val="0"/>
          </w:rPr>
          <w:commentReference w:id="1355"/>
        </w:r>
        <w:bookmarkEnd w:id="1352"/>
      </w:del>
    </w:p>
    <w:p w14:paraId="1279C72D" w14:textId="67C7ADD0" w:rsidR="009A7B37" w:rsidRPr="000B4F44" w:rsidDel="00A173A4" w:rsidRDefault="009A7B37">
      <w:pPr>
        <w:rPr>
          <w:del w:id="1356" w:author="Eric Boisvert" w:date="2016-03-28T12:37:00Z"/>
          <w:color w:val="FF0000"/>
          <w:lang w:val="en-CA"/>
        </w:rPr>
      </w:pPr>
      <w:del w:id="1357"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Titre2"/>
        <w:rPr>
          <w:del w:id="1358" w:author="Eric Boisvert" w:date="2016-03-28T12:37:00Z"/>
          <w:color w:val="FF0000"/>
          <w:lang w:val="en-CA"/>
        </w:rPr>
      </w:pPr>
      <w:bookmarkStart w:id="1359" w:name="_Toc446944569"/>
      <w:del w:id="1360" w:author="Eric Boisvert" w:date="2016-03-28T12:37:00Z">
        <w:r w:rsidRPr="000B4F44" w:rsidDel="00A173A4">
          <w:rPr>
            <w:color w:val="FF0000"/>
            <w:lang w:val="en-CA"/>
          </w:rPr>
          <w:delText>Clauses not containing normative material sub-clause 1</w:delText>
        </w:r>
        <w:bookmarkEnd w:id="1359"/>
      </w:del>
    </w:p>
    <w:p w14:paraId="38E0A16D" w14:textId="0354F027" w:rsidR="009A7B37" w:rsidRPr="000B4F44" w:rsidDel="00A173A4" w:rsidRDefault="009A7B37">
      <w:pPr>
        <w:rPr>
          <w:del w:id="1361" w:author="Eric Boisvert" w:date="2016-03-28T12:37:00Z"/>
          <w:color w:val="FF0000"/>
          <w:lang w:val="en-CA"/>
        </w:rPr>
      </w:pPr>
      <w:del w:id="1362"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Titre3"/>
        <w:rPr>
          <w:del w:id="1363" w:author="Eric Boisvert" w:date="2016-03-28T12:37:00Z"/>
          <w:color w:val="FF0000"/>
        </w:rPr>
      </w:pPr>
      <w:bookmarkStart w:id="1364" w:name="_Toc446944570"/>
      <w:del w:id="1365" w:author="Eric Boisvert" w:date="2016-03-28T12:37:00Z">
        <w:r w:rsidRPr="000B4F44" w:rsidDel="00A173A4">
          <w:rPr>
            <w:color w:val="FF0000"/>
          </w:rPr>
          <w:delText>Clauses not containing normative material sub-clause 2</w:delText>
        </w:r>
        <w:bookmarkEnd w:id="1364"/>
      </w:del>
    </w:p>
    <w:p w14:paraId="65E1EDE5" w14:textId="77777777" w:rsidR="009A7B37" w:rsidRPr="00D12552" w:rsidRDefault="00A6445A">
      <w:pPr>
        <w:pStyle w:val="Titre1"/>
        <w:rPr>
          <w:lang w:val="en-CA"/>
        </w:rPr>
      </w:pPr>
      <w:bookmarkStart w:id="1366" w:name="_Toc446944571"/>
      <w:r>
        <w:rPr>
          <w:lang w:val="en-CA"/>
        </w:rPr>
        <w:t>Logical Model</w:t>
      </w:r>
      <w:bookmarkEnd w:id="1366"/>
    </w:p>
    <w:p w14:paraId="277058B6" w14:textId="5B0192F2" w:rsidR="009A7B37" w:rsidRDefault="00A17543" w:rsidP="004A5507">
      <w:pPr>
        <w:rPr>
          <w:ins w:id="136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6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6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70" w:author="Ollie Raymond" w:date="2016-02-12T10:10:00Z">
        <w:r w:rsidR="00753A5A" w:rsidRPr="00D12552" w:rsidDel="00C5081E">
          <w:rPr>
            <w:lang w:val="en-CA"/>
          </w:rPr>
          <w:delText xml:space="preserve">won’t </w:delText>
        </w:r>
      </w:del>
      <w:ins w:id="137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72"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373" w:author="Eric Boisvert" w:date="2016-01-04T11:42:00Z">
        <w:r w:rsidR="00D404D2">
          <w:rPr>
            <w:lang w:val="en-CA"/>
          </w:rPr>
          <w:t>s</w:t>
        </w:r>
      </w:ins>
      <w:r w:rsidR="00753A5A" w:rsidRPr="00D12552">
        <w:rPr>
          <w:lang w:val="en-CA"/>
        </w:rPr>
        <w:t xml:space="preserve"> </w:t>
      </w:r>
      <w:proofErr w:type="gramEnd"/>
      <w:del w:id="137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75" w:author="Eric Boisvert" w:date="2015-10-29T04:35:00Z"/>
          <w:lang w:val="en-CA"/>
        </w:rPr>
      </w:pPr>
      <w:ins w:id="1376" w:author="Ollie Raymond" w:date="2016-02-12T10:10:00Z">
        <w:r>
          <w:rPr>
            <w:lang w:val="en-CA"/>
          </w:rPr>
          <w:t>The logical model contain</w:t>
        </w:r>
      </w:ins>
      <w:ins w:id="1377" w:author="Ollie Raymond" w:date="2016-02-12T10:11:00Z">
        <w:r>
          <w:rPr>
            <w:lang w:val="en-CA"/>
          </w:rPr>
          <w:t>s almost no</w:t>
        </w:r>
      </w:ins>
      <w:ins w:id="1378" w:author="Ollie Raymond" w:date="2016-02-12T10:10:00Z">
        <w:r>
          <w:rPr>
            <w:lang w:val="en-CA"/>
          </w:rPr>
          <w:t xml:space="preserve"> semantic</w:t>
        </w:r>
      </w:ins>
      <w:ins w:id="1379" w:author="Ollie Raymond" w:date="2016-02-12T10:11:00Z">
        <w:r>
          <w:rPr>
            <w:lang w:val="en-CA"/>
          </w:rPr>
          <w:t xml:space="preserve"> </w:t>
        </w:r>
      </w:ins>
      <w:ins w:id="1380" w:author="Ollie Raymond" w:date="2016-02-12T10:10:00Z">
        <w:r>
          <w:rPr>
            <w:lang w:val="en-CA"/>
          </w:rPr>
          <w:t>requirements</w:t>
        </w:r>
      </w:ins>
      <w:ins w:id="1381" w:author="Ollie Raymond" w:date="2016-02-12T10:11:00Z">
        <w:r>
          <w:rPr>
            <w:lang w:val="en-CA"/>
          </w:rPr>
          <w:t xml:space="preserve"> (ie, vocabularies</w:t>
        </w:r>
      </w:ins>
      <w:ins w:id="1382" w:author="Ollie Raymond" w:date="2016-02-12T11:22:00Z">
        <w:r w:rsidR="003D39A1">
          <w:rPr>
            <w:lang w:val="en-CA"/>
          </w:rPr>
          <w:t>, enumerations</w:t>
        </w:r>
      </w:ins>
      <w:ins w:id="1383" w:author="Ollie Raymond" w:date="2016-02-12T10:11:00Z">
        <w:r>
          <w:rPr>
            <w:lang w:val="en-CA"/>
          </w:rPr>
          <w:t>).</w:t>
        </w:r>
      </w:ins>
      <w:ins w:id="1384" w:author="Ollie Raymond" w:date="2016-02-12T11:22:00Z">
        <w:r w:rsidR="003D39A1">
          <w:rPr>
            <w:lang w:val="en-CA"/>
          </w:rPr>
          <w:t xml:space="preserve">  It is expected that user</w:t>
        </w:r>
      </w:ins>
      <w:ins w:id="1385" w:author="Ollie Raymond" w:date="2016-02-12T11:24:00Z">
        <w:r w:rsidR="003D39A1">
          <w:rPr>
            <w:lang w:val="en-CA"/>
          </w:rPr>
          <w:t xml:space="preserve">s </w:t>
        </w:r>
      </w:ins>
      <w:ins w:id="1386" w:author="Ollie Raymond" w:date="2016-02-12T11:22:00Z">
        <w:r w:rsidR="003D39A1">
          <w:rPr>
            <w:lang w:val="en-CA"/>
          </w:rPr>
          <w:t xml:space="preserve">will </w:t>
        </w:r>
      </w:ins>
      <w:ins w:id="1387" w:author="Ollie Raymond" w:date="2016-02-12T11:24:00Z">
        <w:r w:rsidR="003D39A1">
          <w:rPr>
            <w:lang w:val="en-CA"/>
          </w:rPr>
          <w:t>employ</w:t>
        </w:r>
      </w:ins>
      <w:ins w:id="1388" w:author="Ollie Raymond" w:date="2016-02-12T11:22:00Z">
        <w:r w:rsidR="003D39A1">
          <w:rPr>
            <w:lang w:val="en-CA"/>
          </w:rPr>
          <w:t xml:space="preserve"> controlled vocabularies of terms</w:t>
        </w:r>
      </w:ins>
      <w:ins w:id="1389" w:author="Ollie Raymond" w:date="2016-02-12T11:23:00Z">
        <w:r w:rsidR="003D39A1">
          <w:rPr>
            <w:lang w:val="en-CA"/>
          </w:rPr>
          <w:t xml:space="preserve"> </w:t>
        </w:r>
      </w:ins>
      <w:ins w:id="1390" w:author="Ollie Raymond" w:date="2016-02-12T11:24:00Z">
        <w:r w:rsidR="003D39A1">
          <w:rPr>
            <w:lang w:val="en-CA"/>
          </w:rPr>
          <w:t xml:space="preserve">which are developed </w:t>
        </w:r>
        <w:del w:id="1391" w:author="Eric Boisvert" w:date="2016-03-28T12:38:00Z">
          <w:r w:rsidR="003D39A1" w:rsidDel="00A173A4">
            <w:rPr>
              <w:lang w:val="en-CA"/>
            </w:rPr>
            <w:delText>and governed outside of the GeoSciML model</w:delText>
          </w:r>
        </w:del>
      </w:ins>
      <w:ins w:id="1392" w:author="Eric Boisvert" w:date="2016-03-28T12:38:00Z">
        <w:r w:rsidR="00A173A4">
          <w:rPr>
            <w:lang w:val="en-CA"/>
          </w:rPr>
          <w:t>by user communities</w:t>
        </w:r>
      </w:ins>
      <w:ins w:id="1393" w:author="Ollie Raymond" w:date="2016-02-12T11:23:00Z">
        <w:r w:rsidR="003D39A1">
          <w:rPr>
            <w:lang w:val="en-CA"/>
          </w:rPr>
          <w:t>.</w:t>
        </w:r>
      </w:ins>
      <w:ins w:id="1394" w:author="Ollie Raymond" w:date="2016-02-12T11:34:00Z">
        <w:r w:rsidR="00B2217A">
          <w:rPr>
            <w:lang w:val="en-CA"/>
          </w:rPr>
          <w:t xml:space="preserve">  The model provides mechanisms for delivering </w:t>
        </w:r>
      </w:ins>
      <w:ins w:id="1395" w:author="Ollie Raymond" w:date="2016-02-12T11:35:00Z">
        <w:r w:rsidR="00B2217A">
          <w:rPr>
            <w:lang w:val="en-CA"/>
          </w:rPr>
          <w:t>concepts from c</w:t>
        </w:r>
      </w:ins>
      <w:ins w:id="1396" w:author="Ollie Raymond" w:date="2016-02-12T11:34:00Z">
        <w:r w:rsidR="00B2217A">
          <w:rPr>
            <w:lang w:val="en-CA"/>
          </w:rPr>
          <w:t>ontrolled voca</w:t>
        </w:r>
      </w:ins>
      <w:ins w:id="1397" w:author="Ollie Raymond" w:date="2016-02-12T11:35:00Z">
        <w:r w:rsidR="00B2217A">
          <w:rPr>
            <w:lang w:val="en-CA"/>
          </w:rPr>
          <w:t>bularies via</w:t>
        </w:r>
      </w:ins>
      <w:ins w:id="1398" w:author="Ollie Raymond" w:date="2016-02-12T11:36:00Z">
        <w:r w:rsidR="00B2217A">
          <w:rPr>
            <w:lang w:val="en-CA"/>
          </w:rPr>
          <w:t xml:space="preserve"> URI’s and</w:t>
        </w:r>
      </w:ins>
      <w:ins w:id="1399"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400" w:author="Ollie Raymond" w:date="2016-02-12T11:34:00Z"/>
          <w:color w:val="000000"/>
          <w:lang w:val="en-CA"/>
          <w:rPrChange w:id="1401" w:author="Ollie Raymond" w:date="2016-02-12T12:48:00Z">
            <w:rPr>
              <w:del w:id="1402" w:author="Ollie Raymond" w:date="2016-02-12T11:34:00Z"/>
              <w:lang w:val="en-CA"/>
            </w:rPr>
          </w:rPrChange>
        </w:rPr>
      </w:pPr>
      <w:ins w:id="1403" w:author="Eric Boisvert" w:date="2015-10-29T04:35:00Z">
        <w:del w:id="1404" w:author="Ollie Raymond" w:date="2016-02-12T11:34:00Z">
          <w:r w:rsidRPr="009F4AF5" w:rsidDel="00B2217A">
            <w:rPr>
              <w:color w:val="000000"/>
              <w:highlight w:val="yellow"/>
              <w:lang w:val="en-CA"/>
              <w:rPrChange w:id="1405"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406" w:author="Ollie Raymond" w:date="2016-02-12T12:48:00Z">
            <w:rPr>
              <w:color w:val="FF0000"/>
              <w:lang w:val="en-CA"/>
            </w:rPr>
          </w:rPrChange>
        </w:rPr>
      </w:pPr>
      <w:r w:rsidRPr="009F4AF5">
        <w:rPr>
          <w:color w:val="000000"/>
          <w:lang w:val="en-CA"/>
          <w:rPrChange w:id="1407" w:author="Ollie Raymond" w:date="2016-02-12T12:48:00Z">
            <w:rPr>
              <w:color w:val="FF0000"/>
              <w:lang w:val="en-CA"/>
            </w:rPr>
          </w:rPrChange>
        </w:rPr>
        <w:t xml:space="preserve">The UML model provides name, structure and cardinality for </w:t>
      </w:r>
      <w:del w:id="1408" w:author="Ollie Raymond" w:date="2016-02-12T11:37:00Z">
        <w:r w:rsidRPr="009F4AF5" w:rsidDel="00B2217A">
          <w:rPr>
            <w:color w:val="000000"/>
            <w:lang w:val="en-CA"/>
            <w:rPrChange w:id="1409" w:author="Ollie Raymond" w:date="2016-02-12T12:48:00Z">
              <w:rPr>
                <w:color w:val="FF0000"/>
                <w:lang w:val="en-CA"/>
              </w:rPr>
            </w:rPrChange>
          </w:rPr>
          <w:delText xml:space="preserve">the </w:delText>
        </w:r>
      </w:del>
      <w:r w:rsidRPr="009F4AF5">
        <w:rPr>
          <w:color w:val="000000"/>
          <w:lang w:val="en-CA"/>
          <w:rPrChange w:id="1410" w:author="Ollie Raymond" w:date="2016-02-12T12:48:00Z">
            <w:rPr>
              <w:color w:val="FF0000"/>
              <w:lang w:val="en-CA"/>
            </w:rPr>
          </w:rPrChange>
        </w:rPr>
        <w:t>data element</w:t>
      </w:r>
      <w:ins w:id="1411" w:author="Ollie Raymond" w:date="2016-02-12T11:37:00Z">
        <w:r w:rsidR="00B2217A" w:rsidRPr="009F4AF5">
          <w:rPr>
            <w:color w:val="000000"/>
            <w:lang w:val="en-CA"/>
            <w:rPrChange w:id="1412" w:author="Ollie Raymond" w:date="2016-02-12T12:48:00Z">
              <w:rPr>
                <w:color w:val="FF0000"/>
                <w:lang w:val="en-CA"/>
              </w:rPr>
            </w:rPrChange>
          </w:rPr>
          <w:t>s</w:t>
        </w:r>
      </w:ins>
      <w:r w:rsidRPr="009F4AF5">
        <w:rPr>
          <w:color w:val="000000"/>
          <w:lang w:val="en-CA"/>
          <w:rPrChange w:id="1413"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414" w:author="Ollie Raymond" w:date="2016-02-12T11:37:00Z">
        <w:r w:rsidRPr="009F4AF5" w:rsidDel="00B2217A">
          <w:rPr>
            <w:color w:val="000000"/>
            <w:lang w:val="en-CA"/>
            <w:rPrChange w:id="1415" w:author="Ollie Raymond" w:date="2016-02-12T12:48:00Z">
              <w:rPr>
                <w:color w:val="FF0000"/>
                <w:lang w:val="en-CA"/>
              </w:rPr>
            </w:rPrChange>
          </w:rPr>
          <w:delText>s</w:delText>
        </w:r>
      </w:del>
      <w:r w:rsidRPr="009F4AF5">
        <w:rPr>
          <w:color w:val="000000"/>
          <w:lang w:val="en-CA"/>
          <w:rPrChange w:id="1416" w:author="Ollie Raymond" w:date="2016-02-12T12:48:00Z">
            <w:rPr>
              <w:color w:val="FF0000"/>
              <w:lang w:val="en-CA"/>
            </w:rPr>
          </w:rPrChange>
        </w:rPr>
        <w:t xml:space="preserve"> for mapping UML to RDBMS.  Although it is assumed that UML is technologically neutral, in reality</w:t>
      </w:r>
      <w:del w:id="1417" w:author="Ollie Raymond" w:date="2016-02-12T11:37:00Z">
        <w:r w:rsidRPr="009F4AF5" w:rsidDel="00B2217A">
          <w:rPr>
            <w:color w:val="000000"/>
            <w:lang w:val="en-CA"/>
            <w:rPrChange w:id="1418" w:author="Ollie Raymond" w:date="2016-02-12T12:48:00Z">
              <w:rPr>
                <w:color w:val="FF0000"/>
                <w:lang w:val="en-CA"/>
              </w:rPr>
            </w:rPrChange>
          </w:rPr>
          <w:delText>,</w:delText>
        </w:r>
      </w:del>
      <w:r w:rsidRPr="009F4AF5">
        <w:rPr>
          <w:color w:val="000000"/>
          <w:lang w:val="en-CA"/>
          <w:rPrChange w:id="1419" w:author="Ollie Raymond" w:date="2016-02-12T12:48:00Z">
            <w:rPr>
              <w:color w:val="FF0000"/>
              <w:lang w:val="en-CA"/>
            </w:rPr>
          </w:rPrChange>
        </w:rPr>
        <w:t xml:space="preserve"> UML models always end up addressing some of the physical model details.  The current </w:t>
      </w:r>
      <w:ins w:id="1420" w:author="Ollie Raymond" w:date="2016-02-12T11:38:00Z">
        <w:r w:rsidR="00B2217A" w:rsidRPr="009F4AF5">
          <w:rPr>
            <w:color w:val="000000"/>
            <w:lang w:val="en-CA"/>
            <w:rPrChange w:id="1421" w:author="Ollie Raymond" w:date="2016-02-12T12:48:00Z">
              <w:rPr>
                <w:color w:val="FF0000"/>
                <w:lang w:val="en-CA"/>
              </w:rPr>
            </w:rPrChange>
          </w:rPr>
          <w:t xml:space="preserve">GeoSciML </w:t>
        </w:r>
      </w:ins>
      <w:r w:rsidRPr="009F4AF5">
        <w:rPr>
          <w:color w:val="000000"/>
          <w:lang w:val="en-CA"/>
          <w:rPrChange w:id="1422" w:author="Ollie Raymond" w:date="2016-02-12T12:48:00Z">
            <w:rPr>
              <w:color w:val="FF0000"/>
              <w:lang w:val="en-CA"/>
            </w:rPr>
          </w:rPrChange>
        </w:rPr>
        <w:t>UML model has been designed as a GML application</w:t>
      </w:r>
      <w:ins w:id="1423" w:author="Eric Boisvert" w:date="2016-01-04T11:43:00Z">
        <w:r w:rsidR="00D404D2" w:rsidRPr="009F4AF5">
          <w:rPr>
            <w:color w:val="000000"/>
            <w:lang w:val="en-CA"/>
            <w:rPrChange w:id="1424" w:author="Ollie Raymond" w:date="2016-02-12T12:48:00Z">
              <w:rPr>
                <w:color w:val="FF0000"/>
                <w:lang w:val="en-CA"/>
              </w:rPr>
            </w:rPrChange>
          </w:rPr>
          <w:t xml:space="preserve"> according to ISO 19109</w:t>
        </w:r>
      </w:ins>
      <w:r w:rsidRPr="009F4AF5">
        <w:rPr>
          <w:color w:val="000000"/>
          <w:lang w:val="en-CA"/>
          <w:rPrChange w:id="1425" w:author="Ollie Raymond" w:date="2016-02-12T12:48:00Z">
            <w:rPr>
              <w:color w:val="FF0000"/>
              <w:lang w:val="en-CA"/>
            </w:rPr>
          </w:rPrChange>
        </w:rPr>
        <w:t xml:space="preserve"> and borrows some of artefacts of GML</w:t>
      </w:r>
      <w:ins w:id="1426" w:author="Eric Boisvert" w:date="2016-01-04T11:43:00Z">
        <w:r w:rsidR="00D404D2" w:rsidRPr="009F4AF5">
          <w:rPr>
            <w:color w:val="000000"/>
            <w:lang w:val="en-CA"/>
            <w:rPrChange w:id="1427" w:author="Ollie Raymond" w:date="2016-02-12T12:48:00Z">
              <w:rPr>
                <w:color w:val="FF0000"/>
                <w:lang w:val="en-CA"/>
              </w:rPr>
            </w:rPrChange>
          </w:rPr>
          <w:t>.</w:t>
        </w:r>
      </w:ins>
      <w:r w:rsidRPr="009F4AF5">
        <w:rPr>
          <w:color w:val="000000"/>
          <w:lang w:val="en-CA"/>
          <w:rPrChange w:id="1428" w:author="Ollie Raymond" w:date="2016-02-12T12:48:00Z">
            <w:rPr>
              <w:color w:val="FF0000"/>
              <w:lang w:val="en-CA"/>
            </w:rPr>
          </w:rPrChange>
        </w:rPr>
        <w:t xml:space="preserve"> </w:t>
      </w:r>
      <w:del w:id="1429" w:author="Eric Boisvert" w:date="2016-01-04T11:43:00Z">
        <w:r w:rsidRPr="009F4AF5" w:rsidDel="00D404D2">
          <w:rPr>
            <w:color w:val="000000"/>
            <w:lang w:val="en-CA"/>
            <w:rPrChange w:id="1430" w:author="Ollie Raymond" w:date="2016-02-12T12:48:00Z">
              <w:rPr>
                <w:color w:val="FF0000"/>
                <w:lang w:val="en-CA"/>
              </w:rPr>
            </w:rPrChange>
          </w:rPr>
          <w:delText xml:space="preserve">and </w:delText>
        </w:r>
      </w:del>
      <w:ins w:id="1431" w:author="Eric Boisvert" w:date="2016-01-04T11:44:00Z">
        <w:r w:rsidR="00D404D2" w:rsidRPr="009F4AF5">
          <w:rPr>
            <w:color w:val="000000"/>
            <w:lang w:val="en-CA"/>
            <w:rPrChange w:id="1432" w:author="Ollie Raymond" w:date="2016-02-12T12:48:00Z">
              <w:rPr>
                <w:color w:val="FF0000"/>
                <w:lang w:val="en-CA"/>
              </w:rPr>
            </w:rPrChange>
          </w:rPr>
          <w:t>S</w:t>
        </w:r>
      </w:ins>
      <w:del w:id="1433" w:author="Eric Boisvert" w:date="2016-01-04T11:44:00Z">
        <w:r w:rsidRPr="009F4AF5" w:rsidDel="00D404D2">
          <w:rPr>
            <w:color w:val="000000"/>
            <w:lang w:val="en-CA"/>
            <w:rPrChange w:id="1434" w:author="Ollie Raymond" w:date="2016-02-12T12:48:00Z">
              <w:rPr>
                <w:color w:val="FF0000"/>
                <w:lang w:val="en-CA"/>
              </w:rPr>
            </w:rPrChange>
          </w:rPr>
          <w:delText>s</w:delText>
        </w:r>
      </w:del>
      <w:r w:rsidRPr="009F4AF5">
        <w:rPr>
          <w:color w:val="000000"/>
          <w:lang w:val="en-CA"/>
          <w:rPrChange w:id="1435" w:author="Ollie Raymond" w:date="2016-02-12T12:48:00Z">
            <w:rPr>
              <w:color w:val="FF0000"/>
              <w:lang w:val="en-CA"/>
            </w:rPr>
          </w:rPrChange>
        </w:rPr>
        <w:t>everal design decisions were guided by limitations of UML (eg. single inheritance) and XSD (package dependencies artefacts)</w:t>
      </w:r>
      <w:ins w:id="1436" w:author="Eric Boisvert" w:date="2016-01-04T11:44:00Z">
        <w:r w:rsidR="00D404D2" w:rsidRPr="009F4AF5">
          <w:rPr>
            <w:color w:val="000000"/>
            <w:lang w:val="en-CA"/>
            <w:rPrChange w:id="1437" w:author="Ollie Raymond" w:date="2016-02-12T12:48:00Z">
              <w:rPr>
                <w:color w:val="FF0000"/>
                <w:lang w:val="en-CA"/>
              </w:rPr>
            </w:rPrChange>
          </w:rPr>
          <w:t xml:space="preserve"> and some constrain</w:t>
        </w:r>
      </w:ins>
      <w:ins w:id="1438" w:author="Ollie Raymond" w:date="2016-02-12T11:38:00Z">
        <w:r w:rsidR="00B2217A" w:rsidRPr="009F4AF5">
          <w:rPr>
            <w:color w:val="000000"/>
            <w:lang w:val="en-CA"/>
            <w:rPrChange w:id="1439" w:author="Ollie Raymond" w:date="2016-02-12T12:48:00Z">
              <w:rPr>
                <w:color w:val="FF0000"/>
                <w:lang w:val="en-CA"/>
              </w:rPr>
            </w:rPrChange>
          </w:rPr>
          <w:t>t</w:t>
        </w:r>
      </w:ins>
      <w:ins w:id="1440" w:author="Eric Boisvert" w:date="2016-01-04T11:44:00Z">
        <w:r w:rsidR="00D404D2" w:rsidRPr="009F4AF5">
          <w:rPr>
            <w:color w:val="000000"/>
            <w:lang w:val="en-CA"/>
            <w:rPrChange w:id="1441" w:author="Ollie Raymond" w:date="2016-02-12T12:48:00Z">
              <w:rPr>
                <w:color w:val="FF0000"/>
                <w:lang w:val="en-CA"/>
              </w:rPr>
            </w:rPrChange>
          </w:rPr>
          <w:t xml:space="preserve">s of GML delivery </w:t>
        </w:r>
        <w:del w:id="1442" w:author="Ollie Raymond" w:date="2016-02-12T11:38:00Z">
          <w:r w:rsidR="00D404D2" w:rsidRPr="009F4AF5" w:rsidDel="00B2217A">
            <w:rPr>
              <w:color w:val="000000"/>
              <w:lang w:val="en-CA"/>
              <w:rPrChange w:id="1443" w:author="Ollie Raymond" w:date="2016-02-12T12:48:00Z">
                <w:rPr>
                  <w:color w:val="FF0000"/>
                  <w:lang w:val="en-CA"/>
                </w:rPr>
              </w:rPrChange>
            </w:rPr>
            <w:delText>over</w:delText>
          </w:r>
        </w:del>
      </w:ins>
      <w:ins w:id="1444" w:author="Ollie Raymond" w:date="2016-02-12T11:38:00Z">
        <w:r w:rsidR="00B2217A" w:rsidRPr="009F4AF5">
          <w:rPr>
            <w:color w:val="000000"/>
            <w:lang w:val="en-CA"/>
            <w:rPrChange w:id="1445" w:author="Ollie Raymond" w:date="2016-02-12T12:48:00Z">
              <w:rPr>
                <w:color w:val="FF0000"/>
                <w:lang w:val="en-CA"/>
              </w:rPr>
            </w:rPrChange>
          </w:rPr>
          <w:t>using</w:t>
        </w:r>
      </w:ins>
      <w:ins w:id="1446" w:author="Eric Boisvert" w:date="2016-01-04T11:44:00Z">
        <w:r w:rsidR="00D404D2" w:rsidRPr="009F4AF5">
          <w:rPr>
            <w:color w:val="000000"/>
            <w:lang w:val="en-CA"/>
            <w:rPrChange w:id="1447" w:author="Ollie Raymond" w:date="2016-02-12T12:48:00Z">
              <w:rPr>
                <w:color w:val="FF0000"/>
                <w:lang w:val="en-CA"/>
              </w:rPr>
            </w:rPrChange>
          </w:rPr>
          <w:t xml:space="preserve"> </w:t>
        </w:r>
      </w:ins>
      <w:ins w:id="1448" w:author="Eric Boisvert" w:date="2016-03-28T12:40:00Z">
        <w:r w:rsidR="00A173A4">
          <w:rPr>
            <w:color w:val="000000"/>
            <w:lang w:val="en-CA"/>
          </w:rPr>
          <w:t xml:space="preserve">ISO19142 </w:t>
        </w:r>
      </w:ins>
      <w:ins w:id="1449" w:author="Eric Boisvert" w:date="2016-01-04T11:44:00Z">
        <w:r w:rsidR="00D404D2" w:rsidRPr="009F4AF5">
          <w:rPr>
            <w:color w:val="000000"/>
            <w:lang w:val="en-CA"/>
            <w:rPrChange w:id="1450" w:author="Ollie Raymond" w:date="2016-02-12T12:48:00Z">
              <w:rPr>
                <w:color w:val="FF0000"/>
                <w:lang w:val="en-CA"/>
              </w:rPr>
            </w:rPrChange>
          </w:rPr>
          <w:t>WFS (for instance, some XSD encoding</w:t>
        </w:r>
      </w:ins>
      <w:ins w:id="1451" w:author="Ollie Raymond" w:date="2016-02-12T11:38:00Z">
        <w:r w:rsidR="00B2217A" w:rsidRPr="009F4AF5">
          <w:rPr>
            <w:color w:val="000000"/>
            <w:lang w:val="en-CA"/>
            <w:rPrChange w:id="1452" w:author="Ollie Raymond" w:date="2016-02-12T12:48:00Z">
              <w:rPr>
                <w:color w:val="FF0000"/>
                <w:lang w:val="en-CA"/>
              </w:rPr>
            </w:rPrChange>
          </w:rPr>
          <w:t>s</w:t>
        </w:r>
      </w:ins>
      <w:ins w:id="1453" w:author="Eric Boisvert" w:date="2016-01-04T11:44:00Z">
        <w:r w:rsidR="00D404D2" w:rsidRPr="009F4AF5">
          <w:rPr>
            <w:color w:val="000000"/>
            <w:lang w:val="en-CA"/>
            <w:rPrChange w:id="1454" w:author="Ollie Raymond" w:date="2016-02-12T12:48:00Z">
              <w:rPr>
                <w:color w:val="FF0000"/>
                <w:lang w:val="en-CA"/>
              </w:rPr>
            </w:rPrChange>
          </w:rPr>
          <w:t xml:space="preserve"> are not queryable easily with </w:t>
        </w:r>
      </w:ins>
      <w:ins w:id="1455" w:author="Eric Boisvert" w:date="2016-03-28T12:40:00Z">
        <w:r w:rsidR="00A173A4">
          <w:rPr>
            <w:color w:val="000000"/>
            <w:lang w:val="en-CA"/>
          </w:rPr>
          <w:t xml:space="preserve">ISO19143 </w:t>
        </w:r>
      </w:ins>
      <w:ins w:id="1456" w:author="Eric Boisvert" w:date="2016-01-04T11:44:00Z">
        <w:r w:rsidR="00D404D2" w:rsidRPr="009F4AF5">
          <w:rPr>
            <w:color w:val="000000"/>
            <w:lang w:val="en-CA"/>
            <w:rPrChange w:id="1457" w:author="Ollie Raymond" w:date="2016-02-12T12:48:00Z">
              <w:rPr>
                <w:color w:val="FF0000"/>
                <w:lang w:val="en-CA"/>
              </w:rPr>
            </w:rPrChange>
          </w:rPr>
          <w:t>FES)</w:t>
        </w:r>
      </w:ins>
      <w:r w:rsidRPr="009F4AF5">
        <w:rPr>
          <w:color w:val="000000"/>
          <w:lang w:val="en-CA"/>
          <w:rPrChange w:id="1458" w:author="Ollie Raymond" w:date="2016-02-12T12:48:00Z">
            <w:rPr>
              <w:color w:val="FF0000"/>
              <w:lang w:val="en-CA"/>
            </w:rPr>
          </w:rPrChange>
        </w:rPr>
        <w:t>.  But the UML model is detailed enough to constrain the main elements of any encoding; the name</w:t>
      </w:r>
      <w:ins w:id="1459" w:author="Ollie Raymond" w:date="2016-02-12T11:39:00Z">
        <w:r w:rsidR="00B2217A" w:rsidRPr="009F4AF5">
          <w:rPr>
            <w:color w:val="000000"/>
            <w:lang w:val="en-CA"/>
            <w:rPrChange w:id="1460" w:author="Ollie Raymond" w:date="2016-02-12T12:48:00Z">
              <w:rPr>
                <w:color w:val="FF0000"/>
                <w:lang w:val="en-CA"/>
              </w:rPr>
            </w:rPrChange>
          </w:rPr>
          <w:t>s</w:t>
        </w:r>
      </w:ins>
      <w:r w:rsidRPr="009F4AF5">
        <w:rPr>
          <w:color w:val="000000"/>
          <w:lang w:val="en-CA"/>
          <w:rPrChange w:id="1461" w:author="Ollie Raymond" w:date="2016-02-12T12:48:00Z">
            <w:rPr>
              <w:color w:val="FF0000"/>
              <w:lang w:val="en-CA"/>
            </w:rPr>
          </w:rPrChange>
        </w:rPr>
        <w:t xml:space="preserve"> of </w:t>
      </w:r>
      <w:del w:id="1462" w:author="Ollie Raymond" w:date="2016-02-12T11:39:00Z">
        <w:r w:rsidRPr="009F4AF5" w:rsidDel="00B2217A">
          <w:rPr>
            <w:color w:val="000000"/>
            <w:lang w:val="en-CA"/>
            <w:rPrChange w:id="1463" w:author="Ollie Raymond" w:date="2016-02-12T12:48:00Z">
              <w:rPr>
                <w:color w:val="FF0000"/>
                <w:lang w:val="en-CA"/>
              </w:rPr>
            </w:rPrChange>
          </w:rPr>
          <w:delText xml:space="preserve">the </w:delText>
        </w:r>
      </w:del>
      <w:r w:rsidRPr="009F4AF5">
        <w:rPr>
          <w:color w:val="000000"/>
          <w:lang w:val="en-CA"/>
          <w:rPrChange w:id="1464" w:author="Ollie Raymond" w:date="2016-02-12T12:48:00Z">
            <w:rPr>
              <w:color w:val="FF0000"/>
              <w:lang w:val="en-CA"/>
            </w:rPr>
          </w:rPrChange>
        </w:rPr>
        <w:t xml:space="preserve">entities and the cardinality of </w:t>
      </w:r>
      <w:del w:id="1465" w:author="Ollie Raymond" w:date="2016-02-12T11:39:00Z">
        <w:r w:rsidRPr="009F4AF5" w:rsidDel="00B2217A">
          <w:rPr>
            <w:color w:val="000000"/>
            <w:lang w:val="en-CA"/>
            <w:rPrChange w:id="1466" w:author="Ollie Raymond" w:date="2016-02-12T12:48:00Z">
              <w:rPr>
                <w:color w:val="FF0000"/>
                <w:lang w:val="en-CA"/>
              </w:rPr>
            </w:rPrChange>
          </w:rPr>
          <w:delText xml:space="preserve">the </w:delText>
        </w:r>
      </w:del>
      <w:r w:rsidRPr="009F4AF5">
        <w:rPr>
          <w:color w:val="000000"/>
          <w:lang w:val="en-CA"/>
          <w:rPrChange w:id="146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68" w:author="Ollie Raymond" w:date="2016-02-12T11:39:00Z">
        <w:r w:rsidR="00B2217A" w:rsidRPr="009F4AF5">
          <w:rPr>
            <w:color w:val="000000"/>
            <w:lang w:val="en-CA"/>
            <w:rPrChange w:id="1469" w:author="Ollie Raymond" w:date="2016-02-12T12:48:00Z">
              <w:rPr>
                <w:color w:val="FF0000"/>
                <w:lang w:val="en-CA"/>
              </w:rPr>
            </w:rPrChange>
          </w:rPr>
          <w:t>,</w:t>
        </w:r>
      </w:ins>
      <w:r w:rsidRPr="009F4AF5">
        <w:rPr>
          <w:color w:val="000000"/>
          <w:lang w:val="en-CA"/>
          <w:rPrChange w:id="147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71" w:author="Ollie Raymond" w:date="2016-02-12T12:48:00Z">
            <w:rPr>
              <w:color w:val="FF0000"/>
              <w:lang w:val="en-CA"/>
            </w:rPr>
          </w:rPrChange>
        </w:rPr>
      </w:pPr>
      <w:r w:rsidRPr="009F4AF5">
        <w:rPr>
          <w:color w:val="000000"/>
          <w:lang w:val="en-CA"/>
          <w:rPrChange w:id="147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473" w:name="_Toc446944572"/>
      <w:r>
        <w:rPr>
          <w:lang w:val="en-CA"/>
        </w:rPr>
        <w:t>Property cardinality</w:t>
      </w:r>
      <w:bookmarkEnd w:id="1473"/>
    </w:p>
    <w:p w14:paraId="68C34312" w14:textId="32D98CA0" w:rsidR="00A6445A" w:rsidRDefault="009C3567" w:rsidP="004A5507">
      <w:pPr>
        <w:rPr>
          <w:lang w:val="en-CA"/>
        </w:rPr>
      </w:pPr>
      <w:r>
        <w:rPr>
          <w:lang w:val="en-CA"/>
        </w:rPr>
        <w:t xml:space="preserve">All properties that could be made optional are optional in GeoSciML 4.0.  This is a </w:t>
      </w:r>
      <w:del w:id="1474" w:author="Ollie Raymond" w:date="2016-02-12T11:40:00Z">
        <w:r w:rsidDel="00B2217A">
          <w:rPr>
            <w:lang w:val="en-CA"/>
          </w:rPr>
          <w:delText xml:space="preserve">complete </w:delText>
        </w:r>
      </w:del>
      <w:r>
        <w:rPr>
          <w:lang w:val="en-CA"/>
        </w:rPr>
        <w:t xml:space="preserve">reversal of </w:t>
      </w:r>
      <w:ins w:id="1475" w:author="Ollie Raymond" w:date="2016-02-12T11:40:00Z">
        <w:r w:rsidR="00B2217A">
          <w:rPr>
            <w:lang w:val="en-CA"/>
          </w:rPr>
          <w:t xml:space="preserve">the pattern used in GeoSciML </w:t>
        </w:r>
      </w:ins>
      <w:ins w:id="147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77" w:author="Eric Boisvert" w:date="2016-01-04T11:47:00Z">
        <w:r w:rsidDel="00D404D2">
          <w:rPr>
            <w:lang w:val="en-CA"/>
          </w:rPr>
          <w:delText>“nillables”</w:delText>
        </w:r>
      </w:del>
      <w:ins w:id="1478" w:author="Eric Boisvert" w:date="2016-01-04T11:49:00Z">
        <w:r w:rsidR="00D404D2">
          <w:rPr>
            <w:lang w:val="en-CA"/>
          </w:rPr>
          <w:t>nillable properties</w:t>
        </w:r>
      </w:ins>
      <w:r>
        <w:rPr>
          <w:lang w:val="en-CA"/>
        </w:rPr>
        <w:t xml:space="preserve">.  This design attracted a lot of criticism (not </w:t>
      </w:r>
      <w:del w:id="1479" w:author="Eric Boisvert" w:date="2016-01-04T11:50:00Z">
        <w:r w:rsidDel="00D404D2">
          <w:rPr>
            <w:lang w:val="en-CA"/>
          </w:rPr>
          <w:delText xml:space="preserve">necessary </w:delText>
        </w:r>
      </w:del>
      <w:ins w:id="1480" w:author="Eric Boisvert" w:date="2016-01-04T11:50:00Z">
        <w:r w:rsidR="00D404D2">
          <w:rPr>
            <w:lang w:val="en-CA"/>
          </w:rPr>
          <w:t xml:space="preserve">only </w:t>
        </w:r>
      </w:ins>
      <w:r>
        <w:rPr>
          <w:lang w:val="en-CA"/>
        </w:rPr>
        <w:t xml:space="preserve">for GeoSciML but </w:t>
      </w:r>
      <w:ins w:id="148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82" w:author="Eric Boisvert" w:date="2015-10-27T17:06:00Z">
        <w:r w:rsidDel="00773E1B">
          <w:rPr>
            <w:lang w:val="en-CA"/>
          </w:rPr>
          <w:delText xml:space="preserve">the </w:delText>
        </w:r>
      </w:del>
      <w:ins w:id="1483" w:author="Eric Boisvert" w:date="2015-10-27T17:06:00Z">
        <w:r w:rsidR="00773E1B">
          <w:rPr>
            <w:lang w:val="en-CA"/>
          </w:rPr>
          <w:t xml:space="preserve"> </w:t>
        </w:r>
      </w:ins>
      <w:r>
        <w:rPr>
          <w:lang w:val="en-CA"/>
        </w:rPr>
        <w:t xml:space="preserve">filling the instance with nil properties </w:t>
      </w:r>
      <w:del w:id="1484" w:author="Eric Boisvert" w:date="2015-10-27T17:06:00Z">
        <w:r w:rsidDel="00773E1B">
          <w:rPr>
            <w:lang w:val="en-CA"/>
          </w:rPr>
          <w:delText xml:space="preserve">as </w:delText>
        </w:r>
      </w:del>
      <w:ins w:id="1485" w:author="Eric Boisvert" w:date="2015-10-27T17:06:00Z">
        <w:r w:rsidR="00773E1B">
          <w:rPr>
            <w:lang w:val="en-CA"/>
          </w:rPr>
          <w:t xml:space="preserve">is </w:t>
        </w:r>
      </w:ins>
      <w:r>
        <w:rPr>
          <w:lang w:val="en-CA"/>
        </w:rPr>
        <w:t>“unnecessa</w:t>
      </w:r>
      <w:ins w:id="1486" w:author="Eric Boisvert" w:date="2015-10-27T17:06:00Z">
        <w:r w:rsidR="00773E1B">
          <w:rPr>
            <w:lang w:val="en-CA"/>
          </w:rPr>
          <w:t>re</w:t>
        </w:r>
      </w:ins>
      <w:del w:id="1487" w:author="Eric Boisvert" w:date="2015-10-27T17:06:00Z">
        <w:r w:rsidDel="00773E1B">
          <w:rPr>
            <w:lang w:val="en-CA"/>
          </w:rPr>
          <w:delText>r</w:delText>
        </w:r>
      </w:del>
      <w:ins w:id="1488" w:author="Eric Boisvert" w:date="2015-10-27T17:06:00Z">
        <w:r w:rsidR="00773E1B">
          <w:rPr>
            <w:lang w:val="en-CA"/>
          </w:rPr>
          <w:t>l</w:t>
        </w:r>
      </w:ins>
      <w:r>
        <w:rPr>
          <w:lang w:val="en-CA"/>
        </w:rPr>
        <w:t xml:space="preserve">y verbose” and a waste of bandwidth.  </w:t>
      </w:r>
      <w:ins w:id="1489"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90" w:author="Eric Boisvert" w:date="2016-01-04T12:00:00Z"/>
          <w:lang w:val="en-CA"/>
        </w:rPr>
      </w:pPr>
      <w:del w:id="1491" w:author="Eric Boisvert" w:date="2016-01-04T11:51:00Z">
        <w:r w:rsidDel="00EC644A">
          <w:rPr>
            <w:lang w:val="en-CA"/>
          </w:rPr>
          <w:delText>It has been argued that nillable properties are just a verbose absent value, but</w:delText>
        </w:r>
      </w:del>
      <w:r>
        <w:rPr>
          <w:lang w:val="en-CA"/>
        </w:rPr>
        <w:t xml:space="preserve"> </w:t>
      </w:r>
      <w:ins w:id="1492" w:author="Eric Boisvert" w:date="2016-01-04T11:51:00Z">
        <w:r w:rsidR="00EC644A">
          <w:rPr>
            <w:lang w:val="en-CA"/>
          </w:rPr>
          <w:t>N</w:t>
        </w:r>
      </w:ins>
      <w:del w:id="1493" w:author="Eric Boisvert" w:date="2016-01-04T11:51:00Z">
        <w:r w:rsidDel="00EC644A">
          <w:rPr>
            <w:lang w:val="en-CA"/>
          </w:rPr>
          <w:delText>n</w:delText>
        </w:r>
      </w:del>
      <w:r>
        <w:rPr>
          <w:lang w:val="en-CA"/>
        </w:rPr>
        <w:t>illable properties actually carry useful or even required information</w:t>
      </w:r>
      <w:del w:id="1494"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95" w:author="Eric Boisvert" w:date="2016-01-04T11:41:00Z">
        <w:r w:rsidR="00D404D2">
          <w:rPr>
            <w:lang w:val="en-CA"/>
          </w:rPr>
          <w:t>s</w:t>
        </w:r>
      </w:ins>
      <w:r>
        <w:rPr>
          <w:lang w:val="en-CA"/>
        </w:rPr>
        <w:t xml:space="preserve"> legally bounded data exchange scenarios</w:t>
      </w:r>
      <w:del w:id="1496" w:author="Eric Boisvert" w:date="2016-01-04T11:54:00Z">
        <w:r w:rsidDel="00EC644A">
          <w:rPr>
            <w:lang w:val="en-CA"/>
          </w:rPr>
          <w:delText xml:space="preserve">. </w:delText>
        </w:r>
      </w:del>
      <w:ins w:id="1497" w:author="Eric Boisvert" w:date="2016-01-04T11:54:00Z">
        <w:r w:rsidR="00EC644A">
          <w:rPr>
            <w:lang w:val="en-CA"/>
          </w:rPr>
          <w:t xml:space="preserve">.  </w:t>
        </w:r>
      </w:ins>
      <w:ins w:id="1498" w:author="Eric Boisvert" w:date="2016-01-04T11:56:00Z">
        <w:r w:rsidR="00EC644A">
          <w:rPr>
            <w:lang w:val="en-CA"/>
          </w:rPr>
          <w:t>Some</w:t>
        </w:r>
      </w:ins>
      <w:ins w:id="1499" w:author="Eric Boisvert" w:date="2016-01-04T11:54:00Z">
        <w:r w:rsidR="00EC644A">
          <w:rPr>
            <w:lang w:val="en-CA"/>
          </w:rPr>
          <w:t xml:space="preserve"> communities using GeoSciML </w:t>
        </w:r>
        <w:del w:id="1500" w:author="Ollie Raymond" w:date="2016-02-12T11:41:00Z">
          <w:r w:rsidR="00EC644A" w:rsidDel="00B2217A">
            <w:rPr>
              <w:lang w:val="en-CA"/>
            </w:rPr>
            <w:delText>might</w:delText>
          </w:r>
        </w:del>
      </w:ins>
      <w:ins w:id="1501" w:author="Ollie Raymond" w:date="2016-02-12T11:41:00Z">
        <w:r w:rsidR="00B2217A">
          <w:rPr>
            <w:lang w:val="en-CA"/>
          </w:rPr>
          <w:t>may</w:t>
        </w:r>
      </w:ins>
      <w:ins w:id="1502" w:author="Eric Boisvert" w:date="2016-01-04T11:54:00Z">
        <w:r w:rsidR="00EC644A">
          <w:rPr>
            <w:lang w:val="en-CA"/>
          </w:rPr>
          <w:t xml:space="preserve"> still want to force usage of nilled properties </w:t>
        </w:r>
      </w:ins>
      <w:ins w:id="1503" w:author="Eric Boisvert" w:date="2016-01-04T11:56:00Z">
        <w:r w:rsidR="00EC644A">
          <w:rPr>
            <w:lang w:val="en-CA"/>
          </w:rPr>
          <w:t>and the SWG recognised that different communit</w:t>
        </w:r>
      </w:ins>
      <w:ins w:id="1504" w:author="Eric Boisvert" w:date="2016-01-04T11:57:00Z">
        <w:r w:rsidR="00EC644A">
          <w:rPr>
            <w:lang w:val="en-CA"/>
          </w:rPr>
          <w:t xml:space="preserve">ies might want to enforce different sets of properties.  </w:t>
        </w:r>
      </w:ins>
      <w:ins w:id="1505" w:author="Eric Boisvert" w:date="2016-01-04T11:58:00Z">
        <w:r w:rsidR="00EC644A">
          <w:rPr>
            <w:lang w:val="en-CA"/>
          </w:rPr>
          <w:t>To</w:t>
        </w:r>
      </w:ins>
      <w:ins w:id="1506" w:author="Eric Boisvert" w:date="2016-01-04T11:57:00Z">
        <w:r w:rsidR="00EC644A">
          <w:rPr>
            <w:lang w:val="en-CA"/>
          </w:rPr>
          <w:t xml:space="preserve"> meet this requirements and to offer flexibility to various communities want</w:t>
        </w:r>
      </w:ins>
      <w:ins w:id="1507" w:author="Eric Boisvert" w:date="2016-01-04T11:58:00Z">
        <w:r w:rsidR="00EC644A">
          <w:rPr>
            <w:lang w:val="en-CA"/>
          </w:rPr>
          <w:t>ing</w:t>
        </w:r>
      </w:ins>
      <w:ins w:id="1508" w:author="Eric Boisvert" w:date="2016-01-04T11:57:00Z">
        <w:r w:rsidR="00EC644A">
          <w:rPr>
            <w:lang w:val="en-CA"/>
          </w:rPr>
          <w:t xml:space="preserve"> to use (or extend) GeoSciML, </w:t>
        </w:r>
      </w:ins>
      <w:ins w:id="1509" w:author="Eric Boisvert" w:date="2016-01-04T11:58:00Z">
        <w:r w:rsidR="00EC644A">
          <w:rPr>
            <w:lang w:val="en-CA"/>
          </w:rPr>
          <w:t>properties are optional, but can still be nilled.  A data provider is offered two options when a value is missin</w:t>
        </w:r>
      </w:ins>
      <w:ins w:id="1510" w:author="Eric Boisvert" w:date="2016-01-04T12:00:00Z">
        <w:r w:rsidR="00EC644A">
          <w:rPr>
            <w:lang w:val="en-CA"/>
          </w:rPr>
          <w:t>g:</w:t>
        </w:r>
      </w:ins>
    </w:p>
    <w:p w14:paraId="5C6B93DB" w14:textId="6F5A4FB6" w:rsidR="00EC644A" w:rsidRDefault="00EC644A">
      <w:pPr>
        <w:numPr>
          <w:ilvl w:val="0"/>
          <w:numId w:val="30"/>
        </w:numPr>
        <w:rPr>
          <w:ins w:id="1511" w:author="Eric Boisvert" w:date="2016-01-04T12:00:00Z"/>
          <w:lang w:val="en-CA"/>
        </w:rPr>
        <w:pPrChange w:id="1512" w:author="Eric Boisvert" w:date="2016-01-04T12:00:00Z">
          <w:pPr/>
        </w:pPrChange>
      </w:pPr>
      <w:ins w:id="1513" w:author="Eric Boisvert" w:date="2016-01-04T12:00:00Z">
        <w:r>
          <w:rPr>
            <w:lang w:val="en-CA"/>
          </w:rPr>
          <w:t>Omit the property</w:t>
        </w:r>
      </w:ins>
    </w:p>
    <w:p w14:paraId="7284E536" w14:textId="7CEBEA09" w:rsidR="00EC644A" w:rsidRDefault="00EC644A">
      <w:pPr>
        <w:numPr>
          <w:ilvl w:val="0"/>
          <w:numId w:val="30"/>
        </w:numPr>
        <w:rPr>
          <w:ins w:id="1514" w:author="Eric Boisvert" w:date="2016-01-04T12:00:00Z"/>
          <w:lang w:val="en-CA"/>
        </w:rPr>
        <w:pPrChange w:id="1515" w:author="Eric Boisvert" w:date="2016-01-04T12:00:00Z">
          <w:pPr/>
        </w:pPrChange>
      </w:pPr>
      <w:ins w:id="1516" w:author="Eric Boisvert" w:date="2016-01-04T12:00:00Z">
        <w:del w:id="1517" w:author="Ollie Raymond" w:date="2016-02-12T11:42:00Z">
          <w:r w:rsidDel="00B2217A">
            <w:rPr>
              <w:lang w:val="en-CA"/>
            </w:rPr>
            <w:delText>Emit</w:delText>
          </w:r>
        </w:del>
      </w:ins>
      <w:ins w:id="1518" w:author="Ollie Raymond" w:date="2016-02-12T11:42:00Z">
        <w:r w:rsidR="00B2217A">
          <w:rPr>
            <w:lang w:val="en-CA"/>
          </w:rPr>
          <w:t>Deliver</w:t>
        </w:r>
      </w:ins>
      <w:ins w:id="1519" w:author="Eric Boisvert" w:date="2016-01-04T12:00:00Z">
        <w:r>
          <w:rPr>
            <w:lang w:val="en-CA"/>
          </w:rPr>
          <w:t xml:space="preserve"> a nilled property with </w:t>
        </w:r>
        <w:r w:rsidR="00D3219D">
          <w:rPr>
            <w:lang w:val="en-CA"/>
          </w:rPr>
          <w:t>relevant justification</w:t>
        </w:r>
        <w:del w:id="152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521" w:author="Eric Boisvert" w:date="2016-01-04T11:52:00Z"/>
          <w:lang w:val="en-CA"/>
        </w:rPr>
      </w:pPr>
      <w:ins w:id="1522" w:author="Eric Boisvert" w:date="2016-01-04T12:02:00Z">
        <w:del w:id="1523" w:author="Ollie Raymond" w:date="2016-02-12T11:42:00Z">
          <w:r w:rsidDel="00B2217A">
            <w:rPr>
              <w:lang w:val="en-CA"/>
            </w:rPr>
            <w:delText>What</w:delText>
          </w:r>
        </w:del>
      </w:ins>
      <w:ins w:id="1524" w:author="Ollie Raymond" w:date="2016-02-12T11:42:00Z">
        <w:r w:rsidR="00B2217A">
          <w:rPr>
            <w:lang w:val="en-CA"/>
          </w:rPr>
          <w:t>Which</w:t>
        </w:r>
      </w:ins>
      <w:ins w:id="1525" w:author="Eric Boisvert" w:date="2016-01-04T12:02:00Z">
        <w:r>
          <w:rPr>
            <w:lang w:val="en-CA"/>
          </w:rPr>
          <w:t xml:space="preserve"> option is </w:t>
        </w:r>
      </w:ins>
      <w:ins w:id="1526" w:author="Ollie Raymond" w:date="2016-02-12T12:42:00Z">
        <w:r w:rsidR="00704C86">
          <w:rPr>
            <w:lang w:val="en-CA"/>
          </w:rPr>
          <w:t xml:space="preserve">most </w:t>
        </w:r>
      </w:ins>
      <w:ins w:id="1527" w:author="Eric Boisvert" w:date="2016-01-04T12:02:00Z">
        <w:r>
          <w:rPr>
            <w:lang w:val="en-CA"/>
          </w:rPr>
          <w:t>useful for a community is left to that community</w:t>
        </w:r>
      </w:ins>
      <w:ins w:id="1528" w:author="Ollie Raymond" w:date="2016-02-12T11:42:00Z">
        <w:r w:rsidR="00B2217A">
          <w:rPr>
            <w:lang w:val="en-CA"/>
          </w:rPr>
          <w:t xml:space="preserve"> to decide. Their decision</w:t>
        </w:r>
      </w:ins>
      <w:ins w:id="1529" w:author="Eric Boisvert" w:date="2016-01-04T12:02:00Z">
        <w:del w:id="1530" w:author="Ollie Raymond" w:date="2016-02-12T11:42:00Z">
          <w:r w:rsidDel="00B2217A">
            <w:rPr>
              <w:lang w:val="en-CA"/>
            </w:rPr>
            <w:delText xml:space="preserve"> that</w:delText>
          </w:r>
        </w:del>
        <w:r>
          <w:rPr>
            <w:lang w:val="en-CA"/>
          </w:rPr>
          <w:t xml:space="preserve"> can </w:t>
        </w:r>
      </w:ins>
      <w:ins w:id="1531" w:author="Ollie Raymond" w:date="2016-02-12T11:43:00Z">
        <w:r w:rsidR="00B2217A">
          <w:rPr>
            <w:lang w:val="en-CA"/>
          </w:rPr>
          <w:t xml:space="preserve">be </w:t>
        </w:r>
      </w:ins>
      <w:ins w:id="1532" w:author="Eric Boisvert" w:date="2016-01-04T12:02:00Z">
        <w:r>
          <w:rPr>
            <w:lang w:val="en-CA"/>
          </w:rPr>
          <w:t>enforce</w:t>
        </w:r>
      </w:ins>
      <w:ins w:id="1533" w:author="Ollie Raymond" w:date="2016-02-12T11:43:00Z">
        <w:r w:rsidR="00B2217A">
          <w:rPr>
            <w:lang w:val="en-CA"/>
          </w:rPr>
          <w:t>d</w:t>
        </w:r>
      </w:ins>
      <w:ins w:id="1534" w:author="Eric Boisvert" w:date="2016-01-04T12:02:00Z">
        <w:del w:id="1535" w:author="Ollie Raymond" w:date="2016-02-12T11:43:00Z">
          <w:r w:rsidDel="00B2217A">
            <w:rPr>
              <w:lang w:val="en-CA"/>
            </w:rPr>
            <w:delText xml:space="preserve"> the rule</w:delText>
          </w:r>
        </w:del>
      </w:ins>
      <w:ins w:id="1536" w:author="Eric Boisvert" w:date="2016-01-04T12:03:00Z">
        <w:del w:id="1537" w:author="Ollie Raymond" w:date="2016-02-12T11:43:00Z">
          <w:r w:rsidDel="00B2217A">
            <w:rPr>
              <w:lang w:val="en-CA"/>
            </w:rPr>
            <w:delText>s</w:delText>
          </w:r>
        </w:del>
      </w:ins>
      <w:ins w:id="1538" w:author="Eric Boisvert" w:date="2016-01-04T12:02:00Z">
        <w:r>
          <w:rPr>
            <w:lang w:val="en-CA"/>
          </w:rPr>
          <w:t xml:space="preserve"> using Schematron.  </w:t>
        </w:r>
      </w:ins>
      <w:ins w:id="1539" w:author="Eric Boisvert" w:date="2016-01-04T12:03:00Z">
        <w:r>
          <w:rPr>
            <w:lang w:val="en-CA"/>
          </w:rPr>
          <w:t xml:space="preserve">Therefore </w:t>
        </w:r>
        <w:del w:id="1540" w:author="Ollie Raymond" w:date="2016-02-12T11:43:00Z">
          <w:r w:rsidDel="00B2217A">
            <w:rPr>
              <w:lang w:val="en-CA"/>
            </w:rPr>
            <w:delText xml:space="preserve">what </w:delText>
          </w:r>
        </w:del>
        <w:r>
          <w:rPr>
            <w:lang w:val="en-CA"/>
          </w:rPr>
          <w:t xml:space="preserve">we foresee </w:t>
        </w:r>
        <w:del w:id="1541" w:author="Ollie Raymond" w:date="2016-02-12T11:43:00Z">
          <w:r w:rsidDel="00B2217A">
            <w:rPr>
              <w:lang w:val="en-CA"/>
            </w:rPr>
            <w:delText xml:space="preserve">is </w:delText>
          </w:r>
        </w:del>
        <w:r>
          <w:rPr>
            <w:lang w:val="en-CA"/>
          </w:rPr>
          <w:t xml:space="preserve">a) GeoSciML </w:t>
        </w:r>
      </w:ins>
      <w:ins w:id="1542" w:author="Eric Boisvert" w:date="2016-03-06T11:03:00Z">
        <w:r w:rsidR="009F2680">
          <w:rPr>
            <w:lang w:val="en-CA"/>
          </w:rPr>
          <w:t>data model</w:t>
        </w:r>
      </w:ins>
      <w:ins w:id="1543" w:author="Eric Boisvert" w:date="2016-01-04T12:03:00Z">
        <w:r>
          <w:rPr>
            <w:lang w:val="en-CA"/>
          </w:rPr>
          <w:t>, defined by this specification providing naming and structure and b) a series of community</w:t>
        </w:r>
      </w:ins>
      <w:r w:rsidR="00B2217A">
        <w:rPr>
          <w:lang w:val="en-CA"/>
        </w:rPr>
        <w:t>-</w:t>
      </w:r>
      <w:ins w:id="1544" w:author="Eric Boisvert" w:date="2016-01-04T12:03:00Z">
        <w:r>
          <w:rPr>
            <w:lang w:val="en-CA"/>
          </w:rPr>
          <w:t>defined rule</w:t>
        </w:r>
      </w:ins>
      <w:ins w:id="1545" w:author="Ollie Raymond" w:date="2016-02-12T11:44:00Z">
        <w:r w:rsidR="00B2217A">
          <w:rPr>
            <w:lang w:val="en-CA"/>
          </w:rPr>
          <w:t>s</w:t>
        </w:r>
      </w:ins>
      <w:ins w:id="1546" w:author="Eric Boisvert" w:date="2016-01-04T12:03:00Z">
        <w:r>
          <w:rPr>
            <w:lang w:val="en-CA"/>
          </w:rPr>
          <w:t xml:space="preserve"> to enforce </w:t>
        </w:r>
      </w:ins>
      <w:ins w:id="1547" w:author="Ollie Raymond" w:date="2016-02-12T11:45:00Z">
        <w:r w:rsidR="003266F1">
          <w:rPr>
            <w:lang w:val="en-CA"/>
          </w:rPr>
          <w:t xml:space="preserve">the </w:t>
        </w:r>
      </w:ins>
      <w:ins w:id="1548" w:author="Eric Boisvert" w:date="2016-01-04T12:03:00Z">
        <w:r>
          <w:rPr>
            <w:lang w:val="en-CA"/>
          </w:rPr>
          <w:t>presence of certain properties relevant to their use cases.  For XML, this translate</w:t>
        </w:r>
      </w:ins>
      <w:ins w:id="1549" w:author="Eric Boisvert" w:date="2016-01-04T12:07:00Z">
        <w:r>
          <w:rPr>
            <w:lang w:val="en-CA"/>
          </w:rPr>
          <w:t>s</w:t>
        </w:r>
      </w:ins>
      <w:ins w:id="1550" w:author="Eric Boisvert" w:date="2016-01-04T12:03:00Z">
        <w:r>
          <w:rPr>
            <w:lang w:val="en-CA"/>
          </w:rPr>
          <w:t xml:space="preserve"> into a set of common XSD and SCH to </w:t>
        </w:r>
        <w:del w:id="1551" w:author="Ollie Raymond" w:date="2016-02-12T12:45:00Z">
          <w:r w:rsidDel="00704C86">
            <w:rPr>
              <w:lang w:val="en-CA"/>
            </w:rPr>
            <w:delText>anyone claiming</w:delText>
          </w:r>
        </w:del>
      </w:ins>
      <w:ins w:id="1552" w:author="Ollie Raymond" w:date="2016-02-12T12:45:00Z">
        <w:r w:rsidR="00704C86">
          <w:rPr>
            <w:lang w:val="en-CA"/>
          </w:rPr>
          <w:t>govern</w:t>
        </w:r>
      </w:ins>
      <w:ins w:id="1553" w:author="Eric Boisvert" w:date="2016-01-04T12:03:00Z">
        <w:r>
          <w:rPr>
            <w:lang w:val="en-CA"/>
          </w:rPr>
          <w:t xml:space="preserve"> conformance to GeoSciML</w:t>
        </w:r>
      </w:ins>
      <w:ins w:id="1554" w:author="Ollie Raymond" w:date="2016-02-12T12:45:00Z">
        <w:r w:rsidR="00704C86">
          <w:rPr>
            <w:lang w:val="en-CA"/>
          </w:rPr>
          <w:t>,</w:t>
        </w:r>
      </w:ins>
      <w:ins w:id="1555" w:author="Eric Boisvert" w:date="2016-01-04T12:03:00Z">
        <w:r>
          <w:rPr>
            <w:lang w:val="en-CA"/>
          </w:rPr>
          <w:t xml:space="preserve"> and community</w:t>
        </w:r>
      </w:ins>
      <w:ins w:id="1556" w:author="Ollie Raymond" w:date="2016-02-12T12:45:00Z">
        <w:r w:rsidR="00704C86">
          <w:rPr>
            <w:lang w:val="en-CA"/>
          </w:rPr>
          <w:t>-</w:t>
        </w:r>
      </w:ins>
      <w:ins w:id="1557" w:author="Eric Boisvert" w:date="2016-01-04T12:03:00Z">
        <w:del w:id="1558" w:author="Ollie Raymond" w:date="2016-02-12T12:45:00Z">
          <w:r w:rsidDel="00704C86">
            <w:rPr>
              <w:lang w:val="en-CA"/>
            </w:rPr>
            <w:delText xml:space="preserve"> </w:delText>
          </w:r>
        </w:del>
        <w:r>
          <w:rPr>
            <w:lang w:val="en-CA"/>
          </w:rPr>
          <w:t>specific SCH to enforce specific use cases</w:t>
        </w:r>
      </w:ins>
      <w:ins w:id="1559" w:author="Eric Boisvert" w:date="2016-01-04T12:08:00Z">
        <w:r>
          <w:rPr>
            <w:lang w:val="en-CA"/>
          </w:rPr>
          <w:t>, such as INSPIRE</w:t>
        </w:r>
      </w:ins>
      <w:ins w:id="1560" w:author="Eric Boisvert" w:date="2016-01-04T12:03:00Z">
        <w:r>
          <w:rPr>
            <w:lang w:val="en-CA"/>
          </w:rPr>
          <w:t>.</w:t>
        </w:r>
      </w:ins>
    </w:p>
    <w:p w14:paraId="0AA94133" w14:textId="548DEFB9" w:rsidR="00EC644A" w:rsidDel="00EC644A" w:rsidRDefault="00EC644A" w:rsidP="000B4F44">
      <w:pPr>
        <w:rPr>
          <w:del w:id="1561" w:author="Eric Boisvert" w:date="2016-01-04T11:57:00Z"/>
          <w:lang w:val="en-CA"/>
        </w:rPr>
      </w:pPr>
    </w:p>
    <w:p w14:paraId="279757A9" w14:textId="6260115C" w:rsidR="009B64F8" w:rsidDel="009F2680" w:rsidRDefault="009B64F8" w:rsidP="000B4F44">
      <w:pPr>
        <w:pStyle w:val="Titre3"/>
        <w:spacing w:after="240"/>
        <w:rPr>
          <w:del w:id="1562" w:author="Eric Boisvert" w:date="2016-03-06T11:05:00Z"/>
          <w:lang w:val="en-CA"/>
        </w:rPr>
      </w:pPr>
      <w:bookmarkStart w:id="1563" w:name="_Toc445034186"/>
      <w:bookmarkStart w:id="1564" w:name="_Toc446944573"/>
      <w:commentRangeStart w:id="1565"/>
      <w:del w:id="1566" w:author="Eric Boisvert" w:date="2016-03-06T11:05:00Z">
        <w:r w:rsidDel="009F2680">
          <w:rPr>
            <w:lang w:val="en-CA"/>
          </w:rPr>
          <w:delText>Observed absence</w:delText>
        </w:r>
        <w:commentRangeEnd w:id="1565"/>
        <w:r w:rsidR="009D3533" w:rsidRPr="000B4F44" w:rsidDel="009F2680">
          <w:rPr>
            <w:lang w:val="en-CA"/>
          </w:rPr>
          <w:commentReference w:id="1565"/>
        </w:r>
        <w:bookmarkEnd w:id="1563"/>
        <w:bookmarkEnd w:id="1564"/>
      </w:del>
    </w:p>
    <w:p w14:paraId="740AA8D6" w14:textId="4A4021BA" w:rsidR="009B64F8" w:rsidDel="009F2680" w:rsidRDefault="009B64F8" w:rsidP="004A5507">
      <w:pPr>
        <w:rPr>
          <w:del w:id="1567" w:author="Eric Boisvert" w:date="2016-03-06T11:05:00Z"/>
          <w:lang w:val="en-CA"/>
        </w:rPr>
      </w:pPr>
      <w:commentRangeStart w:id="1568"/>
      <w:del w:id="1569" w:author="Eric Boisvert" w:date="2016-03-06T11:05:00Z">
        <w:r w:rsidDel="009F2680">
          <w:rPr>
            <w:lang w:val="en-CA"/>
          </w:rPr>
          <w:delText>There are situation</w:delText>
        </w:r>
      </w:del>
      <w:ins w:id="1570" w:author="Ollie Raymond" w:date="2016-02-12T12:45:00Z">
        <w:del w:id="1571" w:author="Eric Boisvert" w:date="2016-03-06T11:05:00Z">
          <w:r w:rsidR="00704C86" w:rsidDel="009F2680">
            <w:rPr>
              <w:lang w:val="en-CA"/>
            </w:rPr>
            <w:delText>s</w:delText>
          </w:r>
        </w:del>
      </w:ins>
      <w:del w:id="1572"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73" w:author="Ollie Raymond" w:date="2016-02-12T12:46:00Z">
        <w:del w:id="1574" w:author="Eric Boisvert" w:date="2016-03-06T11:05:00Z">
          <w:r w:rsidR="00704C86" w:rsidDel="009F2680">
            <w:rPr>
              <w:lang w:val="en-CA"/>
            </w:rPr>
            <w:delText>For example,c</w:delText>
          </w:r>
        </w:del>
      </w:ins>
      <w:del w:id="1575"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76" w:author="Eric Boisvert" w:date="2016-03-06T11:05:00Z"/>
          <w:i/>
        </w:rPr>
      </w:pPr>
      <w:del w:id="1577"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78"/>
        <w:r w:rsidRPr="00D3219D" w:rsidDel="009F2680">
          <w:rPr>
            <w:b/>
            <w:i/>
            <w:rPrChange w:id="1579" w:author="Eric Boisvert" w:date="2016-01-04T12:08:00Z">
              <w:rPr>
                <w:i/>
              </w:rPr>
            </w:rPrChange>
          </w:rPr>
          <w:delText>absence</w:delText>
        </w:r>
        <w:r w:rsidRPr="009B64F8" w:rsidDel="009F2680">
          <w:rPr>
            <w:i/>
          </w:rPr>
          <w:delText xml:space="preserve"> of fossils</w:delText>
        </w:r>
        <w:commentRangeEnd w:id="1578"/>
        <w:r w:rsidR="009D3533" w:rsidDel="009F2680">
          <w:rPr>
            <w:rStyle w:val="Marquedecommentaire"/>
          </w:rPr>
          <w:commentReference w:id="1578"/>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80" w:author="Eric Boisvert" w:date="2016-03-06T11:05:00Z"/>
          <w:i/>
        </w:rPr>
      </w:pPr>
      <w:del w:id="1581"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568"/>
        <w:r w:rsidR="0020685A" w:rsidDel="009F2680">
          <w:rPr>
            <w:rStyle w:val="Marquedecommentaire"/>
          </w:rPr>
          <w:commentReference w:id="1568"/>
        </w:r>
      </w:del>
    </w:p>
    <w:p w14:paraId="7A619FAE" w14:textId="1473931C" w:rsidR="009C3567" w:rsidDel="009F2680" w:rsidRDefault="004E5F43" w:rsidP="004A5507">
      <w:pPr>
        <w:rPr>
          <w:del w:id="1582" w:author="Eric Boisvert" w:date="2016-03-06T11:05:00Z"/>
          <w:lang w:val="en-CA"/>
        </w:rPr>
      </w:pPr>
      <w:del w:id="1583" w:author="Eric Boisvert" w:date="2016-03-06T11:05:00Z">
        <w:r w:rsidDel="009F2680">
          <w:rPr>
            <w:lang w:val="en-CA"/>
          </w:rPr>
          <w:delText xml:space="preserve">Another example lies in </w:delText>
        </w:r>
      </w:del>
      <w:ins w:id="1584" w:author="Ollie Raymond" w:date="2016-02-12T12:46:00Z">
        <w:del w:id="1585" w:author="Eric Boisvert" w:date="2016-03-06T11:05:00Z">
          <w:r w:rsidR="00704C86" w:rsidDel="009F2680">
            <w:rPr>
              <w:lang w:val="en-CA"/>
            </w:rPr>
            <w:delText xml:space="preserve">the </w:delText>
          </w:r>
        </w:del>
      </w:ins>
      <w:del w:id="1586"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87" w:author="Ollie Raymond" w:date="2016-02-12T12:46:00Z">
        <w:del w:id="1588" w:author="Eric Boisvert" w:date="2016-03-06T11:05:00Z">
          <w:r w:rsidR="00704C86" w:rsidDel="009F2680">
            <w:rPr>
              <w:lang w:val="en-CA"/>
            </w:rPr>
            <w:delText xml:space="preserve">the </w:delText>
          </w:r>
        </w:del>
      </w:ins>
      <w:del w:id="1589"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90" w:author="Ollie Raymond" w:date="2016-02-12T12:46:00Z">
        <w:del w:id="1591" w:author="Eric Boisvert" w:date="2016-03-06T11:05:00Z">
          <w:r w:rsidR="00704C86" w:rsidDel="009F2680">
            <w:rPr>
              <w:lang w:val="en-CA"/>
            </w:rPr>
            <w:delText>of metamorphism</w:delText>
          </w:r>
        </w:del>
      </w:ins>
      <w:del w:id="1592" w:author="Eric Boisvert" w:date="2016-03-06T11:05:00Z">
        <w:r w:rsidR="009D3533" w:rsidDel="009F2680">
          <w:rPr>
            <w:lang w:val="en-CA"/>
          </w:rPr>
          <w:delText xml:space="preserve"> (eg, kyanite for high pressure and low temperature).  </w:delText>
        </w:r>
        <w:commentRangeStart w:id="1593"/>
        <w:r w:rsidR="009D3533" w:rsidDel="009F2680">
          <w:rPr>
            <w:lang w:val="en-CA"/>
          </w:rPr>
          <w:delText>There is a</w:delText>
        </w:r>
      </w:del>
      <w:del w:id="1594" w:author="Eric Boisvert" w:date="2015-10-28T12:07:00Z">
        <w:r w:rsidR="009D3533" w:rsidDel="005A74B6">
          <w:rPr>
            <w:lang w:val="en-CA"/>
          </w:rPr>
          <w:delText xml:space="preserve">n obvious </w:delText>
        </w:r>
      </w:del>
      <w:del w:id="1595" w:author="Eric Boisvert" w:date="2016-03-06T11:05:00Z">
        <w:r w:rsidR="009D3533" w:rsidDel="009F2680">
          <w:rPr>
            <w:lang w:val="en-CA"/>
          </w:rPr>
          <w:delText>difference between reporting conf</w:delText>
        </w:r>
      </w:del>
      <w:del w:id="1596" w:author="Eric Boisvert" w:date="2015-10-27T17:07:00Z">
        <w:r w:rsidR="009D3533" w:rsidDel="00773E1B">
          <w:rPr>
            <w:lang w:val="en-CA"/>
          </w:rPr>
          <w:delText>o</w:delText>
        </w:r>
      </w:del>
      <w:del w:id="1597" w:author="Eric Boisvert" w:date="2016-03-06T11:05:00Z">
        <w:r w:rsidR="009D3533" w:rsidDel="009F2680">
          <w:rPr>
            <w:lang w:val="en-CA"/>
          </w:rPr>
          <w:delText>rmed absence of kyanite and the presence of kyanite i</w:delText>
        </w:r>
      </w:del>
      <w:del w:id="1598" w:author="Eric Boisvert" w:date="2016-01-04T12:09:00Z">
        <w:r w:rsidR="009D3533" w:rsidDel="00D3219D">
          <w:rPr>
            <w:lang w:val="en-CA"/>
          </w:rPr>
          <w:delText>f</w:delText>
        </w:r>
      </w:del>
      <w:del w:id="1599" w:author="Eric Boisvert" w:date="2016-03-06T11:05:00Z">
        <w:r w:rsidR="009D3533" w:rsidDel="009F2680">
          <w:rPr>
            <w:lang w:val="en-CA"/>
          </w:rPr>
          <w:delText xml:space="preserve"> not known.</w:delText>
        </w:r>
        <w:commentRangeEnd w:id="1593"/>
        <w:r w:rsidR="00864A36" w:rsidDel="009F2680">
          <w:rPr>
            <w:rStyle w:val="Marquedecommentaire"/>
          </w:rPr>
          <w:commentReference w:id="1593"/>
        </w:r>
      </w:del>
    </w:p>
    <w:p w14:paraId="0E37D61E" w14:textId="14586D57" w:rsidR="009D3533" w:rsidRDefault="003A580A">
      <w:pPr>
        <w:pStyle w:val="Titre3"/>
        <w:spacing w:after="240"/>
        <w:rPr>
          <w:ins w:id="1600" w:author="Eric Boisvert" w:date="2016-01-24T13:13:00Z"/>
          <w:lang w:val="en-CA"/>
        </w:rPr>
        <w:pPrChange w:id="1601" w:author="Eric Boisvert" w:date="2016-01-24T13:13:00Z">
          <w:pPr/>
        </w:pPrChange>
      </w:pPr>
      <w:bookmarkStart w:id="1602" w:name="_Toc446944574"/>
      <w:ins w:id="1603" w:author="Eric Boisvert" w:date="2016-01-24T13:13:00Z">
        <w:r>
          <w:rPr>
            <w:lang w:val="en-CA"/>
          </w:rPr>
          <w:t>Package shortcut</w:t>
        </w:r>
      </w:ins>
      <w:ins w:id="1604" w:author="Eric Boisvert" w:date="2016-02-27T12:19:00Z">
        <w:r w:rsidR="008B7992">
          <w:rPr>
            <w:lang w:val="en-CA"/>
          </w:rPr>
          <w:t>s</w:t>
        </w:r>
      </w:ins>
      <w:bookmarkEnd w:id="1602"/>
    </w:p>
    <w:p w14:paraId="7F65CCE8" w14:textId="31803EA0" w:rsidR="003A580A" w:rsidRDefault="003A580A" w:rsidP="004A5507">
      <w:pPr>
        <w:rPr>
          <w:ins w:id="1605" w:author="Eric Boisvert" w:date="2016-01-24T13:14:00Z"/>
          <w:lang w:val="en-CA"/>
        </w:rPr>
      </w:pPr>
      <w:ins w:id="1606" w:author="Eric Boisvert" w:date="2016-01-24T13:13:00Z">
        <w:r>
          <w:rPr>
            <w:lang w:val="en-CA"/>
          </w:rPr>
          <w:t>The following shortcut</w:t>
        </w:r>
      </w:ins>
      <w:ins w:id="1607" w:author="Eric Boisvert" w:date="2016-01-24T13:15:00Z">
        <w:r>
          <w:rPr>
            <w:lang w:val="en-CA"/>
          </w:rPr>
          <w:t>s</w:t>
        </w:r>
      </w:ins>
      <w:ins w:id="1608" w:author="Eric Boisvert" w:date="2016-01-24T13:13:00Z">
        <w:r>
          <w:rPr>
            <w:lang w:val="en-CA"/>
          </w:rPr>
          <w:t xml:space="preserve"> are used to </w:t>
        </w:r>
      </w:ins>
      <w:ins w:id="1609" w:author="Eric Boisvert" w:date="2016-01-24T13:14:00Z">
        <w:r>
          <w:rPr>
            <w:lang w:val="en-CA"/>
          </w:rPr>
          <w:t>refer to</w:t>
        </w:r>
      </w:ins>
      <w:ins w:id="1610" w:author="Eric Boisvert" w:date="2016-01-24T13:13:00Z">
        <w:r>
          <w:rPr>
            <w:lang w:val="en-CA"/>
          </w:rPr>
          <w:t xml:space="preserve"> </w:t>
        </w:r>
      </w:ins>
      <w:ins w:id="1611"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612"/>
            <w:r w:rsidRPr="00295FF9">
              <w:rPr>
                <w:b/>
                <w:bCs/>
                <w:lang w:val="en-CA"/>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612"/>
            <w:r w:rsidR="007E67EB">
              <w:rPr>
                <w:rStyle w:val="Marquedecommentaire"/>
              </w:rPr>
              <w:commentReference w:id="1612"/>
            </w:r>
          </w:p>
        </w:tc>
      </w:tr>
    </w:tbl>
    <w:p w14:paraId="51F19745" w14:textId="77777777" w:rsidR="003A580A" w:rsidRPr="00D12552" w:rsidRDefault="003A580A" w:rsidP="004A5507">
      <w:pPr>
        <w:rPr>
          <w:lang w:val="en-CA"/>
        </w:rPr>
      </w:pPr>
    </w:p>
    <w:p w14:paraId="0F1DF2C6" w14:textId="77777777" w:rsidR="009A7B37" w:rsidRPr="00D12552" w:rsidRDefault="00695378">
      <w:pPr>
        <w:pStyle w:val="Titre2"/>
        <w:rPr>
          <w:lang w:val="en-CA"/>
        </w:rPr>
      </w:pPr>
      <w:bookmarkStart w:id="1613"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613"/>
    </w:p>
    <w:p w14:paraId="563904A3" w14:textId="77777777" w:rsidR="006A7DD0" w:rsidRPr="009F4AF5" w:rsidRDefault="006A7DD0">
      <w:pPr>
        <w:rPr>
          <w:color w:val="000000"/>
          <w:lang w:val="en-CA"/>
        </w:rPr>
      </w:pPr>
    </w:p>
    <w:p w14:paraId="0AF76069" w14:textId="63165F1E" w:rsidR="009A7B37" w:rsidRPr="009F4AF5" w:rsidRDefault="00A6445A">
      <w:pPr>
        <w:rPr>
          <w:ins w:id="1614" w:author="Eric Boisvert" w:date="2016-01-04T09:44:00Z"/>
          <w:color w:val="000000"/>
          <w:lang w:val="en-CA"/>
          <w:rPrChange w:id="1615" w:author="Ollie Raymond" w:date="2016-02-12T12:48:00Z">
            <w:rPr>
              <w:ins w:id="1616" w:author="Eric Boisvert" w:date="2016-01-04T09:44:00Z"/>
              <w:color w:val="FF0000"/>
              <w:lang w:val="en-CA"/>
            </w:rPr>
          </w:rPrChange>
        </w:rPr>
      </w:pPr>
      <w:r w:rsidRPr="009F4AF5">
        <w:rPr>
          <w:color w:val="000000"/>
          <w:lang w:val="en-CA"/>
          <w:rPrChange w:id="1617" w:author="Ollie Raymond" w:date="2016-02-12T12:48:00Z">
            <w:rPr>
              <w:color w:val="FF0000"/>
              <w:lang w:val="en-CA"/>
            </w:rPr>
          </w:rPrChange>
        </w:rPr>
        <w:t xml:space="preserve">This section </w:t>
      </w:r>
      <w:r w:rsidR="00BA6B31" w:rsidRPr="009F4AF5">
        <w:rPr>
          <w:color w:val="000000"/>
          <w:lang w:val="en-CA"/>
          <w:rPrChange w:id="1618" w:author="Ollie Raymond" w:date="2016-02-12T12:48:00Z">
            <w:rPr>
              <w:color w:val="FF0000"/>
              <w:lang w:val="en-CA"/>
            </w:rPr>
          </w:rPrChange>
        </w:rPr>
        <w:t xml:space="preserve">presents requirements </w:t>
      </w:r>
      <w:del w:id="1619" w:author="Ollie Raymond" w:date="2016-02-12T12:48:00Z">
        <w:r w:rsidR="00BA6B31" w:rsidRPr="009F4AF5" w:rsidDel="00704C86">
          <w:rPr>
            <w:color w:val="000000"/>
            <w:lang w:val="en-CA"/>
            <w:rPrChange w:id="1620" w:author="Ollie Raymond" w:date="2016-02-12T12:48:00Z">
              <w:rPr>
                <w:color w:val="FF0000"/>
                <w:lang w:val="en-CA"/>
              </w:rPr>
            </w:rPrChange>
          </w:rPr>
          <w:delText xml:space="preserve">that </w:delText>
        </w:r>
      </w:del>
      <w:ins w:id="1621" w:author="Ollie Raymond" w:date="2016-02-12T12:48:00Z">
        <w:r w:rsidR="00704C86" w:rsidRPr="009F4AF5">
          <w:rPr>
            <w:color w:val="000000"/>
            <w:lang w:val="en-CA"/>
            <w:rPrChange w:id="1622" w:author="Ollie Raymond" w:date="2016-02-12T12:48:00Z">
              <w:rPr>
                <w:color w:val="FF0000"/>
                <w:lang w:val="en-CA"/>
              </w:rPr>
            </w:rPrChange>
          </w:rPr>
          <w:t xml:space="preserve">to which </w:t>
        </w:r>
      </w:ins>
      <w:r w:rsidR="00BA6B31" w:rsidRPr="009F4AF5">
        <w:rPr>
          <w:color w:val="000000"/>
          <w:lang w:val="en-CA"/>
          <w:rPrChange w:id="1623" w:author="Ollie Raymond" w:date="2016-02-12T12:48:00Z">
            <w:rPr>
              <w:color w:val="FF0000"/>
              <w:lang w:val="en-CA"/>
            </w:rPr>
          </w:rPrChange>
        </w:rPr>
        <w:t xml:space="preserve">all targets must conform </w:t>
      </w:r>
      <w:del w:id="1624" w:author="Ollie Raymond" w:date="2016-02-12T12:48:00Z">
        <w:r w:rsidR="00BA6B31" w:rsidRPr="009F4AF5" w:rsidDel="00704C86">
          <w:rPr>
            <w:color w:val="000000"/>
            <w:lang w:val="en-CA"/>
            <w:rPrChange w:id="1625" w:author="Ollie Raymond" w:date="2016-02-12T12:48:00Z">
              <w:rPr>
                <w:color w:val="FF0000"/>
                <w:lang w:val="en-CA"/>
              </w:rPr>
            </w:rPrChange>
          </w:rPr>
          <w:delText xml:space="preserve">to </w:delText>
        </w:r>
      </w:del>
      <w:r w:rsidR="006A7DD0" w:rsidRPr="009F4AF5">
        <w:rPr>
          <w:color w:val="000000"/>
          <w:lang w:val="en-CA"/>
          <w:rPrChange w:id="1626" w:author="Ollie Raymond" w:date="2016-02-12T12:48:00Z">
            <w:rPr>
              <w:color w:val="FF0000"/>
              <w:lang w:val="en-CA"/>
            </w:rPr>
          </w:rPrChange>
        </w:rPr>
        <w:t xml:space="preserve">in to order to </w:t>
      </w:r>
      <w:r w:rsidR="00BA6B31" w:rsidRPr="009F4AF5">
        <w:rPr>
          <w:color w:val="000000"/>
          <w:lang w:val="en-CA"/>
          <w:rPrChange w:id="1627" w:author="Ollie Raymond" w:date="2016-02-12T12:48:00Z">
            <w:rPr>
              <w:color w:val="FF0000"/>
              <w:lang w:val="en-CA"/>
            </w:rPr>
          </w:rPrChange>
        </w:rPr>
        <w:t xml:space="preserve">claim compliance </w:t>
      </w:r>
      <w:proofErr w:type="gramStart"/>
      <w:r w:rsidR="00BA6B31" w:rsidRPr="009F4AF5">
        <w:rPr>
          <w:color w:val="000000"/>
          <w:lang w:val="en-CA"/>
          <w:rPrChange w:id="1628" w:author="Ollie Raymond" w:date="2016-02-12T12:48:00Z">
            <w:rPr>
              <w:color w:val="FF0000"/>
              <w:lang w:val="en-CA"/>
            </w:rPr>
          </w:rPrChange>
        </w:rPr>
        <w:t>with</w:t>
      </w:r>
      <w:proofErr w:type="gramEnd"/>
      <w:r w:rsidR="00BA6B31" w:rsidRPr="009F4AF5">
        <w:rPr>
          <w:color w:val="000000"/>
          <w:lang w:val="en-CA"/>
          <w:rPrChange w:id="1629"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630" w:name="_Toc446944576"/>
      <w:commentRangeStart w:id="1631"/>
      <w:r w:rsidRPr="00D12552">
        <w:rPr>
          <w:lang w:val="en-CA"/>
        </w:rPr>
        <w:t>Naming of entities</w:t>
      </w:r>
      <w:commentRangeEnd w:id="1631"/>
      <w:r w:rsidR="00FA21EA">
        <w:rPr>
          <w:rStyle w:val="Marquedecommentaire"/>
          <w:rFonts w:cs="Times New Roman"/>
          <w:b w:val="0"/>
          <w:bCs w:val="0"/>
        </w:rPr>
        <w:commentReference w:id="1631"/>
      </w:r>
      <w:bookmarkEnd w:id="163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32"/>
            <w:del w:id="1633" w:author="Eric Boisvert" w:date="2015-10-29T04:08:00Z">
              <w:r w:rsidRPr="00D12552" w:rsidDel="00FA21EA">
                <w:rPr>
                  <w:rStyle w:val="reqtext"/>
                  <w:lang w:val="en-CA"/>
                </w:rPr>
                <w:delText xml:space="preserve">classifier </w:delText>
              </w:r>
            </w:del>
            <w:ins w:id="1634" w:author="Eric Boisvert" w:date="2015-10-29T04:10:00Z">
              <w:r w:rsidR="00FA21EA">
                <w:rPr>
                  <w:rStyle w:val="reqtext"/>
                  <w:lang w:val="en-CA"/>
                </w:rPr>
                <w:t>entity</w:t>
              </w:r>
            </w:ins>
            <w:ins w:id="1635" w:author="Eric Boisvert" w:date="2015-10-29T04:08:00Z">
              <w:r w:rsidR="00FA21EA" w:rsidRPr="00D12552">
                <w:rPr>
                  <w:rStyle w:val="reqtext"/>
                  <w:lang w:val="en-CA"/>
                </w:rPr>
                <w:t xml:space="preserve"> </w:t>
              </w:r>
              <w:commentRangeEnd w:id="1632"/>
              <w:r w:rsidR="00FA21EA">
                <w:rPr>
                  <w:rStyle w:val="Marquedecommentaire"/>
                  <w:rFonts w:ascii="Times New Roman" w:eastAsia="Times New Roman" w:hAnsi="Times New Roman"/>
                  <w:lang w:val="en-US" w:eastAsia="en-US"/>
                </w:rPr>
                <w:commentReference w:id="1632"/>
              </w:r>
            </w:ins>
            <w:del w:id="1636" w:author="Eric Boisvert" w:date="2015-10-29T04:07:00Z">
              <w:r w:rsidRPr="00D12552" w:rsidDel="00FA21EA">
                <w:rPr>
                  <w:rStyle w:val="reqtext"/>
                  <w:lang w:val="en-CA"/>
                </w:rPr>
                <w:delText xml:space="preserve">shall </w:delText>
              </w:r>
            </w:del>
            <w:ins w:id="163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38" w:author="Ollie Raymond" w:date="2016-02-12T12:49:00Z">
            <w:rPr>
              <w:color w:val="FF0000"/>
              <w:lang w:val="en-CA"/>
            </w:rPr>
          </w:rPrChange>
        </w:rPr>
      </w:pPr>
    </w:p>
    <w:p w14:paraId="2C0BE7B8" w14:textId="0E76E5F7" w:rsidR="004635D8" w:rsidRPr="009F4AF5" w:rsidRDefault="004635D8" w:rsidP="00DB1F99">
      <w:pPr>
        <w:rPr>
          <w:color w:val="000000"/>
          <w:lang w:val="en-CA"/>
          <w:rPrChange w:id="1639" w:author="Ollie Raymond" w:date="2016-02-12T12:49:00Z">
            <w:rPr>
              <w:color w:val="FF0000"/>
              <w:lang w:val="en-CA"/>
            </w:rPr>
          </w:rPrChange>
        </w:rPr>
      </w:pPr>
      <w:r w:rsidRPr="009F4AF5">
        <w:rPr>
          <w:color w:val="000000"/>
          <w:lang w:val="en-CA"/>
          <w:rPrChange w:id="1640" w:author="Ollie Raymond" w:date="2016-02-12T12:49:00Z">
            <w:rPr>
              <w:color w:val="FF0000"/>
              <w:lang w:val="en-CA"/>
            </w:rPr>
          </w:rPrChange>
        </w:rPr>
        <w:t>If a</w:t>
      </w:r>
      <w:r w:rsidR="00641AE8" w:rsidRPr="009F4AF5">
        <w:rPr>
          <w:color w:val="000000"/>
          <w:lang w:val="en-CA"/>
          <w:rPrChange w:id="1641" w:author="Ollie Raymond" w:date="2016-02-12T12:49:00Z">
            <w:rPr>
              <w:color w:val="FF0000"/>
              <w:lang w:val="en-CA"/>
            </w:rPr>
          </w:rPrChange>
        </w:rPr>
        <w:t xml:space="preserve"> target implementation is capable of encoding </w:t>
      </w:r>
      <w:ins w:id="1642" w:author="Eric Boisvert" w:date="2016-03-06T11:05:00Z">
        <w:r w:rsidR="001E3746">
          <w:rPr>
            <w:color w:val="000000"/>
            <w:lang w:val="en-CA"/>
          </w:rPr>
          <w:t>all th</w:t>
        </w:r>
        <w:r w:rsidR="009F2680">
          <w:rPr>
            <w:color w:val="000000"/>
            <w:lang w:val="en-CA"/>
          </w:rPr>
          <w:t xml:space="preserve">e artefacts (classes and properties) using the same </w:t>
        </w:r>
      </w:ins>
      <w:del w:id="1643" w:author="Eric Boisvert" w:date="2016-03-06T11:06:00Z">
        <w:r w:rsidR="00641AE8" w:rsidRPr="009F4AF5" w:rsidDel="009F2680">
          <w:rPr>
            <w:color w:val="000000"/>
            <w:lang w:val="en-CA"/>
            <w:rPrChange w:id="1644" w:author="Ollie Raymond" w:date="2016-02-12T12:49:00Z">
              <w:rPr>
                <w:color w:val="FF0000"/>
                <w:lang w:val="en-CA"/>
              </w:rPr>
            </w:rPrChange>
          </w:rPr>
          <w:delText xml:space="preserve">all the </w:delText>
        </w:r>
      </w:del>
      <w:r w:rsidR="00641AE8" w:rsidRPr="009F4AF5">
        <w:rPr>
          <w:color w:val="000000"/>
          <w:lang w:val="en-CA"/>
          <w:rPrChange w:id="1645" w:author="Ollie Raymond" w:date="2016-02-12T12:49:00Z">
            <w:rPr>
              <w:color w:val="FF0000"/>
              <w:lang w:val="en-CA"/>
            </w:rPr>
          </w:rPrChange>
        </w:rPr>
        <w:t>names used in UML</w:t>
      </w:r>
      <w:r w:rsidRPr="009F4AF5">
        <w:rPr>
          <w:color w:val="000000"/>
          <w:lang w:val="en-CA"/>
          <w:rPrChange w:id="1646" w:author="Ollie Raymond" w:date="2016-02-12T12:49:00Z">
            <w:rPr>
              <w:color w:val="FF0000"/>
              <w:lang w:val="en-CA"/>
            </w:rPr>
          </w:rPrChange>
        </w:rPr>
        <w:t xml:space="preserve">, </w:t>
      </w:r>
      <w:r w:rsidR="00641AE8" w:rsidRPr="009F4AF5">
        <w:rPr>
          <w:color w:val="000000"/>
          <w:lang w:val="en-CA"/>
          <w:rPrChange w:id="1647" w:author="Ollie Raymond" w:date="2016-02-12T12:49:00Z">
            <w:rPr>
              <w:color w:val="FF0000"/>
              <w:lang w:val="en-CA"/>
            </w:rPr>
          </w:rPrChange>
        </w:rPr>
        <w:t>it shall do so</w:t>
      </w:r>
      <w:r w:rsidRPr="009F4AF5">
        <w:rPr>
          <w:color w:val="000000"/>
          <w:lang w:val="en-CA"/>
          <w:rPrChange w:id="1648" w:author="Ollie Raymond" w:date="2016-02-12T12:49:00Z">
            <w:rPr>
              <w:color w:val="FF0000"/>
              <w:lang w:val="en-CA"/>
            </w:rPr>
          </w:rPrChange>
        </w:rPr>
        <w:t>.  Some target i</w:t>
      </w:r>
      <w:r w:rsidR="00BA6B31" w:rsidRPr="009F4AF5">
        <w:rPr>
          <w:color w:val="000000"/>
          <w:lang w:val="en-CA"/>
          <w:rPrChange w:id="1649" w:author="Ollie Raymond" w:date="2016-02-12T12:49:00Z">
            <w:rPr>
              <w:color w:val="FF0000"/>
              <w:lang w:val="en-CA"/>
            </w:rPr>
          </w:rPrChange>
        </w:rPr>
        <w:t>mplementation</w:t>
      </w:r>
      <w:ins w:id="1650" w:author="Eric Boisvert" w:date="2015-10-29T04:09:00Z">
        <w:r w:rsidR="00FA21EA" w:rsidRPr="009F4AF5">
          <w:rPr>
            <w:color w:val="000000"/>
            <w:lang w:val="en-CA"/>
            <w:rPrChange w:id="1651" w:author="Ollie Raymond" w:date="2016-02-12T12:49:00Z">
              <w:rPr>
                <w:color w:val="FF0000"/>
                <w:lang w:val="en-CA"/>
              </w:rPr>
            </w:rPrChange>
          </w:rPr>
          <w:t>s</w:t>
        </w:r>
      </w:ins>
      <w:r w:rsidR="00BA6B31" w:rsidRPr="009F4AF5">
        <w:rPr>
          <w:color w:val="000000"/>
          <w:lang w:val="en-CA"/>
          <w:rPrChange w:id="1652" w:author="Ollie Raymond" w:date="2016-02-12T12:49:00Z">
            <w:rPr>
              <w:color w:val="FF0000"/>
              <w:lang w:val="en-CA"/>
            </w:rPr>
          </w:rPrChange>
        </w:rPr>
        <w:t xml:space="preserve"> might prevent it; </w:t>
      </w:r>
      <w:r w:rsidRPr="009F4AF5">
        <w:rPr>
          <w:color w:val="000000"/>
          <w:lang w:val="en-CA"/>
          <w:rPrChange w:id="1653" w:author="Ollie Raymond" w:date="2016-02-12T12:49:00Z">
            <w:rPr>
              <w:color w:val="FF0000"/>
              <w:lang w:val="en-CA"/>
            </w:rPr>
          </w:rPrChange>
        </w:rPr>
        <w:t xml:space="preserve">for example, </w:t>
      </w:r>
      <w:del w:id="1654" w:author="Eric Boisvert" w:date="2016-03-06T11:06:00Z">
        <w:r w:rsidRPr="009F4AF5" w:rsidDel="009F2680">
          <w:rPr>
            <w:color w:val="000000"/>
            <w:lang w:val="en-CA"/>
            <w:rPrChange w:id="1655" w:author="Ollie Raymond" w:date="2016-02-12T12:49:00Z">
              <w:rPr>
                <w:color w:val="FF0000"/>
                <w:lang w:val="en-CA"/>
              </w:rPr>
            </w:rPrChange>
          </w:rPr>
          <w:delText xml:space="preserve">DBF </w:delText>
        </w:r>
      </w:del>
      <w:ins w:id="1656" w:author="Eric Boisvert" w:date="2016-03-06T11:06:00Z">
        <w:r w:rsidR="009F2680">
          <w:rPr>
            <w:color w:val="000000"/>
            <w:lang w:val="en-CA"/>
          </w:rPr>
          <w:t>dBase (DBF files)</w:t>
        </w:r>
        <w:r w:rsidR="009F2680" w:rsidRPr="009F4AF5">
          <w:rPr>
            <w:color w:val="000000"/>
            <w:lang w:val="en-CA"/>
            <w:rPrChange w:id="1657" w:author="Ollie Raymond" w:date="2016-02-12T12:49:00Z">
              <w:rPr>
                <w:color w:val="FF0000"/>
                <w:lang w:val="en-CA"/>
              </w:rPr>
            </w:rPrChange>
          </w:rPr>
          <w:t xml:space="preserve"> </w:t>
        </w:r>
      </w:ins>
      <w:r w:rsidRPr="009F4AF5">
        <w:rPr>
          <w:color w:val="000000"/>
          <w:lang w:val="en-CA"/>
          <w:rPrChange w:id="1658" w:author="Ollie Raymond" w:date="2016-02-12T12:49:00Z">
            <w:rPr>
              <w:color w:val="FF0000"/>
              <w:lang w:val="en-CA"/>
            </w:rPr>
          </w:rPrChange>
        </w:rPr>
        <w:t xml:space="preserve">column names </w:t>
      </w:r>
      <w:r w:rsidR="00BA6B31" w:rsidRPr="009F4AF5">
        <w:rPr>
          <w:color w:val="000000"/>
          <w:lang w:val="en-CA"/>
          <w:rPrChange w:id="1659" w:author="Ollie Raymond" w:date="2016-02-12T12:49:00Z">
            <w:rPr>
              <w:color w:val="FF0000"/>
              <w:lang w:val="en-CA"/>
            </w:rPr>
          </w:rPrChange>
        </w:rPr>
        <w:t>are restricted to 10 characters</w:t>
      </w:r>
      <w:r w:rsidRPr="009F4AF5">
        <w:rPr>
          <w:color w:val="000000"/>
          <w:lang w:val="en-CA"/>
          <w:rPrChange w:id="1660"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61" w:author="Ollie Raymond" w:date="2016-02-12T12:49:00Z">
            <w:rPr>
              <w:color w:val="FF0000"/>
              <w:lang w:val="en-CA"/>
            </w:rPr>
          </w:rPrChange>
        </w:rPr>
        <w:t>s</w:t>
      </w:r>
      <w:r w:rsidRPr="009F4AF5">
        <w:rPr>
          <w:color w:val="000000"/>
          <w:lang w:val="en-CA"/>
          <w:rPrChange w:id="1662"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663" w:name="_Toc446944577"/>
      <w:r w:rsidRPr="00D12552">
        <w:rPr>
          <w:lang w:val="en-CA"/>
        </w:rPr>
        <w:t>Cardinality</w:t>
      </w:r>
      <w:bookmarkEnd w:id="166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664" w:author="Eric Boisvert" w:date="2015-10-29T04:28:00Z">
              <w:r>
                <w:rPr>
                  <w:rStyle w:val="reqtext"/>
                  <w:lang w:val="en-CA"/>
                </w:rPr>
                <w:t xml:space="preserve">If the </w:t>
              </w:r>
            </w:ins>
            <w:ins w:id="1665" w:author="Ollie Raymond" w:date="2016-02-12T12:49:00Z">
              <w:r w:rsidR="00704C86">
                <w:rPr>
                  <w:rStyle w:val="reqtext"/>
                  <w:lang w:val="en-CA"/>
                </w:rPr>
                <w:t>t</w:t>
              </w:r>
            </w:ins>
            <w:del w:id="1666"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67" w:author="Eric Boisvert" w:date="2015-10-29T04:28:00Z">
              <w:r>
                <w:rPr>
                  <w:rStyle w:val="reqtext"/>
                  <w:lang w:val="en-CA"/>
                </w:rPr>
                <w:t xml:space="preserve"> allows it, it</w:t>
              </w:r>
            </w:ins>
            <w:r w:rsidR="00641AE8" w:rsidRPr="00D12552">
              <w:rPr>
                <w:rStyle w:val="reqtext"/>
                <w:lang w:val="en-CA"/>
              </w:rPr>
              <w:t xml:space="preserve"> </w:t>
            </w:r>
            <w:del w:id="1668" w:author="Eric Boisvert" w:date="2015-10-29T04:27:00Z">
              <w:r w:rsidR="00641AE8" w:rsidRPr="00D12552" w:rsidDel="001571AE">
                <w:rPr>
                  <w:rStyle w:val="reqtext"/>
                  <w:lang w:val="en-CA"/>
                </w:rPr>
                <w:delText xml:space="preserve">shall </w:delText>
              </w:r>
            </w:del>
            <w:ins w:id="1669" w:author="Eric Boisvert" w:date="2015-10-29T04:27:00Z">
              <w:r w:rsidR="001571AE">
                <w:rPr>
                  <w:rStyle w:val="reqtext"/>
                  <w:lang w:val="en-CA"/>
                </w:rPr>
                <w:t>SHALL</w:t>
              </w:r>
              <w:r w:rsidR="001571AE" w:rsidRPr="00D12552">
                <w:rPr>
                  <w:rStyle w:val="reqtext"/>
                  <w:lang w:val="en-CA"/>
                </w:rPr>
                <w:t xml:space="preserve"> </w:t>
              </w:r>
            </w:ins>
            <w:del w:id="1670" w:author="Eric Boisvert" w:date="2015-10-29T04:26:00Z">
              <w:r w:rsidR="00641AE8" w:rsidRPr="00D12552" w:rsidDel="001571AE">
                <w:rPr>
                  <w:rStyle w:val="reqtext"/>
                  <w:lang w:val="en-CA"/>
                </w:rPr>
                <w:delText xml:space="preserve">constrain </w:delText>
              </w:r>
            </w:del>
            <w:ins w:id="1671"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72" w:author="Eric Boisvert" w:date="2015-10-29T04:26:00Z">
              <w:r w:rsidR="001571AE">
                <w:rPr>
                  <w:rStyle w:val="reqtext"/>
                  <w:lang w:val="en-CA"/>
                </w:rPr>
                <w:t>s</w:t>
              </w:r>
            </w:ins>
            <w:r w:rsidR="00641AE8" w:rsidRPr="00D12552">
              <w:rPr>
                <w:rStyle w:val="reqtext"/>
                <w:lang w:val="en-CA"/>
              </w:rPr>
              <w:t xml:space="preserve"> </w:t>
            </w:r>
            <w:ins w:id="1673" w:author="Eric Boisvert" w:date="2015-10-29T04:26:00Z">
              <w:r w:rsidR="001571AE">
                <w:rPr>
                  <w:rStyle w:val="reqtext"/>
                  <w:lang w:val="en-CA"/>
                </w:rPr>
                <w:t xml:space="preserve">as defined in the </w:t>
              </w:r>
            </w:ins>
            <w:del w:id="1674"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675"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676" w:author="Eric Boisvert" w:date="2015-10-29T04:29:00Z"/>
          <w:color w:val="000000"/>
          <w:lang w:val="en-CA"/>
        </w:rPr>
      </w:pPr>
    </w:p>
    <w:p w14:paraId="7C3E2A57" w14:textId="1823F8A8" w:rsidR="00946727" w:rsidRPr="009F4AF5" w:rsidDel="00FB508F" w:rsidRDefault="00946727" w:rsidP="00FB508F">
      <w:pPr>
        <w:rPr>
          <w:del w:id="1677" w:author="Eric Boisvert" w:date="2016-01-04T12:14:00Z"/>
          <w:color w:val="000000"/>
          <w:lang w:val="en-CA"/>
          <w:rPrChange w:id="1678" w:author="Ollie Raymond" w:date="2016-02-12T12:54:00Z">
            <w:rPr>
              <w:del w:id="1679" w:author="Eric Boisvert" w:date="2016-01-04T12:14:00Z"/>
              <w:color w:val="FF0000"/>
              <w:lang w:val="en-CA"/>
            </w:rPr>
          </w:rPrChange>
        </w:rPr>
      </w:pPr>
      <w:ins w:id="1680" w:author="Eric Boisvert" w:date="2015-10-29T04:29:00Z">
        <w:r w:rsidRPr="009F4AF5">
          <w:rPr>
            <w:color w:val="000000"/>
            <w:lang w:val="en-CA"/>
            <w:rPrChange w:id="1681" w:author="Ollie Raymond" w:date="2016-02-12T12:54:00Z">
              <w:rPr>
                <w:color w:val="FF0000"/>
                <w:lang w:val="en-CA"/>
              </w:rPr>
            </w:rPrChange>
          </w:rPr>
          <w:t>Cardinality shall be the same as defined in UML model.</w:t>
        </w:r>
      </w:ins>
      <w:ins w:id="1682" w:author="Eric Boisvert" w:date="2016-01-04T12:11:00Z">
        <w:r w:rsidR="00ED5267" w:rsidRPr="009F4AF5">
          <w:rPr>
            <w:color w:val="000000"/>
            <w:lang w:val="en-CA"/>
            <w:rPrChange w:id="1683"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84" w:author="Eric Boisvert" w:date="2016-01-04T12:11:00Z">
        <w:r w:rsidR="00ED5267" w:rsidRPr="009F4AF5">
          <w:rPr>
            <w:color w:val="000000"/>
            <w:lang w:val="en-CA"/>
            <w:rPrChange w:id="1685" w:author="Ollie Raymond" w:date="2016-02-12T12:54:00Z">
              <w:rPr>
                <w:color w:val="FF0000"/>
                <w:lang w:val="en-CA"/>
              </w:rPr>
            </w:rPrChange>
          </w:rPr>
          <w:t xml:space="preserve"> the upper bound</w:t>
        </w:r>
      </w:ins>
      <w:r w:rsidR="00B12ECA" w:rsidRPr="009F4AF5">
        <w:rPr>
          <w:color w:val="000000"/>
          <w:lang w:val="en-CA"/>
        </w:rPr>
        <w:t>s of cardinality</w:t>
      </w:r>
      <w:ins w:id="1686" w:author="Eric Boisvert" w:date="2016-01-04T12:11:00Z">
        <w:r w:rsidR="00ED5267" w:rsidRPr="009F4AF5">
          <w:rPr>
            <w:color w:val="000000"/>
            <w:lang w:val="en-CA"/>
            <w:rPrChange w:id="1687" w:author="Ollie Raymond" w:date="2016-02-12T12:54:00Z">
              <w:rPr>
                <w:color w:val="FF0000"/>
                <w:lang w:val="en-CA"/>
              </w:rPr>
            </w:rPrChange>
          </w:rPr>
          <w:t xml:space="preserve">: </w:t>
        </w:r>
      </w:ins>
      <w:ins w:id="1688" w:author="Eric Boisvert" w:date="2016-01-04T12:13:00Z">
        <w:r w:rsidR="00ED5267" w:rsidRPr="009F4AF5">
          <w:rPr>
            <w:color w:val="000000"/>
            <w:lang w:val="en-CA"/>
            <w:rPrChange w:id="1689" w:author="Ollie Raymond" w:date="2016-02-12T12:54:00Z">
              <w:rPr>
                <w:color w:val="FF0000"/>
                <w:lang w:val="en-CA"/>
              </w:rPr>
            </w:rPrChange>
          </w:rPr>
          <w:t>“1”</w:t>
        </w:r>
      </w:ins>
      <w:ins w:id="1690" w:author="Eric Boisvert" w:date="2016-01-04T12:11:00Z">
        <w:r w:rsidR="00ED5267" w:rsidRPr="009F4AF5">
          <w:rPr>
            <w:color w:val="000000"/>
            <w:lang w:val="en-CA"/>
            <w:rPrChange w:id="1691" w:author="Ollie Raymond" w:date="2016-02-12T12:54:00Z">
              <w:rPr>
                <w:color w:val="FF0000"/>
                <w:lang w:val="en-CA"/>
              </w:rPr>
            </w:rPrChange>
          </w:rPr>
          <w:t xml:space="preserve"> or </w:t>
        </w:r>
      </w:ins>
      <w:ins w:id="1692" w:author="Eric Boisvert" w:date="2016-01-04T12:13:00Z">
        <w:r w:rsidR="00ED5267" w:rsidRPr="009F4AF5">
          <w:rPr>
            <w:color w:val="000000"/>
            <w:lang w:val="en-CA"/>
            <w:rPrChange w:id="1693" w:author="Ollie Raymond" w:date="2016-02-12T12:54:00Z">
              <w:rPr>
                <w:color w:val="FF0000"/>
                <w:lang w:val="en-CA"/>
              </w:rPr>
            </w:rPrChange>
          </w:rPr>
          <w:t>“</w:t>
        </w:r>
      </w:ins>
      <w:ins w:id="1694" w:author="Eric Boisvert" w:date="2016-01-04T12:11:00Z">
        <w:r w:rsidR="00ED5267" w:rsidRPr="009F4AF5">
          <w:rPr>
            <w:color w:val="000000"/>
            <w:lang w:val="en-CA"/>
            <w:rPrChange w:id="1695" w:author="Ollie Raymond" w:date="2016-02-12T12:54:00Z">
              <w:rPr>
                <w:color w:val="FF0000"/>
                <w:lang w:val="en-CA"/>
              </w:rPr>
            </w:rPrChange>
          </w:rPr>
          <w:t>many</w:t>
        </w:r>
      </w:ins>
      <w:ins w:id="1696" w:author="Eric Boisvert" w:date="2016-01-04T12:13:00Z">
        <w:r w:rsidR="00ED5267" w:rsidRPr="009F4AF5">
          <w:rPr>
            <w:color w:val="000000"/>
            <w:lang w:val="en-CA"/>
            <w:rPrChange w:id="1697" w:author="Ollie Raymond" w:date="2016-02-12T12:54:00Z">
              <w:rPr>
                <w:color w:val="FF0000"/>
                <w:lang w:val="en-CA"/>
              </w:rPr>
            </w:rPrChange>
          </w:rPr>
          <w:t>”</w:t>
        </w:r>
      </w:ins>
      <w:ins w:id="1698" w:author="Eric Boisvert" w:date="2016-01-04T12:11:00Z">
        <w:r w:rsidR="00ED5267" w:rsidRPr="009F4AF5">
          <w:rPr>
            <w:color w:val="000000"/>
            <w:lang w:val="en-CA"/>
            <w:rPrChange w:id="1699" w:author="Ollie Raymond" w:date="2016-02-12T12:54:00Z">
              <w:rPr>
                <w:color w:val="FF0000"/>
                <w:lang w:val="en-CA"/>
              </w:rPr>
            </w:rPrChange>
          </w:rPr>
          <w:t xml:space="preserve"> in almost all cases.</w:t>
        </w:r>
      </w:ins>
      <w:ins w:id="1700" w:author="Eric Boisvert" w:date="2016-01-04T12:13:00Z">
        <w:r w:rsidR="00ED5267" w:rsidRPr="009F4AF5">
          <w:rPr>
            <w:color w:val="000000"/>
            <w:lang w:val="en-CA"/>
            <w:rPrChange w:id="1701" w:author="Ollie Raymond" w:date="2016-02-12T12:54:00Z">
              <w:rPr>
                <w:color w:val="FF0000"/>
                <w:lang w:val="en-CA"/>
              </w:rPr>
            </w:rPrChange>
          </w:rPr>
          <w:t xml:space="preserve">  </w:t>
        </w:r>
      </w:ins>
      <w:r w:rsidR="00B12ECA" w:rsidRPr="009F4AF5">
        <w:rPr>
          <w:color w:val="000000"/>
          <w:lang w:val="en-CA"/>
        </w:rPr>
        <w:t>I</w:t>
      </w:r>
      <w:ins w:id="1702" w:author="Eric Boisvert" w:date="2016-01-04T12:13:00Z">
        <w:r w:rsidR="00ED5267" w:rsidRPr="009F4AF5">
          <w:rPr>
            <w:color w:val="000000"/>
            <w:lang w:val="en-CA"/>
            <w:rPrChange w:id="1703" w:author="Ollie Raymond" w:date="2016-02-12T12:54:00Z">
              <w:rPr>
                <w:color w:val="FF0000"/>
                <w:lang w:val="en-CA"/>
              </w:rPr>
            </w:rPrChange>
          </w:rPr>
          <w:t>f the UML</w:t>
        </w:r>
      </w:ins>
      <w:r w:rsidR="00B12ECA" w:rsidRPr="009F4AF5">
        <w:rPr>
          <w:color w:val="000000"/>
          <w:lang w:val="en-CA"/>
        </w:rPr>
        <w:t xml:space="preserve"> model</w:t>
      </w:r>
      <w:ins w:id="1704" w:author="Eric Boisvert" w:date="2016-01-04T12:13:00Z">
        <w:r w:rsidR="00ED5267" w:rsidRPr="009F4AF5">
          <w:rPr>
            <w:color w:val="000000"/>
            <w:lang w:val="en-CA"/>
            <w:rPrChange w:id="1705" w:author="Ollie Raymond" w:date="2016-02-12T12:54:00Z">
              <w:rPr>
                <w:color w:val="FF0000"/>
                <w:lang w:val="en-CA"/>
              </w:rPr>
            </w:rPrChange>
          </w:rPr>
          <w:t xml:space="preserve"> limits a property</w:t>
        </w:r>
      </w:ins>
      <w:r w:rsidR="00B12ECA" w:rsidRPr="009F4AF5">
        <w:rPr>
          <w:color w:val="000000"/>
          <w:lang w:val="en-CA"/>
        </w:rPr>
        <w:t>’s maximum cardinality</w:t>
      </w:r>
      <w:ins w:id="1706" w:author="Eric Boisvert" w:date="2016-01-04T12:13:00Z">
        <w:r w:rsidR="00ED5267" w:rsidRPr="009F4AF5">
          <w:rPr>
            <w:color w:val="000000"/>
            <w:lang w:val="en-CA"/>
            <w:rPrChange w:id="1707" w:author="Ollie Raymond" w:date="2016-02-12T12:54:00Z">
              <w:rPr>
                <w:color w:val="FF0000"/>
                <w:lang w:val="en-CA"/>
              </w:rPr>
            </w:rPrChange>
          </w:rPr>
          <w:t xml:space="preserve"> to “1”, the</w:t>
        </w:r>
      </w:ins>
      <w:r w:rsidR="00B12ECA" w:rsidRPr="009F4AF5">
        <w:rPr>
          <w:color w:val="000000"/>
          <w:lang w:val="en-CA"/>
        </w:rPr>
        <w:t>n the</w:t>
      </w:r>
      <w:ins w:id="1708" w:author="Eric Boisvert" w:date="2016-01-04T12:13:00Z">
        <w:r w:rsidR="00ED5267" w:rsidRPr="009F4AF5">
          <w:rPr>
            <w:color w:val="000000"/>
            <w:lang w:val="en-CA"/>
            <w:rPrChange w:id="1709" w:author="Ollie Raymond" w:date="2016-02-12T12:54:00Z">
              <w:rPr>
                <w:color w:val="FF0000"/>
                <w:lang w:val="en-CA"/>
              </w:rPr>
            </w:rPrChange>
          </w:rPr>
          <w:t xml:space="preserve"> target implementation can</w:t>
        </w:r>
      </w:ins>
      <w:r w:rsidR="00B12ECA" w:rsidRPr="009F4AF5">
        <w:rPr>
          <w:color w:val="000000"/>
          <w:lang w:val="en-CA"/>
        </w:rPr>
        <w:t>no</w:t>
      </w:r>
      <w:ins w:id="1710" w:author="Eric Boisvert" w:date="2016-01-04T12:13:00Z">
        <w:r w:rsidR="00ED5267" w:rsidRPr="009F4AF5">
          <w:rPr>
            <w:color w:val="000000"/>
            <w:lang w:val="en-CA"/>
            <w:rPrChange w:id="1711" w:author="Ollie Raymond" w:date="2016-02-12T12:54:00Z">
              <w:rPr>
                <w:color w:val="FF0000"/>
                <w:lang w:val="en-CA"/>
              </w:rPr>
            </w:rPrChange>
          </w:rPr>
          <w:t>t be “many</w:t>
        </w:r>
      </w:ins>
      <w:ins w:id="1712" w:author="Eric Boisvert" w:date="2016-01-04T12:14:00Z">
        <w:r w:rsidR="00ED5267" w:rsidRPr="009F4AF5">
          <w:rPr>
            <w:color w:val="000000"/>
            <w:lang w:val="en-CA"/>
            <w:rPrChange w:id="1713" w:author="Ollie Raymond" w:date="2016-02-12T12:54:00Z">
              <w:rPr>
                <w:color w:val="FF0000"/>
                <w:lang w:val="en-CA"/>
              </w:rPr>
            </w:rPrChange>
          </w:rPr>
          <w:t>”.</w:t>
        </w:r>
      </w:ins>
    </w:p>
    <w:p w14:paraId="46D9A84E" w14:textId="77777777" w:rsidR="00FB508F" w:rsidRPr="009F4AF5" w:rsidRDefault="00FB508F" w:rsidP="00DB1F99">
      <w:pPr>
        <w:rPr>
          <w:ins w:id="1714" w:author="Ollie Raymond" w:date="2016-02-12T12:54:00Z"/>
          <w:color w:val="000000"/>
          <w:lang w:val="en-CA"/>
        </w:rPr>
      </w:pPr>
    </w:p>
    <w:p w14:paraId="4412BB3D" w14:textId="77777777" w:rsidR="00FB508F" w:rsidRPr="00D12552" w:rsidRDefault="00FB508F" w:rsidP="000B4F44">
      <w:pPr>
        <w:pStyle w:val="Titre3"/>
        <w:spacing w:after="240"/>
        <w:rPr>
          <w:ins w:id="1715" w:author="Ollie Raymond" w:date="2016-02-12T12:54:00Z"/>
          <w:lang w:val="en-CA"/>
        </w:rPr>
      </w:pPr>
      <w:bookmarkStart w:id="1716" w:name="_Toc446944578"/>
      <w:ins w:id="1717" w:author="Ollie Raymond" w:date="2016-02-12T12:54:00Z">
        <w:r>
          <w:rPr>
            <w:lang w:val="en-CA"/>
          </w:rPr>
          <w:lastRenderedPageBreak/>
          <w:t>Abstract classes</w:t>
        </w:r>
        <w:bookmarkEnd w:id="1716"/>
      </w:ins>
    </w:p>
    <w:p w14:paraId="67ABAA99" w14:textId="2DFC6A1F" w:rsidR="000F4D17" w:rsidDel="00FB508F" w:rsidRDefault="00641AE8" w:rsidP="00FB508F">
      <w:pPr>
        <w:rPr>
          <w:ins w:id="1718" w:author="Eric Boisvert" w:date="2015-10-29T04:46:00Z"/>
          <w:del w:id="1719" w:author="Ollie Raymond" w:date="2016-02-12T12:53:00Z"/>
          <w:lang w:val="en-CA"/>
        </w:rPr>
      </w:pPr>
      <w:del w:id="1720" w:author="Eric Boisvert" w:date="2015-10-29T04:46:00Z">
        <w:r w:rsidRPr="00FB508F" w:rsidDel="000F4D17">
          <w:rPr>
            <w:lang w:val="en-CA"/>
          </w:rPr>
          <w:delText>.</w:delText>
        </w:r>
      </w:del>
      <w:del w:id="1721" w:author="Eric Boisvert" w:date="2016-01-04T12:14:00Z">
        <w:r w:rsidRPr="00FB508F" w:rsidDel="00ED5267">
          <w:rPr>
            <w:lang w:val="en-CA"/>
          </w:rPr>
          <w:delText xml:space="preserve"> </w:delText>
        </w:r>
      </w:del>
      <w:ins w:id="1722" w:author="Eric Boisvert" w:date="2015-10-29T04:46:00Z">
        <w:del w:id="172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724" w:author="Eric Boisvert" w:date="2015-10-29T04:46:00Z"/>
          <w:del w:id="172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72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727" w:author="Eric Boisvert" w:date="2015-10-29T04:46:00Z"/>
                <w:rStyle w:val="requri"/>
                <w:lang w:val="en-CA"/>
              </w:rPr>
            </w:pPr>
            <w:ins w:id="172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729" w:author="Eric Boisvert" w:date="2015-10-29T04:46:00Z"/>
                <w:rStyle w:val="reqtext"/>
                <w:lang w:val="en-CA"/>
              </w:rPr>
            </w:pPr>
            <w:ins w:id="1730" w:author="Eric Boisvert" w:date="2015-10-29T04:46:00Z">
              <w:r>
                <w:rPr>
                  <w:rStyle w:val="reqtext"/>
                  <w:lang w:val="en-CA"/>
                </w:rPr>
                <w:t xml:space="preserve">Abstract classes SHALL </w:t>
              </w:r>
            </w:ins>
            <w:ins w:id="1731" w:author="Eric Boisvert" w:date="2016-03-06T11:09:00Z">
              <w:r w:rsidR="009F2680">
                <w:rPr>
                  <w:rStyle w:val="reqtext"/>
                  <w:lang w:val="en-CA"/>
                </w:rPr>
                <w:t>NOT</w:t>
              </w:r>
            </w:ins>
            <w:ins w:id="1732" w:author="Eric Boisvert" w:date="2015-10-29T04:46:00Z">
              <w:r>
                <w:rPr>
                  <w:rStyle w:val="reqtext"/>
                  <w:lang w:val="en-CA"/>
                </w:rPr>
                <w:t xml:space="preserve"> be materialised</w:t>
              </w:r>
            </w:ins>
            <w:ins w:id="1733"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734" w:author="Eric Boisvert" w:date="2016-01-04T12:14:00Z"/>
          <w:color w:val="000000"/>
          <w:lang w:val="en-CA"/>
          <w:rPrChange w:id="1735" w:author="Ollie Raymond" w:date="2016-02-12T12:51:00Z">
            <w:rPr>
              <w:ins w:id="1736" w:author="Eric Boisvert" w:date="2016-01-04T12:14:00Z"/>
              <w:color w:val="FF0000"/>
              <w:lang w:val="en-CA"/>
            </w:rPr>
          </w:rPrChange>
        </w:rPr>
      </w:pPr>
    </w:p>
    <w:p w14:paraId="3177864D" w14:textId="5E5F40E5" w:rsidR="00ED5267" w:rsidRPr="009F4AF5" w:rsidRDefault="00396863" w:rsidP="000F4D17">
      <w:pPr>
        <w:rPr>
          <w:ins w:id="1737" w:author="Ollie Raymond" w:date="2016-02-12T12:54:00Z"/>
          <w:color w:val="000000"/>
          <w:lang w:val="en-CA"/>
        </w:rPr>
      </w:pPr>
      <w:ins w:id="1738" w:author="Eric Boisvert" w:date="2016-01-04T13:05:00Z">
        <w:r w:rsidRPr="009F4AF5">
          <w:rPr>
            <w:color w:val="000000"/>
            <w:lang w:val="en-CA"/>
            <w:rPrChange w:id="1739" w:author="Ollie Raymond" w:date="2016-02-12T12:51:00Z">
              <w:rPr>
                <w:color w:val="FF0000"/>
                <w:lang w:val="en-CA"/>
              </w:rPr>
            </w:rPrChange>
          </w:rPr>
          <w:t>Not all physical implementation</w:t>
        </w:r>
      </w:ins>
      <w:ins w:id="1740" w:author="Ollie Raymond" w:date="2016-02-12T12:50:00Z">
        <w:r w:rsidR="00704C86" w:rsidRPr="009F4AF5">
          <w:rPr>
            <w:color w:val="000000"/>
            <w:lang w:val="en-CA"/>
            <w:rPrChange w:id="1741" w:author="Ollie Raymond" w:date="2016-02-12T12:51:00Z">
              <w:rPr>
                <w:color w:val="FF0000"/>
                <w:lang w:val="en-CA"/>
              </w:rPr>
            </w:rPrChange>
          </w:rPr>
          <w:t>s</w:t>
        </w:r>
      </w:ins>
      <w:ins w:id="1742" w:author="Eric Boisvert" w:date="2016-01-04T13:05:00Z">
        <w:r w:rsidRPr="009F4AF5">
          <w:rPr>
            <w:color w:val="000000"/>
            <w:lang w:val="en-CA"/>
            <w:rPrChange w:id="1743" w:author="Ollie Raymond" w:date="2016-02-12T12:51:00Z">
              <w:rPr>
                <w:color w:val="FF0000"/>
                <w:lang w:val="en-CA"/>
              </w:rPr>
            </w:rPrChange>
          </w:rPr>
          <w:t xml:space="preserve"> support the concept of </w:t>
        </w:r>
      </w:ins>
      <w:ins w:id="1744" w:author="Ollie Raymond" w:date="2016-02-12T12:50:00Z">
        <w:r w:rsidR="00704C86" w:rsidRPr="009F4AF5">
          <w:rPr>
            <w:color w:val="000000"/>
            <w:lang w:val="en-CA"/>
            <w:rPrChange w:id="1745" w:author="Ollie Raymond" w:date="2016-02-12T12:51:00Z">
              <w:rPr>
                <w:color w:val="FF0000"/>
                <w:lang w:val="en-CA"/>
              </w:rPr>
            </w:rPrChange>
          </w:rPr>
          <w:t xml:space="preserve">an </w:t>
        </w:r>
      </w:ins>
      <w:ins w:id="1746" w:author="Eric Boisvert" w:date="2016-01-04T13:06:00Z">
        <w:r w:rsidRPr="009F4AF5">
          <w:rPr>
            <w:color w:val="000000"/>
            <w:lang w:val="en-CA"/>
            <w:rPrChange w:id="1747" w:author="Ollie Raymond" w:date="2016-02-12T12:51:00Z">
              <w:rPr>
                <w:color w:val="FF0000"/>
                <w:lang w:val="en-CA"/>
              </w:rPr>
            </w:rPrChange>
          </w:rPr>
          <w:t>abstract class</w:t>
        </w:r>
      </w:ins>
      <w:ins w:id="1748" w:author="Ollie Raymond" w:date="2016-02-12T12:50:00Z">
        <w:r w:rsidR="00704C86" w:rsidRPr="009F4AF5">
          <w:rPr>
            <w:color w:val="000000"/>
            <w:lang w:val="en-CA"/>
            <w:rPrChange w:id="1749" w:author="Ollie Raymond" w:date="2016-02-12T12:51:00Z">
              <w:rPr>
                <w:color w:val="FF0000"/>
                <w:lang w:val="en-CA"/>
              </w:rPr>
            </w:rPrChange>
          </w:rPr>
          <w:t>,</w:t>
        </w:r>
      </w:ins>
      <w:ins w:id="1750" w:author="Eric Boisvert" w:date="2016-01-04T13:06:00Z">
        <w:r w:rsidRPr="009F4AF5">
          <w:rPr>
            <w:color w:val="000000"/>
            <w:lang w:val="en-CA"/>
            <w:rPrChange w:id="1751" w:author="Ollie Raymond" w:date="2016-02-12T12:51:00Z">
              <w:rPr>
                <w:color w:val="FF0000"/>
                <w:lang w:val="en-CA"/>
              </w:rPr>
            </w:rPrChange>
          </w:rPr>
          <w:t xml:space="preserve"> or even inheritance and polymorphism.  XSD does support that concept</w:t>
        </w:r>
      </w:ins>
      <w:ins w:id="1752" w:author="Eric Boisvert" w:date="2016-01-04T13:08:00Z">
        <w:r w:rsidRPr="009F4AF5">
          <w:rPr>
            <w:color w:val="000000"/>
            <w:lang w:val="en-CA"/>
            <w:rPrChange w:id="1753" w:author="Ollie Raymond" w:date="2016-02-12T12:51:00Z">
              <w:rPr>
                <w:color w:val="FF0000"/>
                <w:lang w:val="en-CA"/>
              </w:rPr>
            </w:rPrChange>
          </w:rPr>
          <w:t xml:space="preserve"> and all its implications</w:t>
        </w:r>
      </w:ins>
      <w:ins w:id="1754" w:author="Eric Boisvert" w:date="2016-01-04T13:06:00Z">
        <w:r w:rsidRPr="009F4AF5">
          <w:rPr>
            <w:color w:val="000000"/>
            <w:lang w:val="en-CA"/>
            <w:rPrChange w:id="1755" w:author="Ollie Raymond" w:date="2016-02-12T12:51:00Z">
              <w:rPr>
                <w:color w:val="FF0000"/>
                <w:lang w:val="en-CA"/>
              </w:rPr>
            </w:rPrChange>
          </w:rPr>
          <w:t>, but JSON does not</w:t>
        </w:r>
      </w:ins>
      <w:ins w:id="1756" w:author="Eric Boisvert" w:date="2016-03-06T11:08:00Z">
        <w:r w:rsidR="009F2680">
          <w:rPr>
            <w:color w:val="000000"/>
            <w:lang w:val="en-CA"/>
          </w:rPr>
          <w:t xml:space="preserve"> – although Javascript somewhat can</w:t>
        </w:r>
      </w:ins>
      <w:ins w:id="1757" w:author="Eric Boisvert" w:date="2016-01-04T13:06:00Z">
        <w:r w:rsidRPr="009F4AF5">
          <w:rPr>
            <w:color w:val="000000"/>
            <w:lang w:val="en-CA"/>
            <w:rPrChange w:id="1758" w:author="Ollie Raymond" w:date="2016-02-12T12:51:00Z">
              <w:rPr>
                <w:color w:val="FF0000"/>
                <w:lang w:val="en-CA"/>
              </w:rPr>
            </w:rPrChange>
          </w:rPr>
          <w:t>.  This requirement specifies that the physical model shall not allow materialisation of a</w:t>
        </w:r>
      </w:ins>
      <w:ins w:id="1759" w:author="Eric Boisvert" w:date="2016-01-04T13:08:00Z">
        <w:r w:rsidRPr="009F4AF5">
          <w:rPr>
            <w:color w:val="000000"/>
            <w:lang w:val="en-CA"/>
            <w:rPrChange w:id="1760" w:author="Ollie Raymond" w:date="2016-02-12T12:51:00Z">
              <w:rPr>
                <w:color w:val="FF0000"/>
                <w:lang w:val="en-CA"/>
              </w:rPr>
            </w:rPrChange>
          </w:rPr>
          <w:t>n</w:t>
        </w:r>
      </w:ins>
      <w:ins w:id="1761" w:author="Eric Boisvert" w:date="2016-01-04T13:06:00Z">
        <w:r w:rsidRPr="009F4AF5">
          <w:rPr>
            <w:color w:val="000000"/>
            <w:lang w:val="en-CA"/>
            <w:rPrChange w:id="1762" w:author="Ollie Raymond" w:date="2016-02-12T12:51:00Z">
              <w:rPr>
                <w:color w:val="FF0000"/>
                <w:lang w:val="en-CA"/>
              </w:rPr>
            </w:rPrChange>
          </w:rPr>
          <w:t xml:space="preserve"> </w:t>
        </w:r>
      </w:ins>
      <w:ins w:id="1763" w:author="Eric Boisvert" w:date="2016-01-04T13:07:00Z">
        <w:r w:rsidRPr="009F4AF5">
          <w:rPr>
            <w:color w:val="000000"/>
            <w:lang w:val="en-CA"/>
            <w:rPrChange w:id="1764" w:author="Ollie Raymond" w:date="2016-02-12T12:51:00Z">
              <w:rPr>
                <w:color w:val="FF0000"/>
                <w:lang w:val="en-CA"/>
              </w:rPr>
            </w:rPrChange>
          </w:rPr>
          <w:t>insta</w:t>
        </w:r>
      </w:ins>
      <w:ins w:id="1765" w:author="Ollie Raymond" w:date="2016-02-12T12:51:00Z">
        <w:r w:rsidR="00704C86" w:rsidRPr="009F4AF5">
          <w:rPr>
            <w:color w:val="000000"/>
            <w:lang w:val="en-CA"/>
            <w:rPrChange w:id="1766" w:author="Ollie Raymond" w:date="2016-02-12T12:51:00Z">
              <w:rPr>
                <w:color w:val="FF0000"/>
                <w:lang w:val="en-CA"/>
              </w:rPr>
            </w:rPrChange>
          </w:rPr>
          <w:t>n</w:t>
        </w:r>
      </w:ins>
      <w:ins w:id="1767" w:author="Eric Boisvert" w:date="2016-01-04T13:07:00Z">
        <w:r w:rsidRPr="009F4AF5">
          <w:rPr>
            <w:color w:val="000000"/>
            <w:lang w:val="en-CA"/>
            <w:rPrChange w:id="1768" w:author="Ollie Raymond" w:date="2016-02-12T12:51:00Z">
              <w:rPr>
                <w:color w:val="FF0000"/>
                <w:lang w:val="en-CA"/>
              </w:rPr>
            </w:rPrChange>
          </w:rPr>
          <w:t xml:space="preserve">ce of a </w:t>
        </w:r>
      </w:ins>
      <w:ins w:id="1769" w:author="Eric Boisvert" w:date="2016-01-04T13:06:00Z">
        <w:r w:rsidRPr="009F4AF5">
          <w:rPr>
            <w:color w:val="000000"/>
            <w:lang w:val="en-CA"/>
            <w:rPrChange w:id="1770" w:author="Ollie Raymond" w:date="2016-02-12T12:51:00Z">
              <w:rPr>
                <w:color w:val="FF0000"/>
                <w:lang w:val="en-CA"/>
              </w:rPr>
            </w:rPrChange>
          </w:rPr>
          <w:t xml:space="preserve">class </w:t>
        </w:r>
      </w:ins>
      <w:ins w:id="1771" w:author="Eric Boisvert" w:date="2016-03-28T12:43:00Z">
        <w:r w:rsidR="001E3746">
          <w:rPr>
            <w:color w:val="000000"/>
            <w:lang w:val="en-CA"/>
          </w:rPr>
          <w:t>stereotyped</w:t>
        </w:r>
      </w:ins>
      <w:ins w:id="1772" w:author="Eric Boisvert" w:date="2016-01-04T13:06:00Z">
        <w:r w:rsidRPr="009F4AF5">
          <w:rPr>
            <w:color w:val="000000"/>
            <w:lang w:val="en-CA"/>
            <w:rPrChange w:id="1773"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774" w:author="Ollie Raymond" w:date="2016-02-12T12:54:00Z"/>
          <w:lang w:val="en-CA"/>
        </w:rPr>
      </w:pPr>
      <w:bookmarkStart w:id="1775" w:name="_Toc446944579"/>
      <w:r>
        <w:rPr>
          <w:lang w:val="en-CA"/>
        </w:rPr>
        <w:t>Polymorphism</w:t>
      </w:r>
      <w:bookmarkEnd w:id="17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7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77" w:author="Eric Boisvert" w:date="2016-01-04T13:09:00Z"/>
                <w:rStyle w:val="requri"/>
                <w:lang w:val="en-CA"/>
              </w:rPr>
            </w:pPr>
            <w:ins w:id="177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79" w:author="Eric Boisvert" w:date="2016-01-04T13:09:00Z"/>
                <w:rStyle w:val="reqtext"/>
                <w:lang w:val="en-CA"/>
              </w:rPr>
            </w:pPr>
            <w:ins w:id="1780" w:author="Eric Boisvert" w:date="2016-01-04T13:24:00Z">
              <w:r>
                <w:rPr>
                  <w:rStyle w:val="reqtext"/>
                  <w:lang w:val="en-CA"/>
                </w:rPr>
                <w:t>Target implementation</w:t>
              </w:r>
            </w:ins>
            <w:ins w:id="1781" w:author="Eric Boisvert" w:date="2016-01-04T13:09:00Z">
              <w:r w:rsidR="00396863">
                <w:rPr>
                  <w:rStyle w:val="reqtext"/>
                  <w:lang w:val="en-CA"/>
                </w:rPr>
                <w:t xml:space="preserve"> </w:t>
              </w:r>
            </w:ins>
            <w:ins w:id="1782" w:author="Eric Boisvert" w:date="2016-01-04T13:24:00Z">
              <w:r>
                <w:rPr>
                  <w:rStyle w:val="reqtext"/>
                  <w:lang w:val="en-CA"/>
                </w:rPr>
                <w:t>SHALL</w:t>
              </w:r>
            </w:ins>
            <w:ins w:id="1783" w:author="Eric Boisvert" w:date="2016-01-04T13:09:00Z">
              <w:r w:rsidR="00396863">
                <w:rPr>
                  <w:rStyle w:val="reqtext"/>
                  <w:lang w:val="en-CA"/>
                </w:rPr>
                <w:t xml:space="preserve"> implements </w:t>
              </w:r>
            </w:ins>
            <w:ins w:id="1784" w:author="Eric Boisvert" w:date="2016-01-04T13:24:00Z">
              <w:r>
                <w:rPr>
                  <w:rStyle w:val="reqtext"/>
                  <w:lang w:val="en-CA"/>
                </w:rPr>
                <w:t>type substitutions</w:t>
              </w:r>
            </w:ins>
            <w:ins w:id="1785" w:author="Eric Boisvert" w:date="2016-01-04T13:09:00Z">
              <w:r w:rsidR="00396863">
                <w:rPr>
                  <w:rStyle w:val="reqtext"/>
                  <w:lang w:val="en-CA"/>
                </w:rPr>
                <w:t xml:space="preserve"> </w:t>
              </w:r>
            </w:ins>
            <w:ins w:id="1786" w:author="Eric Boisvert" w:date="2016-01-04T13:10:00Z">
              <w:r w:rsidR="00396863">
                <w:rPr>
                  <w:rStyle w:val="reqtext"/>
                  <w:lang w:val="en-CA"/>
                </w:rPr>
                <w:t>inferred</w:t>
              </w:r>
            </w:ins>
            <w:ins w:id="1787" w:author="Eric Boisvert" w:date="2016-01-04T13:09:00Z">
              <w:r w:rsidR="00396863">
                <w:rPr>
                  <w:rStyle w:val="reqtext"/>
                  <w:lang w:val="en-CA"/>
                </w:rPr>
                <w:t xml:space="preserve"> </w:t>
              </w:r>
            </w:ins>
            <w:ins w:id="1788" w:author="Eric Boisvert" w:date="2016-01-04T13:10:00Z">
              <w:r w:rsidR="00396863">
                <w:rPr>
                  <w:rStyle w:val="reqtext"/>
                  <w:lang w:val="en-CA"/>
                </w:rPr>
                <w:t>from the UML model</w:t>
              </w:r>
            </w:ins>
            <w:ins w:id="1789"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90" w:author="Eric Boisvert" w:date="2016-01-04T13:09:00Z"/>
          <w:color w:val="000000"/>
          <w:lang w:val="en-CA"/>
        </w:rPr>
      </w:pPr>
    </w:p>
    <w:p w14:paraId="41D6450C" w14:textId="65F098A5" w:rsidR="00396863" w:rsidRPr="009F4AF5" w:rsidRDefault="00396863" w:rsidP="000F4D17">
      <w:pPr>
        <w:rPr>
          <w:ins w:id="1791" w:author="Eric Boisvert" w:date="2016-01-04T13:26:00Z"/>
          <w:color w:val="000000"/>
          <w:lang w:val="en-CA"/>
        </w:rPr>
      </w:pPr>
      <w:ins w:id="1792" w:author="Eric Boisvert" w:date="2016-01-04T13:10:00Z">
        <w:r w:rsidRPr="009F4AF5">
          <w:rPr>
            <w:color w:val="000000"/>
            <w:lang w:val="en-CA"/>
          </w:rPr>
          <w:t xml:space="preserve">The type hierarchy of the UML model implies type substitutions </w:t>
        </w:r>
      </w:ins>
      <w:ins w:id="1793" w:author="Eric Boisvert" w:date="2016-03-28T12:43:00Z">
        <w:r w:rsidR="001E3746">
          <w:rPr>
            <w:color w:val="000000"/>
            <w:lang w:val="en-CA"/>
          </w:rPr>
          <w:t>for</w:t>
        </w:r>
      </w:ins>
      <w:ins w:id="1794"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95" w:author="Eric Boisvert" w:date="2016-01-04T13:17:00Z">
        <w:r w:rsidR="00057138" w:rsidRPr="009F4AF5">
          <w:rPr>
            <w:color w:val="000000"/>
            <w:lang w:val="en-CA"/>
          </w:rPr>
          <w:t xml:space="preserve"> because DisplacementEvent is a sub type of GeologicEvent</w:t>
        </w:r>
      </w:ins>
      <w:ins w:id="1796" w:author="Eric Boisvert" w:date="2016-01-04T13:23:00Z">
        <w:r w:rsidR="000578C2" w:rsidRPr="009F4AF5">
          <w:rPr>
            <w:color w:val="000000"/>
            <w:lang w:val="en-CA"/>
          </w:rPr>
          <w:t xml:space="preserve"> (</w:t>
        </w:r>
      </w:ins>
      <w:ins w:id="1797"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98" w:author="Eric Boisvert" w:date="2016-03-28T16:06:00Z">
        <w:r w:rsidR="003842F3" w:rsidRPr="003842F3">
          <w:rPr>
            <w:color w:val="000000"/>
            <w:rPrChange w:id="1799" w:author="Eric Boisvert" w:date="2016-03-28T16:06:00Z">
              <w:rPr/>
            </w:rPrChange>
          </w:rPr>
          <w:t>Figure</w:t>
        </w:r>
        <w:r w:rsidR="003842F3" w:rsidRPr="003842F3">
          <w:rPr>
            <w:color w:val="000000"/>
            <w:lang w:val="en-CA"/>
            <w:rPrChange w:id="1800" w:author="Eric Boisvert" w:date="2016-03-28T16:06:00Z">
              <w:rPr/>
            </w:rPrChange>
          </w:rPr>
          <w:t xml:space="preserve"> 7</w:t>
        </w:r>
      </w:ins>
      <w:ins w:id="1801" w:author="Eric Boisvert" w:date="2016-01-04T13:24:00Z">
        <w:r w:rsidR="000578C2" w:rsidRPr="009F4AF5">
          <w:rPr>
            <w:color w:val="000000"/>
            <w:lang w:val="en-CA"/>
          </w:rPr>
          <w:fldChar w:fldCharType="end"/>
        </w:r>
      </w:ins>
      <w:ins w:id="1802" w:author="Eric Boisvert" w:date="2016-01-04T13:23:00Z">
        <w:r w:rsidR="000578C2" w:rsidRPr="009F4AF5">
          <w:rPr>
            <w:color w:val="000000"/>
            <w:lang w:val="en-CA"/>
          </w:rPr>
          <w:t>)</w:t>
        </w:r>
      </w:ins>
      <w:ins w:id="1803" w:author="Eric Boisvert" w:date="2016-01-04T13:24:00Z">
        <w:r w:rsidR="000578C2" w:rsidRPr="009F4AF5">
          <w:rPr>
            <w:color w:val="000000"/>
            <w:lang w:val="en-CA"/>
          </w:rPr>
          <w:t xml:space="preserve">. </w:t>
        </w:r>
      </w:ins>
      <w:ins w:id="1804" w:author="Eric Boisvert" w:date="2016-01-04T13:25:00Z">
        <w:r w:rsidR="000578C2" w:rsidRPr="009F4AF5">
          <w:rPr>
            <w:color w:val="000000"/>
            <w:lang w:val="en-CA"/>
          </w:rPr>
          <w:t xml:space="preserve"> A lot of property type</w:t>
        </w:r>
      </w:ins>
      <w:r w:rsidR="00DF50C1" w:rsidRPr="009F4AF5">
        <w:rPr>
          <w:color w:val="000000"/>
          <w:lang w:val="en-CA"/>
        </w:rPr>
        <w:t>s</w:t>
      </w:r>
      <w:ins w:id="1805" w:author="Eric Boisvert" w:date="2016-01-04T13:25:00Z">
        <w:r w:rsidR="000578C2" w:rsidRPr="009F4AF5">
          <w:rPr>
            <w:color w:val="000000"/>
            <w:lang w:val="en-CA"/>
          </w:rPr>
          <w:t xml:space="preserve"> are abstract type</w:t>
        </w:r>
      </w:ins>
      <w:ins w:id="1806" w:author="Eric Boisvert" w:date="2016-03-06T11:11:00Z">
        <w:r w:rsidR="009F2680">
          <w:rPr>
            <w:color w:val="000000"/>
            <w:lang w:val="en-CA"/>
          </w:rPr>
          <w:t>s</w:t>
        </w:r>
      </w:ins>
      <w:ins w:id="1807" w:author="Eric Boisvert" w:date="2016-01-04T13:25:00Z">
        <w:r w:rsidR="000578C2" w:rsidRPr="009F4AF5">
          <w:rPr>
            <w:color w:val="000000"/>
            <w:lang w:val="en-CA"/>
          </w:rPr>
          <w:t xml:space="preserve"> and only a concrete subtype </w:t>
        </w:r>
      </w:ins>
      <w:r w:rsidR="00DF50C1" w:rsidRPr="009F4AF5">
        <w:rPr>
          <w:color w:val="000000"/>
          <w:lang w:val="en-CA"/>
        </w:rPr>
        <w:t>may</w:t>
      </w:r>
      <w:ins w:id="1808" w:author="Eric Boisvert" w:date="2016-01-04T13:25:00Z">
        <w:r w:rsidR="000578C2" w:rsidRPr="009F4AF5">
          <w:rPr>
            <w:color w:val="000000"/>
            <w:lang w:val="en-CA"/>
          </w:rPr>
          <w:t xml:space="preserve"> be materialised (as per </w:t>
        </w:r>
      </w:ins>
      <w:ins w:id="1809" w:author="Eric Boisvert" w:date="2016-01-04T13:26:00Z">
        <w:r w:rsidR="000578C2" w:rsidRPr="009F4AF5">
          <w:rPr>
            <w:rStyle w:val="requri"/>
            <w:color w:val="000000"/>
            <w:lang w:val="en-CA"/>
          </w:rPr>
          <w:t>/req/gsml4-core/uml-abstract</w:t>
        </w:r>
      </w:ins>
      <w:ins w:id="1810" w:author="Eric Boisvert" w:date="2016-01-04T13:25:00Z">
        <w:r w:rsidR="000578C2" w:rsidRPr="009F4AF5">
          <w:rPr>
            <w:color w:val="000000"/>
            <w:lang w:val="en-CA"/>
          </w:rPr>
          <w:t>)</w:t>
        </w:r>
      </w:ins>
      <w:ins w:id="1811"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1812" w:name="_Toc446944580"/>
      <w:r w:rsidRPr="00D12552">
        <w:rPr>
          <w:lang w:val="en-CA"/>
        </w:rPr>
        <w:t>Quantities</w:t>
      </w:r>
      <w:bookmarkEnd w:id="181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813"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814" w:author="Eric Boisvert" w:date="2015-10-29T03:55:00Z">
              <w:r>
                <w:rPr>
                  <w:rFonts w:cs="Arial"/>
                  <w:sz w:val="18"/>
                  <w:lang w:val="en-CA"/>
                </w:rPr>
                <w:t>from a governed ontology</w:t>
              </w:r>
            </w:ins>
            <w:ins w:id="1815"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816"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817" w:author="Eric Boisvert" w:date="2015-10-29T04:29:00Z">
        <w:r>
          <w:rPr>
            <w:lang w:val="en-CA"/>
          </w:rPr>
          <w:t xml:space="preserve">, for </w:t>
        </w:r>
      </w:ins>
      <w:ins w:id="1818" w:author="Eric Boisvert" w:date="2015-10-29T04:30:00Z">
        <w:r>
          <w:rPr>
            <w:lang w:val="en-CA"/>
          </w:rPr>
          <w:t>example</w:t>
        </w:r>
      </w:ins>
      <w:ins w:id="1819"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820" w:author="Eric Boisvert" w:date="2015-10-29T04:29:00Z">
        <w:r>
          <w:rPr>
            <w:lang w:val="en-CA"/>
          </w:rPr>
          <w:t>UCUM</w:t>
        </w:r>
      </w:ins>
      <w:r w:rsidR="007A4792">
        <w:rPr>
          <w:lang w:val="en-CA"/>
        </w:rPr>
        <w:t>)</w:t>
      </w:r>
      <w:ins w:id="1821" w:author="Eric Boisvert" w:date="2015-10-29T04:29:00Z">
        <w:r>
          <w:rPr>
            <w:lang w:val="en-CA"/>
          </w:rPr>
          <w:t>.</w:t>
        </w:r>
      </w:ins>
      <w:del w:id="1822"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1823" w:author="Ollie Raymond" w:date="2016-02-12T17:39:00Z">
          <w:pPr>
            <w:pStyle w:val="Titre3"/>
          </w:pPr>
        </w:pPrChange>
      </w:pPr>
      <w:bookmarkStart w:id="1824" w:name="_Toc446944581"/>
      <w:r w:rsidRPr="00D12552">
        <w:rPr>
          <w:lang w:val="en-CA"/>
        </w:rPr>
        <w:t>Code lists</w:t>
      </w:r>
      <w:bookmarkEnd w:id="1824"/>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1825"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826"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2" w:history="1">
        <w:r w:rsidR="007A4792" w:rsidRPr="00445F04">
          <w:rPr>
            <w:rStyle w:val="Lienhypertexte"/>
            <w:lang w:val="en-CA"/>
          </w:rPr>
          <w:t>http://resource.geosciml.org</w:t>
        </w:r>
      </w:hyperlink>
      <w:r w:rsidR="007A4792">
        <w:rPr>
          <w:lang w:val="en-CA"/>
        </w:rPr>
        <w:t>)</w:t>
      </w:r>
      <w:ins w:id="1827"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828" w:author="Eric Boisvert" w:date="2016-01-04T13:17:00Z"/>
          <w:del w:id="1829" w:author="Ollie Raymond" w:date="2016-02-12T12:52:00Z"/>
          <w:color w:val="FF0000"/>
          <w:lang w:val="en-CA"/>
        </w:rPr>
      </w:pPr>
    </w:p>
    <w:p w14:paraId="75F96929" w14:textId="46B5D6DC" w:rsidR="00057138" w:rsidDel="00704C86" w:rsidRDefault="0024128E" w:rsidP="000F4D17">
      <w:pPr>
        <w:rPr>
          <w:ins w:id="1830" w:author="Eric Boisvert" w:date="2015-10-29T04:46:00Z"/>
          <w:del w:id="1831" w:author="Ollie Raymond" w:date="2016-02-12T12:52:00Z"/>
          <w:color w:val="FF0000"/>
          <w:lang w:val="en-CA"/>
        </w:rPr>
      </w:pPr>
      <w:ins w:id="1832" w:author="Eric Boisvert" w:date="2016-01-04T13:23:00Z">
        <w:del w:id="1833"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24128E" w:rsidRPr="000150DE" w:rsidRDefault="0024128E">
                      <w:pPr>
                        <w:pStyle w:val="Lgende"/>
                        <w:rPr>
                          <w:color w:val="FF0000"/>
                        </w:rPr>
                        <w:pPrChange w:id="1834" w:author="Eric Boisvert" w:date="2016-01-04T13:23:00Z">
                          <w:pPr/>
                        </w:pPrChange>
                      </w:pPr>
                      <w:bookmarkStart w:id="1835" w:name="_Ref439677176"/>
                      <w:ins w:id="1836" w:author="Eric Boisvert" w:date="2016-01-04T13:23:00Z">
                        <w:r>
                          <w:t xml:space="preserve">Figure </w:t>
                        </w:r>
                        <w:r>
                          <w:fldChar w:fldCharType="begin"/>
                        </w:r>
                        <w:r>
                          <w:instrText xml:space="preserve"> SEQ Figure \* ARABIC </w:instrText>
                        </w:r>
                      </w:ins>
                      <w:r>
                        <w:fldChar w:fldCharType="separate"/>
                      </w:r>
                      <w:ins w:id="1837" w:author="Boisvert, Eric" w:date="2016-03-29T09:08:00Z">
                        <w:r>
                          <w:rPr>
                            <w:noProof/>
                          </w:rPr>
                          <w:t>7</w:t>
                        </w:r>
                      </w:ins>
                      <w:ins w:id="1838" w:author="Eric Boisvert" w:date="2016-01-04T13:23:00Z">
                        <w:r>
                          <w:fldChar w:fldCharType="end"/>
                        </w:r>
                        <w:bookmarkEnd w:id="1835"/>
                        <w:r>
                          <w:t xml:space="preserve"> : DisplacementEvent as subtype of GeologicEvent</w:t>
                        </w:r>
                      </w:ins>
                      <w:ins w:id="1839" w:author="Boisvert, Eric" w:date="2016-03-29T08:32:00Z">
                        <w:r>
                          <w:t>.</w:t>
                        </w:r>
                      </w:ins>
                    </w:p>
                  </w:txbxContent>
                </v:textbox>
              </v:shape>
            </w:pict>
          </w:r>
        </w:del>
      </w:ins>
      <w:del w:id="1840" w:author="Ollie Raymond" w:date="2016-02-12T12:52:00Z">
        <w:r>
          <w:rPr>
            <w:color w:val="FF0000"/>
            <w:lang w:val="en-CA"/>
          </w:rPr>
          <w:pict w14:anchorId="7DC4A963">
            <v:shape id="_x0000_i1031"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1841" w:name="_Ref432861735"/>
      <w:bookmarkStart w:id="1842" w:name="_Ref446671865"/>
      <w:bookmarkStart w:id="1843" w:name="_Toc446944582"/>
      <w:commentRangeStart w:id="1844"/>
      <w:r w:rsidRPr="00D12552">
        <w:rPr>
          <w:lang w:val="en-CA"/>
        </w:rPr>
        <w:t>Code lists URI</w:t>
      </w:r>
      <w:bookmarkEnd w:id="1841"/>
      <w:commentRangeEnd w:id="1844"/>
      <w:r w:rsidR="00773E1B">
        <w:rPr>
          <w:rStyle w:val="Marquedecommentaire"/>
          <w:rFonts w:cs="Times New Roman"/>
          <w:b w:val="0"/>
          <w:bCs w:val="0"/>
        </w:rPr>
        <w:commentReference w:id="1844"/>
      </w:r>
      <w:bookmarkEnd w:id="1842"/>
      <w:bookmarkEnd w:id="1843"/>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845"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846"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847" w:author="Eric Boisvert" w:date="2016-03-06T11:13:00Z">
        <w:r w:rsidRPr="00D12552" w:rsidDel="0098452A">
          <w:rPr>
            <w:lang w:val="en-CA"/>
          </w:rPr>
          <w:delText xml:space="preserve">for </w:delText>
        </w:r>
      </w:del>
      <w:ins w:id="1848" w:author="Eric Boisvert" w:date="2016-03-06T11:13:00Z">
        <w:r w:rsidR="0098452A">
          <w:rPr>
            <w:lang w:val="en-CA"/>
          </w:rPr>
          <w:t>of</w:t>
        </w:r>
        <w:r w:rsidR="0098452A" w:rsidRPr="00D12552">
          <w:rPr>
            <w:lang w:val="en-CA"/>
          </w:rPr>
          <w:t xml:space="preserve"> </w:t>
        </w:r>
      </w:ins>
      <w:r w:rsidRPr="00D12552">
        <w:rPr>
          <w:lang w:val="en-CA"/>
        </w:rPr>
        <w:t>the term</w:t>
      </w:r>
      <w:del w:id="1849" w:author="Eric Boisvert" w:date="2016-03-06T11:13:00Z">
        <w:r w:rsidRPr="00D12552" w:rsidDel="0098452A">
          <w:rPr>
            <w:lang w:val="en-CA"/>
          </w:rPr>
          <w:delText xml:space="preserve"> using HTTP content, MIME-type and language negotiation mechanisms.</w:delText>
        </w:r>
      </w:del>
      <w:ins w:id="1850"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1851" w:name="_Toc446944583"/>
      <w:commentRangeStart w:id="1852"/>
      <w:r w:rsidRPr="00D12552">
        <w:rPr>
          <w:lang w:val="en-CA"/>
        </w:rPr>
        <w:t>Identifier</w:t>
      </w:r>
      <w:commentRangeEnd w:id="1852"/>
      <w:r w:rsidR="000F4D17">
        <w:rPr>
          <w:rStyle w:val="Marquedecommentaire"/>
          <w:rFonts w:cs="Times New Roman"/>
          <w:b w:val="0"/>
          <w:bCs w:val="0"/>
        </w:rPr>
        <w:commentReference w:id="1852"/>
      </w:r>
      <w:bookmarkEnd w:id="185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53" w:author="Ollie Raymond" w:date="2016-02-15T09:36:00Z">
              <w:r w:rsidRPr="00D12552" w:rsidDel="004F288E">
                <w:rPr>
                  <w:rStyle w:val="reqtext"/>
                  <w:lang w:val="en-CA"/>
                </w:rPr>
                <w:delText xml:space="preserve">SHALL </w:delText>
              </w:r>
            </w:del>
            <w:ins w:id="1854"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55" w:author="Eric Boisvert" w:date="2016-01-04T13:09:00Z"/>
          <w:color w:val="000000"/>
          <w:lang w:val="en-CA"/>
        </w:rPr>
      </w:pPr>
    </w:p>
    <w:p w14:paraId="720215C8" w14:textId="29DF5BB0" w:rsidR="003D0B50" w:rsidRPr="00D12552" w:rsidDel="00610E7E" w:rsidRDefault="004F288E" w:rsidP="003D0B50">
      <w:pPr>
        <w:rPr>
          <w:del w:id="1856" w:author="Ollie Raymond" w:date="2016-02-12T14:03:00Z"/>
          <w:lang w:val="en-CA"/>
        </w:rPr>
      </w:pPr>
      <w:ins w:id="1857" w:author="Ollie Raymond" w:date="2016-02-15T09:36:00Z">
        <w:r>
          <w:rPr>
            <w:lang w:val="en-CA"/>
          </w:rPr>
          <w:t xml:space="preserve">Wherever possible, </w:t>
        </w:r>
      </w:ins>
      <w:del w:id="1858" w:author="Ollie Raymond" w:date="2016-02-15T09:36:00Z">
        <w:r w:rsidR="003D0B50" w:rsidRPr="00D12552" w:rsidDel="004F288E">
          <w:rPr>
            <w:lang w:val="en-CA"/>
          </w:rPr>
          <w:delText>F</w:delText>
        </w:r>
      </w:del>
      <w:ins w:id="1859" w:author="Ollie Raymond" w:date="2016-02-15T09:36:00Z">
        <w:r>
          <w:rPr>
            <w:lang w:val="en-CA"/>
          </w:rPr>
          <w:t>f</w:t>
        </w:r>
      </w:ins>
      <w:r w:rsidR="003D0B50" w:rsidRPr="00D12552">
        <w:rPr>
          <w:lang w:val="en-CA"/>
        </w:rPr>
        <w:t xml:space="preserve">eatures that use an HTTP URI as their identifier </w:t>
      </w:r>
      <w:del w:id="1860" w:author="Ollie Raymond" w:date="2016-02-15T09:36:00Z">
        <w:r w:rsidR="003D0B50" w:rsidRPr="00D12552" w:rsidDel="004F288E">
          <w:rPr>
            <w:lang w:val="en-CA"/>
          </w:rPr>
          <w:delText xml:space="preserve">SHALL </w:delText>
        </w:r>
      </w:del>
      <w:ins w:id="1861"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62" w:author="Ollie Raymond" w:date="2016-02-12T14:03:00Z">
        <w:r w:rsidR="00050DA2">
          <w:rPr>
            <w:lang w:val="en-CA"/>
          </w:rPr>
          <w:t xml:space="preserve"> </w:t>
        </w:r>
      </w:ins>
    </w:p>
    <w:p w14:paraId="036CBE7B" w14:textId="298E589A" w:rsidR="0048717F" w:rsidRPr="00610E7E" w:rsidRDefault="00B770B7" w:rsidP="00DB1F99">
      <w:pPr>
        <w:rPr>
          <w:lang w:val="en-CA"/>
          <w:rPrChange w:id="1863" w:author="Ollie Raymond" w:date="2016-02-12T14:03:00Z">
            <w:rPr>
              <w:color w:val="FF0000"/>
              <w:lang w:val="en-CA"/>
            </w:rPr>
          </w:rPrChange>
        </w:rPr>
      </w:pPr>
      <w:ins w:id="1864" w:author="Ollie Raymond" w:date="2016-02-15T09:42:00Z">
        <w:r>
          <w:rPr>
            <w:lang w:val="en-CA"/>
          </w:rPr>
          <w:lastRenderedPageBreak/>
          <w:t>A resolveable</w:t>
        </w:r>
      </w:ins>
      <w:ins w:id="1865" w:author="Eric Boisvert" w:date="2016-01-04T13:38:00Z">
        <w:del w:id="1866" w:author="Ollie Raymond" w:date="2016-02-15T09:42:00Z">
          <w:r w:rsidR="001A08DE" w:rsidRPr="00610E7E" w:rsidDel="00B770B7">
            <w:rPr>
              <w:lang w:val="en-CA"/>
              <w:rPrChange w:id="1867" w:author="Ollie Raymond" w:date="2016-02-12T14:03:00Z">
                <w:rPr>
                  <w:color w:val="FF0000"/>
                  <w:lang w:val="en-CA"/>
                </w:rPr>
              </w:rPrChange>
            </w:rPr>
            <w:delText>The</w:delText>
          </w:r>
        </w:del>
        <w:r w:rsidR="001A08DE" w:rsidRPr="00610E7E">
          <w:rPr>
            <w:lang w:val="en-CA"/>
            <w:rPrChange w:id="1868" w:author="Ollie Raymond" w:date="2016-02-12T14:03:00Z">
              <w:rPr>
                <w:color w:val="FF0000"/>
                <w:lang w:val="en-CA"/>
              </w:rPr>
            </w:rPrChange>
          </w:rPr>
          <w:t xml:space="preserve"> URI </w:t>
        </w:r>
        <w:del w:id="1869" w:author="Ollie Raymond" w:date="2016-02-15T09:42:00Z">
          <w:r w:rsidR="001A08DE" w:rsidRPr="00610E7E" w:rsidDel="00B770B7">
            <w:rPr>
              <w:lang w:val="en-CA"/>
              <w:rPrChange w:id="1870" w:author="Ollie Raymond" w:date="2016-02-12T14:03:00Z">
                <w:rPr>
                  <w:color w:val="FF0000"/>
                  <w:lang w:val="en-CA"/>
                </w:rPr>
              </w:rPrChange>
            </w:rPr>
            <w:delText>shall</w:delText>
          </w:r>
        </w:del>
      </w:ins>
      <w:ins w:id="1871" w:author="Ollie Raymond" w:date="2016-02-15T09:42:00Z">
        <w:r>
          <w:rPr>
            <w:lang w:val="en-CA"/>
          </w:rPr>
          <w:t>shall</w:t>
        </w:r>
      </w:ins>
      <w:ins w:id="1872" w:author="Eric Boisvert" w:date="2016-01-04T13:38:00Z">
        <w:r w:rsidR="001A08DE" w:rsidRPr="00610E7E">
          <w:rPr>
            <w:lang w:val="en-CA"/>
            <w:rPrChange w:id="1873" w:author="Ollie Raymond" w:date="2016-02-12T14:03:00Z">
              <w:rPr>
                <w:color w:val="FF0000"/>
                <w:lang w:val="en-CA"/>
              </w:rPr>
            </w:rPrChange>
          </w:rPr>
          <w:t xml:space="preserve"> point to one or more representation</w:t>
        </w:r>
      </w:ins>
      <w:ins w:id="1874" w:author="Eric Boisvert" w:date="2016-01-04T13:40:00Z">
        <w:r w:rsidR="001A08DE" w:rsidRPr="00610E7E">
          <w:rPr>
            <w:lang w:val="en-CA"/>
            <w:rPrChange w:id="1875" w:author="Ollie Raymond" w:date="2016-02-12T14:03:00Z">
              <w:rPr>
                <w:color w:val="FF0000"/>
                <w:lang w:val="en-CA"/>
              </w:rPr>
            </w:rPrChange>
          </w:rPr>
          <w:t>s</w:t>
        </w:r>
      </w:ins>
      <w:ins w:id="1876" w:author="Eric Boisvert" w:date="2016-01-04T13:38:00Z">
        <w:r w:rsidR="001A08DE" w:rsidRPr="00610E7E">
          <w:rPr>
            <w:lang w:val="en-CA"/>
            <w:rPrChange w:id="1877" w:author="Ollie Raymond" w:date="2016-02-12T14:03:00Z">
              <w:rPr>
                <w:color w:val="FF0000"/>
                <w:lang w:val="en-CA"/>
              </w:rPr>
            </w:rPrChange>
          </w:rPr>
          <w:t xml:space="preserve"> of the feature it identifies</w:t>
        </w:r>
      </w:ins>
      <w:ins w:id="1878" w:author="Eric Boisvert" w:date="2016-01-04T13:40:00Z">
        <w:r w:rsidR="001A08DE" w:rsidRPr="00610E7E">
          <w:rPr>
            <w:lang w:val="en-CA"/>
            <w:rPrChange w:id="1879" w:author="Ollie Raymond" w:date="2016-02-12T14:03:00Z">
              <w:rPr>
                <w:color w:val="FF0000"/>
                <w:lang w:val="en-CA"/>
              </w:rPr>
            </w:rPrChange>
          </w:rPr>
          <w:t xml:space="preserve">. </w:t>
        </w:r>
        <w:del w:id="1880" w:author="Ollie Raymond" w:date="2016-02-15T10:06:00Z">
          <w:r w:rsidR="001A08DE" w:rsidRPr="00610E7E" w:rsidDel="00050DA2">
            <w:rPr>
              <w:lang w:val="en-CA"/>
              <w:rPrChange w:id="1881" w:author="Ollie Raymond" w:date="2016-02-12T14:03:00Z">
                <w:rPr>
                  <w:color w:val="FF0000"/>
                  <w:lang w:val="en-CA"/>
                </w:rPr>
              </w:rPrChange>
            </w:rPr>
            <w:delText xml:space="preserve"> </w:delText>
          </w:r>
        </w:del>
      </w:ins>
      <w:commentRangeStart w:id="1882"/>
      <w:ins w:id="1883" w:author="Eric Boisvert" w:date="2016-01-04T13:41:00Z">
        <w:r w:rsidR="001A08DE" w:rsidRPr="00610E7E">
          <w:rPr>
            <w:lang w:val="en-CA"/>
            <w:rPrChange w:id="1884" w:author="Ollie Raymond" w:date="2016-02-12T14:03:00Z">
              <w:rPr>
                <w:color w:val="FF0000"/>
                <w:lang w:val="en-CA"/>
              </w:rPr>
            </w:rPrChange>
          </w:rPr>
          <w:t>It is expected that one of the representations should be a XML</w:t>
        </w:r>
      </w:ins>
      <w:r w:rsidR="00610E7E" w:rsidRPr="00610E7E">
        <w:rPr>
          <w:lang w:val="en-CA"/>
          <w:rPrChange w:id="1885" w:author="Ollie Raymond" w:date="2016-02-12T14:03:00Z">
            <w:rPr>
              <w:color w:val="FF0000"/>
              <w:lang w:val="en-CA"/>
            </w:rPr>
          </w:rPrChange>
        </w:rPr>
        <w:t xml:space="preserve"> </w:t>
      </w:r>
      <w:ins w:id="1886" w:author="Eric Boisvert" w:date="2016-01-04T13:41:00Z">
        <w:r w:rsidR="001A08DE" w:rsidRPr="00610E7E">
          <w:rPr>
            <w:lang w:val="en-CA"/>
            <w:rPrChange w:id="1887" w:author="Ollie Raymond" w:date="2016-02-12T14:03:00Z">
              <w:rPr>
                <w:color w:val="FF0000"/>
                <w:lang w:val="en-CA"/>
              </w:rPr>
            </w:rPrChange>
          </w:rPr>
          <w:t>(GML) representation.</w:t>
        </w:r>
      </w:ins>
      <w:commentRangeEnd w:id="1882"/>
      <w:ins w:id="1888" w:author="Eric Boisvert" w:date="2016-01-04T13:42:00Z">
        <w:r w:rsidR="001A08DE" w:rsidRPr="00610E7E">
          <w:rPr>
            <w:rStyle w:val="Marquedecommentaire"/>
          </w:rPr>
          <w:commentReference w:id="1882"/>
        </w:r>
      </w:ins>
      <w:ins w:id="1889" w:author="Ollie Raymond" w:date="2016-02-15T09:37:00Z">
        <w:r w:rsidR="004F288E">
          <w:rPr>
            <w:lang w:val="en-CA"/>
          </w:rPr>
          <w:t xml:space="preserve"> It is recognised that entry-level providers of GeoSciML data, notably users of the GeoSciML Portrayal schema, may not be able </w:t>
        </w:r>
      </w:ins>
      <w:ins w:id="1890" w:author="Ollie Raymond" w:date="2016-02-15T09:43:00Z">
        <w:r>
          <w:rPr>
            <w:lang w:val="en-CA"/>
          </w:rPr>
          <w:t xml:space="preserve">always </w:t>
        </w:r>
      </w:ins>
      <w:ins w:id="1891" w:author="Ollie Raymond" w:date="2016-02-15T09:37:00Z">
        <w:r w:rsidR="004F288E">
          <w:rPr>
            <w:lang w:val="en-CA"/>
          </w:rPr>
          <w:t>to provide resolvable</w:t>
        </w:r>
      </w:ins>
      <w:ins w:id="1892" w:author="Ollie Raymond" w:date="2016-02-15T09:41:00Z">
        <w:r>
          <w:rPr>
            <w:lang w:val="en-CA"/>
          </w:rPr>
          <w:t xml:space="preserve"> URI identifiers</w:t>
        </w:r>
      </w:ins>
      <w:ins w:id="1893" w:author="Ollie Raymond" w:date="2016-02-15T09:42:00Z">
        <w:r>
          <w:rPr>
            <w:lang w:val="en-CA"/>
          </w:rPr>
          <w:t>, but every effort should be made to do so.</w:t>
        </w:r>
      </w:ins>
    </w:p>
    <w:p w14:paraId="308241B4" w14:textId="4C94E93C" w:rsidR="009B3BBD" w:rsidRDefault="009B3BBD" w:rsidP="009B3BBD">
      <w:pPr>
        <w:pStyle w:val="Titre2"/>
        <w:rPr>
          <w:lang w:val="en-CA"/>
        </w:rPr>
      </w:pPr>
      <w:bookmarkStart w:id="1894" w:name="_Toc446944584"/>
      <w:commentRangeStart w:id="189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95"/>
      <w:r w:rsidR="00762332">
        <w:rPr>
          <w:rStyle w:val="Marquedecommentaire"/>
          <w:rFonts w:cs="Times New Roman"/>
          <w:b w:val="0"/>
          <w:bCs w:val="0"/>
          <w:iCs w:val="0"/>
        </w:rPr>
        <w:commentReference w:id="1895"/>
      </w:r>
      <w:bookmarkEnd w:id="1894"/>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96"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24128E">
      <w:pPr>
        <w:pStyle w:val="Lgende"/>
        <w:jc w:val="center"/>
        <w:rPr>
          <w:noProof/>
          <w:lang w:val="en-AU" w:eastAsia="en-AU"/>
        </w:rPr>
        <w:pPrChange w:id="1897" w:author="Ollie Raymond" w:date="2016-02-09T18:12:00Z">
          <w:pPr>
            <w:pStyle w:val="Lgende"/>
          </w:pPr>
        </w:pPrChange>
      </w:pPr>
      <w:r>
        <w:rPr>
          <w:noProof/>
          <w:lang w:val="en-AU" w:eastAsia="en-AU"/>
        </w:rPr>
        <w:lastRenderedPageBreak/>
        <w:pict w14:anchorId="52D93303">
          <v:shape id="Picture 1" o:spid="_x0000_i1032" type="#_x0000_t75" style="width:329.1pt;height:318.45pt;visibility:visible;mso-wrap-style:square">
            <v:imagedata r:id="rId23" o:title=""/>
          </v:shape>
        </w:pict>
      </w:r>
    </w:p>
    <w:p w14:paraId="66AF6BA0" w14:textId="1F7D33E4" w:rsidR="00792D31" w:rsidRPr="009F4AF5" w:rsidRDefault="00792D31" w:rsidP="006E671E">
      <w:pPr>
        <w:pStyle w:val="Lgende"/>
        <w:jc w:val="center"/>
        <w:rPr>
          <w:color w:val="000000"/>
          <w:lang w:val="en-CA"/>
          <w:rPrChange w:id="1898" w:author="Ollie Raymond" w:date="2016-02-09T18:12:00Z">
            <w:rPr>
              <w:lang w:val="en-CA"/>
            </w:rPr>
          </w:rPrChange>
        </w:rPr>
      </w:pPr>
      <w:r w:rsidRPr="009F4AF5">
        <w:rPr>
          <w:color w:val="000000"/>
          <w:rPrChange w:id="1899" w:author="Ollie Raymond" w:date="2016-02-09T18:12:00Z">
            <w:rPr/>
          </w:rPrChange>
        </w:rPr>
        <w:t xml:space="preserve">Figure </w:t>
      </w:r>
      <w:r w:rsidR="00673E83" w:rsidRPr="009F4AF5">
        <w:rPr>
          <w:color w:val="000000"/>
          <w:rPrChange w:id="1900" w:author="Ollie Raymond" w:date="2016-02-09T18:12:00Z">
            <w:rPr/>
          </w:rPrChange>
        </w:rPr>
        <w:fldChar w:fldCharType="begin"/>
      </w:r>
      <w:r w:rsidR="00673E83" w:rsidRPr="009F4AF5">
        <w:rPr>
          <w:color w:val="000000"/>
          <w:rPrChange w:id="1901" w:author="Ollie Raymond" w:date="2016-02-09T18:12:00Z">
            <w:rPr/>
          </w:rPrChange>
        </w:rPr>
        <w:instrText xml:space="preserve"> SEQ Figure \* ARABIC </w:instrText>
      </w:r>
      <w:r w:rsidR="00673E83" w:rsidRPr="009F4AF5">
        <w:rPr>
          <w:color w:val="000000"/>
          <w:rPrChange w:id="1902" w:author="Ollie Raymond" w:date="2016-02-09T18:12:00Z">
            <w:rPr>
              <w:noProof/>
            </w:rPr>
          </w:rPrChange>
        </w:rPr>
        <w:fldChar w:fldCharType="separate"/>
      </w:r>
      <w:ins w:id="1903" w:author="Boisvert, Eric" w:date="2016-03-29T09:08:00Z">
        <w:r w:rsidR="008279FB">
          <w:rPr>
            <w:noProof/>
            <w:color w:val="000000"/>
          </w:rPr>
          <w:t>8</w:t>
        </w:r>
      </w:ins>
      <w:ins w:id="1904" w:author="Eric Boisvert" w:date="2016-03-28T16:06:00Z">
        <w:del w:id="1905" w:author="Boisvert, Eric" w:date="2016-03-29T08:51:00Z">
          <w:r w:rsidR="003842F3" w:rsidDel="00CB122C">
            <w:rPr>
              <w:noProof/>
              <w:color w:val="000000"/>
            </w:rPr>
            <w:delText>8</w:delText>
          </w:r>
        </w:del>
      </w:ins>
      <w:del w:id="1906" w:author="Boisvert, Eric" w:date="2016-03-29T08:51:00Z">
        <w:r w:rsidR="0043586C" w:rsidRPr="009F4AF5" w:rsidDel="00CB122C">
          <w:rPr>
            <w:noProof/>
            <w:color w:val="000000"/>
            <w:rPrChange w:id="1907" w:author="Ollie Raymond" w:date="2016-02-09T18:12:00Z">
              <w:rPr>
                <w:noProof/>
              </w:rPr>
            </w:rPrChange>
          </w:rPr>
          <w:delText>7</w:delText>
        </w:r>
      </w:del>
      <w:r w:rsidR="00673E83" w:rsidRPr="009F4AF5">
        <w:rPr>
          <w:noProof/>
          <w:color w:val="000000"/>
          <w:rPrChange w:id="1908" w:author="Ollie Raymond" w:date="2016-02-09T18:12:00Z">
            <w:rPr>
              <w:noProof/>
            </w:rPr>
          </w:rPrChange>
        </w:rPr>
        <w:fldChar w:fldCharType="end"/>
      </w:r>
      <w:r w:rsidRPr="009F4AF5">
        <w:rPr>
          <w:color w:val="000000"/>
          <w:rPrChange w:id="1909" w:author="Ollie Raymond" w:date="2016-02-09T18:12:00Z">
            <w:rPr/>
          </w:rPrChange>
        </w:rPr>
        <w:t xml:space="preserve"> </w:t>
      </w:r>
      <w:ins w:id="1910" w:author="Ollie Raymond" w:date="2016-02-09T18:12:00Z">
        <w:r w:rsidR="0032243C" w:rsidRPr="009F4AF5">
          <w:rPr>
            <w:color w:val="000000"/>
            <w:rPrChange w:id="1911" w:author="Ollie Raymond" w:date="2016-02-09T18:12:00Z">
              <w:rPr/>
            </w:rPrChange>
          </w:rPr>
          <w:t>-</w:t>
        </w:r>
      </w:ins>
      <w:del w:id="1912" w:author="Ollie Raymond" w:date="2016-02-09T18:12:00Z">
        <w:r w:rsidRPr="009F4AF5" w:rsidDel="0032243C">
          <w:rPr>
            <w:color w:val="000000"/>
            <w:rPrChange w:id="1913" w:author="Ollie Raymond" w:date="2016-02-09T18:12:00Z">
              <w:rPr/>
            </w:rPrChange>
          </w:rPr>
          <w:delText>:</w:delText>
        </w:r>
      </w:del>
      <w:r w:rsidRPr="009F4AF5">
        <w:rPr>
          <w:color w:val="000000"/>
          <w:rPrChange w:id="1914" w:author="Ollie Raymond" w:date="2016-02-09T18:12:00Z">
            <w:rPr/>
          </w:rPrChange>
        </w:rPr>
        <w:t xml:space="preserve"> Package dependency for GeoSciML Portrayal</w:t>
      </w:r>
      <w:ins w:id="1915"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916" w:author="Ollie Raymond" w:date="2016-02-15T10:06:00Z">
        <w:r w:rsidR="00050DA2">
          <w:rPr>
            <w:lang w:val="en-CA"/>
          </w:rPr>
          <w:t>L</w:t>
        </w:r>
      </w:ins>
      <w:del w:id="1917"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918" w:author="Eric Boisvert" w:date="2016-01-24T13:23:00Z">
        <w:r w:rsidRPr="00762332" w:rsidDel="00253146">
          <w:rPr>
            <w:lang w:val="en-CA"/>
          </w:rPr>
          <w:delText>gml</w:delText>
        </w:r>
      </w:del>
      <w:ins w:id="1919" w:author="Eric Boisvert" w:date="2016-01-24T13:23:00Z">
        <w:r w:rsidR="00253146">
          <w:rPr>
            <w:lang w:val="en-CA"/>
          </w:rPr>
          <w:t>GEO:</w:t>
        </w:r>
      </w:ins>
      <w:r w:rsidRPr="00762332">
        <w:rPr>
          <w:lang w:val="en-CA"/>
        </w:rPr>
        <w:t xml:space="preserve">:Point, </w:t>
      </w:r>
      <w:del w:id="1920" w:author="Eric Boisvert" w:date="2016-01-24T13:23:00Z">
        <w:r w:rsidRPr="00762332" w:rsidDel="00253146">
          <w:rPr>
            <w:lang w:val="en-CA"/>
          </w:rPr>
          <w:delText>gml</w:delText>
        </w:r>
      </w:del>
      <w:ins w:id="1921" w:author="Eric Boisvert" w:date="2016-01-24T13:23:00Z">
        <w:r w:rsidR="00253146">
          <w:rPr>
            <w:lang w:val="en-CA"/>
          </w:rPr>
          <w:t>GEO:</w:t>
        </w:r>
      </w:ins>
      <w:r w:rsidRPr="00762332">
        <w:rPr>
          <w:lang w:val="en-CA"/>
        </w:rPr>
        <w:t>:LineString</w:t>
      </w:r>
      <w:ins w:id="1922" w:author="Ollie Raymond" w:date="2016-02-15T10:06:00Z">
        <w:r w:rsidR="00050DA2">
          <w:rPr>
            <w:lang w:val="en-CA"/>
          </w:rPr>
          <w:t xml:space="preserve">, </w:t>
        </w:r>
      </w:ins>
      <w:del w:id="1923" w:author="Eric Boisvert" w:date="2016-01-24T13:23:00Z">
        <w:r w:rsidRPr="00762332" w:rsidDel="00253146">
          <w:rPr>
            <w:lang w:val="en-CA"/>
          </w:rPr>
          <w:delText xml:space="preserve">, </w:delText>
        </w:r>
      </w:del>
      <w:del w:id="1924" w:author="Eric Boisvert" w:date="2016-01-24T13:24:00Z">
        <w:r w:rsidRPr="00762332" w:rsidDel="00253146">
          <w:rPr>
            <w:lang w:val="en-CA"/>
          </w:rPr>
          <w:delText>gml</w:delText>
        </w:r>
      </w:del>
      <w:ins w:id="1925" w:author="Eric Boisvert" w:date="2016-01-24T13:24:00Z">
        <w:r w:rsidR="00253146">
          <w:rPr>
            <w:lang w:val="en-CA"/>
          </w:rPr>
          <w:t>GEO:</w:t>
        </w:r>
      </w:ins>
      <w:r w:rsidRPr="00762332">
        <w:rPr>
          <w:lang w:val="en-CA"/>
        </w:rPr>
        <w:t xml:space="preserve">:Curve, </w:t>
      </w:r>
      <w:ins w:id="1926" w:author="Eric Boisvert" w:date="2016-01-24T13:24:00Z">
        <w:r w:rsidR="00253146">
          <w:rPr>
            <w:lang w:val="en-CA"/>
          </w:rPr>
          <w:t>GEO</w:t>
        </w:r>
      </w:ins>
      <w:del w:id="1927" w:author="Eric Boisvert" w:date="2016-01-24T13:24:00Z">
        <w:r w:rsidRPr="00762332" w:rsidDel="00253146">
          <w:rPr>
            <w:lang w:val="en-CA"/>
          </w:rPr>
          <w:delText>gml</w:delText>
        </w:r>
      </w:del>
      <w:r w:rsidRPr="00762332">
        <w:rPr>
          <w:lang w:val="en-CA"/>
        </w:rPr>
        <w:t>:</w:t>
      </w:r>
      <w:proofErr w:type="gramStart"/>
      <w:ins w:id="1928" w:author="Ollie Raymond" w:date="2016-02-15T10:19:00Z">
        <w:r w:rsidR="008465E6">
          <w:rPr>
            <w:lang w:val="en-CA"/>
          </w:rPr>
          <w:t>:</w:t>
        </w:r>
      </w:ins>
      <w:r w:rsidRPr="00762332">
        <w:rPr>
          <w:lang w:val="en-CA"/>
        </w:rPr>
        <w:t>Polygon</w:t>
      </w:r>
      <w:proofErr w:type="gramEnd"/>
      <w:r w:rsidRPr="00762332">
        <w:rPr>
          <w:lang w:val="en-CA"/>
        </w:rPr>
        <w:t xml:space="preserve">, </w:t>
      </w:r>
      <w:ins w:id="1929" w:author="Eric Boisvert" w:date="2016-01-24T13:24:00Z">
        <w:r w:rsidR="00253146">
          <w:rPr>
            <w:lang w:val="en-CA"/>
          </w:rPr>
          <w:t>GEO</w:t>
        </w:r>
      </w:ins>
      <w:ins w:id="1930" w:author="Ollie Raymond" w:date="2016-02-15T10:21:00Z">
        <w:r w:rsidR="008465E6">
          <w:rPr>
            <w:lang w:val="en-CA"/>
          </w:rPr>
          <w:t>:</w:t>
        </w:r>
      </w:ins>
      <w:del w:id="1931" w:author="Eric Boisvert" w:date="2016-01-24T13:24:00Z">
        <w:r w:rsidRPr="00762332" w:rsidDel="00253146">
          <w:rPr>
            <w:lang w:val="en-CA"/>
          </w:rPr>
          <w:delText>gml</w:delText>
        </w:r>
      </w:del>
      <w:r w:rsidRPr="00762332">
        <w:rPr>
          <w:lang w:val="en-CA"/>
        </w:rPr>
        <w:t xml:space="preserve">:Surface, </w:t>
      </w:r>
      <w:del w:id="1932" w:author="Eric Boisvert" w:date="2016-01-24T13:24:00Z">
        <w:r w:rsidRPr="00762332" w:rsidDel="00253146">
          <w:rPr>
            <w:lang w:val="en-CA"/>
          </w:rPr>
          <w:delText>gml</w:delText>
        </w:r>
      </w:del>
      <w:ins w:id="1933" w:author="Eric Boisvert" w:date="2016-01-24T13:24:00Z">
        <w:r w:rsidR="00253146">
          <w:rPr>
            <w:lang w:val="en-CA"/>
          </w:rPr>
          <w:t>GEO</w:t>
        </w:r>
      </w:ins>
      <w:ins w:id="1934" w:author="Ollie Raymond" w:date="2016-02-15T10:21:00Z">
        <w:r w:rsidR="008465E6">
          <w:rPr>
            <w:lang w:val="en-CA"/>
          </w:rPr>
          <w:t>:</w:t>
        </w:r>
      </w:ins>
      <w:r w:rsidRPr="00762332">
        <w:rPr>
          <w:lang w:val="en-CA"/>
        </w:rPr>
        <w:t xml:space="preserve">:MultiPoint, </w:t>
      </w:r>
      <w:del w:id="1935" w:author="Eric Boisvert" w:date="2016-01-24T13:24:00Z">
        <w:r w:rsidRPr="00762332" w:rsidDel="00253146">
          <w:rPr>
            <w:lang w:val="en-CA"/>
          </w:rPr>
          <w:delText>gml</w:delText>
        </w:r>
      </w:del>
      <w:ins w:id="1936" w:author="Eric Boisvert" w:date="2016-01-24T13:24:00Z">
        <w:r w:rsidR="00253146">
          <w:rPr>
            <w:lang w:val="en-CA"/>
          </w:rPr>
          <w:t>GEO</w:t>
        </w:r>
      </w:ins>
      <w:r w:rsidRPr="00762332">
        <w:rPr>
          <w:lang w:val="en-CA"/>
        </w:rPr>
        <w:t>:</w:t>
      </w:r>
      <w:ins w:id="1937" w:author="Ollie Raymond" w:date="2016-02-15T10:21:00Z">
        <w:r w:rsidR="008465E6">
          <w:rPr>
            <w:lang w:val="en-CA"/>
          </w:rPr>
          <w:t>:</w:t>
        </w:r>
      </w:ins>
      <w:r w:rsidRPr="00762332">
        <w:rPr>
          <w:lang w:val="en-CA"/>
        </w:rPr>
        <w:t xml:space="preserve">MultiCurve, </w:t>
      </w:r>
      <w:ins w:id="1938" w:author="Eric Boisvert" w:date="2016-01-24T13:24:00Z">
        <w:r w:rsidR="00253146">
          <w:rPr>
            <w:lang w:val="en-CA"/>
          </w:rPr>
          <w:t>GEO</w:t>
        </w:r>
      </w:ins>
      <w:del w:id="1939" w:author="Eric Boisvert" w:date="2016-01-24T13:24:00Z">
        <w:r w:rsidRPr="00762332" w:rsidDel="00253146">
          <w:rPr>
            <w:lang w:val="en-CA"/>
          </w:rPr>
          <w:delText>gml</w:delText>
        </w:r>
      </w:del>
      <w:r w:rsidRPr="00762332">
        <w:rPr>
          <w:lang w:val="en-CA"/>
        </w:rPr>
        <w:t>:</w:t>
      </w:r>
      <w:ins w:id="1940"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41" w:author="Ollie Raymond" w:date="2016-02-15T10:07:00Z">
        <w:r w:rsidR="00050DA2">
          <w:rPr>
            <w:lang w:val="en-CA"/>
          </w:rPr>
          <w:t>M</w:t>
        </w:r>
      </w:ins>
      <w:del w:id="1942" w:author="Ollie Raymond" w:date="2016-02-15T10:07:00Z">
        <w:r w:rsidRPr="00B9320B" w:rsidDel="00050DA2">
          <w:rPr>
            <w:lang w:val="en-CA"/>
          </w:rPr>
          <w:delText>m</w:delText>
        </w:r>
      </w:del>
      <w:r w:rsidRPr="00B9320B">
        <w:rPr>
          <w:lang w:val="en-CA"/>
        </w:rPr>
        <w:t>apped</w:t>
      </w:r>
      <w:ins w:id="1943" w:author="Ollie Raymond" w:date="2016-02-15T10:07:00Z">
        <w:r w:rsidR="00050DA2">
          <w:rPr>
            <w:lang w:val="en-CA"/>
          </w:rPr>
          <w:t>F</w:t>
        </w:r>
      </w:ins>
      <w:del w:id="1944"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45"/>
      <w:r w:rsidRPr="00B9320B">
        <w:rPr>
          <w:lang w:val="en-CA"/>
        </w:rPr>
        <w:t>In robust services</w:t>
      </w:r>
      <w:commentRangeEnd w:id="1945"/>
      <w:r>
        <w:rPr>
          <w:rStyle w:val="Marquedecommentaire"/>
        </w:rPr>
        <w:commentReference w:id="1945"/>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46"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47" w:author="Ollie Raymond" w:date="2016-02-15T10:24:00Z">
        <w:r w:rsidRPr="00B9320B" w:rsidDel="008465E6">
          <w:rPr>
            <w:lang w:val="en-CA"/>
          </w:rPr>
          <w:delText xml:space="preserve">dereferenced </w:delText>
        </w:r>
      </w:del>
      <w:ins w:id="1948"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49" w:author="Eric Boisvert" w:date="2016-03-28T12:45:00Z">
        <w:r w:rsidRPr="00B9320B" w:rsidDel="001E3746">
          <w:rPr>
            <w:lang w:val="en-CA"/>
          </w:rPr>
          <w:delText xml:space="preserve">polygons </w:delText>
        </w:r>
      </w:del>
      <w:ins w:id="1950"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51" w:author="Ollie Raymond" w:date="2016-02-15T10:24:00Z">
        <w:r w:rsidRPr="00B9320B" w:rsidDel="008465E6">
          <w:rPr>
            <w:lang w:val="en-CA"/>
          </w:rPr>
          <w:delText xml:space="preserve">dereferenceable </w:delText>
        </w:r>
      </w:del>
      <w:ins w:id="1952"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953" w:author="Ollie Raymond" w:date="2016-02-15T10:25:00Z">
        <w:r w:rsidRPr="00B9320B" w:rsidDel="008465E6">
          <w:rPr>
            <w:lang w:val="en-CA"/>
          </w:rPr>
          <w:delText xml:space="preserve">full </w:delText>
        </w:r>
      </w:del>
      <w:ins w:id="1954" w:author="Ollie Raymond" w:date="2016-02-15T10:25:00Z">
        <w:r w:rsidR="008465E6">
          <w:rPr>
            <w:lang w:val="en-CA"/>
          </w:rPr>
          <w:t>the</w:t>
        </w:r>
        <w:r w:rsidR="008465E6" w:rsidRPr="00B9320B">
          <w:rPr>
            <w:lang w:val="en-CA"/>
          </w:rPr>
          <w:t xml:space="preserve"> </w:t>
        </w:r>
      </w:ins>
      <w:r w:rsidRPr="00B9320B">
        <w:rPr>
          <w:lang w:val="en-CA"/>
        </w:rPr>
        <w:t>GeoSciML</w:t>
      </w:r>
      <w:ins w:id="1955"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56" w:author="Ollie Raymond" w:date="2016-02-15T10:37:00Z">
                  <w:rPr>
                    <w:rFonts w:eastAsia="MS Mincho"/>
                    <w:b/>
                    <w:color w:val="FF0000"/>
                    <w:sz w:val="22"/>
                    <w:lang w:val="en-CA"/>
                  </w:rPr>
                </w:rPrChange>
              </w:rPr>
            </w:pPr>
            <w:r w:rsidRPr="006D73F0">
              <w:rPr>
                <w:rFonts w:eastAsia="MS Mincho"/>
                <w:b/>
                <w:color w:val="0D0D0D"/>
                <w:sz w:val="22"/>
                <w:lang w:val="en-CA"/>
                <w:rPrChange w:id="1957"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58" w:author="Ollie Raymond" w:date="2016-02-15T10:38:00Z">
                  <w:rPr>
                    <w:rFonts w:eastAsia="MS Mincho"/>
                    <w:b/>
                    <w:color w:val="FF0000"/>
                    <w:sz w:val="22"/>
                    <w:lang w:val="en-CA"/>
                  </w:rPr>
                </w:rPrChange>
              </w:rPr>
            </w:pPr>
            <w:r w:rsidRPr="006D73F0">
              <w:rPr>
                <w:rFonts w:eastAsia="MS Mincho"/>
                <w:b/>
                <w:color w:val="0D0D0D"/>
                <w:lang w:val="en-CA"/>
                <w:rPrChange w:id="1959"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60" w:author="Ollie Raymond" w:date="2016-02-15T10:38:00Z">
                  <w:rPr>
                    <w:rFonts w:eastAsia="MS Mincho"/>
                    <w:lang w:val="en-CA"/>
                  </w:rPr>
                </w:rPrChange>
              </w:rPr>
            </w:pPr>
            <w:r w:rsidRPr="006D73F0">
              <w:rPr>
                <w:rFonts w:eastAsia="MS Mincho"/>
                <w:color w:val="0D0D0D"/>
                <w:lang w:val="en-CA"/>
                <w:rPrChange w:id="1961"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62" w:author="Ollie Raymond" w:date="2016-02-15T10:38:00Z">
                  <w:rPr>
                    <w:rFonts w:eastAsia="MS Mincho"/>
                    <w:lang w:val="en-CA"/>
                  </w:rPr>
                </w:rPrChange>
              </w:rPr>
            </w:pPr>
            <w:r w:rsidRPr="006D73F0">
              <w:rPr>
                <w:rFonts w:eastAsia="MS Mincho"/>
                <w:b/>
                <w:color w:val="0D0D0D"/>
                <w:lang w:val="en-CA"/>
                <w:rPrChange w:id="1963"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64" w:author="Ollie Raymond" w:date="2016-02-15T10:38:00Z">
                  <w:rPr>
                    <w:rFonts w:eastAsia="MS Mincho"/>
                    <w:b/>
                    <w:color w:val="FF0000"/>
                    <w:sz w:val="22"/>
                    <w:lang w:val="en-CA"/>
                  </w:rPr>
                </w:rPrChange>
              </w:rPr>
            </w:pPr>
            <w:r w:rsidRPr="006D73F0">
              <w:rPr>
                <w:rFonts w:eastAsia="MS Mincho"/>
                <w:color w:val="0D0D0D"/>
                <w:sz w:val="22"/>
                <w:lang w:val="en-CA"/>
                <w:rPrChange w:id="1965"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66" w:author="Ollie Raymond" w:date="2016-02-15T10:38:00Z">
                  <w:rPr>
                    <w:rFonts w:eastAsia="MS Mincho"/>
                    <w:lang w:val="en-CA"/>
                  </w:rPr>
                </w:rPrChange>
              </w:rPr>
            </w:pPr>
            <w:r w:rsidRPr="006D73F0">
              <w:rPr>
                <w:rFonts w:eastAsia="MS Mincho"/>
                <w:b/>
                <w:color w:val="0D0D0D"/>
                <w:lang w:val="en-CA"/>
                <w:rPrChange w:id="196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68" w:author="Ollie Raymond" w:date="2016-02-15T10:38:00Z">
                  <w:rPr>
                    <w:rFonts w:eastAsia="MS Mincho"/>
                    <w:b/>
                    <w:color w:val="FF0000"/>
                    <w:sz w:val="22"/>
                    <w:lang w:val="en-CA"/>
                  </w:rPr>
                </w:rPrChange>
              </w:rPr>
            </w:pPr>
            <w:r w:rsidRPr="006D73F0">
              <w:rPr>
                <w:rFonts w:eastAsia="MS Mincho"/>
                <w:color w:val="0D0D0D"/>
                <w:sz w:val="22"/>
                <w:lang w:val="en-CA"/>
                <w:rPrChange w:id="1969"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70" w:author="Ollie Raymond" w:date="2016-02-15T10:38:00Z">
                  <w:rPr>
                    <w:rFonts w:eastAsia="MS Mincho"/>
                    <w:b/>
                    <w:color w:val="FF0000"/>
                    <w:sz w:val="22"/>
                    <w:lang w:val="en-CA"/>
                  </w:rPr>
                </w:rPrChange>
              </w:rPr>
              <w:t>0</w:t>
            </w:r>
            <w:r w:rsidRPr="006D73F0">
              <w:rPr>
                <w:rFonts w:eastAsia="MS Mincho"/>
                <w:color w:val="0D0D0D"/>
                <w:sz w:val="22"/>
                <w:lang w:val="en-CA"/>
                <w:rPrChange w:id="1971"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72" w:author="Ollie Raymond" w:date="2016-02-15T10:38:00Z">
                  <w:rPr>
                    <w:rFonts w:eastAsia="MS Mincho"/>
                    <w:lang w:val="en-CA"/>
                  </w:rPr>
                </w:rPrChange>
              </w:rPr>
            </w:pPr>
            <w:r w:rsidRPr="006D73F0">
              <w:rPr>
                <w:rFonts w:eastAsia="MS Mincho"/>
                <w:b/>
                <w:color w:val="0D0D0D"/>
                <w:lang w:val="en-CA"/>
                <w:rPrChange w:id="197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74" w:author="Ollie Raymond" w:date="2016-02-15T10:38:00Z">
                  <w:rPr>
                    <w:rFonts w:eastAsia="MS Mincho"/>
                    <w:b/>
                    <w:color w:val="FF0000"/>
                    <w:sz w:val="22"/>
                    <w:lang w:val="en-CA"/>
                  </w:rPr>
                </w:rPrChange>
              </w:rPr>
            </w:pPr>
            <w:r w:rsidRPr="006D73F0">
              <w:rPr>
                <w:rFonts w:eastAsia="MS Mincho"/>
                <w:color w:val="0D0D0D"/>
                <w:sz w:val="22"/>
                <w:lang w:val="en-CA"/>
                <w:rPrChange w:id="1975"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76" w:author="Ollie Raymond" w:date="2016-02-15T10:38:00Z">
                  <w:rPr>
                    <w:rFonts w:eastAsia="MS Mincho"/>
                    <w:lang w:val="en-CA"/>
                  </w:rPr>
                </w:rPrChange>
              </w:rPr>
            </w:pPr>
            <w:r w:rsidRPr="006D73F0">
              <w:rPr>
                <w:rFonts w:eastAsia="MS Mincho"/>
                <w:b/>
                <w:color w:val="0D0D0D"/>
                <w:lang w:val="en-CA"/>
                <w:rPrChange w:id="1977"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78" w:author="Ollie Raymond" w:date="2016-02-15T10:38:00Z">
                  <w:rPr>
                    <w:rFonts w:eastAsia="MS Mincho"/>
                    <w:b/>
                    <w:color w:val="0000FF"/>
                    <w:sz w:val="22"/>
                    <w:lang w:val="en-CA"/>
                  </w:rPr>
                </w:rPrChange>
              </w:rPr>
            </w:pPr>
            <w:r w:rsidRPr="006D73F0">
              <w:rPr>
                <w:rFonts w:eastAsia="MS Mincho"/>
                <w:color w:val="0D0D0D"/>
                <w:sz w:val="22"/>
                <w:lang w:val="en-CA"/>
                <w:rPrChange w:id="1979"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80" w:author="Ollie Raymond" w:date="2016-02-15T10:38:00Z">
                  <w:rPr>
                    <w:rFonts w:eastAsia="MS Mincho"/>
                    <w:lang w:val="en-CA"/>
                  </w:rPr>
                </w:rPrChange>
              </w:rPr>
            </w:pPr>
            <w:r w:rsidRPr="006D73F0">
              <w:rPr>
                <w:rFonts w:eastAsia="MS Mincho"/>
                <w:b/>
                <w:color w:val="0D0D0D"/>
                <w:lang w:val="en-CA"/>
                <w:rPrChange w:id="198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82" w:author="Ollie Raymond" w:date="2016-02-15T10:38:00Z">
                  <w:rPr>
                    <w:rFonts w:eastAsia="MS Mincho"/>
                    <w:b/>
                    <w:color w:val="0000FF"/>
                    <w:sz w:val="22"/>
                    <w:lang w:val="en-CA"/>
                  </w:rPr>
                </w:rPrChange>
              </w:rPr>
            </w:pPr>
            <w:r w:rsidRPr="006D73F0">
              <w:rPr>
                <w:rFonts w:eastAsia="MS Mincho"/>
                <w:color w:val="0D0D0D"/>
                <w:sz w:val="22"/>
                <w:lang w:val="en-CA"/>
                <w:rPrChange w:id="1983"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Titre3"/>
        <w:rPr>
          <w:lang w:val="en-CA"/>
        </w:rPr>
      </w:pPr>
      <w:bookmarkStart w:id="1984" w:name="_Toc446944585"/>
      <w:r>
        <w:rPr>
          <w:lang w:val="en-CA"/>
        </w:rPr>
        <w:t>Portrayal views</w:t>
      </w:r>
      <w:bookmarkEnd w:id="1984"/>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85"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86" w:author="Ollie Raymond" w:date="2016-02-15T10:44:00Z"/>
                <w:rStyle w:val="requri"/>
                <w:lang w:val="en-CA"/>
              </w:rPr>
            </w:pPr>
            <w:ins w:id="1987"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88" w:author="Ollie Raymond" w:date="2016-02-15T10:44:00Z"/>
                <w:rStyle w:val="reqtext"/>
                <w:lang w:val="en-CA"/>
              </w:rPr>
            </w:pPr>
            <w:ins w:id="1989" w:author="Ollie Raymond" w:date="2016-02-15T10:44:00Z">
              <w:r>
                <w:rPr>
                  <w:rStyle w:val="reqtext"/>
                  <w:lang w:val="en-CA"/>
                </w:rPr>
                <w:t xml:space="preserve">A </w:t>
              </w:r>
              <w:del w:id="1990" w:author="Eric Boisvert" w:date="2016-03-28T12:45:00Z">
                <w:r w:rsidDel="001E3746">
                  <w:rPr>
                    <w:rStyle w:val="reqtext"/>
                    <w:lang w:val="en-CA"/>
                  </w:rPr>
                  <w:delText>data instance</w:delText>
                </w:r>
              </w:del>
            </w:ins>
            <w:ins w:id="1991" w:author="Eric Boisvert" w:date="2016-03-28T12:45:00Z">
              <w:r w:rsidR="001E3746">
                <w:rPr>
                  <w:rStyle w:val="reqtext"/>
                  <w:lang w:val="en-CA"/>
                </w:rPr>
                <w:t>dataset</w:t>
              </w:r>
            </w:ins>
            <w:ins w:id="1992" w:author="Ollie Raymond" w:date="2016-02-15T10:44:00Z">
              <w:r>
                <w:rPr>
                  <w:rStyle w:val="reqtext"/>
                  <w:lang w:val="en-CA"/>
                </w:rPr>
                <w:t xml:space="preserve"> SHALL use a single geometry type (Point, Line, Polygon, etc.)</w:t>
              </w:r>
            </w:ins>
            <w:ins w:id="1993" w:author="Boisvert, Eric" w:date="2016-03-29T08:09:00Z">
              <w:r w:rsidR="007A7721">
                <w:rPr>
                  <w:rStyle w:val="reqtext"/>
                  <w:lang w:val="en-CA"/>
                </w:rPr>
                <w:t>.</w:t>
              </w:r>
            </w:ins>
            <w:ins w:id="1994" w:author="Ollie Raymond" w:date="2016-02-15T10:44:00Z">
              <w:r>
                <w:rPr>
                  <w:rStyle w:val="reqtext"/>
                  <w:lang w:val="en-CA"/>
                </w:rPr>
                <w:t xml:space="preserve">  </w:t>
              </w:r>
            </w:ins>
          </w:p>
        </w:tc>
      </w:tr>
    </w:tbl>
    <w:p w14:paraId="1F838F99" w14:textId="77777777" w:rsidR="00C246C0" w:rsidRDefault="00C246C0">
      <w:pPr>
        <w:spacing w:after="120"/>
        <w:rPr>
          <w:ins w:id="1995" w:author="Ollie Raymond" w:date="2016-02-15T10:45:00Z"/>
          <w:lang w:val="en-CA"/>
        </w:rPr>
        <w:pPrChange w:id="1996"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97" w:author="Eric Boisvert" w:date="2016-03-28T12:47:00Z">
        <w:r w:rsidR="001E3746">
          <w:rPr>
            <w:lang w:val="en-CA"/>
          </w:rPr>
          <w:t xml:space="preserve"> or </w:t>
        </w:r>
        <w:proofErr w:type="gramStart"/>
        <w:r w:rsidR="001E3746">
          <w:rPr>
            <w:lang w:val="en-CA"/>
          </w:rPr>
          <w:t>a</w:t>
        </w:r>
        <w:proofErr w:type="gramEnd"/>
        <w:r w:rsidR="001E3746">
          <w:rPr>
            <w:lang w:val="en-CA"/>
          </w:rPr>
          <w:t xml:space="preserve"> ESRI shapefile</w:t>
        </w:r>
      </w:ins>
      <w:r>
        <w:rPr>
          <w:lang w:val="en-CA"/>
        </w:rPr>
        <w:t xml:space="preserve">) </w:t>
      </w:r>
      <w:del w:id="1998" w:author="Ollie Raymond" w:date="2016-02-15T10:46:00Z">
        <w:r w:rsidDel="00C246C0">
          <w:rPr>
            <w:lang w:val="en-CA"/>
          </w:rPr>
          <w:delText xml:space="preserve">shall </w:delText>
        </w:r>
      </w:del>
      <w:ins w:id="1999" w:author="Ollie Raymond" w:date="2016-02-15T10:46:00Z">
        <w:r w:rsidR="00C246C0">
          <w:rPr>
            <w:lang w:val="en-CA"/>
          </w:rPr>
          <w:t xml:space="preserve">SHALL </w:t>
        </w:r>
      </w:ins>
      <w:r>
        <w:rPr>
          <w:lang w:val="en-CA"/>
        </w:rPr>
        <w:t xml:space="preserve">use a single geometry type. </w:t>
      </w:r>
      <w:del w:id="2000" w:author="Ollie Raymond" w:date="2016-02-15T10:47:00Z">
        <w:r w:rsidDel="00C246C0">
          <w:rPr>
            <w:lang w:val="en-CA"/>
          </w:rPr>
          <w:delText xml:space="preserve"> </w:delText>
        </w:r>
      </w:del>
      <w:r>
        <w:rPr>
          <w:lang w:val="en-CA"/>
        </w:rPr>
        <w:t xml:space="preserve">Most GIS </w:t>
      </w:r>
      <w:ins w:id="2001" w:author="Ollie Raymond" w:date="2016-02-15T10:46:00Z">
        <w:r w:rsidR="00C246C0">
          <w:rPr>
            <w:lang w:val="en-CA"/>
          </w:rPr>
          <w:t xml:space="preserve">applications </w:t>
        </w:r>
      </w:ins>
      <w:r>
        <w:rPr>
          <w:lang w:val="en-CA"/>
        </w:rPr>
        <w:t xml:space="preserve">and software </w:t>
      </w:r>
      <w:ins w:id="2002" w:author="Ollie Raymond" w:date="2016-02-15T10:46:00Z">
        <w:r w:rsidR="00C246C0">
          <w:rPr>
            <w:lang w:val="en-CA"/>
          </w:rPr>
          <w:t xml:space="preserve">which </w:t>
        </w:r>
      </w:ins>
      <w:r>
        <w:rPr>
          <w:lang w:val="en-CA"/>
        </w:rPr>
        <w:t>render</w:t>
      </w:r>
      <w:del w:id="2003" w:author="Ollie Raymond" w:date="2016-02-15T10:46:00Z">
        <w:r w:rsidDel="00C246C0">
          <w:rPr>
            <w:lang w:val="en-CA"/>
          </w:rPr>
          <w:delText>ing</w:delText>
        </w:r>
      </w:del>
      <w:r>
        <w:rPr>
          <w:lang w:val="en-CA"/>
        </w:rPr>
        <w:t xml:space="preserve"> a dataset containing geometry do</w:t>
      </w:r>
      <w:ins w:id="2004" w:author="Ollie Raymond" w:date="2016-02-15T10:46:00Z">
        <w:r w:rsidR="00C246C0">
          <w:rPr>
            <w:lang w:val="en-CA"/>
          </w:rPr>
          <w:t xml:space="preserve"> </w:t>
        </w:r>
      </w:ins>
      <w:r>
        <w:rPr>
          <w:lang w:val="en-CA"/>
        </w:rPr>
        <w:t>n</w:t>
      </w:r>
      <w:del w:id="2005" w:author="Ollie Raymond" w:date="2016-02-15T10:46:00Z">
        <w:r w:rsidDel="00C246C0">
          <w:rPr>
            <w:lang w:val="en-CA"/>
          </w:rPr>
          <w:delText>’</w:delText>
        </w:r>
      </w:del>
      <w:proofErr w:type="gramStart"/>
      <w:ins w:id="2006"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007"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008" w:author="Ollie Raymond" w:date="2016-02-15T10:44:00Z"/>
                <w:rStyle w:val="requri"/>
                <w:lang w:val="en-CA"/>
              </w:rPr>
            </w:pPr>
            <w:del w:id="2009"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010" w:author="Ollie Raymond" w:date="2016-02-15T10:44:00Z"/>
                <w:rStyle w:val="reqtext"/>
                <w:lang w:val="en-CA"/>
              </w:rPr>
            </w:pPr>
            <w:del w:id="2011"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012" w:author="Ollie Raymond" w:date="2016-02-15T10:45:00Z"/>
          <w:color w:val="FF0000"/>
          <w:lang w:val="en-CA"/>
        </w:rPr>
      </w:pP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013"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014" w:author="Ollie Raymond" w:date="2016-02-15T10:45:00Z"/>
                <w:rStyle w:val="requri"/>
                <w:lang w:val="en-CA"/>
              </w:rPr>
            </w:pPr>
            <w:ins w:id="2015"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016" w:author="Ollie Raymond" w:date="2016-02-15T10:45:00Z"/>
                <w:rStyle w:val="reqtext"/>
                <w:lang w:val="en-CA"/>
              </w:rPr>
            </w:pPr>
            <w:ins w:id="2017"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018" w:author="Ollie Raymond" w:date="2016-02-15T10:46:00Z"/>
          <w:lang w:val="en-CA"/>
        </w:rPr>
        <w:pPrChange w:id="2019"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020" w:author="Ollie Raymond" w:date="2016-02-15T10:04:00Z">
        <w:r w:rsidDel="00050DA2">
          <w:rPr>
            <w:lang w:val="en-CA"/>
          </w:rPr>
          <w:delText xml:space="preserve">should </w:delText>
        </w:r>
      </w:del>
      <w:ins w:id="2021" w:author="Ollie Raymond" w:date="2016-02-15T10:46:00Z">
        <w:r w:rsidR="00C246C0">
          <w:rPr>
            <w:lang w:val="en-CA"/>
          </w:rPr>
          <w:t>SHALL</w:t>
        </w:r>
      </w:ins>
      <w:ins w:id="2022"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023"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024" w:author="Ollie Raymond" w:date="2016-02-15T10:47:00Z">
        <w:r w:rsidR="00263FE6" w:rsidDel="00C246C0">
          <w:rPr>
            <w:lang w:val="en-CA"/>
          </w:rPr>
          <w:delText xml:space="preserve"> </w:delText>
        </w:r>
      </w:del>
      <w:ins w:id="2025" w:author="Ollie Raymond" w:date="2016-02-15T10:47:00Z">
        <w:r w:rsidR="00C246C0">
          <w:rPr>
            <w:lang w:val="en-CA"/>
          </w:rPr>
          <w:t xml:space="preserve"> </w:t>
        </w:r>
      </w:ins>
      <w:r w:rsidR="00263FE6">
        <w:rPr>
          <w:lang w:val="en-CA"/>
        </w:rPr>
        <w:t xml:space="preserve">URI </w:t>
      </w:r>
      <w:ins w:id="2026"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027"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028" w:author="Ollie Raymond" w:date="2016-02-15T10:45:00Z"/>
                <w:rStyle w:val="requri"/>
                <w:lang w:val="en-CA"/>
              </w:rPr>
            </w:pPr>
            <w:del w:id="2029"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030" w:author="Ollie Raymond" w:date="2016-02-15T10:45:00Z"/>
                <w:rStyle w:val="reqtext"/>
                <w:lang w:val="en-CA"/>
              </w:rPr>
            </w:pPr>
            <w:del w:id="2031" w:author="Ollie Raymond" w:date="2016-02-15T10:45:00Z">
              <w:r w:rsidDel="00C246C0">
                <w:rPr>
                  <w:rStyle w:val="reqtext"/>
                  <w:lang w:val="en-CA"/>
                </w:rPr>
                <w:delText xml:space="preserve">Properties of type “CharacterString” </w:delText>
              </w:r>
            </w:del>
            <w:del w:id="2032" w:author="Ollie Raymond" w:date="2016-02-15T10:04:00Z">
              <w:r w:rsidDel="00050DA2">
                <w:rPr>
                  <w:rStyle w:val="reqtext"/>
                  <w:lang w:val="en-CA"/>
                </w:rPr>
                <w:delText xml:space="preserve">SHOULD </w:delText>
              </w:r>
            </w:del>
            <w:del w:id="2033"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034" w:name="_Ref439853500"/>
      <w:r w:rsidRPr="00A12606">
        <w:t>Formal Syntax</w:t>
      </w:r>
      <w:bookmarkEnd w:id="2034"/>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035"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036" w:author="Ollie Raymond" w:date="2016-02-15T10:48:00Z"/>
                <w:rStyle w:val="requri"/>
                <w:lang w:val="en-CA"/>
              </w:rPr>
            </w:pPr>
            <w:ins w:id="2037"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38" w:author="Ollie Raymond" w:date="2016-02-15T10:48:00Z"/>
                <w:rStyle w:val="reqtext"/>
                <w:lang w:val="en-CA"/>
              </w:rPr>
            </w:pPr>
            <w:ins w:id="2039" w:author="Ollie Raymond" w:date="2016-02-15T10:49:00Z">
              <w:r>
                <w:rPr>
                  <w:rStyle w:val="reqtext"/>
                  <w:lang w:val="en-CA"/>
                </w:rPr>
                <w:t xml:space="preserve">Syntax of </w:t>
              </w:r>
            </w:ins>
            <w:ins w:id="2040" w:author="Ollie Raymond" w:date="2016-02-15T10:48:00Z">
              <w:r>
                <w:rPr>
                  <w:rStyle w:val="reqtext"/>
                  <w:lang w:val="en-CA"/>
                </w:rPr>
                <w:t>text</w:t>
              </w:r>
            </w:ins>
            <w:ins w:id="2041" w:author="Ollie Raymond" w:date="2016-02-15T10:49:00Z">
              <w:r>
                <w:rPr>
                  <w:rStyle w:val="reqtext"/>
                  <w:lang w:val="en-CA"/>
                </w:rPr>
                <w:t xml:space="preserve"> in character string properties SHOULD be formalised</w:t>
              </w:r>
            </w:ins>
            <w:ins w:id="2042" w:author="Ollie Raymond" w:date="2016-02-15T10:51:00Z">
              <w:r>
                <w:rPr>
                  <w:rStyle w:val="reqtext"/>
                  <w:lang w:val="en-CA"/>
                </w:rPr>
                <w:t>.</w:t>
              </w:r>
            </w:ins>
          </w:p>
        </w:tc>
      </w:tr>
    </w:tbl>
    <w:p w14:paraId="4867D790" w14:textId="3E9790FF" w:rsidR="00CD1A35" w:rsidRPr="006D73F0" w:rsidDel="00C246C0" w:rsidRDefault="00CD1A35" w:rsidP="00A90399">
      <w:pPr>
        <w:rPr>
          <w:del w:id="2043" w:author="Ollie Raymond" w:date="2016-02-12T17:38:00Z"/>
          <w:color w:val="000000"/>
          <w:lang w:val="en-CA"/>
        </w:rPr>
      </w:pPr>
    </w:p>
    <w:p w14:paraId="6235DA13" w14:textId="77777777" w:rsidR="00C246C0" w:rsidRPr="006D73F0" w:rsidRDefault="00C246C0">
      <w:pPr>
        <w:spacing w:after="120"/>
        <w:rPr>
          <w:ins w:id="2044" w:author="Ollie Raymond" w:date="2016-02-15T10:48:00Z"/>
          <w:color w:val="000000"/>
          <w:lang w:val="en-CA"/>
          <w:rPrChange w:id="2045" w:author="Ollie Raymond" w:date="2016-02-15T10:47:00Z">
            <w:rPr>
              <w:ins w:id="2046" w:author="Ollie Raymond" w:date="2016-02-15T10:48:00Z"/>
              <w:color w:val="FF0000"/>
              <w:lang w:val="en-CA"/>
            </w:rPr>
          </w:rPrChange>
        </w:rPr>
        <w:pPrChange w:id="2047" w:author="Ollie Raymond" w:date="2016-02-15T10:48:00Z">
          <w:pPr/>
        </w:pPrChange>
      </w:pPr>
    </w:p>
    <w:p w14:paraId="3D58555F" w14:textId="1108E273" w:rsidR="00CD1A35" w:rsidRDefault="00CD1A35" w:rsidP="00A90399">
      <w:pPr>
        <w:rPr>
          <w:ins w:id="2048" w:author="Eric Boisvert" w:date="2016-03-28T12:47:00Z"/>
          <w:color w:val="000000"/>
          <w:lang w:val="en-CA"/>
        </w:rPr>
      </w:pPr>
      <w:r w:rsidRPr="006D73F0">
        <w:rPr>
          <w:color w:val="000000"/>
          <w:lang w:val="en-CA"/>
          <w:rPrChange w:id="2049" w:author="Ollie Raymond" w:date="2016-02-15T10:47:00Z">
            <w:rPr>
              <w:color w:val="FF0000"/>
              <w:lang w:val="en-CA"/>
            </w:rPr>
          </w:rPrChange>
        </w:rPr>
        <w:t xml:space="preserve">Some string properties can be constructed using formal syntax, such as comma delimited list or any other text based structure (JSON for example).  </w:t>
      </w:r>
      <w:ins w:id="2050" w:author="Ollie Raymond" w:date="2016-02-15T10:50:00Z">
        <w:r w:rsidR="00C246C0" w:rsidRPr="006D73F0">
          <w:rPr>
            <w:color w:val="000000"/>
            <w:lang w:val="en-CA"/>
          </w:rPr>
          <w:t>Where possible, t</w:t>
        </w:r>
      </w:ins>
      <w:del w:id="2051" w:author="Ollie Raymond" w:date="2016-02-15T10:50:00Z">
        <w:r w:rsidRPr="006D73F0" w:rsidDel="00C246C0">
          <w:rPr>
            <w:color w:val="000000"/>
            <w:lang w:val="en-CA"/>
            <w:rPrChange w:id="2052" w:author="Ollie Raymond" w:date="2016-02-15T10:47:00Z">
              <w:rPr>
                <w:color w:val="FF0000"/>
                <w:lang w:val="en-CA"/>
              </w:rPr>
            </w:rPrChange>
          </w:rPr>
          <w:delText>T</w:delText>
        </w:r>
      </w:del>
      <w:r w:rsidRPr="006D73F0">
        <w:rPr>
          <w:color w:val="000000"/>
          <w:lang w:val="en-CA"/>
          <w:rPrChange w:id="2053" w:author="Ollie Raymond" w:date="2016-02-15T10:47:00Z">
            <w:rPr>
              <w:color w:val="FF0000"/>
              <w:lang w:val="en-CA"/>
            </w:rPr>
          </w:rPrChange>
        </w:rPr>
        <w:t xml:space="preserve">he </w:t>
      </w:r>
      <w:del w:id="2054" w:author="Ollie Raymond" w:date="2016-02-15T10:50:00Z">
        <w:r w:rsidRPr="006D73F0" w:rsidDel="00C246C0">
          <w:rPr>
            <w:color w:val="000000"/>
            <w:lang w:val="en-CA"/>
            <w:rPrChange w:id="2055" w:author="Ollie Raymond" w:date="2016-02-15T10:47:00Z">
              <w:rPr>
                <w:color w:val="FF0000"/>
                <w:lang w:val="en-CA"/>
              </w:rPr>
            </w:rPrChange>
          </w:rPr>
          <w:delText>use of such</w:delText>
        </w:r>
      </w:del>
      <w:ins w:id="2056" w:author="Ollie Raymond" w:date="2016-02-15T10:50:00Z">
        <w:r w:rsidR="00C246C0" w:rsidRPr="006D73F0">
          <w:rPr>
            <w:color w:val="000000"/>
            <w:lang w:val="en-CA"/>
          </w:rPr>
          <w:t>this</w:t>
        </w:r>
      </w:ins>
      <w:r w:rsidRPr="006D73F0">
        <w:rPr>
          <w:color w:val="000000"/>
          <w:lang w:val="en-CA"/>
          <w:rPrChange w:id="2057" w:author="Ollie Raymond" w:date="2016-02-15T10:47:00Z">
            <w:rPr>
              <w:color w:val="FF0000"/>
              <w:lang w:val="en-CA"/>
            </w:rPr>
          </w:rPrChange>
        </w:rPr>
        <w:t xml:space="preserve"> syntax </w:t>
      </w:r>
      <w:del w:id="2058" w:author="Ollie Raymond" w:date="2016-02-15T10:47:00Z">
        <w:r w:rsidRPr="006D73F0" w:rsidDel="00C246C0">
          <w:rPr>
            <w:color w:val="000000"/>
            <w:lang w:val="en-CA"/>
            <w:rPrChange w:id="2059" w:author="Ollie Raymond" w:date="2016-02-15T10:47:00Z">
              <w:rPr>
                <w:color w:val="FF0000"/>
                <w:lang w:val="en-CA"/>
              </w:rPr>
            </w:rPrChange>
          </w:rPr>
          <w:delText xml:space="preserve">should </w:delText>
        </w:r>
      </w:del>
      <w:ins w:id="2060" w:author="Ollie Raymond" w:date="2016-02-15T10:47:00Z">
        <w:r w:rsidR="00C246C0" w:rsidRPr="006D73F0">
          <w:rPr>
            <w:color w:val="000000"/>
            <w:lang w:val="en-CA"/>
            <w:rPrChange w:id="2061" w:author="Ollie Raymond" w:date="2016-02-15T10:47:00Z">
              <w:rPr>
                <w:color w:val="FF0000"/>
                <w:lang w:val="en-CA"/>
              </w:rPr>
            </w:rPrChange>
          </w:rPr>
          <w:t xml:space="preserve">SHOULD </w:t>
        </w:r>
      </w:ins>
      <w:r w:rsidRPr="006D73F0">
        <w:rPr>
          <w:color w:val="000000"/>
          <w:lang w:val="en-CA"/>
          <w:rPrChange w:id="2062"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063"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64"/>
      <w:r w:rsidR="00A10684">
        <w:rPr>
          <w:lang w:val="en-CA"/>
        </w:rPr>
        <w:t>3986</w:t>
      </w:r>
      <w:commentRangeEnd w:id="2064"/>
      <w:r w:rsidR="00A10684">
        <w:rPr>
          <w:rStyle w:val="Marquedecommentaire"/>
        </w:rPr>
        <w:commentReference w:id="2064"/>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65" w:author="Eric Boisvert" w:date="2016-03-23T20:51:00Z">
              <w:r w:rsidR="0073219F" w:rsidDel="006559DD">
                <w:rPr>
                  <w:rStyle w:val="reqtext"/>
                  <w:lang w:val="en-CA"/>
                </w:rPr>
                <w:delText>shall</w:delText>
              </w:r>
              <w:r w:rsidDel="006559DD">
                <w:rPr>
                  <w:rStyle w:val="reqtext"/>
                  <w:lang w:val="en-CA"/>
                </w:rPr>
                <w:delText xml:space="preserve"> </w:delText>
              </w:r>
            </w:del>
            <w:ins w:id="2066" w:author="Eric Boisvert" w:date="2016-03-23T20:51:00Z">
              <w:r w:rsidR="006559DD">
                <w:rPr>
                  <w:rStyle w:val="reqtext"/>
                  <w:lang w:val="en-CA"/>
                </w:rPr>
                <w:t xml:space="preserve">SHALL </w:t>
              </w:r>
            </w:ins>
            <w:r>
              <w:rPr>
                <w:rStyle w:val="reqtext"/>
                <w:lang w:val="en-CA"/>
              </w:rPr>
              <w:t>contain a string conformant to URI format as specified in RFC 3986</w:t>
            </w:r>
            <w:ins w:id="2067"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68"/>
      <w:r>
        <w:rPr>
          <w:lang w:val="en-CA"/>
        </w:rPr>
        <w:lastRenderedPageBreak/>
        <w:t xml:space="preserve">Properties </w:t>
      </w:r>
      <w:r w:rsidR="00157E57">
        <w:rPr>
          <w:lang w:val="en-CA"/>
        </w:rPr>
        <w:t>containing a URI should resolve following Linked Open Data principles.</w:t>
      </w:r>
      <w:commentRangeEnd w:id="2068"/>
      <w:r w:rsidR="00157E57">
        <w:rPr>
          <w:rStyle w:val="Marquedecommentaire"/>
        </w:rPr>
        <w:commentReference w:id="206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2FC002F2"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w:t>
            </w:r>
            <w:proofErr w:type="gramStart"/>
            <w:r>
              <w:rPr>
                <w:rStyle w:val="reqtext"/>
                <w:lang w:val="en-CA"/>
              </w:rPr>
              <w:t>to a resources</w:t>
            </w:r>
            <w:proofErr w:type="gramEnd"/>
            <w:r>
              <w:rPr>
                <w:rStyle w:val="reqtext"/>
                <w:lang w:val="en-CA"/>
              </w:rPr>
              <w:t xml:space="preserve"> resolvable using Linked Open Data principles</w:t>
            </w:r>
            <w:ins w:id="2069"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24128E" w:rsidP="009E28CA">
      <w:pPr>
        <w:keepNext/>
      </w:pPr>
      <w:r>
        <w:pict w14:anchorId="74E07398">
          <v:shape id="_x0000_i1033" type="#_x0000_t75" style="width:435.7pt;height:329.55pt">
            <v:imagedata r:id="rId24" o:title=""/>
          </v:shape>
        </w:pict>
      </w:r>
    </w:p>
    <w:p w14:paraId="735945C2" w14:textId="4D1D94BE" w:rsidR="009E28CA" w:rsidRDefault="009E28CA" w:rsidP="00A12606">
      <w:pPr>
        <w:pStyle w:val="Lgende"/>
      </w:pPr>
      <w:bookmarkStart w:id="2070" w:name="_Ref447002371"/>
      <w:r>
        <w:t xml:space="preserve">Figure </w:t>
      </w:r>
      <w:r>
        <w:fldChar w:fldCharType="begin"/>
      </w:r>
      <w:r>
        <w:instrText xml:space="preserve"> SEQ Figure \* ARABIC </w:instrText>
      </w:r>
      <w:r>
        <w:fldChar w:fldCharType="separate"/>
      </w:r>
      <w:ins w:id="2071" w:author="Boisvert, Eric" w:date="2016-03-29T09:08:00Z">
        <w:r w:rsidR="008279FB">
          <w:rPr>
            <w:noProof/>
          </w:rPr>
          <w:t>9</w:t>
        </w:r>
      </w:ins>
      <w:ins w:id="2072" w:author="Eric Boisvert" w:date="2016-03-28T16:06:00Z">
        <w:del w:id="2073" w:author="Boisvert, Eric" w:date="2016-03-29T08:51:00Z">
          <w:r w:rsidR="003842F3" w:rsidDel="00CB122C">
            <w:rPr>
              <w:noProof/>
            </w:rPr>
            <w:delText>9</w:delText>
          </w:r>
        </w:del>
      </w:ins>
      <w:del w:id="2074" w:author="Boisvert, Eric" w:date="2016-03-29T08:51:00Z">
        <w:r w:rsidR="0043586C" w:rsidDel="00CB122C">
          <w:rPr>
            <w:noProof/>
          </w:rPr>
          <w:delText>8</w:delText>
        </w:r>
      </w:del>
      <w:r>
        <w:fldChar w:fldCharType="end"/>
      </w:r>
      <w:bookmarkEnd w:id="2070"/>
      <w:r>
        <w:t xml:space="preserve"> </w:t>
      </w:r>
      <w:r w:rsidRPr="00BA08CB">
        <w:t xml:space="preserve">GeoSciML portrayal </w:t>
      </w:r>
      <w:del w:id="2075" w:author="Boisvert, Eric" w:date="2016-03-29T08:33:00Z">
        <w:r w:rsidRPr="00BA08CB" w:rsidDel="00BF2A41">
          <w:delText>classes</w:delText>
        </w:r>
      </w:del>
      <w:ins w:id="2076" w:author="Boisvert, Eric" w:date="2016-03-29T08:33:00Z">
        <w:r w:rsidR="00BF2A41">
          <w:t>feature types</w:t>
        </w:r>
      </w:ins>
      <w:ins w:id="2077" w:author="Boisvert, Eric" w:date="2016-03-29T08:32:00Z">
        <w:r w:rsidR="00BF2A41">
          <w:t>.</w:t>
        </w:r>
      </w:ins>
    </w:p>
    <w:p w14:paraId="4FC40430" w14:textId="087DE854" w:rsidR="002D30FE" w:rsidRPr="008246C7" w:rsidRDefault="007A7721" w:rsidP="002D30FE">
      <w:ins w:id="2078" w:author="Boisvert, Eric" w:date="2016-03-29T08:10:00Z">
        <w:r>
          <w:fldChar w:fldCharType="begin"/>
        </w:r>
        <w:r>
          <w:instrText xml:space="preserve"> REF _Ref447002371 \h </w:instrText>
        </w:r>
      </w:ins>
      <w:r>
        <w:fldChar w:fldCharType="separate"/>
      </w:r>
      <w:ins w:id="2079" w:author="Boisvert, Eric" w:date="2016-03-29T08:10:00Z">
        <w:r>
          <w:t xml:space="preserve">Figure </w:t>
        </w:r>
        <w:r>
          <w:rPr>
            <w:noProof/>
          </w:rPr>
          <w:t>9</w:t>
        </w:r>
        <w:r>
          <w:fldChar w:fldCharType="end"/>
        </w:r>
        <w:r>
          <w:t xml:space="preserve"> </w:t>
        </w:r>
      </w:ins>
      <w:r w:rsidR="002D30FE">
        <w:t xml:space="preserve">shows the 7 portrayal </w:t>
      </w:r>
      <w:del w:id="2080" w:author="Boisvert, Eric" w:date="2016-03-29T08:11:00Z">
        <w:r w:rsidR="002D30FE" w:rsidDel="007A7721">
          <w:delText xml:space="preserve">classes </w:delText>
        </w:r>
      </w:del>
      <w:ins w:id="2081" w:author="Boisvert, Eric" w:date="2016-03-29T08:11:00Z">
        <w:r>
          <w:t xml:space="preserve">feature types </w:t>
        </w:r>
      </w:ins>
      <w:r w:rsidR="002D30FE">
        <w:t xml:space="preserve">supported by GeoSciML 4.0.  Each </w:t>
      </w:r>
      <w:del w:id="2082" w:author="Boisvert, Eric" w:date="2016-03-29T08:11:00Z">
        <w:r w:rsidR="002D30FE" w:rsidDel="007A7721">
          <w:delText xml:space="preserve">class </w:delText>
        </w:r>
      </w:del>
      <w:ins w:id="2083"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84"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085" w:name="_Toc446944586"/>
      <w:r w:rsidRPr="00D14AF0">
        <w:t>GeologicUnitView</w:t>
      </w:r>
      <w:bookmarkEnd w:id="2085"/>
    </w:p>
    <w:p w14:paraId="2D64ED5C" w14:textId="77777777" w:rsidR="00176E9E" w:rsidRDefault="00176E9E" w:rsidP="00176E9E">
      <w:pPr>
        <w:rPr>
          <w:lang w:val="en-CA"/>
        </w:rPr>
      </w:pPr>
    </w:p>
    <w:p w14:paraId="13F2B898" w14:textId="7B2333EC" w:rsidR="00176E9E" w:rsidDel="002050B2" w:rsidRDefault="00176E9E" w:rsidP="00176E9E">
      <w:pPr>
        <w:keepNext/>
        <w:rPr>
          <w:del w:id="2086" w:author="Ollie Raymond" w:date="2016-02-12T17:38:00Z"/>
          <w:noProof/>
          <w:lang w:val="en-CA" w:eastAsia="en-CA"/>
        </w:rPr>
      </w:pPr>
    </w:p>
    <w:p w14:paraId="61A04E59" w14:textId="77777777" w:rsidR="00176E9E" w:rsidRDefault="0024128E">
      <w:pPr>
        <w:keepNext/>
        <w:jc w:val="center"/>
        <w:pPrChange w:id="2087" w:author="Ollie Raymond" w:date="2016-02-12T17:38:00Z">
          <w:pPr>
            <w:keepNext/>
          </w:pPr>
        </w:pPrChange>
      </w:pPr>
      <w:r>
        <w:rPr>
          <w:noProof/>
          <w:lang w:val="en-CA" w:eastAsia="en-CA"/>
        </w:rPr>
        <w:pict w14:anchorId="7FAC9BB2">
          <v:shape id="_x0000_i1034" type="#_x0000_t75" style="width:234.9pt;height:313.85pt;visibility:visible;mso-wrap-style:square">
            <v:imagedata r:id="rId25" o:title=""/>
          </v:shape>
        </w:pict>
      </w:r>
    </w:p>
    <w:p w14:paraId="5DEA8FD6" w14:textId="4D6939D8" w:rsidR="00176E9E" w:rsidRPr="002050B2" w:rsidRDefault="00176E9E">
      <w:pPr>
        <w:pStyle w:val="Lgende"/>
        <w:jc w:val="center"/>
        <w:rPr>
          <w:color w:val="auto"/>
          <w:rPrChange w:id="2088" w:author="Ollie Raymond" w:date="2016-02-12T17:38:00Z">
            <w:rPr/>
          </w:rPrChange>
        </w:rPr>
        <w:pPrChange w:id="2089" w:author="Ollie Raymond" w:date="2016-02-12T17:38:00Z">
          <w:pPr>
            <w:pStyle w:val="Lgende"/>
          </w:pPr>
        </w:pPrChange>
      </w:pPr>
      <w:r w:rsidRPr="002050B2">
        <w:rPr>
          <w:color w:val="auto"/>
          <w:rPrChange w:id="2090" w:author="Ollie Raymond" w:date="2016-02-12T17:38:00Z">
            <w:rPr/>
          </w:rPrChange>
        </w:rPr>
        <w:t xml:space="preserve">Figure </w:t>
      </w:r>
      <w:r w:rsidRPr="002050B2">
        <w:rPr>
          <w:color w:val="auto"/>
          <w:rPrChange w:id="2091" w:author="Ollie Raymond" w:date="2016-02-12T17:38:00Z">
            <w:rPr/>
          </w:rPrChange>
        </w:rPr>
        <w:fldChar w:fldCharType="begin"/>
      </w:r>
      <w:r w:rsidRPr="002050B2">
        <w:rPr>
          <w:color w:val="auto"/>
          <w:rPrChange w:id="2092" w:author="Ollie Raymond" w:date="2016-02-12T17:38:00Z">
            <w:rPr/>
          </w:rPrChange>
        </w:rPr>
        <w:instrText xml:space="preserve"> SEQ Figure \* ARABIC </w:instrText>
      </w:r>
      <w:r w:rsidRPr="002050B2">
        <w:rPr>
          <w:color w:val="auto"/>
          <w:rPrChange w:id="2093" w:author="Ollie Raymond" w:date="2016-02-12T17:38:00Z">
            <w:rPr/>
          </w:rPrChange>
        </w:rPr>
        <w:fldChar w:fldCharType="separate"/>
      </w:r>
      <w:ins w:id="2094" w:author="Boisvert, Eric" w:date="2016-03-29T09:08:00Z">
        <w:r w:rsidR="008279FB">
          <w:rPr>
            <w:noProof/>
            <w:color w:val="auto"/>
          </w:rPr>
          <w:t>10</w:t>
        </w:r>
      </w:ins>
      <w:ins w:id="2095" w:author="Eric Boisvert" w:date="2016-03-28T16:06:00Z">
        <w:del w:id="2096" w:author="Boisvert, Eric" w:date="2016-03-29T08:51:00Z">
          <w:r w:rsidR="003842F3" w:rsidDel="00CB122C">
            <w:rPr>
              <w:noProof/>
              <w:color w:val="auto"/>
            </w:rPr>
            <w:delText>10</w:delText>
          </w:r>
        </w:del>
      </w:ins>
      <w:del w:id="2097" w:author="Boisvert, Eric" w:date="2016-03-29T08:51:00Z">
        <w:r w:rsidR="0043586C" w:rsidRPr="002050B2" w:rsidDel="00CB122C">
          <w:rPr>
            <w:noProof/>
            <w:color w:val="auto"/>
            <w:rPrChange w:id="2098" w:author="Ollie Raymond" w:date="2016-02-12T17:38:00Z">
              <w:rPr>
                <w:noProof/>
              </w:rPr>
            </w:rPrChange>
          </w:rPr>
          <w:delText>9</w:delText>
        </w:r>
      </w:del>
      <w:r w:rsidRPr="002050B2">
        <w:rPr>
          <w:color w:val="auto"/>
          <w:rPrChange w:id="2099" w:author="Ollie Raymond" w:date="2016-02-12T17:38:00Z">
            <w:rPr/>
          </w:rPrChange>
        </w:rPr>
        <w:fldChar w:fldCharType="end"/>
      </w:r>
      <w:r w:rsidRPr="002050B2">
        <w:rPr>
          <w:color w:val="auto"/>
          <w:rPrChange w:id="2100" w:author="Ollie Raymond" w:date="2016-02-12T17:38:00Z">
            <w:rPr/>
          </w:rPrChange>
        </w:rPr>
        <w:t xml:space="preserve">: GeologicUnitView </w:t>
      </w:r>
      <w:del w:id="2101" w:author="Boisvert, Eric" w:date="2016-03-29T08:33:00Z">
        <w:r w:rsidRPr="002050B2" w:rsidDel="00BF2A41">
          <w:rPr>
            <w:color w:val="auto"/>
            <w:rPrChange w:id="2102" w:author="Ollie Raymond" w:date="2016-02-12T17:38:00Z">
              <w:rPr/>
            </w:rPrChange>
          </w:rPr>
          <w:delText>class</w:delText>
        </w:r>
      </w:del>
      <w:ins w:id="2103" w:author="Boisvert, Eric" w:date="2016-03-29T08:33:00Z">
        <w:r w:rsidR="00BF2A41">
          <w:rPr>
            <w:color w:val="auto"/>
          </w:rPr>
          <w:t>feature type</w:t>
        </w:r>
      </w:ins>
      <w:ins w:id="2104"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105" w:author="Boisvert, Eric" w:date="2016-03-29T08:11:00Z">
        <w:r w:rsidR="007A7721">
          <w:t>.</w:t>
        </w:r>
      </w:ins>
    </w:p>
    <w:p w14:paraId="4055BD51" w14:textId="77777777" w:rsidR="00176E9E" w:rsidRDefault="00176E9E" w:rsidP="00176E9E">
      <w:pPr>
        <w:pStyle w:val="Titre4"/>
      </w:pPr>
      <w:proofErr w:type="gramStart"/>
      <w:r>
        <w:lastRenderedPageBreak/>
        <w:t>i</w:t>
      </w:r>
      <w:r w:rsidRPr="00D970E9">
        <w:t>dentifier</w:t>
      </w:r>
      <w:proofErr w:type="gramEnd"/>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proofErr w:type="gramStart"/>
      <w:r>
        <w:t>:</w:t>
      </w:r>
      <w:ins w:id="2106" w:author="Eric Boisvert" w:date="2016-01-24T13:25:00Z">
        <w:r w:rsidR="00253146">
          <w:t>:</w:t>
        </w:r>
      </w:ins>
      <w:del w:id="2107" w:author="Eric Boisvert" w:date="2016-01-24T13:30:00Z">
        <w:r w:rsidDel="00253146">
          <w:delText>CharacterString</w:delText>
        </w:r>
      </w:del>
      <w:ins w:id="2108" w:author="Eric Boisvert" w:date="2016-01-24T13:30: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09"/>
      <w:r w:rsidR="00D96958">
        <w:rPr>
          <w:lang w:val="en-CA"/>
        </w:rPr>
        <w:t>3986</w:t>
      </w:r>
      <w:commentRangeEnd w:id="2109"/>
      <w:r w:rsidR="00D96958">
        <w:rPr>
          <w:rStyle w:val="Marquedecommentaire"/>
        </w:rPr>
        <w:commentReference w:id="2109"/>
      </w:r>
      <w:r w:rsidR="00D96958">
        <w:rPr>
          <w:lang w:val="en-CA"/>
        </w:rPr>
        <w:t xml:space="preserve">. </w:t>
      </w:r>
    </w:p>
    <w:p w14:paraId="7B541338" w14:textId="7DBF8240" w:rsidR="00176E9E" w:rsidDel="002050B2" w:rsidRDefault="00176E9E" w:rsidP="00176E9E">
      <w:pPr>
        <w:rPr>
          <w:del w:id="211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111"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112" w:author="Eric Boisvert" w:date="2016-03-06T11:23:00Z">
        <w:r w:rsidDel="00416BC2">
          <w:delText xml:space="preserve">It </w:delText>
        </w:r>
      </w:del>
      <w:ins w:id="2113"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11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115"/>
            <w:r>
              <w:rPr>
                <w:rStyle w:val="reqtext"/>
                <w:lang w:val="en-CA"/>
              </w:rPr>
              <w:t>GeologicUnitView identifier SHOULD correspond to and instance of MappedFeature</w:t>
            </w:r>
            <w:commentRangeEnd w:id="2115"/>
            <w:r>
              <w:rPr>
                <w:rStyle w:val="Marquedecommentaire"/>
                <w:rFonts w:ascii="Times New Roman" w:eastAsia="Times New Roman" w:hAnsi="Times New Roman"/>
                <w:lang w:val="en-US" w:eastAsia="en-US"/>
              </w:rPr>
              <w:commentReference w:id="2115"/>
            </w:r>
            <w:ins w:id="2116"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proofErr w:type="gramStart"/>
      <w:r>
        <w:t>name</w:t>
      </w:r>
      <w:proofErr w:type="gramEnd"/>
    </w:p>
    <w:p w14:paraId="74352E96" w14:textId="77777777" w:rsidR="00176E9E" w:rsidRPr="002B6140" w:rsidRDefault="00176E9E" w:rsidP="00176E9E"/>
    <w:p w14:paraId="37491DD0" w14:textId="50233BFA" w:rsidR="00176E9E" w:rsidRPr="00D970E9" w:rsidRDefault="00A41623" w:rsidP="00176E9E">
      <w:pPr>
        <w:rPr>
          <w:lang w:val="en-CA"/>
        </w:rPr>
      </w:pPr>
      <w:ins w:id="2117" w:author="Eric Boisvert" w:date="2016-03-28T13:05:00Z">
        <w:r>
          <w:t xml:space="preserve">If present, </w:t>
        </w:r>
      </w:ins>
      <w:ins w:id="2118" w:author="Eric Boisvert" w:date="2016-03-28T13:06:00Z">
        <w:r>
          <w:t>t</w:t>
        </w:r>
      </w:ins>
      <w:ins w:id="2119" w:author="Eric Boisvert" w:date="2016-03-06T11:24:00Z">
        <w:r w:rsidR="00416BC2">
          <w:t xml:space="preserve">he property </w:t>
        </w:r>
      </w:ins>
      <w:r w:rsidR="00176E9E">
        <w:t>name</w:t>
      </w:r>
      <w:proofErr w:type="gramStart"/>
      <w:r w:rsidR="00176E9E">
        <w:t>:</w:t>
      </w:r>
      <w:ins w:id="2120"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proofErr w:type="gramStart"/>
      <w:r>
        <w:t>description</w:t>
      </w:r>
      <w:proofErr w:type="gramEnd"/>
    </w:p>
    <w:p w14:paraId="08BFD60F" w14:textId="77777777" w:rsidR="00176E9E" w:rsidRDefault="00176E9E" w:rsidP="00176E9E"/>
    <w:p w14:paraId="4283B5DF" w14:textId="2AE122E6" w:rsidR="00176E9E" w:rsidRDefault="00A41623" w:rsidP="00176E9E">
      <w:ins w:id="2121" w:author="Eric Boisvert" w:date="2016-03-28T13:06:00Z">
        <w:r>
          <w:t>If present, t</w:t>
        </w:r>
      </w:ins>
      <w:ins w:id="2122" w:author="Eric Boisvert" w:date="2016-03-06T11:24:00Z">
        <w:r w:rsidR="00416BC2">
          <w:t>he property</w:t>
        </w:r>
      </w:ins>
      <w:del w:id="2123" w:author="Eric Boisvert" w:date="2016-03-06T11:24:00Z">
        <w:r w:rsidR="00176E9E" w:rsidRPr="00F4750B" w:rsidDel="00416BC2">
          <w:delText>Text</w:delText>
        </w:r>
      </w:del>
      <w:r w:rsidR="00176E9E" w:rsidRPr="00F4750B">
        <w:t xml:space="preserve"> description</w:t>
      </w:r>
      <w:proofErr w:type="gramStart"/>
      <w:r w:rsidR="00176E9E">
        <w:t>:</w:t>
      </w:r>
      <w:ins w:id="2124" w:author="Eric Boisvert" w:date="2016-01-24T13:25:00Z">
        <w:r w:rsidR="00253146">
          <w:t>Primitive</w:t>
        </w:r>
        <w:proofErr w:type="gramEnd"/>
        <w:r w:rsidR="00253146">
          <w:t>::</w:t>
        </w:r>
      </w:ins>
      <w:r w:rsidR="00176E9E">
        <w:t>CharacterString</w:t>
      </w:r>
      <w:r w:rsidR="00176E9E" w:rsidRPr="00F4750B">
        <w:t xml:space="preserve"> </w:t>
      </w:r>
      <w:ins w:id="2125"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proofErr w:type="gramStart"/>
      <w:r w:rsidRPr="00D970E9">
        <w:t>geologicUnitType</w:t>
      </w:r>
      <w:proofErr w:type="gramEnd"/>
    </w:p>
    <w:p w14:paraId="58D3BCBD" w14:textId="77777777" w:rsidR="00176E9E" w:rsidRDefault="00176E9E" w:rsidP="00176E9E"/>
    <w:p w14:paraId="4DFC859C" w14:textId="3C86FD86" w:rsidR="00176E9E" w:rsidRDefault="00A41623" w:rsidP="00176E9E">
      <w:ins w:id="2126" w:author="Eric Boisvert" w:date="2016-03-28T13:06:00Z">
        <w:r>
          <w:t>If present, t</w:t>
        </w:r>
      </w:ins>
      <w:ins w:id="2127" w:author="Eric Boisvert" w:date="2016-03-06T11:25:00Z">
        <w:r w:rsidR="00416BC2">
          <w:t xml:space="preserve">he property </w:t>
        </w:r>
      </w:ins>
      <w:del w:id="2128" w:author="Eric Boisvert" w:date="2016-03-06T11:25:00Z">
        <w:r w:rsidR="00176E9E" w:rsidDel="00416BC2">
          <w:delText>Label</w:delText>
        </w:r>
      </w:del>
      <w:ins w:id="2129" w:author="Eric Boisvert" w:date="2016-03-06T11:25:00Z">
        <w:r w:rsidR="00416BC2">
          <w:t>geologicUnitType</w:t>
        </w:r>
      </w:ins>
      <w:r w:rsidR="00176E9E">
        <w:t xml:space="preserve"> (</w:t>
      </w:r>
      <w:ins w:id="2130" w:author="Eric Boisvert" w:date="2016-01-24T13:25:00Z">
        <w:r w:rsidR="00253146">
          <w:t>Primitive::CharacterString</w:t>
        </w:r>
      </w:ins>
      <w:del w:id="2131" w:author="Eric Boisvert" w:date="2016-01-24T13:25:00Z">
        <w:r w:rsidR="00176E9E" w:rsidDel="00253146">
          <w:delText>CharacterString</w:delText>
        </w:r>
      </w:del>
      <w:r w:rsidR="00176E9E">
        <w:t xml:space="preserve">) </w:t>
      </w:r>
      <w:ins w:id="2132" w:author="Eric Boisvert" w:date="2016-03-06T11:26:00Z">
        <w:r w:rsidR="00416BC2">
          <w:t xml:space="preserve">contains </w:t>
        </w:r>
      </w:ins>
      <w:del w:id="2133" w:author="Eric Boisvert" w:date="2016-03-06T11:26:00Z">
        <w:r w:rsidR="00176E9E" w:rsidDel="00416BC2">
          <w:delText>of</w:delText>
        </w:r>
      </w:del>
      <w:r w:rsidR="00176E9E">
        <w:t xml:space="preserve"> the t</w:t>
      </w:r>
      <w:r w:rsidR="00176E9E" w:rsidRPr="00263FE6">
        <w:t>ype of GeologicUnit</w:t>
      </w:r>
      <w:ins w:id="2134" w:author="Eric Boisvert" w:date="2016-03-06T11:26:00Z">
        <w:r w:rsidR="00416BC2">
          <w:t>Type</w:t>
        </w:r>
      </w:ins>
      <w:r w:rsidR="00176E9E" w:rsidRPr="00263FE6">
        <w:t xml:space="preserve"> (as defined in GeoSciML).</w:t>
      </w:r>
      <w:r w:rsidR="00176E9E">
        <w:t xml:space="preserve"> </w:t>
      </w:r>
      <w:r w:rsidR="00D41C9A">
        <w:t>To report a</w:t>
      </w:r>
      <w:ins w:id="2135"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proofErr w:type="gramStart"/>
      <w:r>
        <w:t>rank</w:t>
      </w:r>
      <w:proofErr w:type="gramEnd"/>
      <w:r w:rsidRPr="00F24B15">
        <w:t xml:space="preserve"> </w:t>
      </w:r>
    </w:p>
    <w:p w14:paraId="3FA80C3D" w14:textId="77777777" w:rsidR="00176E9E" w:rsidRDefault="00176E9E" w:rsidP="00176E9E"/>
    <w:p w14:paraId="2CEA6996" w14:textId="4B3C5A78" w:rsidR="00176E9E" w:rsidRDefault="00176E9E" w:rsidP="00176E9E">
      <w:del w:id="2136" w:author="Eric Boisvert" w:date="2016-03-06T13:18:00Z">
        <w:r w:rsidDel="00D05564">
          <w:delText xml:space="preserve">Label </w:delText>
        </w:r>
      </w:del>
      <w:ins w:id="2137" w:author="Eric Boisvert" w:date="2016-03-28T13:06:00Z">
        <w:r w:rsidR="00A41623">
          <w:t>If present, t</w:t>
        </w:r>
      </w:ins>
      <w:ins w:id="2138" w:author="Eric Boisvert" w:date="2016-03-06T13:18:00Z">
        <w:r w:rsidR="00D05564">
          <w:t xml:space="preserve">he property </w:t>
        </w:r>
      </w:ins>
      <w:r>
        <w:t>r</w:t>
      </w:r>
      <w:r w:rsidRPr="00F24B15">
        <w:t>ank</w:t>
      </w:r>
      <w:proofErr w:type="gramStart"/>
      <w:r>
        <w:t>:</w:t>
      </w:r>
      <w:ins w:id="2139" w:author="Eric Boisvert" w:date="2016-01-24T13:26:00Z">
        <w:r w:rsidR="00253146">
          <w:t>Primitive</w:t>
        </w:r>
        <w:proofErr w:type="gramEnd"/>
        <w:r w:rsidR="00253146">
          <w:t>::CharacterString</w:t>
        </w:r>
        <w:r w:rsidR="00253146" w:rsidDel="00253146">
          <w:t xml:space="preserve"> </w:t>
        </w:r>
      </w:ins>
      <w:del w:id="2140" w:author="Eric Boisvert" w:date="2016-01-24T13:26:00Z">
        <w:r w:rsidDel="00253146">
          <w:delText>CharacterString</w:delText>
        </w:r>
        <w:r w:rsidRPr="00F24B15" w:rsidDel="00253146">
          <w:delText xml:space="preserve"> </w:delText>
        </w:r>
      </w:del>
      <w:ins w:id="2141"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142" w:author="Eric Boisvert" w:date="2016-03-28T13:06:00Z">
        <w:r>
          <w:t>If present, co</w:t>
        </w:r>
      </w:ins>
      <w:ins w:id="2143" w:author="Eric Boisvert" w:date="2016-03-06T13:18:00Z">
        <w:r w:rsidR="00D05564">
          <w:t xml:space="preserve">ntains </w:t>
        </w:r>
        <w:proofErr w:type="gramStart"/>
        <w:r w:rsidR="00D05564">
          <w:t>a</w:t>
        </w:r>
        <w:proofErr w:type="gramEnd"/>
        <w:r w:rsidR="00D05564">
          <w:t xml:space="preserve"> h</w:t>
        </w:r>
      </w:ins>
      <w:del w:id="2144" w:author="Eric Boisvert" w:date="2016-03-06T13:18:00Z">
        <w:r w:rsidR="00176E9E" w:rsidDel="00D05564">
          <w:delText>H</w:delText>
        </w:r>
      </w:del>
      <w:r w:rsidR="00176E9E">
        <w:t xml:space="preserve">uman readable description as </w:t>
      </w:r>
      <w:ins w:id="2145" w:author="Eric Boisvert" w:date="2016-01-24T13:26:00Z">
        <w:r w:rsidR="00253146">
          <w:t>Primitive::CharacterString</w:t>
        </w:r>
        <w:r w:rsidR="00253146" w:rsidDel="00253146">
          <w:t xml:space="preserve"> </w:t>
        </w:r>
      </w:ins>
      <w:del w:id="2146"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47" w:author="Eric Boisvert" w:date="2016-03-28T16:06:00Z">
        <w:r w:rsidR="003842F3">
          <w:t>7.3.1.3</w:t>
        </w:r>
      </w:ins>
      <w:del w:id="2148"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proofErr w:type="gramStart"/>
      <w:r w:rsidRPr="00D970E9">
        <w:t>geologicHistory</w:t>
      </w:r>
      <w:proofErr w:type="gramEnd"/>
    </w:p>
    <w:p w14:paraId="01E379D2" w14:textId="77777777" w:rsidR="00D41C9A" w:rsidRDefault="00D41C9A" w:rsidP="00176E9E"/>
    <w:p w14:paraId="0B7FA38C" w14:textId="4CCC536A" w:rsidR="00176E9E" w:rsidRDefault="00A41623" w:rsidP="00176E9E">
      <w:ins w:id="2149" w:author="Eric Boisvert" w:date="2016-03-28T13:06:00Z">
        <w:r>
          <w:t xml:space="preserve">If present, </w:t>
        </w:r>
      </w:ins>
      <w:ins w:id="2150" w:author="Eric Boisvert" w:date="2016-03-28T13:07:00Z">
        <w:r>
          <w:t>c</w:t>
        </w:r>
      </w:ins>
      <w:ins w:id="2151" w:author="Eric Boisvert" w:date="2016-03-06T13:18:00Z">
        <w:r w:rsidR="00D05564">
          <w:t xml:space="preserve">ontains </w:t>
        </w:r>
        <w:proofErr w:type="gramStart"/>
        <w:r w:rsidR="00D05564">
          <w:t>a</w:t>
        </w:r>
        <w:proofErr w:type="gramEnd"/>
        <w:r w:rsidR="00D05564">
          <w:t xml:space="preserve"> h</w:t>
        </w:r>
      </w:ins>
      <w:del w:id="2152" w:author="Eric Boisvert" w:date="2016-03-06T13:18:00Z">
        <w:r w:rsidR="00176E9E" w:rsidDel="00D05564">
          <w:delText>H</w:delText>
        </w:r>
      </w:del>
      <w:r w:rsidR="00176E9E">
        <w:t xml:space="preserve">uman readable description in </w:t>
      </w:r>
      <w:ins w:id="2153" w:author="Eric Boisvert" w:date="2016-01-24T13:26:00Z">
        <w:r w:rsidR="00253146">
          <w:t>Primitive::CharacterString</w:t>
        </w:r>
      </w:ins>
      <w:del w:id="2154"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55" w:author="Eric Boisvert" w:date="2016-03-28T16:06:00Z">
        <w:r w:rsidR="003842F3">
          <w:t>7.3.1.3</w:t>
        </w:r>
      </w:ins>
      <w:del w:id="2156"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proofErr w:type="gramStart"/>
      <w:r w:rsidRPr="00D970E9">
        <w:t>numericOlderAge</w:t>
      </w:r>
      <w:proofErr w:type="gramEnd"/>
    </w:p>
    <w:p w14:paraId="57AC0F69" w14:textId="77777777" w:rsidR="00176E9E" w:rsidRPr="00670924" w:rsidRDefault="00176E9E" w:rsidP="00176E9E"/>
    <w:p w14:paraId="7ED8145F" w14:textId="4B601C6B" w:rsidR="00176E9E" w:rsidRDefault="00A41623" w:rsidP="00176E9E">
      <w:ins w:id="2157" w:author="Eric Boisvert" w:date="2016-03-28T13:07:00Z">
        <w:r>
          <w:t>If present, t</w:t>
        </w:r>
      </w:ins>
      <w:ins w:id="2158" w:author="Eric Boisvert" w:date="2016-03-06T13:19:00Z">
        <w:r w:rsidR="00D05564">
          <w:t xml:space="preserve">he property numericOlderAge </w:t>
        </w:r>
      </w:ins>
      <w:del w:id="2159"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60"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proofErr w:type="gramStart"/>
      <w:r w:rsidRPr="00D970E9">
        <w:t>numericYoungerAge</w:t>
      </w:r>
      <w:proofErr w:type="gramEnd"/>
    </w:p>
    <w:p w14:paraId="05E88645" w14:textId="77777777" w:rsidR="00176E9E" w:rsidRPr="00670924" w:rsidRDefault="00176E9E" w:rsidP="00176E9E"/>
    <w:p w14:paraId="4473A715" w14:textId="44687865" w:rsidR="00176E9E" w:rsidRDefault="00A41623" w:rsidP="00176E9E">
      <w:ins w:id="2161" w:author="Eric Boisvert" w:date="2016-03-28T13:07:00Z">
        <w:r>
          <w:t>If present, t</w:t>
        </w:r>
      </w:ins>
      <w:ins w:id="2162" w:author="Eric Boisvert" w:date="2016-03-06T13:20:00Z">
        <w:r w:rsidR="00D05564">
          <w:t>he property numeric</w:t>
        </w:r>
      </w:ins>
      <w:r w:rsidR="00176E9E">
        <w:t xml:space="preserve">Younger age is a </w:t>
      </w:r>
      <w:r w:rsidR="00176E9E" w:rsidRPr="00D970E9">
        <w:t>numerical representation</w:t>
      </w:r>
      <w:r w:rsidR="00176E9E">
        <w:t xml:space="preserve"> (</w:t>
      </w:r>
      <w:ins w:id="2163"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proofErr w:type="gramStart"/>
      <w:r w:rsidRPr="00D970E9">
        <w:t>observationMethod</w:t>
      </w:r>
      <w:proofErr w:type="gramEnd"/>
    </w:p>
    <w:p w14:paraId="0C8DB07D" w14:textId="77777777" w:rsidR="00176E9E" w:rsidRDefault="00176E9E" w:rsidP="00176E9E"/>
    <w:p w14:paraId="32B86F12" w14:textId="76DF8CBC" w:rsidR="00176E9E" w:rsidRDefault="00A41623" w:rsidP="00176E9E">
      <w:ins w:id="2164" w:author="Eric Boisvert" w:date="2016-03-28T13:07:00Z">
        <w:r>
          <w:t>If present, t</w:t>
        </w:r>
      </w:ins>
      <w:del w:id="2165" w:author="Eric Boisvert" w:date="2016-03-28T13:07:00Z">
        <w:r w:rsidR="00176E9E" w:rsidDel="00A41623">
          <w:delText>T</w:delText>
        </w:r>
      </w:del>
      <w:r w:rsidR="00176E9E">
        <w:t>he property</w:t>
      </w:r>
      <w:r w:rsidR="00176E9E" w:rsidRPr="009A0449">
        <w:t xml:space="preserve"> observationMethod</w:t>
      </w:r>
      <w:r w:rsidR="00176E9E">
        <w:t>:</w:t>
      </w:r>
      <w:ins w:id="2166" w:author="Eric Boisvert" w:date="2016-01-24T13:26:00Z">
        <w:r w:rsidR="00253146" w:rsidRPr="00253146">
          <w:t xml:space="preserve"> </w:t>
        </w:r>
        <w:r w:rsidR="00253146">
          <w:t>Primitive::CharacterString</w:t>
        </w:r>
        <w:r w:rsidR="00253146" w:rsidDel="00253146">
          <w:t xml:space="preserve"> </w:t>
        </w:r>
      </w:ins>
      <w:del w:id="2167"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proofErr w:type="gramStart"/>
      <w:r w:rsidRPr="00D970E9">
        <w:t>positionalAccuracy</w:t>
      </w:r>
      <w:proofErr w:type="gramEnd"/>
    </w:p>
    <w:p w14:paraId="0C6AFC7E" w14:textId="77777777" w:rsidR="00176E9E" w:rsidRPr="00670924" w:rsidRDefault="00176E9E" w:rsidP="00176E9E"/>
    <w:p w14:paraId="7F6519D4" w14:textId="79270486" w:rsidR="00176E9E" w:rsidRDefault="00A41623" w:rsidP="00176E9E">
      <w:ins w:id="2168" w:author="Eric Boisvert" w:date="2016-03-28T13:07:00Z">
        <w:r>
          <w:t>If present, t</w:t>
        </w:r>
      </w:ins>
      <w:del w:id="2169" w:author="Eric Boisvert" w:date="2016-03-28T13:07:00Z">
        <w:r w:rsidR="00176E9E" w:rsidDel="00A41623">
          <w:delText>T</w:delText>
        </w:r>
      </w:del>
      <w:r w:rsidR="00176E9E">
        <w:t xml:space="preserve">he property </w:t>
      </w:r>
      <w:r w:rsidR="00176E9E" w:rsidRPr="009A0449">
        <w:t>positionalAccuracy</w:t>
      </w:r>
      <w:proofErr w:type="gramStart"/>
      <w:r w:rsidR="00176E9E" w:rsidRPr="009A0449">
        <w:t>:</w:t>
      </w:r>
      <w:ins w:id="2170" w:author="Eric Boisvert" w:date="2016-01-24T13:26:00Z">
        <w:r w:rsidR="00253146">
          <w:t>Primitive</w:t>
        </w:r>
        <w:proofErr w:type="gramEnd"/>
        <w:r w:rsidR="00253146">
          <w:t>::CharacterString</w:t>
        </w:r>
        <w:r w:rsidR="00253146" w:rsidRPr="009A0449" w:rsidDel="00253146">
          <w:t xml:space="preserve"> </w:t>
        </w:r>
      </w:ins>
      <w:del w:id="2171" w:author="Eric Boisvert" w:date="2016-01-24T13:26:00Z">
        <w:r w:rsidR="00176E9E" w:rsidRPr="009A0449" w:rsidDel="00253146">
          <w:delText xml:space="preserve">CharacterString </w:delText>
        </w:r>
      </w:del>
      <w:r w:rsidR="00AB423B">
        <w:t xml:space="preserve">is </w:t>
      </w:r>
      <w:r w:rsidR="00176E9E">
        <w:t>q</w:t>
      </w:r>
      <w:commentRangeStart w:id="2172"/>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72"/>
      <w:r w:rsidR="00176E9E">
        <w:rPr>
          <w:rStyle w:val="Marquedecommentaire"/>
        </w:rPr>
        <w:commentReference w:id="2172"/>
      </w:r>
    </w:p>
    <w:p w14:paraId="649CD2B9" w14:textId="77777777" w:rsidR="00176E9E" w:rsidRDefault="00176E9E" w:rsidP="00176E9E">
      <w:pPr>
        <w:pStyle w:val="Titre4"/>
      </w:pPr>
      <w:proofErr w:type="gramStart"/>
      <w:r>
        <w:lastRenderedPageBreak/>
        <w:t>source</w:t>
      </w:r>
      <w:proofErr w:type="gramEnd"/>
    </w:p>
    <w:p w14:paraId="6F4CF505" w14:textId="68E58F2C" w:rsidR="00176E9E" w:rsidRDefault="00A41623" w:rsidP="00176E9E">
      <w:ins w:id="2173" w:author="Eric Boisvert" w:date="2016-03-28T13:07:00Z">
        <w:r>
          <w:t>If present, t</w:t>
        </w:r>
      </w:ins>
      <w:del w:id="2174" w:author="Eric Boisvert" w:date="2016-03-28T13:07:00Z">
        <w:r w:rsidR="00176E9E" w:rsidDel="00A41623">
          <w:delText>T</w:delText>
        </w:r>
      </w:del>
      <w:r w:rsidR="00176E9E">
        <w:t>he property source</w:t>
      </w:r>
      <w:proofErr w:type="gramStart"/>
      <w:r w:rsidR="00176E9E">
        <w:t>:</w:t>
      </w:r>
      <w:ins w:id="2175" w:author="Eric Boisvert" w:date="2016-01-24T13:26:00Z">
        <w:r w:rsidR="00253146">
          <w:t>Primitive</w:t>
        </w:r>
        <w:proofErr w:type="gramEnd"/>
        <w:r w:rsidR="00253146">
          <w:t>::CharacterString</w:t>
        </w:r>
        <w:r w:rsidR="00253146" w:rsidDel="00253146">
          <w:t xml:space="preserve"> </w:t>
        </w:r>
      </w:ins>
      <w:del w:id="2176"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77" w:author="Eric Boisvert" w:date="2016-03-28T12:49:00Z">
        <w:r w:rsidR="00176E9E" w:rsidRPr="009A0449" w:rsidDel="001E3746">
          <w:delText>a</w:delText>
        </w:r>
      </w:del>
      <w:r w:rsidR="00176E9E" w:rsidRPr="009A0449">
        <w:t>m</w:t>
      </w:r>
      <w:ins w:id="2178"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179" w:author="Eric Boisvert" w:date="2016-01-24T13:26:00Z">
        <w:r w:rsidR="00253146">
          <w:t>Primitive</w:t>
        </w:r>
        <w:proofErr w:type="gramEnd"/>
        <w:r w:rsidR="00253146">
          <w:t>::CharacterString</w:t>
        </w:r>
        <w:r w:rsidR="00253146" w:rsidDel="00253146">
          <w:t xml:space="preserve"> </w:t>
        </w:r>
      </w:ins>
      <w:del w:id="2180"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181" w:author="Eric Boisvert" w:date="2016-01-24T13:27:00Z">
        <w:r w:rsidR="00253146">
          <w:t>Primitive</w:t>
        </w:r>
        <w:proofErr w:type="gramEnd"/>
        <w:r w:rsidR="00253146">
          <w:t>::CharacterString</w:t>
        </w:r>
        <w:r w:rsidR="00253146" w:rsidDel="00253146">
          <w:rPr>
            <w:lang w:val="en-CA"/>
          </w:rPr>
          <w:t xml:space="preserve"> </w:t>
        </w:r>
      </w:ins>
      <w:del w:id="2182"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183" w:author="Eric Boisvert" w:date="2016-01-24T13:27:00Z">
        <w:r w:rsidR="00253146">
          <w:t>Primitive</w:t>
        </w:r>
        <w:proofErr w:type="gramEnd"/>
        <w:r w:rsidR="00253146">
          <w:t>::CharacterString</w:t>
        </w:r>
        <w:r w:rsidR="00253146" w:rsidDel="00253146">
          <w:rPr>
            <w:lang w:val="en-CA"/>
          </w:rPr>
          <w:t xml:space="preserve"> </w:t>
        </w:r>
      </w:ins>
      <w:del w:id="218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185" w:author="Eric Boisvert" w:date="2016-01-24T13:27:00Z">
        <w:r w:rsidR="00253146">
          <w:t>Primitive</w:t>
        </w:r>
        <w:proofErr w:type="gramEnd"/>
        <w:r w:rsidR="00253146">
          <w:t>::CharacterString</w:t>
        </w:r>
        <w:r w:rsidR="00253146" w:rsidDel="00253146">
          <w:rPr>
            <w:lang w:val="en-CA"/>
          </w:rPr>
          <w:t xml:space="preserve"> </w:t>
        </w:r>
      </w:ins>
      <w:del w:id="2186"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87"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188" w:author="Eric Boisvert" w:date="2016-01-24T13:27:00Z">
        <w:r w:rsidR="00253146">
          <w:t>Primitive</w:t>
        </w:r>
        <w:proofErr w:type="gramEnd"/>
        <w:r w:rsidR="00253146">
          <w:t>::CharacterString</w:t>
        </w:r>
        <w:r w:rsidR="00253146" w:rsidDel="00253146">
          <w:rPr>
            <w:lang w:val="en-CA"/>
          </w:rPr>
          <w:t xml:space="preserve"> </w:t>
        </w:r>
      </w:ins>
      <w:del w:id="2189"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190" w:author="Eric Boisvert" w:date="2016-03-28T13:08:00Z">
        <w:r>
          <w:t>If present, t</w:t>
        </w:r>
      </w:ins>
      <w:del w:id="2191" w:author="Eric Boisvert" w:date="2016-03-28T13:08:00Z">
        <w:r w:rsidR="00176E9E" w:rsidDel="00A41623">
          <w:delText>T</w:delText>
        </w:r>
      </w:del>
      <w:r w:rsidR="00176E9E">
        <w:t xml:space="preserve">he property </w:t>
      </w:r>
      <w:r w:rsidR="00176E9E" w:rsidRPr="00C17A19">
        <w:t>specification_uri</w:t>
      </w:r>
      <w:proofErr w:type="gramStart"/>
      <w:r w:rsidR="00176E9E">
        <w:t>:</w:t>
      </w:r>
      <w:ins w:id="2192" w:author="Eric Boisvert" w:date="2016-01-24T13:27:00Z">
        <w:r w:rsidR="00253146">
          <w:t>Primitive</w:t>
        </w:r>
        <w:proofErr w:type="gramEnd"/>
        <w:r w:rsidR="00253146">
          <w:t>::CharacterString</w:t>
        </w:r>
        <w:r w:rsidR="00253146" w:rsidDel="00253146">
          <w:t xml:space="preserve"> </w:t>
        </w:r>
      </w:ins>
      <w:del w:id="2193"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94"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95"/>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95"/>
            <w:r>
              <w:rPr>
                <w:rStyle w:val="Marquedecommentaire"/>
                <w:rFonts w:ascii="Times New Roman" w:eastAsia="Times New Roman" w:hAnsi="Times New Roman"/>
                <w:lang w:val="en-US" w:eastAsia="en-US"/>
              </w:rPr>
              <w:commentReference w:id="2195"/>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196" w:author="Eric Boisvert" w:date="2016-03-28T13:08:00Z">
        <w:r>
          <w:t>If present, t</w:t>
        </w:r>
      </w:ins>
      <w:del w:id="2197" w:author="Eric Boisvert" w:date="2016-03-28T13:08:00Z">
        <w:r w:rsidR="009E36A6" w:rsidRPr="009E36A6" w:rsidDel="00A41623">
          <w:delText>T</w:delText>
        </w:r>
      </w:del>
      <w:r w:rsidR="009E36A6" w:rsidRPr="009E36A6">
        <w:t>he property metadata_uri</w:t>
      </w:r>
      <w:proofErr w:type="gramStart"/>
      <w:r w:rsidR="009E36A6" w:rsidRPr="009E36A6">
        <w:t>:</w:t>
      </w:r>
      <w:ins w:id="2198" w:author="Eric Boisvert" w:date="2016-01-24T13:27:00Z">
        <w:r w:rsidR="00253146">
          <w:t>Primitive</w:t>
        </w:r>
        <w:proofErr w:type="gramEnd"/>
        <w:r w:rsidR="00253146">
          <w:t>::CharacterString</w:t>
        </w:r>
        <w:r w:rsidR="00253146" w:rsidRPr="009E36A6" w:rsidDel="00253146">
          <w:t xml:space="preserve"> </w:t>
        </w:r>
      </w:ins>
      <w:del w:id="2199"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proofErr w:type="gramStart"/>
      <w:r w:rsidRPr="00C17A19">
        <w:t>genericSymbolizer</w:t>
      </w:r>
      <w:proofErr w:type="gramEnd"/>
    </w:p>
    <w:p w14:paraId="1DA81272" w14:textId="77777777" w:rsidR="009E36A6" w:rsidRPr="00C17A19" w:rsidRDefault="009E36A6" w:rsidP="009E36A6"/>
    <w:p w14:paraId="06A9C14E" w14:textId="1B224F8E" w:rsidR="009E36A6" w:rsidRDefault="00A41623" w:rsidP="00176E9E">
      <w:ins w:id="2200" w:author="Eric Boisvert" w:date="2016-03-28T13:08:00Z">
        <w:r>
          <w:t>If present, t</w:t>
        </w:r>
      </w:ins>
      <w:del w:id="2201" w:author="Eric Boisvert" w:date="2016-03-28T13:08:00Z">
        <w:r w:rsidR="009E36A6" w:rsidDel="00A41623">
          <w:delText>T</w:delText>
        </w:r>
      </w:del>
      <w:r w:rsidR="009E36A6">
        <w:t xml:space="preserve">he property </w:t>
      </w:r>
      <w:r w:rsidR="009E36A6" w:rsidRPr="00C17A19">
        <w:t>genericSymbolizer</w:t>
      </w:r>
      <w:proofErr w:type="gramStart"/>
      <w:r w:rsidR="009E36A6">
        <w:t>:CharacterString</w:t>
      </w:r>
      <w:proofErr w:type="gramEnd"/>
      <w:r w:rsidR="009E36A6">
        <w:t xml:space="preserve">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202" w:author="Eric Boisvert" w:date="2016-01-24T13:27:00Z">
        <w:r w:rsidDel="00253146">
          <w:delText>GM</w:delText>
        </w:r>
      </w:del>
      <w:ins w:id="2203"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204" w:name="_Toc446944587"/>
      <w:r w:rsidRPr="00D14AF0">
        <w:rPr>
          <w:lang w:val="en-CA"/>
        </w:rPr>
        <w:lastRenderedPageBreak/>
        <w:t>B</w:t>
      </w:r>
      <w:bookmarkStart w:id="2205" w:name="BKM_03A20E93_D10C_455A_8888_4A83A8C62628"/>
      <w:bookmarkEnd w:id="2205"/>
      <w:r w:rsidRPr="00D14AF0">
        <w:rPr>
          <w:lang w:val="en-CA"/>
        </w:rPr>
        <w:t>oreholeView</w:t>
      </w:r>
      <w:bookmarkEnd w:id="2204"/>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24128E">
      <w:pPr>
        <w:keepNext/>
        <w:autoSpaceDE w:val="0"/>
        <w:autoSpaceDN w:val="0"/>
        <w:adjustRightInd w:val="0"/>
        <w:spacing w:after="0" w:line="240" w:lineRule="atLeast"/>
        <w:jc w:val="center"/>
        <w:pPrChange w:id="2206"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85pt;height:287.1pt;visibility:visible;mso-wrap-style:square">
            <v:imagedata r:id="rId26" o:title=""/>
          </v:shape>
        </w:pict>
      </w:r>
    </w:p>
    <w:p w14:paraId="7619119E" w14:textId="3C921BB3" w:rsidR="009E28CA" w:rsidRPr="002050B2" w:rsidRDefault="009E28CA">
      <w:pPr>
        <w:pStyle w:val="Lgende"/>
        <w:jc w:val="center"/>
        <w:rPr>
          <w:color w:val="auto"/>
          <w:rPrChange w:id="2207" w:author="Ollie Raymond" w:date="2016-02-12T17:37:00Z">
            <w:rPr/>
          </w:rPrChange>
        </w:rPr>
        <w:pPrChange w:id="2208" w:author="Ollie Raymond" w:date="2016-02-12T17:37:00Z">
          <w:pPr>
            <w:pStyle w:val="Lgende"/>
          </w:pPr>
        </w:pPrChange>
      </w:pPr>
      <w:r w:rsidRPr="002050B2">
        <w:rPr>
          <w:color w:val="auto"/>
          <w:rPrChange w:id="2209" w:author="Ollie Raymond" w:date="2016-02-12T17:37:00Z">
            <w:rPr/>
          </w:rPrChange>
        </w:rPr>
        <w:t xml:space="preserve">Figure </w:t>
      </w:r>
      <w:r w:rsidRPr="002050B2">
        <w:rPr>
          <w:color w:val="auto"/>
          <w:rPrChange w:id="2210" w:author="Ollie Raymond" w:date="2016-02-12T17:37:00Z">
            <w:rPr/>
          </w:rPrChange>
        </w:rPr>
        <w:fldChar w:fldCharType="begin"/>
      </w:r>
      <w:r w:rsidRPr="002050B2">
        <w:rPr>
          <w:color w:val="auto"/>
          <w:rPrChange w:id="2211" w:author="Ollie Raymond" w:date="2016-02-12T17:37:00Z">
            <w:rPr/>
          </w:rPrChange>
        </w:rPr>
        <w:instrText xml:space="preserve"> SEQ Figure \* ARABIC </w:instrText>
      </w:r>
      <w:r w:rsidRPr="002050B2">
        <w:rPr>
          <w:color w:val="auto"/>
          <w:rPrChange w:id="2212" w:author="Ollie Raymond" w:date="2016-02-12T17:37:00Z">
            <w:rPr/>
          </w:rPrChange>
        </w:rPr>
        <w:fldChar w:fldCharType="separate"/>
      </w:r>
      <w:ins w:id="2213" w:author="Boisvert, Eric" w:date="2016-03-29T09:08:00Z">
        <w:r w:rsidR="008279FB">
          <w:rPr>
            <w:noProof/>
            <w:color w:val="auto"/>
          </w:rPr>
          <w:t>11</w:t>
        </w:r>
      </w:ins>
      <w:ins w:id="2214" w:author="Eric Boisvert" w:date="2016-03-28T16:06:00Z">
        <w:del w:id="2215" w:author="Boisvert, Eric" w:date="2016-03-29T08:51:00Z">
          <w:r w:rsidR="003842F3" w:rsidDel="00CB122C">
            <w:rPr>
              <w:noProof/>
              <w:color w:val="auto"/>
            </w:rPr>
            <w:delText>11</w:delText>
          </w:r>
        </w:del>
      </w:ins>
      <w:del w:id="2216" w:author="Boisvert, Eric" w:date="2016-03-29T08:51:00Z">
        <w:r w:rsidR="0043586C" w:rsidRPr="002050B2" w:rsidDel="00CB122C">
          <w:rPr>
            <w:noProof/>
            <w:color w:val="auto"/>
            <w:rPrChange w:id="2217" w:author="Ollie Raymond" w:date="2016-02-12T17:37:00Z">
              <w:rPr>
                <w:noProof/>
              </w:rPr>
            </w:rPrChange>
          </w:rPr>
          <w:delText>10</w:delText>
        </w:r>
      </w:del>
      <w:r w:rsidRPr="002050B2">
        <w:rPr>
          <w:color w:val="auto"/>
          <w:rPrChange w:id="2218" w:author="Ollie Raymond" w:date="2016-02-12T17:37:00Z">
            <w:rPr/>
          </w:rPrChange>
        </w:rPr>
        <w:fldChar w:fldCharType="end"/>
      </w:r>
      <w:r w:rsidRPr="002050B2">
        <w:rPr>
          <w:color w:val="auto"/>
          <w:rPrChange w:id="2219" w:author="Ollie Raymond" w:date="2016-02-12T17:37:00Z">
            <w:rPr/>
          </w:rPrChange>
        </w:rPr>
        <w:t xml:space="preserve">:  BoreholeView </w:t>
      </w:r>
      <w:del w:id="2220" w:author="Boisvert, Eric" w:date="2016-03-29T08:33:00Z">
        <w:r w:rsidRPr="002050B2" w:rsidDel="00BF2A41">
          <w:rPr>
            <w:color w:val="auto"/>
            <w:rPrChange w:id="2221" w:author="Ollie Raymond" w:date="2016-02-12T17:37:00Z">
              <w:rPr/>
            </w:rPrChange>
          </w:rPr>
          <w:delText>class</w:delText>
        </w:r>
      </w:del>
      <w:ins w:id="2222" w:author="Boisvert, Eric" w:date="2016-03-29T08:33:00Z">
        <w:r w:rsidR="00BF2A41">
          <w:rPr>
            <w:color w:val="auto"/>
          </w:rPr>
          <w:t>feature type.</w:t>
        </w:r>
      </w:ins>
    </w:p>
    <w:p w14:paraId="289057E4" w14:textId="7CFF48C2" w:rsidR="00D14AF0" w:rsidRDefault="00FD56B7" w:rsidP="00A12606">
      <w:pPr>
        <w:pStyle w:val="Titre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223" w:author="Eric Boisvert" w:date="2016-01-24T13:28:00Z">
        <w:r w:rsidR="00253146">
          <w:t>Primitive</w:t>
        </w:r>
        <w:proofErr w:type="gramEnd"/>
        <w:r w:rsidR="00253146">
          <w:t>::CharacterString</w:t>
        </w:r>
        <w:r w:rsidR="00253146" w:rsidDel="00253146">
          <w:rPr>
            <w:rFonts w:cs="Arial"/>
            <w:color w:val="000000"/>
            <w:lang w:val="en-CA"/>
          </w:rPr>
          <w:t xml:space="preserve"> </w:t>
        </w:r>
      </w:ins>
      <w:del w:id="222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225"/>
      <w:r w:rsidR="00D96958">
        <w:t xml:space="preserve">and be formatted as an </w:t>
      </w:r>
      <w:r w:rsidR="00D96958">
        <w:rPr>
          <w:lang w:val="en-CA"/>
        </w:rPr>
        <w:t xml:space="preserve">absolute URI conformant to RFC </w:t>
      </w:r>
      <w:commentRangeStart w:id="2226"/>
      <w:r w:rsidR="00D96958">
        <w:rPr>
          <w:lang w:val="en-CA"/>
        </w:rPr>
        <w:t>3986</w:t>
      </w:r>
      <w:commentRangeEnd w:id="2226"/>
      <w:r w:rsidR="00D96958">
        <w:rPr>
          <w:rStyle w:val="Marquedecommentaire"/>
        </w:rPr>
        <w:commentReference w:id="2226"/>
      </w:r>
      <w:ins w:id="2227" w:author="Eric Boisvert" w:date="2016-03-28T12:50:00Z">
        <w:r w:rsidR="001E3746">
          <w:rPr>
            <w:lang w:val="en-CA"/>
          </w:rPr>
          <w:t>.</w:t>
        </w:r>
      </w:ins>
      <w:del w:id="2228" w:author="Eric Boisvert" w:date="2016-03-28T12:50:00Z">
        <w:r w:rsidR="00D96958" w:rsidDel="001E3746">
          <w:rPr>
            <w:lang w:val="en-CA"/>
          </w:rPr>
          <w:delText>.</w:delText>
        </w:r>
        <w:r w:rsidDel="001E3746">
          <w:rPr>
            <w:rFonts w:cs="Arial"/>
            <w:color w:val="000000"/>
            <w:lang w:val="en-CA"/>
          </w:rPr>
          <w:delText xml:space="preserve">.  </w:delText>
        </w:r>
      </w:del>
      <w:del w:id="2229"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225"/>
      <w:r w:rsidR="00673C75">
        <w:rPr>
          <w:rStyle w:val="Marquedecommentaire"/>
        </w:rPr>
        <w:commentReference w:id="2225"/>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230"/>
            <w:r>
              <w:rPr>
                <w:rStyle w:val="reqtext"/>
                <w:lang w:val="en-CA"/>
              </w:rPr>
              <w:t xml:space="preserve">Identifier </w:t>
            </w:r>
            <w:commentRangeStart w:id="2231"/>
            <w:r>
              <w:rPr>
                <w:rStyle w:val="reqtext"/>
                <w:lang w:val="en-CA"/>
              </w:rPr>
              <w:t xml:space="preserve">SHOULD </w:t>
            </w:r>
            <w:commentRangeEnd w:id="2231"/>
            <w:r w:rsidR="00415E41">
              <w:rPr>
                <w:rStyle w:val="Marquedecommentaire"/>
                <w:rFonts w:ascii="Times New Roman" w:eastAsia="Times New Roman" w:hAnsi="Times New Roman"/>
                <w:lang w:val="en-US" w:eastAsia="en-US"/>
              </w:rPr>
              <w:commentReference w:id="2231"/>
            </w:r>
            <w:r>
              <w:rPr>
                <w:rStyle w:val="reqtext"/>
                <w:lang w:val="en-CA"/>
              </w:rPr>
              <w:t>resolve to a representation of a GeoSciML Borehole</w:t>
            </w:r>
            <w:commentRangeEnd w:id="2230"/>
            <w:r w:rsidR="00673C75">
              <w:rPr>
                <w:rStyle w:val="Marquedecommentaire"/>
                <w:rFonts w:ascii="Times New Roman" w:eastAsia="Times New Roman" w:hAnsi="Times New Roman"/>
                <w:lang w:val="en-US" w:eastAsia="en-US"/>
              </w:rPr>
              <w:commentReference w:id="2230"/>
            </w:r>
            <w:ins w:id="2232"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233" w:author="Eric Boisvert" w:date="2016-03-28T13:08:00Z">
        <w:r>
          <w:lastRenderedPageBreak/>
          <w:t>If present, t</w:t>
        </w:r>
      </w:ins>
      <w:del w:id="2234" w:author="Eric Boisvert" w:date="2016-03-28T13:08:00Z">
        <w:r w:rsidR="00FD56B7" w:rsidDel="00A41623">
          <w:rPr>
            <w:rFonts w:cs="Arial"/>
            <w:color w:val="000000"/>
            <w:lang w:val="en-CA"/>
          </w:rPr>
          <w:delText>T</w:delText>
        </w:r>
      </w:del>
      <w:r w:rsidR="00FD56B7">
        <w:rPr>
          <w:rFonts w:cs="Arial"/>
          <w:color w:val="000000"/>
          <w:lang w:val="en-CA"/>
        </w:rPr>
        <w:t>he property name</w:t>
      </w:r>
      <w:proofErr w:type="gramStart"/>
      <w:r w:rsidR="00FD56B7">
        <w:rPr>
          <w:rFonts w:cs="Arial"/>
          <w:color w:val="000000"/>
          <w:lang w:val="en-CA"/>
        </w:rPr>
        <w:t>:</w:t>
      </w:r>
      <w:ins w:id="2235" w:author="Eric Boisvert" w:date="2016-01-24T13:28:00Z">
        <w:r w:rsidR="00253146">
          <w:t>Primitive</w:t>
        </w:r>
        <w:proofErr w:type="gramEnd"/>
        <w:r w:rsidR="00253146">
          <w:t>::CharacterString</w:t>
        </w:r>
        <w:r w:rsidR="00253146" w:rsidDel="00253146">
          <w:rPr>
            <w:rFonts w:cs="Arial"/>
            <w:color w:val="000000"/>
            <w:lang w:val="en-CA"/>
          </w:rPr>
          <w:t xml:space="preserve"> </w:t>
        </w:r>
      </w:ins>
      <w:del w:id="223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37" w:author="Ollie Raymond" w:date="2016-02-12T17:22:00Z">
        <w:r w:rsidR="00FD56B7" w:rsidDel="00786781">
          <w:rPr>
            <w:rFonts w:cs="Arial"/>
            <w:color w:val="000000"/>
            <w:lang w:val="en-CA"/>
          </w:rPr>
          <w:delText xml:space="preserve">human </w:delText>
        </w:r>
      </w:del>
      <w:ins w:id="2238"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239"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240" w:author="Eric Boisvert" w:date="2016-03-28T13:08:00Z">
        <w:r>
          <w:t>If present, t</w:t>
        </w:r>
      </w:ins>
      <w:del w:id="2241" w:author="Eric Boisvert" w:date="2016-03-28T13:08:00Z">
        <w:r w:rsidR="00FD56B7" w:rsidDel="00A41623">
          <w:rPr>
            <w:rFonts w:cs="Arial"/>
            <w:color w:val="000000"/>
            <w:lang w:val="en-CA"/>
          </w:rPr>
          <w:delText>T</w:delText>
        </w:r>
      </w:del>
      <w:r w:rsidR="00FD56B7">
        <w:rPr>
          <w:rFonts w:cs="Arial"/>
          <w:color w:val="000000"/>
          <w:lang w:val="en-CA"/>
        </w:rPr>
        <w:t>he property description</w:t>
      </w:r>
      <w:proofErr w:type="gramStart"/>
      <w:r w:rsidR="00FD56B7">
        <w:rPr>
          <w:rFonts w:cs="Arial"/>
          <w:color w:val="000000"/>
          <w:lang w:val="en-CA"/>
        </w:rPr>
        <w:t>:</w:t>
      </w:r>
      <w:ins w:id="2242" w:author="Eric Boisvert" w:date="2016-01-24T13:28:00Z">
        <w:r w:rsidR="00253146">
          <w:t>Primitive</w:t>
        </w:r>
        <w:proofErr w:type="gramEnd"/>
        <w:r w:rsidR="00253146">
          <w:t>::CharacterString</w:t>
        </w:r>
        <w:r w:rsidR="00253146" w:rsidDel="00253146">
          <w:rPr>
            <w:rFonts w:cs="Arial"/>
            <w:color w:val="000000"/>
            <w:lang w:val="en-CA"/>
          </w:rPr>
          <w:t xml:space="preserve"> </w:t>
        </w:r>
      </w:ins>
      <w:del w:id="2243"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44" w:author="Ollie Raymond" w:date="2016-02-12T17:22:00Z">
        <w:r w:rsidR="00FD56B7" w:rsidDel="00786781">
          <w:rPr>
            <w:rFonts w:cs="Arial"/>
            <w:color w:val="000000"/>
            <w:lang w:val="en-CA"/>
          </w:rPr>
          <w:delText xml:space="preserve">human </w:delText>
        </w:r>
      </w:del>
      <w:ins w:id="2245"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246" w:author="Eric Boisvert" w:date="2016-03-28T13:08:00Z">
        <w:r>
          <w:t>If present, t</w:t>
        </w:r>
      </w:ins>
      <w:del w:id="2247"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proofErr w:type="gramStart"/>
      <w:r w:rsidR="00FD56B7">
        <w:rPr>
          <w:rFonts w:cs="Arial"/>
          <w:color w:val="000000"/>
          <w:lang w:val="en-CA"/>
        </w:rPr>
        <w:t>:</w:t>
      </w:r>
      <w:ins w:id="2248" w:author="Eric Boisvert" w:date="2016-01-24T13:28:00Z">
        <w:r w:rsidR="00253146">
          <w:t>Primitive</w:t>
        </w:r>
        <w:proofErr w:type="gramEnd"/>
        <w:r w:rsidR="00253146">
          <w:t>::CharacterString</w:t>
        </w:r>
        <w:r w:rsidR="00253146" w:rsidDel="00253146">
          <w:rPr>
            <w:rFonts w:cs="Arial"/>
            <w:color w:val="000000"/>
            <w:lang w:val="en-CA"/>
          </w:rPr>
          <w:t xml:space="preserve"> </w:t>
        </w:r>
      </w:ins>
      <w:del w:id="224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250"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proofErr w:type="gramStart"/>
      <w:r w:rsidR="00FD56B7" w:rsidRPr="00FD56B7">
        <w:rPr>
          <w:rFonts w:cs="Arial"/>
          <w:color w:val="000000"/>
          <w:lang w:val="en-CA"/>
        </w:rPr>
        <w:t>eg</w:t>
      </w:r>
      <w:proofErr w:type="gramEnd"/>
      <w:r w:rsidR="00FD56B7" w:rsidRPr="00FD56B7">
        <w:rPr>
          <w:rFonts w:cs="Arial"/>
          <w:color w:val="000000"/>
          <w:lang w:val="en-CA"/>
        </w:rPr>
        <w:t>, mineral exploration, hydrocarbon exploration, hydrocarbon production, groundwater monitoring, geothermal)</w:t>
      </w:r>
      <w:ins w:id="2251"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252" w:author="Eric Boisvert" w:date="2016-03-28T13:08:00Z">
        <w:r>
          <w:t>If present, t</w:t>
        </w:r>
      </w:ins>
      <w:del w:id="225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ins w:id="2254" w:author="Eric Boisvert" w:date="2016-01-24T13:28:00Z">
        <w:r w:rsidR="00253146">
          <w:t>Primitive</w:t>
        </w:r>
        <w:proofErr w:type="gramEnd"/>
        <w:r w:rsidR="00253146">
          <w:t>::CharacterString</w:t>
        </w:r>
        <w:r w:rsidR="00253146" w:rsidDel="00253146">
          <w:rPr>
            <w:rFonts w:cs="Arial"/>
            <w:color w:val="000000"/>
            <w:lang w:val="en-CA"/>
          </w:rPr>
          <w:t xml:space="preserve"> </w:t>
        </w:r>
      </w:ins>
      <w:del w:id="225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256"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257" w:author="Ollie Raymond" w:date="2016-02-12T17:23:00Z"/>
          <w:rFonts w:cs="Arial"/>
          <w:color w:val="000000"/>
          <w:lang w:val="en-CA"/>
        </w:rPr>
      </w:pPr>
    </w:p>
    <w:p w14:paraId="25EAEF02" w14:textId="4570E096" w:rsidR="00FD56B7" w:rsidRDefault="00FD56B7" w:rsidP="00A12606">
      <w:pPr>
        <w:pStyle w:val="Titre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258" w:author="Eric Boisvert" w:date="2016-03-28T13:08:00Z">
        <w:r>
          <w:t>If present, t</w:t>
        </w:r>
      </w:ins>
      <w:del w:id="2259" w:author="Eric Boisvert" w:date="2016-03-28T13:08:00Z">
        <w:r w:rsidR="00FD56B7" w:rsidDel="00A41623">
          <w:rPr>
            <w:rFonts w:cs="Arial"/>
            <w:color w:val="000000"/>
            <w:lang w:val="en-CA"/>
          </w:rPr>
          <w:delText>T</w:delText>
        </w:r>
      </w:del>
      <w:r w:rsidR="00FD56B7">
        <w:rPr>
          <w:rFonts w:cs="Arial"/>
          <w:color w:val="000000"/>
          <w:lang w:val="en-CA"/>
        </w:rPr>
        <w:t>he property drillingMethod</w:t>
      </w:r>
      <w:proofErr w:type="gramStart"/>
      <w:r w:rsidR="00FD56B7">
        <w:rPr>
          <w:rFonts w:cs="Arial"/>
          <w:color w:val="000000"/>
          <w:lang w:val="en-CA"/>
        </w:rPr>
        <w:t>:</w:t>
      </w:r>
      <w:ins w:id="2260" w:author="Eric Boisvert" w:date="2016-01-24T13:28:00Z">
        <w:r w:rsidR="00253146">
          <w:t>Primitive</w:t>
        </w:r>
        <w:proofErr w:type="gramEnd"/>
        <w:r w:rsidR="00253146">
          <w:t>::CharacterString</w:t>
        </w:r>
        <w:r w:rsidR="00253146" w:rsidDel="00253146">
          <w:rPr>
            <w:rFonts w:cs="Arial"/>
            <w:color w:val="000000"/>
            <w:lang w:val="en-CA"/>
          </w:rPr>
          <w:t xml:space="preserve"> </w:t>
        </w:r>
      </w:ins>
      <w:del w:id="226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62"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63" w:author="Eric Boisvert" w:date="2016-03-28T13:08:00Z">
        <w:r>
          <w:t>If present, t</w:t>
        </w:r>
      </w:ins>
      <w:del w:id="2264" w:author="Eric Boisvert" w:date="2016-03-28T13:08:00Z">
        <w:r w:rsidR="00FD56B7" w:rsidDel="00A41623">
          <w:rPr>
            <w:rFonts w:cs="Arial"/>
            <w:color w:val="000000"/>
            <w:lang w:val="en-CA"/>
          </w:rPr>
          <w:delText>T</w:delText>
        </w:r>
      </w:del>
      <w:r w:rsidR="00FD56B7">
        <w:rPr>
          <w:rFonts w:cs="Arial"/>
          <w:color w:val="000000"/>
          <w:lang w:val="en-CA"/>
        </w:rPr>
        <w:t>he property operator</w:t>
      </w:r>
      <w:proofErr w:type="gramStart"/>
      <w:r w:rsidR="00FD56B7">
        <w:rPr>
          <w:rFonts w:cs="Arial"/>
          <w:color w:val="000000"/>
          <w:lang w:val="en-CA"/>
        </w:rPr>
        <w:t>:</w:t>
      </w:r>
      <w:ins w:id="2265" w:author="Eric Boisvert" w:date="2016-01-24T13:28:00Z">
        <w:r w:rsidR="00253146">
          <w:t>Primitive</w:t>
        </w:r>
        <w:proofErr w:type="gramEnd"/>
        <w:r w:rsidR="00253146">
          <w:t>::CharacterString</w:t>
        </w:r>
        <w:r w:rsidR="00253146" w:rsidDel="00253146">
          <w:rPr>
            <w:rFonts w:cs="Arial"/>
            <w:color w:val="000000"/>
            <w:lang w:val="en-CA"/>
          </w:rPr>
          <w:t xml:space="preserve"> </w:t>
        </w:r>
      </w:ins>
      <w:del w:id="226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67" w:author="Eric Boisvert" w:date="2016-03-28T13:09:00Z">
        <w:r>
          <w:t>If present, t</w:t>
        </w:r>
      </w:ins>
      <w:del w:id="2268" w:author="Eric Boisvert" w:date="2016-03-28T13:09:00Z">
        <w:r w:rsidR="00FD56B7" w:rsidDel="00A41623">
          <w:rPr>
            <w:rFonts w:cs="Arial"/>
            <w:color w:val="000000"/>
            <w:lang w:val="en-CA"/>
          </w:rPr>
          <w:delText>T</w:delText>
        </w:r>
      </w:del>
      <w:r w:rsidR="00FD56B7">
        <w:rPr>
          <w:rFonts w:cs="Arial"/>
          <w:color w:val="000000"/>
          <w:lang w:val="en-CA"/>
        </w:rPr>
        <w:t>he property driller</w:t>
      </w:r>
      <w:proofErr w:type="gramStart"/>
      <w:r w:rsidR="00FD56B7">
        <w:rPr>
          <w:rFonts w:cs="Arial"/>
          <w:color w:val="000000"/>
          <w:lang w:val="en-CA"/>
        </w:rPr>
        <w:t>:</w:t>
      </w:r>
      <w:ins w:id="2269" w:author="Eric Boisvert" w:date="2016-01-24T13:28:00Z">
        <w:r w:rsidR="00253146">
          <w:t>Primitive</w:t>
        </w:r>
        <w:proofErr w:type="gramEnd"/>
        <w:r w:rsidR="00253146">
          <w:t>::CharacterString</w:t>
        </w:r>
        <w:r w:rsidR="00253146" w:rsidDel="00253146">
          <w:rPr>
            <w:rFonts w:cs="Arial"/>
            <w:color w:val="000000"/>
            <w:lang w:val="en-CA"/>
          </w:rPr>
          <w:t xml:space="preserve"> </w:t>
        </w:r>
      </w:ins>
      <w:del w:id="2270"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proofErr w:type="gramStart"/>
      <w:r w:rsidRPr="00D970E9">
        <w:rPr>
          <w:lang w:val="en-CA"/>
        </w:rPr>
        <w:lastRenderedPageBreak/>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71" w:author="Eric Boisvert" w:date="2016-03-28T13:09:00Z">
        <w:r>
          <w:t>If present, t</w:t>
        </w:r>
      </w:ins>
      <w:del w:id="2272"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73" w:author="Eric Boisvert" w:date="2016-01-24T13:29:00Z">
        <w:r w:rsidR="002E1163" w:rsidDel="00253146">
          <w:rPr>
            <w:rFonts w:cs="Arial"/>
            <w:color w:val="000000"/>
            <w:lang w:val="en-CA"/>
          </w:rPr>
          <w:delText>:CharacterString</w:delText>
        </w:r>
      </w:del>
      <w:proofErr w:type="gramStart"/>
      <w:ins w:id="227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75" w:author="Eric Boisvert" w:date="2016-03-28T13:09:00Z">
        <w:r>
          <w:t>If present, t</w:t>
        </w:r>
      </w:ins>
      <w:del w:id="2276" w:author="Eric Boisvert" w:date="2016-03-28T13:09:00Z">
        <w:r w:rsidR="00E341D3" w:rsidDel="00A41623">
          <w:rPr>
            <w:lang w:val="en-CA"/>
          </w:rPr>
          <w:delText>T</w:delText>
        </w:r>
      </w:del>
      <w:r w:rsidR="00E341D3">
        <w:rPr>
          <w:lang w:val="en-CA"/>
        </w:rPr>
        <w:t>he property drillEndData</w:t>
      </w:r>
      <w:del w:id="2277" w:author="Eric Boisvert" w:date="2016-01-24T13:29:00Z">
        <w:r w:rsidR="00E341D3" w:rsidDel="00253146">
          <w:rPr>
            <w:lang w:val="en-CA"/>
          </w:rPr>
          <w:delText>:CharacterString</w:delText>
        </w:r>
      </w:del>
      <w:proofErr w:type="gramStart"/>
      <w:ins w:id="2278" w:author="Eric Boisvert" w:date="2016-01-24T13:29:00Z">
        <w:r w:rsidR="00253146">
          <w:rPr>
            <w:lang w:val="en-CA"/>
          </w:rPr>
          <w:t>:Primitive</w:t>
        </w:r>
        <w:proofErr w:type="gramEnd"/>
        <w:r w:rsidR="00253146">
          <w:rPr>
            <w:lang w:val="en-CA"/>
          </w:rPr>
          <w:t>::CharacterString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279"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80" w:author="Eric Boisvert" w:date="2016-03-28T13:09:00Z">
        <w:r>
          <w:t>If present, t</w:t>
        </w:r>
      </w:ins>
      <w:del w:id="2281"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82" w:author="Eric Boisvert" w:date="2016-01-24T13:29:00Z">
        <w:r w:rsidR="00E341D3" w:rsidDel="00253146">
          <w:rPr>
            <w:rFonts w:cs="Arial"/>
            <w:color w:val="000000"/>
            <w:lang w:val="en-CA"/>
          </w:rPr>
          <w:delText>:CharacterString</w:delText>
        </w:r>
      </w:del>
      <w:proofErr w:type="gramStart"/>
      <w:ins w:id="228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84" w:author="Eric Boisvert" w:date="2016-03-28T13:09:00Z">
        <w:r>
          <w:t>If present, t</w:t>
        </w:r>
      </w:ins>
      <w:del w:id="2285"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86" w:author="Eric Boisvert" w:date="2016-01-24T13:29:00Z">
        <w:r w:rsidR="00E341D3" w:rsidDel="00253146">
          <w:rPr>
            <w:rFonts w:cs="Arial"/>
            <w:color w:val="000000"/>
            <w:lang w:val="en-CA"/>
          </w:rPr>
          <w:delText>:CharacterString</w:delText>
        </w:r>
      </w:del>
      <w:proofErr w:type="gramStart"/>
      <w:ins w:id="228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w:t>
      </w:r>
      <w:r w:rsidR="00E341D3" w:rsidRPr="00E341D3">
        <w:rPr>
          <w:rFonts w:cs="Arial"/>
          <w:color w:val="000000"/>
          <w:lang w:val="en-CA"/>
        </w:rPr>
        <w:t>ndicate</w:t>
      </w:r>
      <w:del w:id="2288"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89" w:author="Eric Boisvert" w:date="2016-03-28T13:09:00Z">
        <w:r>
          <w:t>If present, t</w:t>
        </w:r>
      </w:ins>
      <w:del w:id="2290"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ins w:id="2291" w:author="Ollie Raymond" w:date="2016-02-12T17:25:00Z">
        <w:r w:rsidR="00786781">
          <w:rPr>
            <w:rFonts w:cs="Arial"/>
            <w:color w:val="000000"/>
            <w:lang w:val="en-CA"/>
          </w:rPr>
          <w:t>Primitive</w:t>
        </w:r>
        <w:proofErr w:type="gramEnd"/>
        <w:r w:rsidR="00786781">
          <w:rPr>
            <w:rFonts w:cs="Arial"/>
            <w:color w:val="000000"/>
            <w:lang w:val="en-CA"/>
          </w:rPr>
          <w:t>::</w:t>
        </w:r>
      </w:ins>
      <w:del w:id="2292"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93" w:author="Eric Boisvert" w:date="2016-03-28T13:09:00Z">
        <w:r>
          <w:t>If present, t</w:t>
        </w:r>
      </w:ins>
      <w:del w:id="2294"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95" w:author="Ollie Raymond" w:date="2016-02-12T17:26:00Z">
        <w:r w:rsidR="0061478E" w:rsidDel="00786781">
          <w:rPr>
            <w:rFonts w:cs="Arial"/>
            <w:color w:val="000000"/>
            <w:lang w:val="en-CA"/>
          </w:rPr>
          <w:delText>h</w:delText>
        </w:r>
      </w:del>
      <w:r w:rsidR="0061478E">
        <w:rPr>
          <w:rFonts w:cs="Arial"/>
          <w:color w:val="000000"/>
          <w:lang w:val="en-CA"/>
        </w:rPr>
        <w:t>t</w:t>
      </w:r>
      <w:ins w:id="2296" w:author="Ollie Raymond" w:date="2016-02-12T17:26:00Z">
        <w:r w:rsidR="00786781">
          <w:rPr>
            <w:rFonts w:cs="Arial"/>
            <w:color w:val="000000"/>
            <w:lang w:val="en-CA"/>
          </w:rPr>
          <w:t>h</w:t>
        </w:r>
      </w:ins>
      <w:r w:rsidR="0061478E">
        <w:rPr>
          <w:rFonts w:cs="Arial"/>
          <w:color w:val="000000"/>
          <w:lang w:val="en-CA"/>
        </w:rPr>
        <w:t>_m</w:t>
      </w:r>
      <w:del w:id="2297" w:author="Eric Boisvert" w:date="2016-01-24T13:31:00Z">
        <w:r w:rsidR="0061478E" w:rsidDel="00253146">
          <w:rPr>
            <w:rFonts w:cs="Arial"/>
            <w:color w:val="000000"/>
            <w:lang w:val="en-CA"/>
          </w:rPr>
          <w:delText>:Number</w:delText>
        </w:r>
      </w:del>
      <w:ins w:id="2298"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99"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300"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301"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302" w:author="Eric Boisvert" w:date="2016-03-28T13:09:00Z">
        <w:r>
          <w:t>If present, t</w:t>
        </w:r>
      </w:ins>
      <w:del w:id="2303"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304" w:author="Eric Boisvert" w:date="2016-01-24T13:31:00Z">
        <w:r w:rsidR="0061478E" w:rsidDel="00253146">
          <w:rPr>
            <w:rFonts w:cs="Arial"/>
            <w:color w:val="000000"/>
            <w:lang w:val="en-CA"/>
          </w:rPr>
          <w:delText>:Number</w:delText>
        </w:r>
      </w:del>
      <w:ins w:id="2305"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306"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307"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308" w:author="Eric Boisvert" w:date="2016-03-28T13:09:00Z">
        <w:r>
          <w:t>If present, t</w:t>
        </w:r>
      </w:ins>
      <w:del w:id="2309"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310" w:author="Eric Boisvert" w:date="2016-01-24T13:29:00Z">
        <w:r w:rsidR="0061478E" w:rsidDel="00253146">
          <w:rPr>
            <w:rFonts w:cs="Arial"/>
            <w:color w:val="000000"/>
            <w:lang w:val="en-CA"/>
          </w:rPr>
          <w:delText>:CharacterString</w:delText>
        </w:r>
      </w:del>
      <w:ins w:id="2311"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proofErr w:type="gramStart"/>
      <w:r w:rsidR="0061478E" w:rsidRPr="0061478E">
        <w:rPr>
          <w:rFonts w:cs="Arial"/>
          <w:color w:val="000000"/>
          <w:lang w:val="en-CA"/>
        </w:rPr>
        <w:t>eg</w:t>
      </w:r>
      <w:proofErr w:type="gramEnd"/>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312"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313" w:author="Ollie Raymond" w:date="2016-02-12T17:30:00Z">
              <w:r>
                <w:rPr>
                  <w:rStyle w:val="reqtext"/>
                  <w:lang w:val="en-CA"/>
                </w:rPr>
                <w:t xml:space="preserve">If present, </w:t>
              </w:r>
            </w:ins>
            <w:del w:id="2314" w:author="Ollie Raymond" w:date="2016-02-12T17:30:00Z">
              <w:r w:rsidR="00BE718C" w:rsidDel="00786781">
                <w:rPr>
                  <w:rStyle w:val="reqtext"/>
                  <w:lang w:val="en-CA"/>
                </w:rPr>
                <w:delText>E</w:delText>
              </w:r>
            </w:del>
            <w:ins w:id="2315" w:author="Ollie Raymond" w:date="2016-02-12T17:30:00Z">
              <w:r>
                <w:rPr>
                  <w:rStyle w:val="reqtext"/>
                  <w:lang w:val="en-CA"/>
                </w:rPr>
                <w:t>e</w:t>
              </w:r>
            </w:ins>
            <w:r w:rsidR="00BE718C">
              <w:rPr>
                <w:rStyle w:val="reqtext"/>
                <w:lang w:val="en-CA"/>
              </w:rPr>
              <w:t xml:space="preserve">levation_srs SHALL </w:t>
            </w:r>
            <w:commentRangeStart w:id="2316"/>
            <w:r w:rsidR="00BE718C">
              <w:rPr>
                <w:rStyle w:val="reqtext"/>
                <w:lang w:val="en-CA"/>
              </w:rPr>
              <w:t xml:space="preserve">resolve </w:t>
            </w:r>
            <w:commentRangeEnd w:id="2316"/>
            <w:r w:rsidR="00BE718C">
              <w:rPr>
                <w:rStyle w:val="Marquedecommentaire"/>
                <w:rFonts w:ascii="Times New Roman" w:eastAsia="Times New Roman" w:hAnsi="Times New Roman"/>
                <w:lang w:val="en-US" w:eastAsia="en-US"/>
              </w:rPr>
              <w:commentReference w:id="2316"/>
            </w:r>
            <w:r w:rsidR="00BE718C">
              <w:rPr>
                <w:rStyle w:val="reqtext"/>
                <w:lang w:val="en-CA"/>
              </w:rPr>
              <w:t>to a valid EPSG vertical datum</w:t>
            </w:r>
            <w:ins w:id="2317"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318"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319" w:author="Ollie Raymond" w:date="2016-02-12T17:28:00Z"/>
          <w:rFonts w:cs="Arial"/>
          <w:color w:val="000000"/>
          <w:lang w:val="en-CA"/>
        </w:rPr>
      </w:pPr>
      <w:r>
        <w:rPr>
          <w:rFonts w:cs="Arial"/>
          <w:color w:val="000000"/>
          <w:lang w:val="en-CA"/>
        </w:rPr>
        <w:t>Example</w:t>
      </w:r>
      <w:ins w:id="2320"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321"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322"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323"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324"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325" w:author="Eric Boisvert" w:date="2016-03-28T13:09:00Z">
        <w:r>
          <w:t>If present, t</w:t>
        </w:r>
      </w:ins>
      <w:del w:id="2326"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327" w:author="Eric Boisvert" w:date="2016-01-24T13:29:00Z">
        <w:r w:rsidR="00A0347F" w:rsidDel="00253146">
          <w:rPr>
            <w:rFonts w:cs="Arial"/>
            <w:color w:val="000000"/>
            <w:lang w:val="en-CA"/>
          </w:rPr>
          <w:delText>:CharacterString</w:delText>
        </w:r>
      </w:del>
      <w:proofErr w:type="gramStart"/>
      <w:ins w:id="232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329"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330" w:author="Eric Boisvert" w:date="2016-03-28T13:09:00Z">
        <w:r w:rsidDel="00A41623">
          <w:rPr>
            <w:rFonts w:cs="Arial"/>
            <w:color w:val="000000"/>
            <w:lang w:val="en-CA"/>
          </w:rPr>
          <w:delText>T</w:delText>
        </w:r>
      </w:del>
      <w:ins w:id="2331" w:author="Eric Boisvert" w:date="2016-03-28T13:09:00Z">
        <w:r w:rsidR="00A41623">
          <w:t>If present, t</w:t>
        </w:r>
      </w:ins>
      <w:r>
        <w:rPr>
          <w:rFonts w:cs="Arial"/>
          <w:color w:val="000000"/>
          <w:lang w:val="en-CA"/>
        </w:rPr>
        <w:t>he source</w:t>
      </w:r>
      <w:del w:id="2332" w:author="Eric Boisvert" w:date="2016-01-24T13:29:00Z">
        <w:r w:rsidDel="00253146">
          <w:rPr>
            <w:rFonts w:cs="Arial"/>
            <w:color w:val="000000"/>
            <w:lang w:val="en-CA"/>
          </w:rPr>
          <w:delText>:CharacterString</w:delText>
        </w:r>
      </w:del>
      <w:proofErr w:type="gramStart"/>
      <w:ins w:id="233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334" w:author="Eric Boisvert" w:date="2016-01-24T13:29:00Z">
        <w:r w:rsidDel="00253146">
          <w:rPr>
            <w:rFonts w:cs="Arial"/>
            <w:color w:val="000000"/>
            <w:lang w:val="en-CA"/>
          </w:rPr>
          <w:delText>:CharacterString</w:delText>
        </w:r>
      </w:del>
      <w:ins w:id="2335" w:author="Eric Boisvert" w:date="2016-01-24T13:29:00Z">
        <w:r w:rsidR="00253146">
          <w:rPr>
            <w:rFonts w:cs="Arial"/>
            <w:color w:val="000000"/>
            <w:lang w:val="en-CA"/>
          </w:rPr>
          <w:t>:Primitive::CharacterString</w:t>
        </w:r>
      </w:ins>
      <w:r>
        <w:rPr>
          <w:rFonts w:cs="Arial"/>
          <w:color w:val="000000"/>
          <w:lang w:val="en-CA"/>
        </w:rPr>
        <w:t xml:space="preserve"> shall contain</w:t>
      </w:r>
      <w:del w:id="2336"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337" w:author="Ollie Raymond" w:date="2016-02-12T17:36:00Z">
        <w:r w:rsidR="007A60C8">
          <w:rPr>
            <w:rFonts w:cs="Arial"/>
            <w:color w:val="000000"/>
            <w:lang w:val="en-CA"/>
          </w:rPr>
          <w:t xml:space="preserve">to </w:t>
        </w:r>
      </w:ins>
      <w:r>
        <w:rPr>
          <w:rFonts w:cs="Arial"/>
          <w:color w:val="000000"/>
          <w:lang w:val="en-CA"/>
        </w:rPr>
        <w:t xml:space="preserve">one or </w:t>
      </w:r>
      <w:del w:id="2338" w:author="Ollie Raymond" w:date="2016-02-12T17:36:00Z">
        <w:r w:rsidDel="007A60C8">
          <w:rPr>
            <w:rFonts w:cs="Arial"/>
            <w:color w:val="000000"/>
            <w:lang w:val="en-CA"/>
          </w:rPr>
          <w:delText xml:space="preserve">many </w:delText>
        </w:r>
      </w:del>
      <w:ins w:id="2339" w:author="Ollie Raymond" w:date="2016-02-12T17:36:00Z">
        <w:r w:rsidR="007A60C8">
          <w:rPr>
            <w:rFonts w:cs="Arial"/>
            <w:color w:val="000000"/>
            <w:lang w:val="en-CA"/>
          </w:rPr>
          <w:t xml:space="preserve">more </w:t>
        </w:r>
      </w:ins>
      <w:r>
        <w:rPr>
          <w:rFonts w:cs="Arial"/>
          <w:color w:val="000000"/>
          <w:lang w:val="en-CA"/>
        </w:rPr>
        <w:t>representation</w:t>
      </w:r>
      <w:ins w:id="2340" w:author="Ollie Raymond" w:date="2016-02-12T17:36:00Z">
        <w:r w:rsidR="007A60C8">
          <w:rPr>
            <w:rFonts w:cs="Arial"/>
            <w:color w:val="000000"/>
            <w:lang w:val="en-CA"/>
          </w:rPr>
          <w:t>s</w:t>
        </w:r>
      </w:ins>
      <w:r w:rsidRPr="00BE718C">
        <w:rPr>
          <w:rFonts w:cs="Arial"/>
          <w:color w:val="000000"/>
          <w:lang w:val="en-CA"/>
        </w:rPr>
        <w:t xml:space="preserve"> of a parent borehole (eg, </w:t>
      </w:r>
      <w:ins w:id="2341"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342"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343"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344" w:author="Eric Boisvert" w:date="2016-03-28T13:09:00Z">
        <w:r>
          <w:t>If present, t</w:t>
        </w:r>
      </w:ins>
      <w:del w:id="2345"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346" w:author="Eric Boisvert" w:date="2016-01-24T13:29:00Z">
        <w:r w:rsidR="00BE718C" w:rsidDel="00253146">
          <w:rPr>
            <w:rFonts w:cs="Arial"/>
            <w:color w:val="000000"/>
            <w:lang w:val="en-CA"/>
          </w:rPr>
          <w:delText>:CharacterString</w:delText>
        </w:r>
      </w:del>
      <w:ins w:id="2347"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proofErr w:type="gramStart"/>
      <w:r w:rsidRPr="00C17A19">
        <w:t>genericSymbolizer</w:t>
      </w:r>
      <w:proofErr w:type="gramEnd"/>
    </w:p>
    <w:p w14:paraId="644F58B4" w14:textId="77777777" w:rsidR="00BE718C" w:rsidRPr="00BE718C" w:rsidRDefault="00BE718C"/>
    <w:p w14:paraId="17C8E991" w14:textId="777DFFD4" w:rsidR="00BE718C" w:rsidRDefault="00A41623" w:rsidP="00BE718C">
      <w:ins w:id="2348" w:author="Eric Boisvert" w:date="2016-03-28T13:09:00Z">
        <w:r>
          <w:t>If present, t</w:t>
        </w:r>
      </w:ins>
      <w:del w:id="2349" w:author="Eric Boisvert" w:date="2016-03-28T13:09:00Z">
        <w:r w:rsidR="00BE718C" w:rsidDel="00A41623">
          <w:delText>T</w:delText>
        </w:r>
      </w:del>
      <w:r w:rsidR="00BE718C">
        <w:t xml:space="preserve">he property </w:t>
      </w:r>
      <w:r w:rsidR="00BE718C" w:rsidRPr="00C17A19">
        <w:t>genericSymbolizer</w:t>
      </w:r>
      <w:del w:id="2350" w:author="Eric Boisvert" w:date="2016-01-24T13:29:00Z">
        <w:r w:rsidR="00BE718C" w:rsidDel="00253146">
          <w:delText>:CharacterString</w:delText>
        </w:r>
      </w:del>
      <w:proofErr w:type="gramStart"/>
      <w:ins w:id="2351" w:author="Eric Boisvert" w:date="2016-01-24T13:29:00Z">
        <w:r w:rsidR="00253146">
          <w:t>:Primitive</w:t>
        </w:r>
        <w:proofErr w:type="gramEnd"/>
        <w:r w:rsidR="00253146">
          <w:t>::CharacterString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352" w:author="Ollie Raymond" w:date="2016-02-12T17:37:00Z">
        <w:r w:rsidDel="007A60C8">
          <w:delText xml:space="preserve">can </w:delText>
        </w:r>
      </w:del>
      <w:ins w:id="2353"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354"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355" w:name="BKM_82E84894_826F_4479_973A_CBC44C2E6336"/>
      <w:bookmarkStart w:id="2356" w:name="BKM_2AC44CB2_D8AD_4710_965F_8C3E8A778226"/>
      <w:bookmarkStart w:id="2357" w:name="BKM_1CCAFBF2_5AEE_4D8D_970F_45B148E97DED"/>
      <w:bookmarkStart w:id="2358" w:name="BKM_988B3B2F_E5F0_47AC_B40B_3E7EB1B7F6A8"/>
      <w:bookmarkStart w:id="2359" w:name="BKM_D4489C08_74CE_4704_A313_E3DE8D8C2C02"/>
      <w:bookmarkStart w:id="2360" w:name="BKM_3CED884F_4F1D_42D8_9256_BF8F325D7BF9"/>
      <w:bookmarkStart w:id="2361" w:name="BKM_4D00B287_AF58_4181_BBC5_8A25643F2ECB"/>
      <w:bookmarkStart w:id="2362" w:name="BKM_8130FE65_F0ED_41F2_ABFA_924F7CBE3C44"/>
      <w:bookmarkStart w:id="2363" w:name="BKM_44DAEF74_D7B7_4FE5_8CBB_636851476829"/>
      <w:bookmarkStart w:id="2364" w:name="BKM_3338A6EC_8A76_4151_9BBE_AF6AA6E7ABA5"/>
      <w:bookmarkStart w:id="2365" w:name="BKM_0695D395_0E6D_4C80_885E_54CD7307213E"/>
      <w:bookmarkStart w:id="2366" w:name="BKM_83AB4886_B40B_45D9_93A6_9A7A11A1DB22"/>
      <w:bookmarkStart w:id="2367" w:name="BKM_18DECF87_EACF_4237_B14D_5CBA397C8B9F"/>
      <w:bookmarkStart w:id="2368" w:name="BKM_A2513DE4_90C9_4111_97A5_8AB9734CC788"/>
      <w:bookmarkStart w:id="2369" w:name="BKM_C29B4A43_BD79_4426_A200_1B1C1E4E23DB"/>
      <w:bookmarkStart w:id="2370" w:name="BKM_D6389F0E_EB92_428D_B31C_62B7B2DE2191"/>
      <w:bookmarkStart w:id="2371" w:name="BKM_44662CA4_810A_46C1_8CCE_D899E8B34841"/>
      <w:bookmarkStart w:id="2372" w:name="BKM_A4ADBA47_2A66_4D31_B98E_429D2187557A"/>
      <w:bookmarkStart w:id="2373" w:name="BKM_6A453B7D_E05C_442A_9729_07602A0CE53F"/>
      <w:bookmarkStart w:id="2374" w:name="BKM_B674F95F_8259_4A18_BB9A_C7004F238C58"/>
      <w:bookmarkStart w:id="2375" w:name="BKM_99FA56C9_DF26_4FF5_AF2C_A1CA27033687"/>
      <w:bookmarkStart w:id="2376" w:name="BKM_10DBF70D_6106_40F3_9F20_6815C31BFF23"/>
      <w:bookmarkStart w:id="2377" w:name="BKM_156BACFD_61FB_4C7D_8E17_15915D5DC1EB"/>
      <w:bookmarkStart w:id="2378" w:name="BKM_660451F7_6344_4A08_8AF1_55EA34BAFC1E"/>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31B29BD6" w14:textId="77777777" w:rsidR="00D14AF0" w:rsidRDefault="00D14AF0" w:rsidP="00401D4D">
      <w:pPr>
        <w:pStyle w:val="Titre3"/>
        <w:rPr>
          <w:lang w:val="en-CA"/>
        </w:rPr>
      </w:pPr>
      <w:bookmarkStart w:id="2379" w:name="_Toc446944588"/>
      <w:r w:rsidRPr="00D14AF0">
        <w:rPr>
          <w:lang w:val="en-CA"/>
        </w:rPr>
        <w:t>C</w:t>
      </w:r>
      <w:bookmarkStart w:id="2380" w:name="BKM_6A5667C6_1461_4AA7_BA98_1583B82E247C"/>
      <w:bookmarkEnd w:id="2380"/>
      <w:r w:rsidRPr="00D14AF0">
        <w:rPr>
          <w:lang w:val="en-CA"/>
        </w:rPr>
        <w:t>ontactView</w:t>
      </w:r>
      <w:bookmarkEnd w:id="237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24128E">
      <w:pPr>
        <w:keepNext/>
        <w:autoSpaceDE w:val="0"/>
        <w:autoSpaceDN w:val="0"/>
        <w:adjustRightInd w:val="0"/>
        <w:spacing w:after="0" w:line="240" w:lineRule="atLeast"/>
        <w:jc w:val="center"/>
        <w:pPrChange w:id="2381"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8.9pt;height:180.9pt;visibility:visible;mso-wrap-style:square">
            <v:imagedata r:id="rId27" o:title=""/>
          </v:shape>
        </w:pict>
      </w:r>
    </w:p>
    <w:p w14:paraId="202EF08B" w14:textId="78E632FC" w:rsidR="00BA190F" w:rsidRPr="002050B2" w:rsidRDefault="00BA190F">
      <w:pPr>
        <w:pStyle w:val="Lgende"/>
        <w:jc w:val="center"/>
        <w:rPr>
          <w:color w:val="auto"/>
          <w:rPrChange w:id="2382" w:author="Ollie Raymond" w:date="2016-02-12T17:37:00Z">
            <w:rPr/>
          </w:rPrChange>
        </w:rPr>
        <w:pPrChange w:id="2383" w:author="Ollie Raymond" w:date="2016-02-12T17:37:00Z">
          <w:pPr>
            <w:pStyle w:val="Lgende"/>
          </w:pPr>
        </w:pPrChange>
      </w:pPr>
      <w:r w:rsidRPr="002050B2">
        <w:rPr>
          <w:color w:val="auto"/>
          <w:rPrChange w:id="2384" w:author="Ollie Raymond" w:date="2016-02-12T17:37:00Z">
            <w:rPr/>
          </w:rPrChange>
        </w:rPr>
        <w:t xml:space="preserve">Figure </w:t>
      </w:r>
      <w:r w:rsidRPr="002050B2">
        <w:rPr>
          <w:color w:val="auto"/>
          <w:rPrChange w:id="2385" w:author="Ollie Raymond" w:date="2016-02-12T17:37:00Z">
            <w:rPr/>
          </w:rPrChange>
        </w:rPr>
        <w:fldChar w:fldCharType="begin"/>
      </w:r>
      <w:r w:rsidRPr="002050B2">
        <w:rPr>
          <w:color w:val="auto"/>
          <w:rPrChange w:id="2386" w:author="Ollie Raymond" w:date="2016-02-12T17:37:00Z">
            <w:rPr/>
          </w:rPrChange>
        </w:rPr>
        <w:instrText xml:space="preserve"> SEQ Figure \* ARABIC </w:instrText>
      </w:r>
      <w:r w:rsidRPr="002050B2">
        <w:rPr>
          <w:color w:val="auto"/>
          <w:rPrChange w:id="2387" w:author="Ollie Raymond" w:date="2016-02-12T17:37:00Z">
            <w:rPr/>
          </w:rPrChange>
        </w:rPr>
        <w:fldChar w:fldCharType="separate"/>
      </w:r>
      <w:ins w:id="2388" w:author="Boisvert, Eric" w:date="2016-03-29T09:08:00Z">
        <w:r w:rsidR="008279FB">
          <w:rPr>
            <w:noProof/>
            <w:color w:val="auto"/>
          </w:rPr>
          <w:t>12</w:t>
        </w:r>
      </w:ins>
      <w:ins w:id="2389" w:author="Eric Boisvert" w:date="2016-03-28T16:06:00Z">
        <w:del w:id="2390" w:author="Boisvert, Eric" w:date="2016-03-29T08:51:00Z">
          <w:r w:rsidR="003842F3" w:rsidDel="00CB122C">
            <w:rPr>
              <w:noProof/>
              <w:color w:val="auto"/>
            </w:rPr>
            <w:delText>12</w:delText>
          </w:r>
        </w:del>
      </w:ins>
      <w:del w:id="2391" w:author="Boisvert, Eric" w:date="2016-03-29T08:51:00Z">
        <w:r w:rsidR="0043586C" w:rsidRPr="002050B2" w:rsidDel="00CB122C">
          <w:rPr>
            <w:noProof/>
            <w:color w:val="auto"/>
            <w:rPrChange w:id="2392" w:author="Ollie Raymond" w:date="2016-02-12T17:37:00Z">
              <w:rPr>
                <w:noProof/>
              </w:rPr>
            </w:rPrChange>
          </w:rPr>
          <w:delText>11</w:delText>
        </w:r>
      </w:del>
      <w:r w:rsidRPr="002050B2">
        <w:rPr>
          <w:color w:val="auto"/>
          <w:rPrChange w:id="2393" w:author="Ollie Raymond" w:date="2016-02-12T17:37:00Z">
            <w:rPr/>
          </w:rPrChange>
        </w:rPr>
        <w:fldChar w:fldCharType="end"/>
      </w:r>
      <w:ins w:id="2394" w:author="Ollie Raymond" w:date="2016-02-12T17:37:00Z">
        <w:r w:rsidR="002050B2">
          <w:rPr>
            <w:color w:val="auto"/>
          </w:rPr>
          <w:t xml:space="preserve"> -</w:t>
        </w:r>
      </w:ins>
      <w:r w:rsidRPr="002050B2">
        <w:rPr>
          <w:color w:val="auto"/>
          <w:rPrChange w:id="2395" w:author="Ollie Raymond" w:date="2016-02-12T17:37:00Z">
            <w:rPr/>
          </w:rPrChange>
        </w:rPr>
        <w:t xml:space="preserve"> ContactView </w:t>
      </w:r>
      <w:del w:id="2396" w:author="Boisvert, Eric" w:date="2016-03-29T08:33:00Z">
        <w:r w:rsidRPr="002050B2" w:rsidDel="00BF2A41">
          <w:rPr>
            <w:color w:val="auto"/>
            <w:rPrChange w:id="2397" w:author="Ollie Raymond" w:date="2016-02-12T17:37:00Z">
              <w:rPr/>
            </w:rPrChange>
          </w:rPr>
          <w:delText>class</w:delText>
        </w:r>
      </w:del>
      <w:ins w:id="2398"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proofErr w:type="gramStart"/>
      <w:r>
        <w:rPr>
          <w:lang w:val="en-CA"/>
        </w:rPr>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399" w:author="Eric Boisvert" w:date="2016-01-24T13:29:00Z">
        <w:r w:rsidDel="00253146">
          <w:delText>:CharacterString</w:delText>
        </w:r>
      </w:del>
      <w:proofErr w:type="gramStart"/>
      <w:ins w:id="2400"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01"/>
      <w:r w:rsidR="00D96958">
        <w:rPr>
          <w:lang w:val="en-CA"/>
        </w:rPr>
        <w:t>3986</w:t>
      </w:r>
      <w:commentRangeEnd w:id="2401"/>
      <w:r w:rsidR="00D96958">
        <w:rPr>
          <w:rStyle w:val="Marquedecommentaire"/>
        </w:rPr>
        <w:commentReference w:id="240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402"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proofErr w:type="gramStart"/>
      <w:r>
        <w:t>name</w:t>
      </w:r>
      <w:proofErr w:type="gramEnd"/>
    </w:p>
    <w:p w14:paraId="3D6EE52D" w14:textId="77777777" w:rsidR="00176E9E" w:rsidRDefault="00176E9E" w:rsidP="00176E9E"/>
    <w:p w14:paraId="56794255" w14:textId="3F2C04F7" w:rsidR="00176E9E" w:rsidRDefault="00A41623" w:rsidP="00176E9E">
      <w:ins w:id="2403" w:author="Eric Boisvert" w:date="2016-03-28T13:10:00Z">
        <w:r>
          <w:t>If present, t</w:t>
        </w:r>
      </w:ins>
      <w:del w:id="2404" w:author="Eric Boisvert" w:date="2016-03-28T13:10:00Z">
        <w:r w:rsidR="00176E9E" w:rsidDel="00A41623">
          <w:delText>T</w:delText>
        </w:r>
      </w:del>
      <w:r w:rsidR="00176E9E">
        <w:t>he property name</w:t>
      </w:r>
      <w:del w:id="2405" w:author="Eric Boisvert" w:date="2016-01-24T13:29:00Z">
        <w:r w:rsidR="00176E9E" w:rsidDel="00253146">
          <w:delText>:CharacterString</w:delText>
        </w:r>
      </w:del>
      <w:proofErr w:type="gramStart"/>
      <w:ins w:id="2406" w:author="Eric Boisvert" w:date="2016-01-24T13:29:00Z">
        <w:r w:rsidR="00253146">
          <w:t>:Primitive</w:t>
        </w:r>
        <w:proofErr w:type="gramEnd"/>
        <w:r w:rsidR="00253146">
          <w:t>::CharacterString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407" w:author="Eric Boisvert" w:date="2016-03-28T13:10:00Z">
        <w:r>
          <w:t>If present, t</w:t>
        </w:r>
      </w:ins>
      <w:del w:id="2408"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409" w:author="Eric Boisvert" w:date="2016-01-24T13:29:00Z">
        <w:r w:rsidR="00176E9E" w:rsidDel="00253146">
          <w:rPr>
            <w:rFonts w:cs="Arial"/>
            <w:color w:val="000000"/>
            <w:lang w:val="en-CA"/>
          </w:rPr>
          <w:delText>:CharacterString</w:delText>
        </w:r>
      </w:del>
      <w:proofErr w:type="gramStart"/>
      <w:ins w:id="241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411" w:author="Eric Boisvert" w:date="2016-03-28T13:10:00Z">
        <w:r>
          <w:t>If present, t</w:t>
        </w:r>
      </w:ins>
      <w:del w:id="2412"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413" w:author="Eric Boisvert" w:date="2016-01-24T13:29:00Z">
        <w:r w:rsidR="00176E9E" w:rsidDel="00253146">
          <w:rPr>
            <w:rFonts w:cs="Arial"/>
            <w:color w:val="000000"/>
            <w:lang w:val="en-CA"/>
          </w:rPr>
          <w:delText>:CharacterString</w:delText>
        </w:r>
      </w:del>
      <w:proofErr w:type="gramStart"/>
      <w:ins w:id="241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proofErr w:type="gramStart"/>
      <w:r w:rsidRPr="00D970E9">
        <w:rPr>
          <w:lang w:val="en-CA"/>
        </w:rPr>
        <w:lastRenderedPageBreak/>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415" w:author="Eric Boisvert" w:date="2016-03-28T13:10:00Z">
        <w:r>
          <w:t>If present, t</w:t>
        </w:r>
      </w:ins>
      <w:del w:id="2416"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417" w:author="Eric Boisvert" w:date="2016-01-24T13:29:00Z">
        <w:r w:rsidR="00176E9E" w:rsidDel="00253146">
          <w:rPr>
            <w:rFonts w:cs="Arial"/>
            <w:color w:val="000000"/>
            <w:lang w:val="en-CA"/>
          </w:rPr>
          <w:delText>:CharacterString</w:delText>
        </w:r>
      </w:del>
      <w:proofErr w:type="gramStart"/>
      <w:ins w:id="241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419" w:author="Eric Boisvert" w:date="2016-03-28T13:10:00Z">
        <w:r>
          <w:t>If present, t</w:t>
        </w:r>
      </w:ins>
      <w:del w:id="2420" w:author="Eric Boisvert" w:date="2016-03-28T13:10:00Z">
        <w:r w:rsidR="00176E9E" w:rsidDel="00A41623">
          <w:rPr>
            <w:lang w:val="en-CA"/>
          </w:rPr>
          <w:delText>T</w:delText>
        </w:r>
      </w:del>
      <w:r w:rsidR="00176E9E">
        <w:rPr>
          <w:lang w:val="en-CA"/>
        </w:rPr>
        <w:t>he property positionalAccuracy</w:t>
      </w:r>
      <w:del w:id="2421" w:author="Eric Boisvert" w:date="2016-01-24T13:29:00Z">
        <w:r w:rsidR="00AB423B" w:rsidDel="00253146">
          <w:rPr>
            <w:lang w:val="en-CA"/>
          </w:rPr>
          <w:delText>:CharacterString</w:delText>
        </w:r>
      </w:del>
      <w:ins w:id="2422"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423" w:author="Eric Boisvert" w:date="2016-03-28T13:10:00Z">
        <w:r w:rsidDel="00A41623">
          <w:rPr>
            <w:rFonts w:cs="Arial"/>
            <w:color w:val="000000"/>
            <w:lang w:val="en-CA"/>
          </w:rPr>
          <w:delText>T</w:delText>
        </w:r>
      </w:del>
      <w:ins w:id="2424" w:author="Eric Boisvert" w:date="2016-03-28T13:10:00Z">
        <w:r w:rsidR="00A41623">
          <w:t>If present, t</w:t>
        </w:r>
      </w:ins>
      <w:r>
        <w:rPr>
          <w:rFonts w:cs="Arial"/>
          <w:color w:val="000000"/>
          <w:lang w:val="en-CA"/>
        </w:rPr>
        <w:t>he property source</w:t>
      </w:r>
      <w:del w:id="2425" w:author="Eric Boisvert" w:date="2016-01-24T13:29:00Z">
        <w:r w:rsidDel="00253146">
          <w:rPr>
            <w:rFonts w:cs="Arial"/>
            <w:color w:val="000000"/>
            <w:lang w:val="en-CA"/>
          </w:rPr>
          <w:delText>:CharacterString</w:delText>
        </w:r>
      </w:del>
      <w:proofErr w:type="gramStart"/>
      <w:ins w:id="242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427" w:author="Eric Boisvert" w:date="2016-03-28T12:51:00Z">
        <w:r w:rsidRPr="00176E9E" w:rsidDel="008A53EB">
          <w:rPr>
            <w:rFonts w:cs="Arial"/>
            <w:color w:val="000000"/>
            <w:lang w:val="en-CA"/>
          </w:rPr>
          <w:delText xml:space="preserve">geologic </w:delText>
        </w:r>
      </w:del>
      <w:ins w:id="2428"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429" w:author="Eric Boisvert" w:date="2016-01-24T13:29:00Z">
        <w:r w:rsidDel="00253146">
          <w:rPr>
            <w:rFonts w:cs="Arial"/>
            <w:color w:val="000000"/>
            <w:lang w:val="en-CA"/>
          </w:rPr>
          <w:delText>:CharacterString</w:delText>
        </w:r>
      </w:del>
      <w:ins w:id="2430"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4AED6216" w:rsidR="00842AFF" w:rsidRPr="00D12552" w:rsidRDefault="00842AFF" w:rsidP="002E6F45">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refer to a vocabulary term describing a contact type</w:t>
            </w:r>
            <w:ins w:id="2431" w:author="Boisvert, Eric" w:date="2016-03-29T08:27:00Z">
              <w:r w:rsidR="00EA0FA3">
                <w:rPr>
                  <w:rStyle w:val="reqtext"/>
                  <w:lang w:val="en-CA"/>
                </w:rPr>
                <w:t>.</w:t>
              </w:r>
            </w:ins>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432" w:author="Eric Boisvert" w:date="2016-03-28T13:10:00Z">
        <w:r>
          <w:t>If present, t</w:t>
        </w:r>
      </w:ins>
      <w:del w:id="2433"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434" w:author="Eric Boisvert" w:date="2016-01-24T13:29:00Z">
        <w:r w:rsidR="005E4970" w:rsidDel="00253146">
          <w:rPr>
            <w:rFonts w:cs="Arial"/>
            <w:color w:val="000000"/>
            <w:lang w:val="en-CA"/>
          </w:rPr>
          <w:delText>:CharacterString</w:delText>
        </w:r>
      </w:del>
      <w:ins w:id="2435"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436"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437" w:author="Eric Boisvert" w:date="2016-03-23T21:10:00Z">
              <w:r w:rsidDel="006559DD">
                <w:rPr>
                  <w:rStyle w:val="reqtext"/>
                  <w:lang w:val="en-CA"/>
                </w:rPr>
                <w:delText xml:space="preserve">SHALL </w:delText>
              </w:r>
            </w:del>
            <w:ins w:id="2438"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439" w:author="Eric Boisvert" w:date="2016-03-28T13:10:00Z">
        <w:r>
          <w:t>If present, t</w:t>
        </w:r>
      </w:ins>
      <w:del w:id="2440"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441" w:author="Eric Boisvert" w:date="2016-01-24T13:29:00Z">
        <w:r w:rsidR="003E0DCA" w:rsidDel="00253146">
          <w:rPr>
            <w:rFonts w:cs="Arial"/>
            <w:color w:val="000000"/>
            <w:lang w:val="en-CA"/>
          </w:rPr>
          <w:delText>:CharacterString</w:delText>
        </w:r>
      </w:del>
      <w:ins w:id="2442"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443" w:author="Eric Boisvert" w:date="2016-03-28T13:10:00Z">
        <w:r>
          <w:t>If present, t</w:t>
        </w:r>
      </w:ins>
      <w:del w:id="2444"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445" w:author="Eric Boisvert" w:date="2016-01-24T13:29:00Z">
        <w:r w:rsidR="003E0DCA" w:rsidDel="00253146">
          <w:rPr>
            <w:rFonts w:cs="Arial"/>
            <w:color w:val="000000"/>
            <w:lang w:val="en-CA"/>
          </w:rPr>
          <w:delText>:CharacterString</w:delText>
        </w:r>
      </w:del>
      <w:proofErr w:type="gramStart"/>
      <w:ins w:id="244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447" w:name="BKM_DAD0F5C5_7ECC_4F46_8F23_D5FDAEC9FFF1"/>
      <w:bookmarkStart w:id="2448" w:name="BKM_29C4138F_4CAD_4B96_B0DF_B91BA8041A62"/>
      <w:bookmarkStart w:id="2449" w:name="BKM_6AE23AB8_B6A5_4B32_A803_62E099830E93"/>
      <w:bookmarkStart w:id="2450" w:name="BKM_66D56F45_5196_424F_92CB_6CB6778933A2"/>
      <w:bookmarkStart w:id="2451" w:name="BKM_B569925A_5C18_4226_AFA5_D6C44B29D688"/>
      <w:bookmarkStart w:id="2452" w:name="BKM_20CF274F_94C7_43D3_9CCE_945071187259"/>
      <w:bookmarkStart w:id="2453" w:name="BKM_64FA9120_8C79_470F_A4AB_510E7868EC43"/>
      <w:bookmarkStart w:id="2454" w:name="BKM_2D4CA786_8199_42B1_BAEE_B9D15F83512C"/>
      <w:bookmarkStart w:id="2455" w:name="BKM_E1914A18_F58F_4042_930D_7562E211135B"/>
      <w:bookmarkStart w:id="2456" w:name="BKM_C97D1AD7_F437_45EE_9855_97FF220828AF"/>
      <w:bookmarkStart w:id="2457" w:name="BKM_66E2F147_939A_42E7_9DA7_BB7F5E616224"/>
      <w:bookmarkStart w:id="2458" w:name="BKM_7A6AD652_753B_433E_B947_78BAF8E8FFBB"/>
      <w:bookmarkStart w:id="2459" w:name="BKM_D64DC56C_F70A_4224_BA0C_96AAF9B173C3"/>
      <w:bookmarkStart w:id="2460" w:name="_Toc446944589"/>
      <w:bookmarkEnd w:id="2447"/>
      <w:bookmarkEnd w:id="2448"/>
      <w:bookmarkEnd w:id="2449"/>
      <w:bookmarkEnd w:id="2450"/>
      <w:bookmarkEnd w:id="2451"/>
      <w:bookmarkEnd w:id="2452"/>
      <w:bookmarkEnd w:id="2453"/>
      <w:bookmarkEnd w:id="2454"/>
      <w:bookmarkEnd w:id="2455"/>
      <w:bookmarkEnd w:id="2456"/>
      <w:bookmarkEnd w:id="2457"/>
      <w:bookmarkEnd w:id="2458"/>
      <w:bookmarkEnd w:id="2459"/>
      <w:r w:rsidRPr="00D14AF0">
        <w:rPr>
          <w:lang w:val="en-CA"/>
        </w:rPr>
        <w:t>G</w:t>
      </w:r>
      <w:bookmarkStart w:id="2461" w:name="BKM_F594CD9C_5617_46AE_9ABE_FE6C018DDEAF"/>
      <w:bookmarkEnd w:id="2461"/>
      <w:r w:rsidRPr="00D14AF0">
        <w:rPr>
          <w:lang w:val="en-CA"/>
        </w:rPr>
        <w:t>eologicSpecimenView</w:t>
      </w:r>
      <w:bookmarkEnd w:id="246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24128E" w:rsidP="00AB51A6">
      <w:pPr>
        <w:keepNext/>
        <w:autoSpaceDE w:val="0"/>
        <w:autoSpaceDN w:val="0"/>
        <w:adjustRightInd w:val="0"/>
        <w:spacing w:after="0" w:line="240" w:lineRule="atLeast"/>
      </w:pPr>
      <w:r>
        <w:rPr>
          <w:noProof/>
          <w:lang w:val="en-CA" w:eastAsia="en-CA"/>
        </w:rPr>
        <w:pict w14:anchorId="2E1A9CE1">
          <v:shape id="_x0000_i1037" type="#_x0000_t75" style="width:198.9pt;height:211.4pt;visibility:visible;mso-wrap-style:square">
            <v:imagedata r:id="rId28"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462" w:author="Boisvert, Eric" w:date="2016-03-29T09:08:00Z">
        <w:r w:rsidR="008279FB">
          <w:rPr>
            <w:noProof/>
          </w:rPr>
          <w:t>13</w:t>
        </w:r>
      </w:ins>
      <w:ins w:id="2463" w:author="Eric Boisvert" w:date="2016-03-28T16:06:00Z">
        <w:del w:id="2464" w:author="Boisvert, Eric" w:date="2016-03-29T08:51:00Z">
          <w:r w:rsidR="003842F3" w:rsidDel="00CB122C">
            <w:rPr>
              <w:noProof/>
            </w:rPr>
            <w:delText>13</w:delText>
          </w:r>
        </w:del>
      </w:ins>
      <w:del w:id="2465" w:author="Boisvert, Eric" w:date="2016-03-29T08:51:00Z">
        <w:r w:rsidR="0043586C" w:rsidDel="00CB122C">
          <w:rPr>
            <w:noProof/>
          </w:rPr>
          <w:delText>12</w:delText>
        </w:r>
      </w:del>
      <w:r>
        <w:fldChar w:fldCharType="end"/>
      </w:r>
      <w:r>
        <w:t xml:space="preserve"> </w:t>
      </w:r>
      <w:r w:rsidRPr="00EB2E1E">
        <w:t xml:space="preserve"> GeologicSpecimenView </w:t>
      </w:r>
      <w:del w:id="2466" w:author="Boisvert, Eric" w:date="2016-03-29T08:34:00Z">
        <w:r w:rsidRPr="00EB2E1E" w:rsidDel="00BF2A41">
          <w:delText>class</w:delText>
        </w:r>
      </w:del>
      <w:ins w:id="2467"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468" w:author="Eric Boisvert" w:date="2016-01-24T13:29:00Z">
        <w:r w:rsidDel="00253146">
          <w:delText>:CharacterString</w:delText>
        </w:r>
      </w:del>
      <w:proofErr w:type="gramStart"/>
      <w:ins w:id="246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70"/>
      <w:r>
        <w:rPr>
          <w:lang w:val="en-CA"/>
        </w:rPr>
        <w:t>3986</w:t>
      </w:r>
      <w:commentRangeEnd w:id="2470"/>
      <w:r>
        <w:rPr>
          <w:rStyle w:val="Marquedecommentaire"/>
        </w:rPr>
        <w:commentReference w:id="247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71" w:author="Eric Boisvert" w:date="2016-03-23T21:11:00Z">
              <w:r w:rsidDel="001822D9">
                <w:rPr>
                  <w:rStyle w:val="reqtext"/>
                  <w:lang w:val="en-CA"/>
                </w:rPr>
                <w:delText xml:space="preserve">SHALL </w:delText>
              </w:r>
            </w:del>
            <w:ins w:id="2472" w:author="Eric Boisvert" w:date="2016-03-23T21:11:00Z">
              <w:r w:rsidR="001822D9">
                <w:rPr>
                  <w:rStyle w:val="reqtext"/>
                  <w:lang w:val="en-CA"/>
                </w:rPr>
                <w:t xml:space="preserve">SHOULD </w:t>
              </w:r>
            </w:ins>
            <w:r>
              <w:rPr>
                <w:rStyle w:val="reqtext"/>
                <w:lang w:val="en-CA"/>
              </w:rPr>
              <w:t>correspond to an instance of GeoSciML GeologicSpecimen</w:t>
            </w:r>
            <w:ins w:id="2473"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74" w:author="Eric Boisvert" w:date="2016-03-28T13:10:00Z">
        <w:r>
          <w:t>If present, t</w:t>
        </w:r>
      </w:ins>
      <w:del w:id="2475"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76" w:author="Eric Boisvert" w:date="2016-03-28T12:52:00Z">
        <w:r w:rsidR="008A53EB">
          <w:rPr>
            <w:rFonts w:cs="Arial"/>
            <w:color w:val="000000"/>
            <w:lang w:val="en-CA"/>
          </w:rPr>
          <w:t xml:space="preserve"> to a representation</w:t>
        </w:r>
      </w:ins>
      <w:del w:id="2477"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78"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79"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80" w:author="Eric Boisvert" w:date="2016-03-28T13:10:00Z">
        <w:r>
          <w:lastRenderedPageBreak/>
          <w:t>If present, t</w:t>
        </w:r>
      </w:ins>
      <w:del w:id="2481" w:author="Eric Boisvert" w:date="2016-03-28T13:10:00Z">
        <w:r w:rsidR="00984F9B" w:rsidDel="00A41623">
          <w:rPr>
            <w:rFonts w:cs="Arial"/>
            <w:color w:val="000000"/>
            <w:lang w:val="en-CA"/>
          </w:rPr>
          <w:delText>T</w:delText>
        </w:r>
      </w:del>
      <w:r w:rsidR="00984F9B">
        <w:rPr>
          <w:rFonts w:cs="Arial"/>
          <w:color w:val="000000"/>
          <w:lang w:val="en-CA"/>
        </w:rPr>
        <w:t>he property label</w:t>
      </w:r>
      <w:del w:id="2482" w:author="Eric Boisvert" w:date="2016-01-24T13:29:00Z">
        <w:r w:rsidR="00984F9B" w:rsidDel="00253146">
          <w:rPr>
            <w:rFonts w:cs="Arial"/>
            <w:color w:val="000000"/>
            <w:lang w:val="en-CA"/>
          </w:rPr>
          <w:delText>:CharacterString</w:delText>
        </w:r>
      </w:del>
      <w:proofErr w:type="gramStart"/>
      <w:ins w:id="248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984F9B">
        <w:rPr>
          <w:rFonts w:cs="Arial"/>
          <w:color w:val="000000"/>
          <w:lang w:val="en-CA"/>
        </w:rPr>
        <w:t xml:space="preserve"> shall contain a s</w:t>
      </w:r>
      <w:r w:rsidR="00984F9B" w:rsidRPr="00984F9B">
        <w:rPr>
          <w:rFonts w:cs="Arial"/>
          <w:color w:val="000000"/>
          <w:lang w:val="en-CA"/>
        </w:rPr>
        <w:t>hort label for map display. (</w:t>
      </w:r>
      <w:proofErr w:type="gramStart"/>
      <w:r w:rsidR="00984F9B" w:rsidRPr="00984F9B">
        <w:rPr>
          <w:rFonts w:cs="Arial"/>
          <w:color w:val="000000"/>
          <w:lang w:val="en-CA"/>
        </w:rPr>
        <w:t>eg</w:t>
      </w:r>
      <w:proofErr w:type="gramEnd"/>
      <w:r w:rsidR="00984F9B" w:rsidRPr="00984F9B">
        <w:rPr>
          <w:rFonts w:cs="Arial"/>
          <w:color w:val="000000"/>
          <w:lang w:val="en-CA"/>
        </w:rPr>
        <w:t>, a sample number)</w:t>
      </w:r>
      <w:ins w:id="2484"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44C0F069" w:rsidR="00B506A1" w:rsidRDefault="00A41623" w:rsidP="00A12606">
      <w:pPr>
        <w:rPr>
          <w:lang w:val="en-CA"/>
        </w:rPr>
      </w:pPr>
      <w:ins w:id="2485" w:author="Eric Boisvert" w:date="2016-03-28T13:10:00Z">
        <w:r>
          <w:t>If present, t</w:t>
        </w:r>
      </w:ins>
      <w:del w:id="2486" w:author="Eric Boisvert" w:date="2016-03-28T13:10:00Z">
        <w:r w:rsidR="00B506A1" w:rsidDel="00A41623">
          <w:rPr>
            <w:lang w:val="en-CA"/>
          </w:rPr>
          <w:delText>T</w:delText>
        </w:r>
      </w:del>
      <w:r w:rsidR="00B506A1">
        <w:rPr>
          <w:lang w:val="en-CA"/>
        </w:rPr>
        <w:t>he property description</w:t>
      </w:r>
      <w:del w:id="2487" w:author="Eric Boisvert" w:date="2016-01-24T13:29:00Z">
        <w:r w:rsidR="00B506A1" w:rsidDel="00253146">
          <w:rPr>
            <w:lang w:val="en-CA"/>
          </w:rPr>
          <w:delText>:CharacterString</w:delText>
        </w:r>
      </w:del>
      <w:proofErr w:type="gramStart"/>
      <w:ins w:id="2488" w:author="Eric Boisvert" w:date="2016-01-24T13:29:00Z">
        <w:r w:rsidR="00253146">
          <w:rPr>
            <w:lang w:val="en-CA"/>
          </w:rPr>
          <w:t>:Primitive</w:t>
        </w:r>
        <w:proofErr w:type="gramEnd"/>
        <w:r w:rsidR="00253146">
          <w:rPr>
            <w:lang w:val="en-CA"/>
          </w:rPr>
          <w:t>::CharacterString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3A5EFADC" w:rsidR="00B506A1" w:rsidRDefault="00A41623" w:rsidP="00A12606">
      <w:pPr>
        <w:rPr>
          <w:ins w:id="2489" w:author="Boisvert, Eric" w:date="2016-03-29T08:27:00Z"/>
          <w:lang w:val="en-CA"/>
        </w:rPr>
      </w:pPr>
      <w:ins w:id="2490" w:author="Eric Boisvert" w:date="2016-03-28T13:11:00Z">
        <w:r>
          <w:t>If present, t</w:t>
        </w:r>
      </w:ins>
      <w:del w:id="2491" w:author="Eric Boisvert" w:date="2016-03-28T13:11:00Z">
        <w:r w:rsidR="00B506A1" w:rsidDel="00A41623">
          <w:rPr>
            <w:lang w:val="en-CA"/>
          </w:rPr>
          <w:delText>T</w:delText>
        </w:r>
      </w:del>
      <w:r w:rsidR="00B506A1">
        <w:rPr>
          <w:lang w:val="en-CA"/>
        </w:rPr>
        <w:t>he property specimentType</w:t>
      </w:r>
      <w:del w:id="2492" w:author="Eric Boisvert" w:date="2016-01-24T13:29:00Z">
        <w:r w:rsidR="00B506A1" w:rsidDel="00253146">
          <w:rPr>
            <w:lang w:val="en-CA"/>
          </w:rPr>
          <w:delText>:CharacterString</w:delText>
        </w:r>
      </w:del>
      <w:proofErr w:type="gramStart"/>
      <w:ins w:id="2493" w:author="Eric Boisvert" w:date="2016-01-24T13:29:00Z">
        <w:r w:rsidR="00253146">
          <w:rPr>
            <w:lang w:val="en-CA"/>
          </w:rPr>
          <w:t>:Primitive</w:t>
        </w:r>
        <w:proofErr w:type="gramEnd"/>
        <w:r w:rsidR="00253146">
          <w:rPr>
            <w:lang w:val="en-CA"/>
          </w:rPr>
          <w:t>::CharacterString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0A667166" w14:textId="77777777" w:rsidR="00EA0FA3" w:rsidRDefault="00EA0FA3" w:rsidP="00A1260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8D18EF7" w:rsidR="00BF1958" w:rsidRPr="00D12552" w:rsidRDefault="00BF1958" w:rsidP="001822D9">
            <w:pPr>
              <w:pStyle w:val="Tabletext10"/>
              <w:jc w:val="left"/>
              <w:rPr>
                <w:rStyle w:val="reqtext"/>
                <w:lang w:val="en-CA"/>
              </w:rPr>
            </w:pPr>
            <w:r>
              <w:rPr>
                <w:rStyle w:val="reqtext"/>
                <w:lang w:val="en-CA"/>
              </w:rPr>
              <w:t xml:space="preserve">Specimentype-uri </w:t>
            </w:r>
            <w:del w:id="2494" w:author="Eric Boisvert" w:date="2016-03-23T21:12:00Z">
              <w:r w:rsidDel="001822D9">
                <w:rPr>
                  <w:rStyle w:val="reqtext"/>
                  <w:lang w:val="en-CA"/>
                </w:rPr>
                <w:delText xml:space="preserve">SHALL </w:delText>
              </w:r>
            </w:del>
            <w:ins w:id="2495" w:author="Eric Boisvert" w:date="2016-03-23T21:12:00Z">
              <w:r w:rsidR="001822D9">
                <w:rPr>
                  <w:rStyle w:val="reqtext"/>
                  <w:lang w:val="en-CA"/>
                </w:rPr>
                <w:t xml:space="preserve">SHOULD </w:t>
              </w:r>
            </w:ins>
            <w:r>
              <w:rPr>
                <w:rStyle w:val="reqtext"/>
                <w:lang w:val="en-CA"/>
              </w:rPr>
              <w:t>resolve to a vocabulary term describing a geologic specimen type</w:t>
            </w:r>
            <w:ins w:id="2496" w:author="Boisvert, Eric" w:date="2016-03-29T08:27:00Z">
              <w:r w:rsidR="00EA0FA3">
                <w:rPr>
                  <w:rStyle w:val="reqtext"/>
                  <w:lang w:val="en-CA"/>
                </w:rPr>
                <w:t>.</w:t>
              </w:r>
            </w:ins>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497" w:author="Eric Boisvert" w:date="2016-03-28T13:11:00Z">
        <w:r>
          <w:t>If present, t</w:t>
        </w:r>
      </w:ins>
      <w:del w:id="2498" w:author="Eric Boisvert" w:date="2016-03-28T13:11:00Z">
        <w:r w:rsidR="00B506A1" w:rsidDel="00A41623">
          <w:rPr>
            <w:lang w:val="en-CA"/>
          </w:rPr>
          <w:delText>T</w:delText>
        </w:r>
      </w:del>
      <w:r w:rsidR="00B506A1">
        <w:rPr>
          <w:lang w:val="en-CA"/>
        </w:rPr>
        <w:t>he property materialClass</w:t>
      </w:r>
      <w:del w:id="2499" w:author="Eric Boisvert" w:date="2016-01-24T13:29:00Z">
        <w:r w:rsidR="00B506A1" w:rsidDel="00253146">
          <w:rPr>
            <w:lang w:val="en-CA"/>
          </w:rPr>
          <w:delText>:CharacterString</w:delText>
        </w:r>
      </w:del>
      <w:proofErr w:type="gramStart"/>
      <w:ins w:id="2500" w:author="Eric Boisvert" w:date="2016-01-24T13:29:00Z">
        <w:r w:rsidR="00253146">
          <w:rPr>
            <w:lang w:val="en-CA"/>
          </w:rPr>
          <w:t>:Primitive</w:t>
        </w:r>
        <w:proofErr w:type="gramEnd"/>
        <w:r w:rsidR="00253146">
          <w:rPr>
            <w:lang w:val="en-CA"/>
          </w:rPr>
          <w:t>::CharacterString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7191D77" w:rsidR="00BF1958" w:rsidRPr="00D12552" w:rsidRDefault="00BF1958" w:rsidP="001822D9">
            <w:pPr>
              <w:pStyle w:val="Tabletext10"/>
              <w:jc w:val="left"/>
              <w:rPr>
                <w:rStyle w:val="reqtext"/>
                <w:lang w:val="en-CA"/>
              </w:rPr>
            </w:pPr>
            <w:proofErr w:type="gramStart"/>
            <w:r>
              <w:rPr>
                <w:rStyle w:val="reqtext"/>
                <w:lang w:val="en-CA"/>
              </w:rPr>
              <w:t>materialClass_uri</w:t>
            </w:r>
            <w:proofErr w:type="gramEnd"/>
            <w:r>
              <w:rPr>
                <w:rStyle w:val="reqtext"/>
                <w:lang w:val="en-CA"/>
              </w:rPr>
              <w:t xml:space="preserve"> </w:t>
            </w:r>
            <w:del w:id="2501" w:author="Eric Boisvert" w:date="2016-03-23T21:12:00Z">
              <w:r w:rsidDel="001822D9">
                <w:rPr>
                  <w:rStyle w:val="reqtext"/>
                  <w:lang w:val="en-CA"/>
                </w:rPr>
                <w:delText xml:space="preserve">SHALL </w:delText>
              </w:r>
            </w:del>
            <w:ins w:id="2502" w:author="Eric Boisvert" w:date="2016-03-23T21:12:00Z">
              <w:r w:rsidR="001822D9">
                <w:rPr>
                  <w:rStyle w:val="reqtext"/>
                  <w:lang w:val="en-CA"/>
                </w:rPr>
                <w:t xml:space="preserve">SHOULD </w:t>
              </w:r>
            </w:ins>
            <w:r>
              <w:rPr>
                <w:rStyle w:val="reqtext"/>
                <w:lang w:val="en-CA"/>
              </w:rPr>
              <w:t>resolve to a vocabulary term describing a material class</w:t>
            </w:r>
            <w:ins w:id="2503" w:author="Boisvert, Eric" w:date="2016-03-29T08:27:00Z">
              <w:r w:rsidR="00EA0FA3">
                <w:rPr>
                  <w:rStyle w:val="reqtext"/>
                  <w:lang w:val="en-CA"/>
                </w:rPr>
                <w:t>.</w:t>
              </w:r>
            </w:ins>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504" w:author="Eric Boisvert" w:date="2016-03-28T13:11:00Z">
        <w:r>
          <w:t>If present, t</w:t>
        </w:r>
      </w:ins>
      <w:del w:id="2505"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506" w:author="Eric Boisvert" w:date="2016-01-24T13:29:00Z">
        <w:r w:rsidR="00B506A1" w:rsidDel="00253146">
          <w:rPr>
            <w:rFonts w:cs="Arial"/>
            <w:color w:val="000000"/>
            <w:lang w:val="en-CA"/>
          </w:rPr>
          <w:delText>:CharacterString</w:delText>
        </w:r>
      </w:del>
      <w:proofErr w:type="gramStart"/>
      <w:ins w:id="250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proofErr w:type="gramStart"/>
      <w:r w:rsidR="00B506A1" w:rsidRPr="00B506A1">
        <w:rPr>
          <w:rFonts w:cs="Arial"/>
          <w:color w:val="000000"/>
          <w:lang w:val="en-CA"/>
        </w:rPr>
        <w:t>eg</w:t>
      </w:r>
      <w:proofErr w:type="gramEnd"/>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508" w:author="Eric Boisvert" w:date="2016-03-28T13:11:00Z">
        <w:r>
          <w:lastRenderedPageBreak/>
          <w:t>If present, t</w:t>
        </w:r>
      </w:ins>
      <w:del w:id="2509"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510" w:author="Eric Boisvert" w:date="2016-01-24T13:29:00Z">
        <w:r w:rsidR="00B506A1" w:rsidDel="00253146">
          <w:rPr>
            <w:rFonts w:cs="Arial"/>
            <w:color w:val="000000"/>
            <w:lang w:val="en-CA"/>
          </w:rPr>
          <w:delText>:CharacterString</w:delText>
        </w:r>
      </w:del>
      <w:proofErr w:type="gramStart"/>
      <w:ins w:id="251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512"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4E287792" w:rsidR="001B3235" w:rsidRDefault="00A41623" w:rsidP="00A12606">
      <w:pPr>
        <w:rPr>
          <w:lang w:val="en-CA"/>
        </w:rPr>
      </w:pPr>
      <w:ins w:id="2513" w:author="Eric Boisvert" w:date="2016-03-28T13:11:00Z">
        <w:r>
          <w:t>If present, t</w:t>
        </w:r>
      </w:ins>
      <w:del w:id="2514" w:author="Eric Boisvert" w:date="2016-03-28T13:11:00Z">
        <w:r w:rsidR="001B3235" w:rsidDel="00A41623">
          <w:rPr>
            <w:lang w:val="en-CA"/>
          </w:rPr>
          <w:delText>T</w:delText>
        </w:r>
      </w:del>
      <w:r w:rsidR="001B3235">
        <w:rPr>
          <w:lang w:val="en-CA"/>
        </w:rPr>
        <w:t>he property samplingMethod</w:t>
      </w:r>
      <w:del w:id="2515" w:author="Eric Boisvert" w:date="2016-01-24T13:29:00Z">
        <w:r w:rsidR="001B3235" w:rsidDel="00253146">
          <w:rPr>
            <w:lang w:val="en-CA"/>
          </w:rPr>
          <w:delText>:CharacterString</w:delText>
        </w:r>
      </w:del>
      <w:proofErr w:type="gramStart"/>
      <w:ins w:id="2516" w:author="Eric Boisvert" w:date="2016-01-24T13:29:00Z">
        <w:r w:rsidR="00253146">
          <w:rPr>
            <w:lang w:val="en-CA"/>
          </w:rPr>
          <w:t>:Primitive</w:t>
        </w:r>
        <w:proofErr w:type="gramEnd"/>
        <w:r w:rsidR="00253146">
          <w:rPr>
            <w:lang w:val="en-CA"/>
          </w:rPr>
          <w:t>::CharacterString</w:t>
        </w:r>
      </w:ins>
      <w:r w:rsidR="001B3235">
        <w:rPr>
          <w:lang w:val="en-CA"/>
        </w:rPr>
        <w:t xml:space="preserve"> shall report t</w:t>
      </w:r>
      <w:r w:rsidR="001B3235" w:rsidRPr="001B3235">
        <w:rPr>
          <w:lang w:val="en-CA"/>
        </w:rPr>
        <w:t>he method used to collect the specimen (eg, diamond drilling, field mapping survey)</w:t>
      </w:r>
      <w:ins w:id="2517" w:author="Boisvert, Eric" w:date="2016-03-29T08:27:00Z">
        <w:r w:rsidR="00EA0FA3">
          <w:rPr>
            <w:lang w:val="en-CA"/>
          </w:rPr>
          <w:t>.</w:t>
        </w:r>
      </w:ins>
    </w:p>
    <w:p w14:paraId="5119B221" w14:textId="4DEC63E6" w:rsidR="00BF1958" w:rsidRDefault="00BF1958" w:rsidP="00A12606">
      <w:pPr>
        <w:pStyle w:val="Titre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518" w:author="Eric Boisvert" w:date="2016-03-28T13:11:00Z">
        <w:r>
          <w:t>If present, t</w:t>
        </w:r>
      </w:ins>
      <w:del w:id="2519" w:author="Eric Boisvert" w:date="2016-03-28T13:11:00Z">
        <w:r w:rsidR="00BF1958" w:rsidDel="00A41623">
          <w:rPr>
            <w:lang w:val="en-CA"/>
          </w:rPr>
          <w:delText>T</w:delText>
        </w:r>
      </w:del>
      <w:r w:rsidR="00BF1958">
        <w:rPr>
          <w:lang w:val="en-CA"/>
        </w:rPr>
        <w:t>he property currentLocation</w:t>
      </w:r>
      <w:del w:id="2520" w:author="Eric Boisvert" w:date="2016-01-24T13:29:00Z">
        <w:r w:rsidR="00BF1958" w:rsidDel="00253146">
          <w:rPr>
            <w:lang w:val="en-CA"/>
          </w:rPr>
          <w:delText>:CharacterString</w:delText>
        </w:r>
      </w:del>
      <w:proofErr w:type="gramStart"/>
      <w:ins w:id="2521" w:author="Eric Boisvert" w:date="2016-01-24T13:29:00Z">
        <w:r w:rsidR="00253146">
          <w:rPr>
            <w:lang w:val="en-CA"/>
          </w:rPr>
          <w:t>:Primitive</w:t>
        </w:r>
        <w:proofErr w:type="gramEnd"/>
        <w:r w:rsidR="00253146">
          <w:rPr>
            <w:lang w:val="en-CA"/>
          </w:rPr>
          <w:t>::CharacterString</w:t>
        </w:r>
      </w:ins>
      <w:r w:rsidR="00BF1958">
        <w:rPr>
          <w:lang w:val="en-CA"/>
        </w:rPr>
        <w:t xml:space="preserve"> shall report t</w:t>
      </w:r>
      <w:r w:rsidR="00BF1958" w:rsidRPr="00BF1958">
        <w:rPr>
          <w:lang w:val="en-CA"/>
        </w:rPr>
        <w:t>he current location of the specimen (eg, a warehouse or other repository location)</w:t>
      </w:r>
      <w:ins w:id="2522" w:author="Boisvert, Eric" w:date="2016-03-29T08:27:00Z">
        <w:r w:rsidR="00EA0FA3">
          <w:rPr>
            <w:lang w:val="en-CA"/>
          </w:rPr>
          <w:t>.</w:t>
        </w:r>
      </w:ins>
    </w:p>
    <w:p w14:paraId="61D38749" w14:textId="290FD59C" w:rsidR="00BF1958" w:rsidRDefault="00297011" w:rsidP="00A12606">
      <w:pPr>
        <w:pStyle w:val="Titre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6BA96E2" w:rsidR="00BF1958" w:rsidRDefault="00A41623" w:rsidP="00A12606">
      <w:pPr>
        <w:rPr>
          <w:lang w:val="en-CA"/>
        </w:rPr>
      </w:pPr>
      <w:ins w:id="2523" w:author="Eric Boisvert" w:date="2016-03-28T13:11:00Z">
        <w:r>
          <w:t>If present, t</w:t>
        </w:r>
      </w:ins>
      <w:del w:id="2524" w:author="Eric Boisvert" w:date="2016-03-28T13:11:00Z">
        <w:r w:rsidR="00BF1958" w:rsidDel="00A41623">
          <w:rPr>
            <w:lang w:val="en-CA"/>
          </w:rPr>
          <w:delText>T</w:delText>
        </w:r>
      </w:del>
      <w:r w:rsidR="00BF1958">
        <w:rPr>
          <w:lang w:val="en-CA"/>
        </w:rPr>
        <w:t>he property source</w:t>
      </w:r>
      <w:del w:id="2525" w:author="Eric Boisvert" w:date="2016-01-24T13:29:00Z">
        <w:r w:rsidR="00BF1958" w:rsidDel="00253146">
          <w:rPr>
            <w:lang w:val="en-CA"/>
          </w:rPr>
          <w:delText>:CharacterString</w:delText>
        </w:r>
      </w:del>
      <w:proofErr w:type="gramStart"/>
      <w:ins w:id="2526" w:author="Eric Boisvert" w:date="2016-01-24T13:29:00Z">
        <w:r w:rsidR="00253146">
          <w:rPr>
            <w:lang w:val="en-CA"/>
          </w:rPr>
          <w:t>:Primitive</w:t>
        </w:r>
        <w:proofErr w:type="gramEnd"/>
        <w:r w:rsidR="00253146">
          <w:rPr>
            <w:lang w:val="en-CA"/>
          </w:rPr>
          <w:t>::CharacterString</w:t>
        </w:r>
      </w:ins>
      <w:r w:rsidR="00BF1958">
        <w:rPr>
          <w:lang w:val="en-CA"/>
        </w:rPr>
        <w:t xml:space="preserve"> shall report the c</w:t>
      </w:r>
      <w:r w:rsidR="00BF1958" w:rsidRPr="00BF1958">
        <w:rPr>
          <w:lang w:val="en-CA"/>
        </w:rPr>
        <w:t>itation of the source of the data (eg, a publication, map, etc)</w:t>
      </w:r>
      <w:ins w:id="2527"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528" w:author="Eric Boisvert" w:date="2016-01-24T13:29:00Z">
        <w:r w:rsidDel="00253146">
          <w:rPr>
            <w:lang w:val="en-CA"/>
          </w:rPr>
          <w:delText>:CharacterString</w:delText>
        </w:r>
      </w:del>
      <w:ins w:id="2529"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530" w:author="Eric Boisvert" w:date="2016-03-28T13:11:00Z">
        <w:r>
          <w:t>If present, t</w:t>
        </w:r>
      </w:ins>
      <w:del w:id="2531" w:author="Eric Boisvert" w:date="2016-03-28T13:11:00Z">
        <w:r w:rsidR="00BF1958" w:rsidDel="00A41623">
          <w:rPr>
            <w:lang w:val="en-CA"/>
          </w:rPr>
          <w:delText>T</w:delText>
        </w:r>
      </w:del>
      <w:r w:rsidR="00BF1958">
        <w:rPr>
          <w:lang w:val="en-CA"/>
        </w:rPr>
        <w:t>he property metadata_uri</w:t>
      </w:r>
      <w:del w:id="2532" w:author="Eric Boisvert" w:date="2016-01-24T13:29:00Z">
        <w:r w:rsidR="00BF1958" w:rsidDel="00253146">
          <w:rPr>
            <w:lang w:val="en-CA"/>
          </w:rPr>
          <w:delText>:CharacterString</w:delText>
        </w:r>
      </w:del>
      <w:ins w:id="2533"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534" w:author="Eric Boisvert" w:date="2016-03-28T13:11:00Z">
        <w:r>
          <w:t>If present, t</w:t>
        </w:r>
      </w:ins>
      <w:del w:id="2535"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536" w:author="Eric Boisvert" w:date="2016-01-24T13:29:00Z">
        <w:r w:rsidR="00BF1958" w:rsidDel="00253146">
          <w:rPr>
            <w:rFonts w:cs="Arial"/>
            <w:color w:val="000000"/>
            <w:lang w:val="en-CA"/>
          </w:rPr>
          <w:delText>:CharacterString</w:delText>
        </w:r>
      </w:del>
      <w:proofErr w:type="gramStart"/>
      <w:ins w:id="253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ins w:id="2538"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539" w:name="BKM_5A4D9120_600F_4C3C_8ECF_EE7CFDB01C45"/>
      <w:bookmarkStart w:id="2540" w:name="BKM_411869C6_5FE7_4B45_A018_FC87FC6F1504"/>
      <w:bookmarkStart w:id="2541" w:name="BKM_9EE66924_CD8E_4920_8D93_B7C8D67F28AF"/>
      <w:bookmarkStart w:id="2542" w:name="BKM_49C23F9C_9DFE_434E_9876_B253C73E5E08"/>
      <w:bookmarkStart w:id="2543" w:name="BKM_2D0F9355_1BA8_4B21_A211_5DBDE6101308"/>
      <w:bookmarkStart w:id="2544" w:name="BKM_025812DF_B2DB_4EF8_8BE9_FB08934C1BD4"/>
      <w:bookmarkStart w:id="2545" w:name="BKM_C09529C8_28D2_45E7_B66E_ADF87048EE54"/>
      <w:bookmarkStart w:id="2546" w:name="BKM_3857FAF2_09B8_4E47_AE1C_AD54C52DAF81"/>
      <w:bookmarkStart w:id="2547" w:name="BKM_35F2F785_32E6_4D58_9212_E4C493DD93AB"/>
      <w:bookmarkStart w:id="2548" w:name="BKM_8A8A8512_0518_43B4_8296_5C183491EEB7"/>
      <w:bookmarkStart w:id="2549" w:name="BKM_A37D3138_5144_4AAA_A9A8_F88DEC203EC5"/>
      <w:bookmarkStart w:id="2550" w:name="BKM_9BCC0C7E_CEE8_4167_9510_B24983CC44B9"/>
      <w:bookmarkStart w:id="2551" w:name="BKM_A818D66D_DB16_46C0_A0B3_E9039F2CD8CD"/>
      <w:bookmarkStart w:id="2552" w:name="BKM_AEAFFBCA_2559_4CDB_AFA9_8A341843B51F"/>
      <w:bookmarkStart w:id="2553" w:name="BKM_691007BD_4B41_46AF_9BC3_D27B06E1FB54"/>
      <w:bookmarkStart w:id="2554" w:name="BKM_98D7F43A_2FA6_489F_A1A5_B915D069258B"/>
      <w:bookmarkStart w:id="2555" w:name="BKM_B197BD01_D7EB_4B2D_B744_060A34418883"/>
      <w:bookmarkStart w:id="2556" w:name="_Toc446944590"/>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r w:rsidRPr="00D14AF0">
        <w:rPr>
          <w:lang w:val="en-CA"/>
        </w:rPr>
        <w:t>G</w:t>
      </w:r>
      <w:bookmarkStart w:id="2557" w:name="BKM_9A8B07A1_6F7C_49A9_AE39_CC80241F45D8"/>
      <w:bookmarkEnd w:id="2557"/>
      <w:r w:rsidRPr="00D14AF0">
        <w:rPr>
          <w:lang w:val="en-CA"/>
        </w:rPr>
        <w:t>eomorphologicUnitView</w:t>
      </w:r>
      <w:bookmarkEnd w:id="255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24128E" w:rsidP="002C78A2">
      <w:pPr>
        <w:keepNext/>
        <w:autoSpaceDE w:val="0"/>
        <w:autoSpaceDN w:val="0"/>
        <w:adjustRightInd w:val="0"/>
        <w:spacing w:after="0" w:line="240" w:lineRule="atLeast"/>
      </w:pPr>
      <w:r>
        <w:rPr>
          <w:noProof/>
          <w:lang w:val="en-CA" w:eastAsia="en-CA"/>
        </w:rPr>
        <w:pict w14:anchorId="747B73F5">
          <v:shape id="_x0000_i1038" type="#_x0000_t75" style="width:198.9pt;height:275.55pt;visibility:visible;mso-wrap-style:square">
            <v:imagedata r:id="rId29"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558" w:author="Boisvert, Eric" w:date="2016-03-29T09:08:00Z">
        <w:r w:rsidR="008279FB">
          <w:rPr>
            <w:noProof/>
          </w:rPr>
          <w:t>14</w:t>
        </w:r>
      </w:ins>
      <w:ins w:id="2559" w:author="Eric Boisvert" w:date="2016-03-28T16:06:00Z">
        <w:del w:id="2560" w:author="Boisvert, Eric" w:date="2016-03-29T08:51:00Z">
          <w:r w:rsidR="003842F3" w:rsidDel="00CB122C">
            <w:rPr>
              <w:noProof/>
            </w:rPr>
            <w:delText>14</w:delText>
          </w:r>
        </w:del>
      </w:ins>
      <w:del w:id="2561" w:author="Boisvert, Eric" w:date="2016-03-29T08:51:00Z">
        <w:r w:rsidR="0043586C" w:rsidDel="00CB122C">
          <w:rPr>
            <w:noProof/>
          </w:rPr>
          <w:delText>13</w:delText>
        </w:r>
      </w:del>
      <w:r>
        <w:fldChar w:fldCharType="end"/>
      </w:r>
      <w:r>
        <w:t xml:space="preserve"> </w:t>
      </w:r>
      <w:r w:rsidRPr="00737CF2">
        <w:t>GeomorphologicUnitView</w:t>
      </w:r>
      <w:ins w:id="2562"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lastRenderedPageBreak/>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563" w:author="Eric Boisvert" w:date="2016-01-24T13:29:00Z">
        <w:r w:rsidDel="00253146">
          <w:delText>:CharacterString</w:delText>
        </w:r>
      </w:del>
      <w:proofErr w:type="gramStart"/>
      <w:ins w:id="2564"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65"/>
      <w:r>
        <w:rPr>
          <w:lang w:val="en-CA"/>
        </w:rPr>
        <w:t>3986</w:t>
      </w:r>
      <w:commentRangeEnd w:id="2565"/>
      <w:r>
        <w:rPr>
          <w:rStyle w:val="Marquedecommentaire"/>
        </w:rPr>
        <w:commentReference w:id="2565"/>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566"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67" w:author="Eric Boisvert" w:date="2016-03-28T13:11:00Z">
        <w:r>
          <w:t>If present, t</w:t>
        </w:r>
      </w:ins>
      <w:del w:id="2568"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69"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70"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71"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72"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73" w:author="Eric Boisvert" w:date="2016-03-28T13:11:00Z">
        <w:r>
          <w:t xml:space="preserve">If present, the </w:t>
        </w:r>
        <w:r>
          <w:rPr>
            <w:rFonts w:cs="Arial"/>
            <w:color w:val="000000"/>
            <w:lang w:val="en-CA"/>
          </w:rPr>
          <w:t>p</w:t>
        </w:r>
      </w:ins>
      <w:del w:id="2574" w:author="Eric Boisvert" w:date="2016-03-28T13:11:00Z">
        <w:r w:rsidR="001A4D2E" w:rsidDel="00F13D40">
          <w:rPr>
            <w:rFonts w:cs="Arial"/>
            <w:color w:val="000000"/>
            <w:lang w:val="en-CA"/>
          </w:rPr>
          <w:delText>P</w:delText>
        </w:r>
      </w:del>
      <w:r w:rsidR="001A4D2E">
        <w:rPr>
          <w:rFonts w:cs="Arial"/>
          <w:color w:val="000000"/>
          <w:lang w:val="en-CA"/>
        </w:rPr>
        <w:t>roperty name</w:t>
      </w:r>
      <w:del w:id="2575" w:author="Eric Boisvert" w:date="2016-01-24T13:29:00Z">
        <w:r w:rsidR="001A4D2E" w:rsidDel="00253146">
          <w:rPr>
            <w:rFonts w:cs="Arial"/>
            <w:color w:val="000000"/>
            <w:lang w:val="en-CA"/>
          </w:rPr>
          <w:delText>:CharacterString</w:delText>
        </w:r>
      </w:del>
      <w:proofErr w:type="gramStart"/>
      <w:ins w:id="257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77" w:author="Eric Boisvert" w:date="2016-03-28T13:12:00Z">
        <w:r>
          <w:t>If present, t</w:t>
        </w:r>
      </w:ins>
      <w:del w:id="2578"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79" w:author="Eric Boisvert" w:date="2016-01-24T13:29:00Z">
        <w:r w:rsidR="001A4D2E" w:rsidDel="00253146">
          <w:rPr>
            <w:rFonts w:cs="Arial"/>
            <w:color w:val="000000"/>
            <w:lang w:val="en-CA"/>
          </w:rPr>
          <w:delText>:CharacterString</w:delText>
        </w:r>
      </w:del>
      <w:proofErr w:type="gramStart"/>
      <w:ins w:id="258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83" w:author="Eric Boisvert" w:date="2016-01-24T13:29:00Z">
        <w:r w:rsidR="001A4D2E" w:rsidDel="00253146">
          <w:rPr>
            <w:rFonts w:cs="Arial"/>
            <w:color w:val="000000"/>
            <w:lang w:val="en-CA"/>
          </w:rPr>
          <w:delText>:CharacterString</w:delText>
        </w:r>
      </w:del>
      <w:proofErr w:type="gramStart"/>
      <w:ins w:id="258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proofErr w:type="gramStart"/>
      <w:r w:rsidR="001A4D2E" w:rsidRPr="001A4D2E">
        <w:rPr>
          <w:rFonts w:cs="Arial"/>
          <w:color w:val="000000"/>
          <w:lang w:val="en-CA"/>
        </w:rPr>
        <w:t>e.g</w:t>
      </w:r>
      <w:proofErr w:type="gramEnd"/>
      <w:r w:rsidR="001A4D2E" w:rsidRPr="001A4D2E">
        <w:rPr>
          <w:rFonts w:cs="Arial"/>
          <w:color w:val="000000"/>
          <w:lang w:val="en-CA"/>
        </w:rPr>
        <w:t>. active, dormant, stable</w:t>
      </w:r>
      <w:r w:rsidR="001A4D2E">
        <w:rPr>
          <w:rFonts w:cs="Arial"/>
          <w:color w:val="000000"/>
          <w:lang w:val="en-CA"/>
        </w:rPr>
        <w:t xml:space="preserve">.  To report </w:t>
      </w:r>
      <w:proofErr w:type="gramStart"/>
      <w:r w:rsidR="001A4D2E">
        <w:rPr>
          <w:rFonts w:cs="Arial"/>
          <w:color w:val="000000"/>
          <w:lang w:val="en-CA"/>
        </w:rPr>
        <w:t>a</w:t>
      </w:r>
      <w:proofErr w:type="gramEnd"/>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proofErr w:type="gramStart"/>
      <w:r w:rsidRPr="00D970E9">
        <w:rPr>
          <w:lang w:val="en-CA"/>
        </w:rPr>
        <w:lastRenderedPageBreak/>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85" w:author="Eric Boisvert" w:date="2016-03-28T13:12:00Z">
        <w:r>
          <w:t>If present, t</w:t>
        </w:r>
      </w:ins>
      <w:del w:id="2586"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87" w:author="Eric Boisvert" w:date="2016-01-24T13:29:00Z">
        <w:r w:rsidR="00D41C9A" w:rsidDel="00253146">
          <w:rPr>
            <w:rFonts w:cs="Arial"/>
            <w:color w:val="000000"/>
            <w:lang w:val="en-CA"/>
          </w:rPr>
          <w:delText>:CharacterString</w:delText>
        </w:r>
      </w:del>
      <w:proofErr w:type="gramStart"/>
      <w:ins w:id="258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w:t>
      </w:r>
      <w:proofErr w:type="gramStart"/>
      <w:r w:rsidR="00D41C9A" w:rsidRPr="00D41C9A">
        <w:rPr>
          <w:rFonts w:cs="Arial"/>
          <w:color w:val="000000"/>
          <w:lang w:val="en-CA"/>
        </w:rPr>
        <w:t>eg</w:t>
      </w:r>
      <w:proofErr w:type="gramEnd"/>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2589"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90" w:author="Eric Boisvert" w:date="2016-03-28T13:12:00Z">
        <w:r>
          <w:t>If present, t</w:t>
        </w:r>
      </w:ins>
      <w:del w:id="2591"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92" w:author="Eric Boisvert" w:date="2016-01-24T13:29:00Z">
        <w:r w:rsidR="00D41C9A" w:rsidDel="00253146">
          <w:rPr>
            <w:rFonts w:cs="Arial"/>
            <w:color w:val="000000"/>
            <w:lang w:val="en-CA"/>
          </w:rPr>
          <w:delText>:CharacterString</w:delText>
        </w:r>
      </w:del>
      <w:proofErr w:type="gramStart"/>
      <w:ins w:id="259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w:t>
      </w:r>
      <w:ins w:id="2594"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95" w:author="Eric Boisvert" w:date="2016-03-28T13:12:00Z">
        <w:r>
          <w:t>If present, t</w:t>
        </w:r>
      </w:ins>
      <w:del w:id="2596"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97" w:author="Eric Boisvert" w:date="2016-01-24T13:29:00Z">
        <w:r w:rsidR="00D41C9A" w:rsidDel="00253146">
          <w:rPr>
            <w:rFonts w:cs="Arial"/>
            <w:color w:val="000000"/>
            <w:lang w:val="en-CA"/>
          </w:rPr>
          <w:delText>:CharacterString</w:delText>
        </w:r>
      </w:del>
      <w:proofErr w:type="gramStart"/>
      <w:ins w:id="259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99" w:author="Eric Boisvert" w:date="2016-03-28T16:06:00Z">
        <w:r w:rsidR="003842F3">
          <w:rPr>
            <w:rFonts w:cs="Arial"/>
            <w:color w:val="000000"/>
            <w:lang w:val="en-CA"/>
          </w:rPr>
          <w:t>7.3.1.3</w:t>
        </w:r>
      </w:ins>
      <w:del w:id="2600"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601"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602" w:author="Eric Boisvert" w:date="2016-03-28T13:12:00Z">
        <w:r>
          <w:t>If present, t</w:t>
        </w:r>
      </w:ins>
      <w:del w:id="2603"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604" w:author="Eric Boisvert" w:date="2016-01-24T13:29:00Z">
        <w:r w:rsidR="00C50276" w:rsidDel="00253146">
          <w:rPr>
            <w:rFonts w:cs="Arial"/>
            <w:color w:val="000000"/>
            <w:lang w:val="en-CA"/>
          </w:rPr>
          <w:delText>:CharacterString</w:delText>
        </w:r>
      </w:del>
      <w:proofErr w:type="gramStart"/>
      <w:ins w:id="260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606" w:author="Eric Boisvert" w:date="2016-03-28T16:06:00Z">
        <w:r w:rsidR="003842F3">
          <w:rPr>
            <w:rFonts w:cs="Arial"/>
            <w:color w:val="000000"/>
            <w:lang w:val="en-CA"/>
          </w:rPr>
          <w:t>7.3.1.3</w:t>
        </w:r>
      </w:ins>
      <w:del w:id="2607"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608" w:author="Eric Boisvert" w:date="2016-03-28T13:12:00Z">
        <w:r>
          <w:t>If present, t</w:t>
        </w:r>
      </w:ins>
      <w:del w:id="2609"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610" w:author="Eric Boisvert" w:date="2016-01-24T13:31:00Z">
        <w:r w:rsidR="00AB423B" w:rsidDel="00253146">
          <w:rPr>
            <w:rFonts w:cs="Arial"/>
            <w:color w:val="000000"/>
            <w:lang w:val="en-CA"/>
          </w:rPr>
          <w:delText>:Number</w:delText>
        </w:r>
      </w:del>
      <w:proofErr w:type="gramStart"/>
      <w:ins w:id="2611" w:author="Eric Boisvert" w:date="2016-01-24T13:31:00Z">
        <w:r w:rsidR="00253146">
          <w:rPr>
            <w:rFonts w:cs="Arial"/>
            <w:color w:val="000000"/>
            <w:lang w:val="en-CA"/>
          </w:rPr>
          <w:t>:Primitive</w:t>
        </w:r>
        <w:proofErr w:type="gramEnd"/>
        <w:r w:rsidR="00253146">
          <w:rPr>
            <w:rFonts w:cs="Arial"/>
            <w:color w:val="000000"/>
            <w:lang w:val="en-CA"/>
          </w:rPr>
          <w:t>::Number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612" w:author="Eric Boisvert" w:date="2016-03-28T13:12:00Z">
        <w:r>
          <w:t>If present, t</w:t>
        </w:r>
      </w:ins>
      <w:del w:id="2613"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614" w:author="Eric Boisvert" w:date="2016-01-24T13:29:00Z">
        <w:r w:rsidR="00AB423B" w:rsidDel="00253146">
          <w:rPr>
            <w:rFonts w:cs="Arial"/>
            <w:color w:val="000000"/>
            <w:lang w:val="en-CA"/>
          </w:rPr>
          <w:delText>:CharacterString</w:delText>
        </w:r>
      </w:del>
      <w:proofErr w:type="gramStart"/>
      <w:ins w:id="261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616" w:author="Eric Boisvert" w:date="2016-03-28T13:12:00Z">
        <w:r w:rsidDel="00F13D40">
          <w:rPr>
            <w:rFonts w:cs="Arial"/>
            <w:color w:val="000000"/>
            <w:lang w:val="en-CA"/>
          </w:rPr>
          <w:delText>T</w:delText>
        </w:r>
      </w:del>
      <w:ins w:id="2617" w:author="Eric Boisvert" w:date="2016-03-28T13:12:00Z">
        <w:r w:rsidR="00F13D40">
          <w:t>If present, t</w:t>
        </w:r>
      </w:ins>
      <w:r>
        <w:rPr>
          <w:rFonts w:cs="Arial"/>
          <w:color w:val="000000"/>
          <w:lang w:val="en-CA"/>
        </w:rPr>
        <w:t>he property positionAccuracy</w:t>
      </w:r>
      <w:del w:id="2618" w:author="Eric Boisvert" w:date="2016-01-24T13:29:00Z">
        <w:r w:rsidDel="00253146">
          <w:rPr>
            <w:rFonts w:cs="Arial"/>
            <w:color w:val="000000"/>
            <w:lang w:val="en-CA"/>
          </w:rPr>
          <w:delText>:CharacterString</w:delText>
        </w:r>
      </w:del>
      <w:proofErr w:type="gramStart"/>
      <w:ins w:id="261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620" w:author="Eric Boisvert" w:date="2016-03-28T13:12:00Z">
        <w:r>
          <w:t>If present, t</w:t>
        </w:r>
      </w:ins>
      <w:del w:id="2621" w:author="Eric Boisvert" w:date="2016-03-28T13:12:00Z">
        <w:r w:rsidR="00AB423B" w:rsidDel="00F13D40">
          <w:rPr>
            <w:rFonts w:cs="Arial"/>
            <w:color w:val="000000"/>
            <w:lang w:val="en-CA"/>
          </w:rPr>
          <w:delText>T</w:delText>
        </w:r>
      </w:del>
      <w:r w:rsidR="00AB423B">
        <w:rPr>
          <w:rFonts w:cs="Arial"/>
          <w:color w:val="000000"/>
          <w:lang w:val="en-CA"/>
        </w:rPr>
        <w:t>he source</w:t>
      </w:r>
      <w:del w:id="2622" w:author="Eric Boisvert" w:date="2016-01-24T13:29:00Z">
        <w:r w:rsidR="00AB423B" w:rsidDel="00253146">
          <w:rPr>
            <w:rFonts w:cs="Arial"/>
            <w:color w:val="000000"/>
            <w:lang w:val="en-CA"/>
          </w:rPr>
          <w:delText>:CharacterString</w:delText>
        </w:r>
      </w:del>
      <w:proofErr w:type="gramStart"/>
      <w:ins w:id="262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624" w:author="Eric Boisvert" w:date="2016-03-28T13:12:00Z">
        <w:r>
          <w:t>If present, t</w:t>
        </w:r>
      </w:ins>
      <w:del w:id="2625" w:author="Eric Boisvert" w:date="2016-03-28T13:12:00Z">
        <w:r w:rsidR="00447C82" w:rsidDel="00F13D40">
          <w:rPr>
            <w:rFonts w:cs="Arial"/>
            <w:color w:val="000000"/>
            <w:lang w:val="en-CA"/>
          </w:rPr>
          <w:delText>T</w:delText>
        </w:r>
      </w:del>
      <w:r w:rsidR="00447C82">
        <w:rPr>
          <w:rFonts w:cs="Arial"/>
          <w:color w:val="000000"/>
          <w:lang w:val="en-CA"/>
        </w:rPr>
        <w:t>he activity_uri</w:t>
      </w:r>
      <w:del w:id="2626" w:author="Eric Boisvert" w:date="2016-01-24T13:29:00Z">
        <w:r w:rsidR="00447C82" w:rsidDel="00253146">
          <w:rPr>
            <w:rFonts w:cs="Arial"/>
            <w:color w:val="000000"/>
            <w:lang w:val="en-CA"/>
          </w:rPr>
          <w:delText>:CharacterString</w:delText>
        </w:r>
      </w:del>
      <w:ins w:id="2627"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803A8C4" w:rsidR="009E36A6" w:rsidRPr="00D12552" w:rsidRDefault="009E36A6" w:rsidP="001822D9">
            <w:pPr>
              <w:pStyle w:val="Tabletext10"/>
              <w:jc w:val="left"/>
              <w:rPr>
                <w:rStyle w:val="reqtext"/>
                <w:lang w:val="en-CA"/>
              </w:rPr>
            </w:pPr>
            <w:r>
              <w:rPr>
                <w:rStyle w:val="reqtext"/>
                <w:lang w:val="en-CA"/>
              </w:rPr>
              <w:t xml:space="preserve">Activity_uri </w:t>
            </w:r>
            <w:del w:id="2628" w:author="Eric Boisvert" w:date="2016-03-23T21:12:00Z">
              <w:r w:rsidDel="001822D9">
                <w:rPr>
                  <w:rStyle w:val="reqtext"/>
                  <w:lang w:val="en-CA"/>
                </w:rPr>
                <w:delText xml:space="preserve">SHALL </w:delText>
              </w:r>
            </w:del>
            <w:ins w:id="2629" w:author="Eric Boisvert" w:date="2016-03-23T21:12:00Z">
              <w:r w:rsidR="001822D9">
                <w:rPr>
                  <w:rStyle w:val="reqtext"/>
                  <w:lang w:val="en-CA"/>
                </w:rPr>
                <w:t xml:space="preserve">SHOULD </w:t>
              </w:r>
            </w:ins>
            <w:r>
              <w:rPr>
                <w:rStyle w:val="reqtext"/>
                <w:lang w:val="en-CA"/>
              </w:rPr>
              <w:t>resolve to a representation of a vocabulary term describing an activity</w:t>
            </w:r>
            <w:ins w:id="2630" w:author="Boisvert, Eric" w:date="2016-03-29T08:28:00Z">
              <w:r w:rsidR="00BF2A41">
                <w:rPr>
                  <w:rStyle w:val="reqtext"/>
                  <w:lang w:val="en-CA"/>
                </w:rPr>
                <w:t>.</w:t>
              </w:r>
            </w:ins>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631" w:author="Eric Boisvert" w:date="2016-03-28T13:12:00Z">
        <w:r>
          <w:t>If present, t</w:t>
        </w:r>
      </w:ins>
      <w:del w:id="2632"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633" w:author="Eric Boisvert" w:date="2016-01-24T13:29:00Z">
        <w:r w:rsidR="00447C82" w:rsidDel="00253146">
          <w:rPr>
            <w:rFonts w:cs="Arial"/>
            <w:color w:val="000000"/>
            <w:lang w:val="en-CA"/>
          </w:rPr>
          <w:delText>:CharacterString</w:delText>
        </w:r>
      </w:del>
      <w:ins w:id="2634"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2F6E1FC6" w:rsidR="009E36A6" w:rsidRPr="00D12552" w:rsidRDefault="009E36A6" w:rsidP="001822D9">
            <w:pPr>
              <w:pStyle w:val="Tabletext10"/>
              <w:jc w:val="left"/>
              <w:rPr>
                <w:rStyle w:val="reqtext"/>
                <w:lang w:val="en-CA"/>
              </w:rPr>
            </w:pPr>
            <w:r>
              <w:rPr>
                <w:rStyle w:val="reqtext"/>
                <w:lang w:val="en-CA"/>
              </w:rPr>
              <w:t xml:space="preserve">Landform_uri </w:t>
            </w:r>
            <w:del w:id="2635" w:author="Eric Boisvert" w:date="2016-03-23T21:12:00Z">
              <w:r w:rsidDel="001822D9">
                <w:rPr>
                  <w:rStyle w:val="reqtext"/>
                  <w:lang w:val="en-CA"/>
                </w:rPr>
                <w:delText xml:space="preserve">SHALL </w:delText>
              </w:r>
            </w:del>
            <w:ins w:id="2636" w:author="Eric Boisvert" w:date="2016-03-23T21:12:00Z">
              <w:r w:rsidR="001822D9">
                <w:rPr>
                  <w:rStyle w:val="reqtext"/>
                  <w:lang w:val="en-CA"/>
                </w:rPr>
                <w:t xml:space="preserve">SHOULD </w:t>
              </w:r>
            </w:ins>
            <w:r>
              <w:rPr>
                <w:rStyle w:val="reqtext"/>
                <w:lang w:val="en-CA"/>
              </w:rPr>
              <w:t>resolve to a representation of a vocabulary term describing a landform class</w:t>
            </w:r>
            <w:ins w:id="2637" w:author="Boisvert, Eric" w:date="2016-03-29T08:28:00Z">
              <w:r w:rsidR="00BF2A41">
                <w:rPr>
                  <w:rStyle w:val="reqtext"/>
                  <w:lang w:val="en-CA"/>
                </w:rPr>
                <w:t>.</w:t>
              </w:r>
            </w:ins>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638" w:author="Eric Boisvert" w:date="2016-03-28T13:12:00Z">
        <w:r>
          <w:t>If present, t</w:t>
        </w:r>
      </w:ins>
      <w:del w:id="2639"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640"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 xml:space="preserve">andatory property </w:delText>
        </w:r>
        <w:r w:rsidR="00447C82" w:rsidRPr="00447C82" w:rsidDel="008A53EB">
          <w:rPr>
            <w:rFonts w:cs="Arial"/>
            <w:color w:val="000000"/>
            <w:lang w:val="en-CA"/>
          </w:rPr>
          <w:lastRenderedPageBreak/>
          <w:delText>-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proofErr w:type="gramStart"/>
            <w:r>
              <w:rPr>
                <w:rStyle w:val="reqtext"/>
                <w:lang w:val="en-CA"/>
              </w:rPr>
              <w:t>unitType_uri</w:t>
            </w:r>
            <w:proofErr w:type="gramEnd"/>
            <w:r>
              <w:rPr>
                <w:rStyle w:val="reqtext"/>
                <w:lang w:val="en-CA"/>
              </w:rPr>
              <w:t xml:space="preserve"> </w:t>
            </w:r>
            <w:del w:id="2641" w:author="Eric Boisvert" w:date="2016-03-23T21:12:00Z">
              <w:r w:rsidDel="001822D9">
                <w:rPr>
                  <w:rStyle w:val="reqtext"/>
                  <w:lang w:val="en-CA"/>
                </w:rPr>
                <w:delText xml:space="preserve">SHALL </w:delText>
              </w:r>
            </w:del>
            <w:ins w:id="2642"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643" w:author="Eric Boisvert" w:date="2016-01-24T13:29:00Z">
        <w:r w:rsidDel="00253146">
          <w:rPr>
            <w:rFonts w:cs="Arial"/>
            <w:color w:val="000000"/>
            <w:lang w:val="en-CA"/>
          </w:rPr>
          <w:delText>:CharacterString</w:delText>
        </w:r>
      </w:del>
      <w:ins w:id="2644"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2EC5CE17" w:rsidR="009E36A6" w:rsidRPr="00D12552" w:rsidRDefault="009E36A6" w:rsidP="001822D9">
            <w:pPr>
              <w:pStyle w:val="Tabletext10"/>
              <w:jc w:val="left"/>
              <w:rPr>
                <w:rStyle w:val="reqtext"/>
                <w:lang w:val="en-CA"/>
              </w:rPr>
            </w:pPr>
            <w:proofErr w:type="gramStart"/>
            <w:r>
              <w:rPr>
                <w:rStyle w:val="reqtext"/>
                <w:lang w:val="en-CA"/>
              </w:rPr>
              <w:t>representativeLithology_uri</w:t>
            </w:r>
            <w:proofErr w:type="gramEnd"/>
            <w:r>
              <w:rPr>
                <w:rStyle w:val="reqtext"/>
                <w:lang w:val="en-CA"/>
              </w:rPr>
              <w:t xml:space="preserve"> </w:t>
            </w:r>
            <w:del w:id="2645" w:author="Eric Boisvert" w:date="2016-03-23T21:12:00Z">
              <w:r w:rsidDel="001822D9">
                <w:rPr>
                  <w:rStyle w:val="reqtext"/>
                  <w:lang w:val="en-CA"/>
                </w:rPr>
                <w:delText xml:space="preserve">SHALL </w:delText>
              </w:r>
            </w:del>
            <w:ins w:id="2646" w:author="Eric Boisvert" w:date="2016-03-23T21:12:00Z">
              <w:r w:rsidR="001822D9">
                <w:rPr>
                  <w:rStyle w:val="reqtext"/>
                  <w:lang w:val="en-CA"/>
                </w:rPr>
                <w:t xml:space="preserve">SHOULD </w:t>
              </w:r>
            </w:ins>
            <w:r>
              <w:rPr>
                <w:rStyle w:val="reqtext"/>
                <w:lang w:val="en-CA"/>
              </w:rPr>
              <w:t>resolve to a representation of a vocabulary term describing a lithology</w:t>
            </w:r>
            <w:ins w:id="2647" w:author="Boisvert, Eric" w:date="2016-03-29T08:28:00Z">
              <w:r w:rsidR="00BF2A41">
                <w:rPr>
                  <w:rStyle w:val="reqtext"/>
                  <w:lang w:val="en-CA"/>
                </w:rPr>
                <w:t>.</w:t>
              </w:r>
            </w:ins>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648" w:author="Eric Boisvert" w:date="2016-01-24T13:29:00Z">
        <w:r w:rsidDel="00253146">
          <w:rPr>
            <w:rFonts w:cs="Arial"/>
            <w:color w:val="000000"/>
            <w:lang w:val="en-CA"/>
          </w:rPr>
          <w:delText>:CharacterString</w:delText>
        </w:r>
      </w:del>
      <w:ins w:id="264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580160E" w:rsidR="009E36A6" w:rsidRPr="00D12552" w:rsidRDefault="009E36A6" w:rsidP="00037BE7">
            <w:pPr>
              <w:pStyle w:val="Tabletext10"/>
              <w:jc w:val="left"/>
              <w:rPr>
                <w:rStyle w:val="reqtext"/>
                <w:lang w:val="en-CA"/>
              </w:rPr>
            </w:pPr>
            <w:r>
              <w:rPr>
                <w:rStyle w:val="reqtext"/>
                <w:lang w:val="en-CA"/>
              </w:rPr>
              <w:t xml:space="preserve">If present, representativeAge_uri </w:t>
            </w:r>
            <w:del w:id="2650" w:author="Eric Boisvert" w:date="2016-03-25T09:36:00Z">
              <w:r w:rsidDel="00037BE7">
                <w:rPr>
                  <w:rStyle w:val="reqtext"/>
                  <w:lang w:val="en-CA"/>
                </w:rPr>
                <w:delText xml:space="preserve">SHALL </w:delText>
              </w:r>
            </w:del>
            <w:ins w:id="2651"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ins w:id="2652" w:author="Boisvert, Eric" w:date="2016-03-29T08:28:00Z">
              <w:r w:rsidR="00BF2A41">
                <w:rPr>
                  <w:rStyle w:val="reqtext"/>
                  <w:lang w:val="en-CA"/>
                </w:rPr>
                <w:t>.</w:t>
              </w:r>
            </w:ins>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653" w:author="Eric Boisvert" w:date="2016-03-28T13:12:00Z">
        <w:r>
          <w:t>If present, t</w:t>
        </w:r>
      </w:ins>
      <w:del w:id="2654"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655" w:author="Eric Boisvert" w:date="2016-01-24T13:29:00Z">
        <w:r w:rsidR="009E36A6" w:rsidDel="00253146">
          <w:rPr>
            <w:rFonts w:cs="Arial"/>
            <w:color w:val="000000"/>
            <w:lang w:val="en-CA"/>
          </w:rPr>
          <w:delText>:CharacterString</w:delText>
        </w:r>
      </w:del>
      <w:ins w:id="2656"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657"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w:t>
            </w:r>
            <w:del w:id="2658" w:author="Eric Boisvert" w:date="2016-03-25T09:36:00Z">
              <w:r w:rsidDel="00037BE7">
                <w:rPr>
                  <w:rStyle w:val="reqtext"/>
                  <w:lang w:val="en-CA"/>
                </w:rPr>
                <w:delText xml:space="preserve">SHALL </w:delText>
              </w:r>
            </w:del>
            <w:ins w:id="2659"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660" w:author="Eric Boisvert" w:date="2016-03-28T13:12:00Z">
        <w:r>
          <w:t>If present, t</w:t>
        </w:r>
      </w:ins>
      <w:del w:id="2661"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662" w:author="Eric Boisvert" w:date="2016-01-24T13:29:00Z">
        <w:r w:rsidR="009E36A6" w:rsidDel="00253146">
          <w:rPr>
            <w:rFonts w:cs="Arial"/>
            <w:color w:val="000000"/>
            <w:lang w:val="en-CA"/>
          </w:rPr>
          <w:delText>:CharacterString</w:delText>
        </w:r>
      </w:del>
      <w:ins w:id="2663"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proofErr w:type="gramStart"/>
      <w:r w:rsidRPr="00C17A19">
        <w:t>genericSymbolizer</w:t>
      </w:r>
      <w:proofErr w:type="gramEnd"/>
    </w:p>
    <w:p w14:paraId="179245CF" w14:textId="77777777" w:rsidR="009E36A6" w:rsidRPr="00C17A19" w:rsidRDefault="009E36A6" w:rsidP="009E36A6"/>
    <w:p w14:paraId="618CE433" w14:textId="3E9BE26A" w:rsidR="009E36A6" w:rsidRDefault="00F13D40" w:rsidP="009E36A6">
      <w:ins w:id="2664" w:author="Eric Boisvert" w:date="2016-03-28T13:12:00Z">
        <w:r>
          <w:t>If present, t</w:t>
        </w:r>
      </w:ins>
      <w:del w:id="2665" w:author="Eric Boisvert" w:date="2016-03-28T13:12:00Z">
        <w:r w:rsidR="009E36A6" w:rsidDel="00F13D40">
          <w:delText>T</w:delText>
        </w:r>
      </w:del>
      <w:r w:rsidR="009E36A6">
        <w:t xml:space="preserve">he property </w:t>
      </w:r>
      <w:r w:rsidR="009E36A6" w:rsidRPr="00C17A19">
        <w:t>genericSymbolizer</w:t>
      </w:r>
      <w:del w:id="2666" w:author="Eric Boisvert" w:date="2016-01-24T13:29:00Z">
        <w:r w:rsidR="009E36A6" w:rsidDel="00253146">
          <w:delText>:CharacterString</w:delText>
        </w:r>
      </w:del>
      <w:proofErr w:type="gramStart"/>
      <w:ins w:id="2667" w:author="Eric Boisvert" w:date="2016-01-24T13:29:00Z">
        <w:r w:rsidR="00253146">
          <w:t>:Primitive</w:t>
        </w:r>
        <w:proofErr w:type="gramEnd"/>
        <w:r w:rsidR="00253146">
          <w:t>::CharacterString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668" w:name="BKM_75AF76F0_4AFF_4758_AA5C_4DD9A3A326DF"/>
      <w:bookmarkStart w:id="2669" w:name="BKM_AD80CBD8_BB55_4F42_B330_20E3957181FD"/>
      <w:bookmarkStart w:id="2670" w:name="BKM_B608D83A_BCB7_40BE_B5B4_7C18680327EF"/>
      <w:bookmarkStart w:id="2671" w:name="BKM_BB7DE53B_2076_4732_85CB_314A0C996CFE"/>
      <w:bookmarkStart w:id="2672" w:name="BKM_0F33C868_B8F6_4CD9_B1BE_D64AF7054352"/>
      <w:bookmarkStart w:id="2673" w:name="BKM_858F77A8_91BC_4E92_9873_3DE29220EA84"/>
      <w:bookmarkStart w:id="2674" w:name="BKM_6C47293B_9B00_4958_AE14_E2FF8C6503C9"/>
      <w:bookmarkStart w:id="2675" w:name="BKM_4798819D_722E_4089_880A_68AA29864E45"/>
      <w:bookmarkStart w:id="2676" w:name="BKM_FB28CC82_D6AA_481A_BA03_BB82515D05CD"/>
      <w:bookmarkStart w:id="2677" w:name="BKM_81066ECA_2108_4DF2_B25E_F440E68432B7"/>
      <w:bookmarkStart w:id="2678" w:name="BKM_E37CFBB1_57FD_4CA3_9961_34992E857685"/>
      <w:bookmarkStart w:id="2679" w:name="BKM_2EFAD6D8_0A90_47E6_A3AC_B0F503630287"/>
      <w:bookmarkStart w:id="2680" w:name="BKM_21524384_B208_4A32_A2E5_0FFB4D6E8D7C"/>
      <w:bookmarkStart w:id="2681" w:name="BKM_E5DB8674_7F07_4817_BA2B_997C684B521D"/>
      <w:bookmarkStart w:id="2682" w:name="BKM_B79C058B_F1A5_47C5_B3E2_CD87F62870F2"/>
      <w:bookmarkStart w:id="2683" w:name="BKM_A559EAAB_B89D_43D3_B221_4C6D46321258"/>
      <w:bookmarkStart w:id="2684" w:name="BKM_234AE185_16BA_4884_8974_68DBF37A4B28"/>
      <w:bookmarkStart w:id="2685" w:name="BKM_B342A581_116B_4A14_8384_0F4F6231BFC6"/>
      <w:bookmarkStart w:id="2686" w:name="BKM_CE5055FF_94D8_42AD_B46A_0041AB28334E"/>
      <w:bookmarkStart w:id="2687" w:name="BKM_F34DEFBD_2300_4BCD_9500_6FD1B9CE045E"/>
      <w:bookmarkStart w:id="2688" w:name="BKM_C0E26832_94FE_4E03_98DE_F2986912ECBC"/>
      <w:bookmarkStart w:id="2689" w:name="BKM_04EE2E72_5511_48AE_9048_CF9126C4A13D"/>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p>
    <w:p w14:paraId="7C9BAB4B" w14:textId="77777777" w:rsidR="00D14AF0" w:rsidRDefault="00D14AF0" w:rsidP="00D14AF0">
      <w:pPr>
        <w:pStyle w:val="Titre3"/>
        <w:rPr>
          <w:lang w:val="en-CA"/>
        </w:rPr>
      </w:pPr>
      <w:bookmarkStart w:id="2690" w:name="_Toc446944591"/>
      <w:r w:rsidRPr="00D14AF0">
        <w:rPr>
          <w:lang w:val="en-CA"/>
        </w:rPr>
        <w:t>S</w:t>
      </w:r>
      <w:bookmarkStart w:id="2691" w:name="BKM_CE5E700D_EBA4_44CA_83C8_617C916DF033"/>
      <w:bookmarkEnd w:id="2691"/>
      <w:r w:rsidRPr="00D14AF0">
        <w:rPr>
          <w:lang w:val="en-CA"/>
        </w:rPr>
        <w:t>hearDisplacementStructureView</w:t>
      </w:r>
      <w:bookmarkEnd w:id="269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24128E" w:rsidP="00A42248">
      <w:pPr>
        <w:keepNext/>
        <w:autoSpaceDE w:val="0"/>
        <w:autoSpaceDN w:val="0"/>
        <w:adjustRightInd w:val="0"/>
        <w:spacing w:after="0" w:line="240" w:lineRule="atLeast"/>
      </w:pPr>
      <w:r>
        <w:rPr>
          <w:noProof/>
          <w:lang w:val="en-CA" w:eastAsia="en-CA"/>
        </w:rPr>
        <w:pict w14:anchorId="3D60E9B9">
          <v:shape id="_x0000_i1039" type="#_x0000_t75" style="width:197.55pt;height:284.3pt;visibility:visible;mso-wrap-style:square">
            <v:imagedata r:id="rId30"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692" w:author="Boisvert, Eric" w:date="2016-03-29T09:08:00Z">
        <w:r w:rsidR="008279FB">
          <w:rPr>
            <w:noProof/>
          </w:rPr>
          <w:t>15</w:t>
        </w:r>
      </w:ins>
      <w:ins w:id="2693" w:author="Eric Boisvert" w:date="2016-03-28T16:06:00Z">
        <w:del w:id="2694" w:author="Boisvert, Eric" w:date="2016-03-29T08:51:00Z">
          <w:r w:rsidR="003842F3" w:rsidDel="00CB122C">
            <w:rPr>
              <w:noProof/>
            </w:rPr>
            <w:delText>15</w:delText>
          </w:r>
        </w:del>
      </w:ins>
      <w:del w:id="2695" w:author="Boisvert, Eric" w:date="2016-03-29T08:51:00Z">
        <w:r w:rsidR="0043586C" w:rsidDel="00CB122C">
          <w:rPr>
            <w:noProof/>
          </w:rPr>
          <w:delText>14</w:delText>
        </w:r>
      </w:del>
      <w:r>
        <w:fldChar w:fldCharType="end"/>
      </w:r>
      <w:r>
        <w:t xml:space="preserve"> </w:t>
      </w:r>
      <w:r w:rsidRPr="001978ED">
        <w:t>ShearDisplacementStructureView</w:t>
      </w:r>
      <w:ins w:id="2696"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97" w:author="Eric Boisvert" w:date="2016-01-24T13:30:00Z">
        <w:r w:rsidDel="00253146">
          <w:delText>:CharacterString</w:delText>
        </w:r>
      </w:del>
      <w:proofErr w:type="gramStart"/>
      <w:ins w:id="2698"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699"/>
      <w:r>
        <w:rPr>
          <w:lang w:val="en-CA"/>
        </w:rPr>
        <w:t>3986</w:t>
      </w:r>
      <w:commentRangeEnd w:id="2699"/>
      <w:r>
        <w:rPr>
          <w:rStyle w:val="Marquedecommentaire"/>
        </w:rPr>
        <w:commentReference w:id="269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700" w:author="Eric Boisvert" w:date="2016-03-25T09:36:00Z">
              <w:r w:rsidDel="00037BE7">
                <w:rPr>
                  <w:rStyle w:val="reqtext"/>
                  <w:lang w:val="en-CA"/>
                </w:rPr>
                <w:delText xml:space="preserve">SHALL </w:delText>
              </w:r>
            </w:del>
            <w:ins w:id="2701" w:author="Eric Boisvert" w:date="2016-03-25T09:36:00Z">
              <w:r w:rsidR="00037BE7">
                <w:rPr>
                  <w:rStyle w:val="reqtext"/>
                  <w:lang w:val="en-CA"/>
                </w:rPr>
                <w:t xml:space="preserve">SHOULD </w:t>
              </w:r>
            </w:ins>
            <w:r>
              <w:rPr>
                <w:rStyle w:val="reqtext"/>
                <w:lang w:val="en-CA"/>
              </w:rPr>
              <w:t>correspond to a representation of GeoSciML MappedFeature</w:t>
            </w:r>
            <w:ins w:id="2702"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703" w:author="Eric Boisvert" w:date="2016-03-28T13:13:00Z">
        <w:r>
          <w:t>If present, t</w:t>
        </w:r>
      </w:ins>
      <w:del w:id="2704" w:author="Eric Boisvert" w:date="2016-03-28T13:13:00Z">
        <w:r w:rsidR="002E6F45" w:rsidDel="00F13D40">
          <w:rPr>
            <w:rFonts w:cs="Arial"/>
            <w:color w:val="000000"/>
            <w:lang w:val="en-CA"/>
          </w:rPr>
          <w:delText>T</w:delText>
        </w:r>
      </w:del>
      <w:r w:rsidR="002E6F45">
        <w:rPr>
          <w:rFonts w:cs="Arial"/>
          <w:color w:val="000000"/>
          <w:lang w:val="en-CA"/>
        </w:rPr>
        <w:t>he property name</w:t>
      </w:r>
      <w:del w:id="2705" w:author="Eric Boisvert" w:date="2016-01-24T13:30:00Z">
        <w:r w:rsidR="002E6F45" w:rsidDel="00253146">
          <w:rPr>
            <w:rFonts w:cs="Arial"/>
            <w:color w:val="000000"/>
            <w:lang w:val="en-CA"/>
          </w:rPr>
          <w:delText>:CharacterString</w:delText>
        </w:r>
      </w:del>
      <w:proofErr w:type="gramStart"/>
      <w:ins w:id="270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707" w:author="Eric Boisvert" w:date="2016-03-28T13:13:00Z">
        <w:r>
          <w:t>If present, t</w:t>
        </w:r>
      </w:ins>
      <w:del w:id="2708" w:author="Eric Boisvert" w:date="2016-03-28T13:13:00Z">
        <w:r w:rsidR="002E6F45" w:rsidDel="00F13D40">
          <w:rPr>
            <w:lang w:val="en-CA"/>
          </w:rPr>
          <w:delText>T</w:delText>
        </w:r>
      </w:del>
      <w:r w:rsidR="002E6F45">
        <w:rPr>
          <w:lang w:val="en-CA"/>
        </w:rPr>
        <w:t>he property description</w:t>
      </w:r>
      <w:del w:id="2709" w:author="Eric Boisvert" w:date="2016-01-24T13:30:00Z">
        <w:r w:rsidR="002E6F45" w:rsidDel="00253146">
          <w:rPr>
            <w:lang w:val="en-CA"/>
          </w:rPr>
          <w:delText>:CharacterString</w:delText>
        </w:r>
      </w:del>
      <w:proofErr w:type="gramStart"/>
      <w:ins w:id="2710"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711" w:author="Eric Boisvert" w:date="2016-03-28T13:13:00Z">
        <w:r>
          <w:t>If present, t</w:t>
        </w:r>
      </w:ins>
      <w:del w:id="2712"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713" w:author="Eric Boisvert" w:date="2016-01-24T13:30:00Z">
        <w:r w:rsidR="002E6F45" w:rsidDel="00253146">
          <w:rPr>
            <w:rFonts w:cs="Arial"/>
            <w:color w:val="000000"/>
            <w:lang w:val="en-CA"/>
          </w:rPr>
          <w:delText>:CharacterString</w:delText>
        </w:r>
      </w:del>
      <w:proofErr w:type="gramStart"/>
      <w:ins w:id="271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w:t>
      </w:r>
      <w:ins w:id="2715"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71D5BDD8" w:rsidR="002E6F45" w:rsidRDefault="00F13D40" w:rsidP="00A12606">
      <w:pPr>
        <w:rPr>
          <w:lang w:val="en-CA"/>
        </w:rPr>
      </w:pPr>
      <w:ins w:id="2716" w:author="Eric Boisvert" w:date="2016-03-28T13:13:00Z">
        <w:r>
          <w:t>If present, t</w:t>
        </w:r>
      </w:ins>
      <w:del w:id="2717" w:author="Eric Boisvert" w:date="2016-03-28T13:13:00Z">
        <w:r w:rsidR="002E6F45" w:rsidDel="00F13D40">
          <w:rPr>
            <w:lang w:val="en-CA"/>
          </w:rPr>
          <w:delText>T</w:delText>
        </w:r>
      </w:del>
      <w:r w:rsidR="002E6F45">
        <w:rPr>
          <w:lang w:val="en-CA"/>
        </w:rPr>
        <w:t>he property movementType</w:t>
      </w:r>
      <w:del w:id="2718" w:author="Eric Boisvert" w:date="2016-01-24T13:30:00Z">
        <w:r w:rsidR="002E6F45" w:rsidDel="00253146">
          <w:rPr>
            <w:lang w:val="en-CA"/>
          </w:rPr>
          <w:delText>:CharacterString</w:delText>
        </w:r>
      </w:del>
      <w:proofErr w:type="gramStart"/>
      <w:ins w:id="2719"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720" w:author="Eric Boisvert" w:date="2016-03-28T13:13:00Z">
        <w:r>
          <w:t>If present, t</w:t>
        </w:r>
      </w:ins>
      <w:del w:id="2721" w:author="Eric Boisvert" w:date="2016-03-28T13:13:00Z">
        <w:r w:rsidR="002E6F45" w:rsidDel="00F13D40">
          <w:rPr>
            <w:lang w:val="en-CA"/>
          </w:rPr>
          <w:delText>T</w:delText>
        </w:r>
      </w:del>
      <w:r w:rsidR="002E6F45">
        <w:rPr>
          <w:lang w:val="en-CA"/>
        </w:rPr>
        <w:t>he property deformationStyle</w:t>
      </w:r>
      <w:del w:id="2722" w:author="Eric Boisvert" w:date="2016-01-24T13:30:00Z">
        <w:r w:rsidR="002E6F45" w:rsidDel="00253146">
          <w:rPr>
            <w:lang w:val="en-CA"/>
          </w:rPr>
          <w:delText>:CharacterString</w:delText>
        </w:r>
      </w:del>
      <w:proofErr w:type="gramStart"/>
      <w:ins w:id="2723"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63470D64" w:rsidR="002E6F45" w:rsidRDefault="00F13D40" w:rsidP="00A12606">
      <w:pPr>
        <w:rPr>
          <w:lang w:val="en-CA"/>
        </w:rPr>
      </w:pPr>
      <w:ins w:id="2724" w:author="Eric Boisvert" w:date="2016-03-28T13:13:00Z">
        <w:r>
          <w:t>If present, t</w:t>
        </w:r>
      </w:ins>
      <w:del w:id="2725" w:author="Eric Boisvert" w:date="2016-03-28T13:13:00Z">
        <w:r w:rsidR="002E6F45" w:rsidDel="00F13D40">
          <w:rPr>
            <w:lang w:val="en-CA"/>
          </w:rPr>
          <w:delText>T</w:delText>
        </w:r>
      </w:del>
      <w:r w:rsidR="002E6F45">
        <w:rPr>
          <w:lang w:val="en-CA"/>
        </w:rPr>
        <w:t>he property displacement</w:t>
      </w:r>
      <w:del w:id="2726" w:author="Eric Boisvert" w:date="2016-01-24T13:30:00Z">
        <w:r w:rsidR="002E6F45" w:rsidDel="00253146">
          <w:rPr>
            <w:lang w:val="en-CA"/>
          </w:rPr>
          <w:delText>:CharacterString</w:delText>
        </w:r>
      </w:del>
      <w:proofErr w:type="gramStart"/>
      <w:ins w:id="2727" w:author="Eric Boisvert" w:date="2016-01-24T13:30:00Z">
        <w:r w:rsidR="00253146">
          <w:rPr>
            <w:lang w:val="en-CA"/>
          </w:rPr>
          <w:t>:Primitive</w:t>
        </w:r>
        <w:proofErr w:type="gramEnd"/>
        <w:r w:rsidR="00253146">
          <w:rPr>
            <w:lang w:val="en-CA"/>
          </w:rPr>
          <w:t>::CharacterString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proofErr w:type="gramStart"/>
      <w:r>
        <w:rPr>
          <w:lang w:val="en-CA"/>
        </w:rPr>
        <w:lastRenderedPageBreak/>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728" w:author="Eric Boisvert" w:date="2016-03-28T13:13:00Z">
        <w:r>
          <w:t>If present, t</w:t>
        </w:r>
      </w:ins>
      <w:del w:id="2729" w:author="Eric Boisvert" w:date="2016-03-28T13:13:00Z">
        <w:r w:rsidR="002E6F45" w:rsidDel="00F13D40">
          <w:rPr>
            <w:lang w:val="en-CA"/>
          </w:rPr>
          <w:delText>T</w:delText>
        </w:r>
      </w:del>
      <w:r w:rsidR="002E6F45">
        <w:rPr>
          <w:lang w:val="en-CA"/>
        </w:rPr>
        <w:t>he property geologicHistory</w:t>
      </w:r>
      <w:del w:id="2730" w:author="Eric Boisvert" w:date="2016-01-24T13:30:00Z">
        <w:r w:rsidR="002E6F45" w:rsidDel="00253146">
          <w:rPr>
            <w:lang w:val="en-CA"/>
          </w:rPr>
          <w:delText>:CharacterString</w:delText>
        </w:r>
      </w:del>
      <w:proofErr w:type="gramStart"/>
      <w:ins w:id="2731" w:author="Eric Boisvert" w:date="2016-01-24T13:30:00Z">
        <w:r w:rsidR="00253146">
          <w:rPr>
            <w:lang w:val="en-CA"/>
          </w:rPr>
          <w:t>:Primitive</w:t>
        </w:r>
        <w:proofErr w:type="gramEnd"/>
        <w:r w:rsidR="00253146">
          <w:rPr>
            <w:lang w:val="en-CA"/>
          </w:rPr>
          <w:t>::CharacterString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732" w:author="Eric Boisvert" w:date="2016-03-28T16:06:00Z">
        <w:r w:rsidR="003842F3">
          <w:rPr>
            <w:lang w:val="en-CA"/>
          </w:rPr>
          <w:t>7.3.1.3</w:t>
        </w:r>
      </w:ins>
      <w:del w:id="2733" w:author="Eric Boisvert" w:date="2016-03-28T16:06:00Z">
        <w:r w:rsidR="004D34D6" w:rsidDel="003842F3">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734" w:author="Eric Boisvert" w:date="2016-03-28T13:13:00Z">
        <w:r>
          <w:t>If present, t</w:t>
        </w:r>
      </w:ins>
      <w:del w:id="2735" w:author="Eric Boisvert" w:date="2016-03-28T13:13:00Z">
        <w:r w:rsidR="00393486" w:rsidDel="00F13D40">
          <w:rPr>
            <w:lang w:val="en-CA"/>
          </w:rPr>
          <w:delText>T</w:delText>
        </w:r>
      </w:del>
      <w:r w:rsidR="00393486">
        <w:rPr>
          <w:lang w:val="en-CA"/>
        </w:rPr>
        <w:t>he property numericOlderAge</w:t>
      </w:r>
      <w:del w:id="2736" w:author="Eric Boisvert" w:date="2016-01-24T13:31:00Z">
        <w:r w:rsidR="00393486" w:rsidDel="00253146">
          <w:rPr>
            <w:lang w:val="en-CA"/>
          </w:rPr>
          <w:delText>:Number</w:delText>
        </w:r>
      </w:del>
      <w:proofErr w:type="gramStart"/>
      <w:ins w:id="2737" w:author="Eric Boisvert" w:date="2016-01-24T13:31:00Z">
        <w:r w:rsidR="00253146">
          <w:rPr>
            <w:lang w:val="en-CA"/>
          </w:rPr>
          <w:t>:Primitive</w:t>
        </w:r>
        <w:proofErr w:type="gramEnd"/>
        <w:r w:rsidR="00253146">
          <w:rPr>
            <w:lang w:val="en-CA"/>
          </w:rPr>
          <w:t>::Number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3F1BD408" w:rsidR="00393486" w:rsidRDefault="00F13D40" w:rsidP="00A12606">
      <w:pPr>
        <w:rPr>
          <w:lang w:val="en-CA"/>
        </w:rPr>
      </w:pPr>
      <w:ins w:id="2738" w:author="Eric Boisvert" w:date="2016-03-28T13:13:00Z">
        <w:r>
          <w:t>If present, t</w:t>
        </w:r>
      </w:ins>
      <w:del w:id="2739" w:author="Eric Boisvert" w:date="2016-03-28T13:13:00Z">
        <w:r w:rsidR="00393486" w:rsidDel="00F13D40">
          <w:rPr>
            <w:lang w:val="en-CA"/>
          </w:rPr>
          <w:delText>T</w:delText>
        </w:r>
      </w:del>
      <w:r w:rsidR="00393486">
        <w:rPr>
          <w:lang w:val="en-CA"/>
        </w:rPr>
        <w:t>he property numericYoungerAge</w:t>
      </w:r>
      <w:del w:id="2740" w:author="Eric Boisvert" w:date="2016-01-24T13:31:00Z">
        <w:r w:rsidR="00393486" w:rsidDel="00253146">
          <w:rPr>
            <w:lang w:val="en-CA"/>
          </w:rPr>
          <w:delText>:Number</w:delText>
        </w:r>
      </w:del>
      <w:proofErr w:type="gramStart"/>
      <w:ins w:id="2741" w:author="Eric Boisvert" w:date="2016-01-24T13:31:00Z">
        <w:r w:rsidR="00253146">
          <w:rPr>
            <w:lang w:val="en-CA"/>
          </w:rPr>
          <w:t>:Primitive</w:t>
        </w:r>
        <w:proofErr w:type="gramEnd"/>
        <w:r w:rsidR="00253146">
          <w:rPr>
            <w:lang w:val="en-CA"/>
          </w:rPr>
          <w:t>::Number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742" w:author="Eric Boisvert" w:date="2016-03-28T13:13:00Z">
        <w:r>
          <w:t>If present, t</w:t>
        </w:r>
      </w:ins>
      <w:del w:id="2743" w:author="Eric Boisvert" w:date="2016-03-28T13:13:00Z">
        <w:r w:rsidR="00393486" w:rsidDel="00F13D40">
          <w:rPr>
            <w:lang w:val="en-CA"/>
          </w:rPr>
          <w:delText>T</w:delText>
        </w:r>
      </w:del>
      <w:r w:rsidR="00393486">
        <w:rPr>
          <w:lang w:val="en-CA"/>
        </w:rPr>
        <w:t>he property observationMethod</w:t>
      </w:r>
      <w:del w:id="2744" w:author="Eric Boisvert" w:date="2016-01-24T13:30:00Z">
        <w:r w:rsidR="00393486" w:rsidDel="00253146">
          <w:rPr>
            <w:lang w:val="en-CA"/>
          </w:rPr>
          <w:delText>:CharacterString</w:delText>
        </w:r>
      </w:del>
      <w:proofErr w:type="gramStart"/>
      <w:ins w:id="2745" w:author="Eric Boisvert" w:date="2016-01-24T13:30:00Z">
        <w:r w:rsidR="00253146">
          <w:rPr>
            <w:lang w:val="en-CA"/>
          </w:rPr>
          <w:t>:Primitive</w:t>
        </w:r>
        <w:proofErr w:type="gramEnd"/>
        <w:r w:rsidR="00253146">
          <w:rPr>
            <w:lang w:val="en-CA"/>
          </w:rPr>
          <w:t>::CharacterString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746" w:author="Eric Boisvert" w:date="2016-03-28T13:13:00Z">
        <w:r>
          <w:t>If present, t</w:t>
        </w:r>
      </w:ins>
      <w:del w:id="2747" w:author="Eric Boisvert" w:date="2016-03-28T13:13:00Z">
        <w:r w:rsidR="00393486" w:rsidDel="00F13D40">
          <w:rPr>
            <w:lang w:val="en-CA"/>
          </w:rPr>
          <w:delText>T</w:delText>
        </w:r>
      </w:del>
      <w:r w:rsidR="00393486">
        <w:rPr>
          <w:lang w:val="en-CA"/>
        </w:rPr>
        <w:t>he property positionAccuracy</w:t>
      </w:r>
      <w:del w:id="2748" w:author="Eric Boisvert" w:date="2016-01-24T13:30:00Z">
        <w:r w:rsidR="00393486" w:rsidDel="00253146">
          <w:rPr>
            <w:lang w:val="en-CA"/>
          </w:rPr>
          <w:delText>:CharacterString</w:delText>
        </w:r>
      </w:del>
      <w:proofErr w:type="gramStart"/>
      <w:ins w:id="2749" w:author="Eric Boisvert" w:date="2016-01-24T13:30:00Z">
        <w:r w:rsidR="00253146">
          <w:rPr>
            <w:lang w:val="en-CA"/>
          </w:rPr>
          <w:t>:Primitive</w:t>
        </w:r>
        <w:proofErr w:type="gramEnd"/>
        <w:r w:rsidR="00253146">
          <w:rPr>
            <w:lang w:val="en-CA"/>
          </w:rPr>
          <w:t>::CharacterString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7FE26DBC" w:rsidR="00393486" w:rsidRDefault="00F13D40" w:rsidP="00A12606">
      <w:pPr>
        <w:rPr>
          <w:lang w:val="en-CA"/>
        </w:rPr>
      </w:pPr>
      <w:ins w:id="2750" w:author="Eric Boisvert" w:date="2016-03-28T13:13:00Z">
        <w:r>
          <w:t>If present, t</w:t>
        </w:r>
      </w:ins>
      <w:del w:id="2751" w:author="Eric Boisvert" w:date="2016-03-28T13:13:00Z">
        <w:r w:rsidR="00393486" w:rsidDel="00F13D40">
          <w:rPr>
            <w:lang w:val="en-CA"/>
          </w:rPr>
          <w:delText>T</w:delText>
        </w:r>
      </w:del>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752" w:author="Eric Boisvert" w:date="2016-03-28T12:56:00Z">
        <w:r w:rsidR="00393486" w:rsidRPr="00393486" w:rsidDel="008A53EB">
          <w:rPr>
            <w:lang w:val="en-CA"/>
          </w:rPr>
          <w:delText>a</w:delText>
        </w:r>
      </w:del>
      <w:r w:rsidR="00393486" w:rsidRPr="00393486">
        <w:rPr>
          <w:lang w:val="en-CA"/>
        </w:rPr>
        <w:t>m</w:t>
      </w:r>
      <w:ins w:id="2753"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754" w:author="Eric Boisvert" w:date="2016-01-24T13:30:00Z">
        <w:r w:rsidDel="00253146">
          <w:rPr>
            <w:lang w:val="en-CA"/>
          </w:rPr>
          <w:delText>:CharacterString</w:delText>
        </w:r>
      </w:del>
      <w:ins w:id="27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proofErr w:type="gramStart"/>
            <w:r>
              <w:rPr>
                <w:rStyle w:val="reqtext"/>
                <w:lang w:val="en-CA"/>
              </w:rPr>
              <w:t>faultType_uri</w:t>
            </w:r>
            <w:proofErr w:type="gramEnd"/>
            <w:r>
              <w:rPr>
                <w:rStyle w:val="reqtext"/>
                <w:lang w:val="en-CA"/>
              </w:rPr>
              <w:t xml:space="preserve"> </w:t>
            </w:r>
            <w:del w:id="2756" w:author="Eric Boisvert" w:date="2016-03-25T09:36:00Z">
              <w:r w:rsidDel="00037BE7">
                <w:rPr>
                  <w:rStyle w:val="reqtext"/>
                  <w:lang w:val="en-CA"/>
                </w:rPr>
                <w:delText xml:space="preserve">SHALL </w:delText>
              </w:r>
            </w:del>
            <w:ins w:id="2757"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758" w:author="Eric Boisvert" w:date="2016-01-24T13:30:00Z">
        <w:r w:rsidDel="00253146">
          <w:rPr>
            <w:lang w:val="en-CA"/>
          </w:rPr>
          <w:delText>:CharacterString</w:delText>
        </w:r>
      </w:del>
      <w:ins w:id="275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760"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761" w:author="Eric Boisvert" w:date="2016-03-25T09:36:00Z">
              <w:r w:rsidDel="00037BE7">
                <w:rPr>
                  <w:rStyle w:val="reqtext"/>
                  <w:lang w:val="en-CA"/>
                </w:rPr>
                <w:delText xml:space="preserve">SHALL </w:delText>
              </w:r>
            </w:del>
            <w:ins w:id="2762"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76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764" w:author="Eric Boisvert" w:date="2016-03-25T09:36:00Z">
              <w:r w:rsidDel="00037BE7">
                <w:rPr>
                  <w:rStyle w:val="reqtext"/>
                  <w:lang w:val="en-CA"/>
                </w:rPr>
                <w:delText xml:space="preserve">SHALL </w:delText>
              </w:r>
            </w:del>
            <w:ins w:id="2765"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766" w:author="Eric Boisvert" w:date="2016-01-24T13:30:00Z">
        <w:r w:rsidDel="00253146">
          <w:rPr>
            <w:lang w:val="en-CA"/>
          </w:rPr>
          <w:delText>:CharacterString</w:delText>
        </w:r>
      </w:del>
      <w:ins w:id="276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8"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656D4DD8" w:rsidR="00D27756" w:rsidRPr="00D12552" w:rsidRDefault="00D27756" w:rsidP="00037BE7">
            <w:pPr>
              <w:pStyle w:val="Tabletext10"/>
              <w:jc w:val="left"/>
              <w:rPr>
                <w:rStyle w:val="reqtext"/>
                <w:lang w:val="en-CA"/>
              </w:rPr>
            </w:pPr>
            <w:r>
              <w:rPr>
                <w:rStyle w:val="reqtext"/>
                <w:lang w:val="en-CA"/>
              </w:rPr>
              <w:t xml:space="preserve">If present, representativeAge_uri </w:t>
            </w:r>
            <w:del w:id="2769" w:author="Eric Boisvert" w:date="2016-03-25T09:36:00Z">
              <w:r w:rsidDel="00037BE7">
                <w:rPr>
                  <w:rStyle w:val="reqtext"/>
                  <w:lang w:val="en-CA"/>
                </w:rPr>
                <w:delText xml:space="preserve">SHALL </w:delText>
              </w:r>
            </w:del>
            <w:ins w:id="2770" w:author="Eric Boisvert" w:date="2016-03-25T09:36:00Z">
              <w:r w:rsidR="00037BE7">
                <w:rPr>
                  <w:rStyle w:val="reqtext"/>
                  <w:lang w:val="en-CA"/>
                </w:rPr>
                <w:t xml:space="preserve">SHOULD </w:t>
              </w:r>
            </w:ins>
            <w:proofErr w:type="gramStart"/>
            <w:r>
              <w:rPr>
                <w:rStyle w:val="reqtext"/>
                <w:lang w:val="en-CA"/>
              </w:rPr>
              <w:t>resolved</w:t>
            </w:r>
            <w:proofErr w:type="gramEnd"/>
            <w:r>
              <w:rPr>
                <w:rStyle w:val="reqtext"/>
                <w:lang w:val="en-CA"/>
              </w:rPr>
              <w:t xml:space="preserve"> to a representation of GeoSciML GeologicAge</w:t>
            </w:r>
            <w:ins w:id="2771" w:author="Boisvert, Eric" w:date="2016-03-29T08:29:00Z">
              <w:r w:rsidR="00BF2A41">
                <w:rPr>
                  <w:rStyle w:val="reqtext"/>
                  <w:lang w:val="en-CA"/>
                </w:rPr>
                <w:t>.</w:t>
              </w:r>
            </w:ins>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2"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2D5035BB"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773" w:author="Eric Boisvert" w:date="2016-03-25T09:36:00Z">
              <w:r w:rsidDel="00037BE7">
                <w:rPr>
                  <w:rStyle w:val="reqtext"/>
                  <w:lang w:val="en-CA"/>
                </w:rPr>
                <w:delText xml:space="preserve">SHALL </w:delText>
              </w:r>
            </w:del>
            <w:ins w:id="2774" w:author="Eric Boisvert" w:date="2016-03-25T09:36:00Z">
              <w:r w:rsidR="00037BE7">
                <w:rPr>
                  <w:rStyle w:val="reqtext"/>
                  <w:lang w:val="en-CA"/>
                </w:rPr>
                <w:t xml:space="preserve">SHOULD </w:t>
              </w:r>
            </w:ins>
            <w:proofErr w:type="gramStart"/>
            <w:r>
              <w:rPr>
                <w:rStyle w:val="reqtext"/>
                <w:lang w:val="en-CA"/>
              </w:rPr>
              <w:t>resolved</w:t>
            </w:r>
            <w:proofErr w:type="gramEnd"/>
            <w:r>
              <w:rPr>
                <w:rStyle w:val="reqtext"/>
                <w:lang w:val="en-CA"/>
              </w:rPr>
              <w:t xml:space="preserve"> to a representation of GeoSciML GeologicAge</w:t>
            </w:r>
            <w:ins w:id="2775" w:author="Boisvert, Eric" w:date="2016-03-29T08:29:00Z">
              <w:r w:rsidR="00BF2A41">
                <w:rPr>
                  <w:rStyle w:val="reqtext"/>
                  <w:lang w:val="en-CA"/>
                </w:rPr>
                <w:t>.</w:t>
              </w:r>
            </w:ins>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776" w:author="Eric Boisvert" w:date="2016-01-24T13:30:00Z">
        <w:r w:rsidDel="00253146">
          <w:rPr>
            <w:lang w:val="en-CA"/>
          </w:rPr>
          <w:delText>:CharacterString</w:delText>
        </w:r>
      </w:del>
      <w:ins w:id="277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8"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92A0DBD"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779" w:author="Eric Boisvert" w:date="2016-03-25T09:36:00Z">
              <w:r w:rsidDel="00037BE7">
                <w:rPr>
                  <w:rStyle w:val="reqtext"/>
                  <w:lang w:val="en-CA"/>
                </w:rPr>
                <w:delText xml:space="preserve">SHALL </w:delText>
              </w:r>
            </w:del>
            <w:ins w:id="2780" w:author="Eric Boisvert" w:date="2016-03-25T09:36:00Z">
              <w:r w:rsidR="00037BE7">
                <w:rPr>
                  <w:rStyle w:val="reqtext"/>
                  <w:lang w:val="en-CA"/>
                </w:rPr>
                <w:t xml:space="preserve">SHOULD </w:t>
              </w:r>
            </w:ins>
            <w:proofErr w:type="gramStart"/>
            <w:r>
              <w:rPr>
                <w:rStyle w:val="reqtext"/>
                <w:lang w:val="en-CA"/>
              </w:rPr>
              <w:t>resolved</w:t>
            </w:r>
            <w:proofErr w:type="gramEnd"/>
            <w:r>
              <w:rPr>
                <w:rStyle w:val="reqtext"/>
                <w:lang w:val="en-CA"/>
              </w:rPr>
              <w:t xml:space="preserve"> to a representation of GeoSciML GeologicAge</w:t>
            </w:r>
            <w:ins w:id="2781" w:author="Boisvert, Eric" w:date="2016-03-29T08:29:00Z">
              <w:r w:rsidR="00BF2A41">
                <w:rPr>
                  <w:rStyle w:val="reqtext"/>
                  <w:lang w:val="en-CA"/>
                </w:rPr>
                <w:t>.</w:t>
              </w:r>
            </w:ins>
          </w:p>
        </w:tc>
      </w:tr>
    </w:tbl>
    <w:p w14:paraId="60D5FFAB" w14:textId="77777777" w:rsidR="00D27756" w:rsidRDefault="00D27756" w:rsidP="00A12606">
      <w:pPr>
        <w:rPr>
          <w:lang w:val="en-CA"/>
        </w:rPr>
      </w:pPr>
    </w:p>
    <w:p w14:paraId="6F58C1B9" w14:textId="5CF78B8B" w:rsidR="007433DB" w:rsidRDefault="007433DB" w:rsidP="00A12606">
      <w:pPr>
        <w:pStyle w:val="Titre4"/>
        <w:rPr>
          <w:lang w:val="en-CA"/>
        </w:rPr>
      </w:pPr>
      <w:r w:rsidRPr="007433DB">
        <w:rPr>
          <w:lang w:val="en-CA"/>
        </w:rPr>
        <w:t>specification_uri</w:t>
      </w:r>
    </w:p>
    <w:p w14:paraId="7BE8FD14" w14:textId="2C98C26E" w:rsidR="007433DB" w:rsidRPr="007433DB" w:rsidDel="00F13D40" w:rsidRDefault="00F13D40" w:rsidP="00A12606">
      <w:pPr>
        <w:rPr>
          <w:del w:id="2782" w:author="Eric Boisvert" w:date="2016-03-28T13:13:00Z"/>
          <w:lang w:val="en-CA"/>
        </w:rPr>
      </w:pPr>
      <w:ins w:id="2783" w:author="Eric Boisvert" w:date="2016-03-28T13:13:00Z">
        <w:r>
          <w:t>If present, t</w:t>
        </w:r>
      </w:ins>
    </w:p>
    <w:p w14:paraId="6FF6366E" w14:textId="2D4912B8" w:rsidR="007433DB" w:rsidRDefault="007433DB" w:rsidP="00A12606">
      <w:pPr>
        <w:rPr>
          <w:lang w:val="en-CA"/>
        </w:rPr>
      </w:pPr>
      <w:r>
        <w:rPr>
          <w:lang w:val="en-CA"/>
        </w:rPr>
        <w:t>The property specification_uri</w:t>
      </w:r>
      <w:del w:id="2784" w:author="Eric Boisvert" w:date="2016-01-24T13:30:00Z">
        <w:r w:rsidDel="00253146">
          <w:rPr>
            <w:lang w:val="en-CA"/>
          </w:rPr>
          <w:delText>:CharacterString</w:delText>
        </w:r>
      </w:del>
      <w:ins w:id="2785"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786"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787" w:author="Eric Boisvert" w:date="2016-03-25T09:36:00Z">
              <w:r w:rsidDel="00037BE7">
                <w:rPr>
                  <w:rStyle w:val="reqtext"/>
                  <w:lang w:val="en-CA"/>
                </w:rPr>
                <w:delText xml:space="preserve">SHALL </w:delText>
              </w:r>
            </w:del>
            <w:ins w:id="2788"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789" w:author="Eric Boisvert" w:date="2016-03-28T13:13:00Z">
        <w:r>
          <w:t>If present, t</w:t>
        </w:r>
      </w:ins>
      <w:del w:id="2790" w:author="Eric Boisvert" w:date="2016-03-28T13:13:00Z">
        <w:r w:rsidR="007433DB" w:rsidDel="00F13D40">
          <w:rPr>
            <w:lang w:val="en-CA"/>
          </w:rPr>
          <w:delText>T</w:delText>
        </w:r>
      </w:del>
      <w:r w:rsidR="007433DB">
        <w:rPr>
          <w:lang w:val="en-CA"/>
        </w:rPr>
        <w:t>he property metadata_uri</w:t>
      </w:r>
      <w:del w:id="2791" w:author="Eric Boisvert" w:date="2016-01-24T13:30:00Z">
        <w:r w:rsidR="007433DB" w:rsidDel="00253146">
          <w:rPr>
            <w:lang w:val="en-CA"/>
          </w:rPr>
          <w:delText>:CharacterString</w:delText>
        </w:r>
      </w:del>
      <w:ins w:id="279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proofErr w:type="gramStart"/>
      <w:r w:rsidRPr="00C17A19">
        <w:t>genericSymbolizer</w:t>
      </w:r>
      <w:proofErr w:type="gramEnd"/>
    </w:p>
    <w:p w14:paraId="20064A2A" w14:textId="77777777" w:rsidR="007433DB" w:rsidRPr="00C17A19" w:rsidRDefault="007433DB" w:rsidP="007433DB"/>
    <w:p w14:paraId="2C57DF89" w14:textId="664297DC" w:rsidR="007433DB" w:rsidRDefault="00F13D40" w:rsidP="007433DB">
      <w:ins w:id="2793" w:author="Eric Boisvert" w:date="2016-03-28T13:14:00Z">
        <w:r>
          <w:t>If present, t</w:t>
        </w:r>
      </w:ins>
      <w:del w:id="2794" w:author="Eric Boisvert" w:date="2016-03-28T13:14:00Z">
        <w:r w:rsidR="007433DB" w:rsidDel="00F13D40">
          <w:delText>T</w:delText>
        </w:r>
      </w:del>
      <w:r w:rsidR="007433DB">
        <w:t xml:space="preserve">he property </w:t>
      </w:r>
      <w:r w:rsidR="007433DB" w:rsidRPr="00C17A19">
        <w:t>genericSymbolizer</w:t>
      </w:r>
      <w:del w:id="2795" w:author="Eric Boisvert" w:date="2016-01-24T13:30:00Z">
        <w:r w:rsidR="007433DB" w:rsidDel="00253146">
          <w:delText>:CharacterString</w:delText>
        </w:r>
      </w:del>
      <w:proofErr w:type="gramStart"/>
      <w:ins w:id="2796" w:author="Eric Boisvert" w:date="2016-01-24T13:30:00Z">
        <w:r w:rsidR="00253146">
          <w:t>:Primitive</w:t>
        </w:r>
        <w:proofErr w:type="gramEnd"/>
        <w:r w:rsidR="00253146">
          <w:t>::CharacterString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97" w:name="BKM_11E20CA8_2344_4418_A9F9_325A11426D44"/>
      <w:bookmarkStart w:id="2798" w:name="BKM_20A123B5_7607_4A2B_A3F4_2BA8EEA3BD6E"/>
      <w:bookmarkStart w:id="2799" w:name="BKM_62E65A70_EB75_497A_886F_BAAEBB60A5EC"/>
      <w:bookmarkStart w:id="2800" w:name="BKM_3F13203C_BEB3_44A2_B8B9_417C5D453C67"/>
      <w:bookmarkStart w:id="2801" w:name="BKM_D9E97001_975E_4E48_B383_84E3B817A9D6"/>
      <w:bookmarkStart w:id="2802" w:name="BKM_ABD8F88A_D6D5_49E8_B4C4_6E53A78AD465"/>
      <w:bookmarkStart w:id="2803" w:name="BKM_7660FDA3_AB42_45F9_86AB_19287D13C566"/>
      <w:bookmarkStart w:id="2804" w:name="BKM_28FFF6C1_C18B_4629_BB75_27AFBE7647AB"/>
      <w:bookmarkStart w:id="2805" w:name="BKM_DE525394_F288_4E7F_AF29_CF676A7FB892"/>
      <w:bookmarkStart w:id="2806" w:name="BKM_BDA40AB6_6C56_4E4F_9588_C051912996DC"/>
      <w:bookmarkStart w:id="2807" w:name="BKM_2209CF72_C0AB_47F3_BB22_4A2E8334027A"/>
      <w:bookmarkStart w:id="2808" w:name="BKM_BD7868DF_0409_467D_8844_EE4674C50774"/>
      <w:bookmarkStart w:id="2809" w:name="BKM_674A1294_59BE_4203_9B03_BC5D6023992F"/>
      <w:bookmarkStart w:id="2810" w:name="BKM_A1B86BC0_3316_46AB_8D32_7786DFA0771F"/>
      <w:bookmarkStart w:id="2811" w:name="BKM_5ED9FA7F_347C_499C_BF86_2B88071AD840"/>
      <w:bookmarkStart w:id="2812" w:name="BKM_EC7555C0_681D_45F5_BEFB_0F7BFDEF3CFB"/>
      <w:bookmarkStart w:id="2813" w:name="BKM_36C08EC9_BB32_4BDE_99FD_336AAA2512BB"/>
      <w:bookmarkStart w:id="2814" w:name="BKM_34B08950_B320_4DCA_B7B3_801822442BA1"/>
      <w:bookmarkStart w:id="2815" w:name="BKM_1D369827_5E0B_4F3B_99DE_498DE4F4D001"/>
      <w:bookmarkStart w:id="2816" w:name="BKM_42115B02_1C56_42D6_B0AA_D6174F756E65"/>
      <w:bookmarkStart w:id="2817" w:name="BKM_401A0B2C_FBFD_43E2_BC4F_F4876D6A55A5"/>
      <w:bookmarkStart w:id="2818" w:name="BKM_AA3C91BB_B0F8_4E56_A1E5_9C3530C146AE"/>
      <w:bookmarkStart w:id="2819" w:name="BKM_C202EED3_CA3B_4848_8F51_4E4216E311CB"/>
      <w:bookmarkStart w:id="2820" w:name="BKM_F61C54B5_53A3_4B3D_8747_890B595FF05F"/>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p>
    <w:p w14:paraId="54D90096" w14:textId="77777777" w:rsidR="00D14AF0" w:rsidRDefault="00D14AF0" w:rsidP="00CA3AC5">
      <w:pPr>
        <w:pStyle w:val="Titre3"/>
        <w:rPr>
          <w:lang w:val="en-CA"/>
        </w:rPr>
      </w:pPr>
      <w:bookmarkStart w:id="2821" w:name="_Toc446944592"/>
      <w:r w:rsidRPr="00D14AF0">
        <w:rPr>
          <w:lang w:val="en-CA"/>
        </w:rPr>
        <w:lastRenderedPageBreak/>
        <w:t>S</w:t>
      </w:r>
      <w:bookmarkStart w:id="2822" w:name="BKM_A518DA4F_2CA4_4758_BC7A_4790DC092913"/>
      <w:bookmarkEnd w:id="2822"/>
      <w:r w:rsidRPr="00D14AF0">
        <w:rPr>
          <w:lang w:val="en-CA"/>
        </w:rPr>
        <w:t>iteObservationView</w:t>
      </w:r>
      <w:bookmarkEnd w:id="282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24128E" w:rsidP="00A42248">
      <w:pPr>
        <w:keepNext/>
        <w:autoSpaceDE w:val="0"/>
        <w:autoSpaceDN w:val="0"/>
        <w:adjustRightInd w:val="0"/>
        <w:spacing w:after="0" w:line="240" w:lineRule="atLeast"/>
      </w:pPr>
      <w:r>
        <w:rPr>
          <w:noProof/>
          <w:lang w:val="en-CA" w:eastAsia="en-CA"/>
        </w:rPr>
        <w:pict w14:anchorId="6735FE99">
          <v:shape id="_x0000_i1040" type="#_x0000_t75" style="width:198.9pt;height:240.45pt;visibility:visible;mso-wrap-style:square">
            <v:imagedata r:id="rId31"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2823" w:author="Boisvert, Eric" w:date="2016-03-29T09:08:00Z">
        <w:r w:rsidR="008279FB">
          <w:rPr>
            <w:noProof/>
          </w:rPr>
          <w:t>16</w:t>
        </w:r>
      </w:ins>
      <w:ins w:id="2824" w:author="Eric Boisvert" w:date="2016-03-28T16:06:00Z">
        <w:del w:id="2825" w:author="Boisvert, Eric" w:date="2016-03-29T08:51:00Z">
          <w:r w:rsidR="003842F3" w:rsidDel="00CB122C">
            <w:rPr>
              <w:noProof/>
            </w:rPr>
            <w:delText>16</w:delText>
          </w:r>
        </w:del>
      </w:ins>
      <w:del w:id="2826" w:author="Boisvert, Eric" w:date="2016-03-29T08:51:00Z">
        <w:r w:rsidR="0043586C" w:rsidDel="00CB122C">
          <w:rPr>
            <w:noProof/>
          </w:rPr>
          <w:delText>15</w:delText>
        </w:r>
      </w:del>
      <w:r>
        <w:fldChar w:fldCharType="end"/>
      </w:r>
      <w:r>
        <w:t xml:space="preserve"> </w:t>
      </w:r>
      <w:r w:rsidRPr="00A31DB3">
        <w:t xml:space="preserve">SiteObservationView </w:t>
      </w:r>
      <w:del w:id="2827" w:author="Boisvert, Eric" w:date="2016-03-29T08:35:00Z">
        <w:r w:rsidRPr="00A31DB3" w:rsidDel="00BF2A41">
          <w:delText>class</w:delText>
        </w:r>
      </w:del>
      <w:ins w:id="2828"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829"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830" w:author="Eric Boisvert" w:date="2016-03-28T12:57:00Z">
        <w:r w:rsidR="00D14AF0" w:rsidRPr="00D14AF0" w:rsidDel="008A53EB">
          <w:rPr>
            <w:rFonts w:cs="Arial"/>
            <w:color w:val="000000"/>
            <w:lang w:val="en-CA"/>
          </w:rPr>
          <w:delText xml:space="preserve">point </w:delText>
        </w:r>
      </w:del>
      <w:ins w:id="2831"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832" w:author="Eric Boisvert" w:date="2016-01-24T13:30:00Z">
        <w:r w:rsidDel="00253146">
          <w:delText>:CharacterString</w:delText>
        </w:r>
      </w:del>
      <w:proofErr w:type="gramStart"/>
      <w:ins w:id="2833"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34"/>
      <w:r>
        <w:rPr>
          <w:lang w:val="en-CA"/>
        </w:rPr>
        <w:t>3986</w:t>
      </w:r>
      <w:commentRangeEnd w:id="2834"/>
      <w:r>
        <w:rPr>
          <w:rStyle w:val="Marquedecommentaire"/>
        </w:rPr>
        <w:commentReference w:id="283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835"/>
            <w:r>
              <w:rPr>
                <w:rStyle w:val="reqtext"/>
                <w:lang w:val="en-CA"/>
              </w:rPr>
              <w:t xml:space="preserve">Identifier </w:t>
            </w:r>
            <w:del w:id="2836" w:author="Eric Boisvert" w:date="2016-03-25T09:37:00Z">
              <w:r w:rsidDel="00037BE7">
                <w:rPr>
                  <w:rStyle w:val="reqtext"/>
                  <w:lang w:val="en-CA"/>
                </w:rPr>
                <w:delText xml:space="preserve">SHOULD </w:delText>
              </w:r>
            </w:del>
            <w:ins w:id="2837" w:author="Eric Boisvert" w:date="2016-03-25T09:37:00Z">
              <w:r w:rsidR="00037BE7">
                <w:rPr>
                  <w:rStyle w:val="reqtext"/>
                  <w:lang w:val="en-CA"/>
                </w:rPr>
                <w:t xml:space="preserve">SHOULD </w:t>
              </w:r>
            </w:ins>
            <w:r>
              <w:rPr>
                <w:rStyle w:val="reqtext"/>
                <w:lang w:val="en-CA"/>
              </w:rPr>
              <w:t>correspond to a representation of OM_</w:t>
            </w:r>
            <w:proofErr w:type="gramStart"/>
            <w:r>
              <w:rPr>
                <w:rStyle w:val="reqtext"/>
                <w:lang w:val="en-CA"/>
              </w:rPr>
              <w:t xml:space="preserve">Observation </w:t>
            </w:r>
            <w:commentRangeEnd w:id="2835"/>
            <w:proofErr w:type="gramEnd"/>
            <w:r>
              <w:rPr>
                <w:rStyle w:val="Marquedecommentaire"/>
                <w:rFonts w:ascii="Times New Roman" w:eastAsia="Times New Roman" w:hAnsi="Times New Roman"/>
                <w:lang w:val="en-US" w:eastAsia="en-US"/>
              </w:rPr>
              <w:commentReference w:id="2835"/>
            </w:r>
            <w:ins w:id="2838"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839"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840" w:author="Eric Boisvert" w:date="2016-03-28T13:14:00Z">
        <w:r>
          <w:t>If present, t</w:t>
        </w:r>
      </w:ins>
      <w:del w:id="2841"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842" w:author="Eric Boisvert" w:date="2016-01-24T13:30:00Z">
        <w:r w:rsidR="00006FB0" w:rsidDel="00253146">
          <w:rPr>
            <w:rFonts w:cs="Arial"/>
            <w:color w:val="000000"/>
            <w:lang w:val="en-CA"/>
          </w:rPr>
          <w:delText>:CharacterString</w:delText>
        </w:r>
      </w:del>
      <w:proofErr w:type="gramStart"/>
      <w:ins w:id="284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844"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845" w:author="Eric Boisvert" w:date="2016-03-28T13:14:00Z">
        <w:r>
          <w:t>If present, t</w:t>
        </w:r>
      </w:ins>
      <w:del w:id="2846" w:author="Eric Boisvert" w:date="2016-03-28T13:14:00Z">
        <w:r w:rsidR="00006FB0" w:rsidDel="00F13D40">
          <w:delText>T</w:delText>
        </w:r>
      </w:del>
      <w:r w:rsidR="00006FB0">
        <w:t>he property observationName</w:t>
      </w:r>
      <w:ins w:id="2847"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848" w:author="Eric Boisvert" w:date="2016-03-28T13:14:00Z">
        <w:r>
          <w:t>If present, t</w:t>
        </w:r>
      </w:ins>
      <w:del w:id="2849" w:author="Eric Boisvert" w:date="2016-03-28T13:14:00Z">
        <w:r w:rsidR="00B228FF" w:rsidDel="00F13D40">
          <w:rPr>
            <w:rFonts w:cs="Arial"/>
            <w:color w:val="000000"/>
            <w:lang w:val="en-CA"/>
          </w:rPr>
          <w:delText>T</w:delText>
        </w:r>
      </w:del>
      <w:r w:rsidR="00B228FF">
        <w:rPr>
          <w:rFonts w:cs="Arial"/>
          <w:color w:val="000000"/>
          <w:lang w:val="en-CA"/>
        </w:rPr>
        <w:t>he propery label</w:t>
      </w:r>
      <w:del w:id="2850" w:author="Eric Boisvert" w:date="2016-01-24T13:30:00Z">
        <w:r w:rsidR="00B228FF" w:rsidDel="00253146">
          <w:rPr>
            <w:rFonts w:cs="Arial"/>
            <w:color w:val="000000"/>
            <w:lang w:val="en-CA"/>
          </w:rPr>
          <w:delText>:CharacterString</w:delText>
        </w:r>
      </w:del>
      <w:proofErr w:type="gramStart"/>
      <w:ins w:id="2851"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852"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853" w:author="Eric Boisvert" w:date="2016-03-28T13:14:00Z">
        <w:r>
          <w:t>If present, t</w:t>
        </w:r>
      </w:ins>
      <w:del w:id="2854"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855" w:author="Eric Boisvert" w:date="2016-01-24T13:30:00Z">
        <w:r w:rsidR="00B228FF" w:rsidDel="00253146">
          <w:rPr>
            <w:rFonts w:cs="Arial"/>
            <w:color w:val="000000"/>
            <w:lang w:val="en-CA"/>
          </w:rPr>
          <w:delText>:CharacterString</w:delText>
        </w:r>
      </w:del>
      <w:proofErr w:type="gramStart"/>
      <w:ins w:id="285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857" w:author="Eric Boisvert" w:date="2016-03-28T13:14:00Z">
        <w:r>
          <w:t>If present, t</w:t>
        </w:r>
      </w:ins>
      <w:del w:id="2858"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859" w:author="Eric Boisvert" w:date="2016-01-24T13:30:00Z">
        <w:r w:rsidR="00B228FF" w:rsidDel="00253146">
          <w:rPr>
            <w:rFonts w:cs="Arial"/>
            <w:color w:val="000000"/>
            <w:lang w:val="en-CA"/>
          </w:rPr>
          <w:delText>:CharacterString</w:delText>
        </w:r>
      </w:del>
      <w:proofErr w:type="gramStart"/>
      <w:ins w:id="2860"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861" w:author="Eric Boisvert" w:date="2016-03-28T13:14:00Z">
        <w:r>
          <w:t>If present, t</w:t>
        </w:r>
      </w:ins>
      <w:del w:id="2862"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863" w:author="Eric Boisvert" w:date="2016-01-24T13:30:00Z">
        <w:r w:rsidR="00B228FF" w:rsidDel="00253146">
          <w:rPr>
            <w:rFonts w:cs="Arial"/>
            <w:color w:val="000000"/>
            <w:lang w:val="en-CA"/>
          </w:rPr>
          <w:delText>:CharacterString</w:delText>
        </w:r>
      </w:del>
      <w:proofErr w:type="gramStart"/>
      <w:ins w:id="286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proofErr w:type="gramStart"/>
      <w:r w:rsidR="00B228FF" w:rsidRPr="00B228FF">
        <w:rPr>
          <w:rFonts w:cs="Arial"/>
          <w:color w:val="000000"/>
          <w:lang w:val="en-CA"/>
        </w:rPr>
        <w:t>eg</w:t>
      </w:r>
      <w:proofErr w:type="gramEnd"/>
      <w:r w:rsidR="00B228FF" w:rsidRPr="00B228FF">
        <w:rPr>
          <w:rFonts w:cs="Arial"/>
          <w:color w:val="000000"/>
          <w:lang w:val="en-CA"/>
        </w:rPr>
        <w:t>.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865" w:author="Eric Boisvert" w:date="2016-03-28T13:14:00Z">
        <w:r>
          <w:lastRenderedPageBreak/>
          <w:t>If present, t</w:t>
        </w:r>
      </w:ins>
      <w:del w:id="2866"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867" w:author="Eric Boisvert" w:date="2016-01-24T13:30:00Z">
        <w:r w:rsidR="00793913" w:rsidDel="00253146">
          <w:rPr>
            <w:rFonts w:cs="Arial"/>
            <w:color w:val="000000"/>
            <w:lang w:val="en-CA"/>
          </w:rPr>
          <w:delText>:CharacterString</w:delText>
        </w:r>
      </w:del>
      <w:proofErr w:type="gramStart"/>
      <w:ins w:id="2868" w:author="Eric Boisvert" w:date="2016-01-24T13:30:00Z">
        <w:r w:rsidR="00253146">
          <w:rPr>
            <w:rFonts w:cs="Arial"/>
            <w:color w:val="000000"/>
            <w:lang w:val="en-CA"/>
          </w:rPr>
          <w:t>:Primitive</w:t>
        </w:r>
        <w:proofErr w:type="gramEnd"/>
        <w:r w:rsidR="00253146">
          <w:rPr>
            <w:rFonts w:cs="Arial"/>
            <w:color w:val="000000"/>
            <w:lang w:val="en-CA"/>
          </w:rPr>
          <w:t>::CharacterString</w:t>
        </w:r>
      </w:ins>
      <w:r w:rsidR="00793913">
        <w:rPr>
          <w:rFonts w:cs="Arial"/>
          <w:color w:val="000000"/>
          <w:lang w:val="en-CA"/>
        </w:rPr>
        <w:t xml:space="preserve"> shall contain the result of the observation. </w:t>
      </w:r>
      <w:commentRangeStart w:id="2869"/>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86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2869"/>
      </w:r>
    </w:p>
    <w:p w14:paraId="51FBD624" w14:textId="4553144B" w:rsidR="005679BA" w:rsidRDefault="005679BA" w:rsidP="00A12606">
      <w:pPr>
        <w:pStyle w:val="Titre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870" w:author="Eric Boisvert" w:date="2016-03-28T12:58:00Z">
        <w:r>
          <w:rPr>
            <w:lang w:val="en-CA"/>
          </w:rPr>
          <w:t>If relevant, t</w:t>
        </w:r>
      </w:ins>
      <w:del w:id="2871" w:author="Eric Boisvert" w:date="2016-03-28T12:58:00Z">
        <w:r w:rsidR="005679BA" w:rsidDel="008A53EB">
          <w:rPr>
            <w:lang w:val="en-CA"/>
          </w:rPr>
          <w:delText>T</w:delText>
        </w:r>
      </w:del>
      <w:r w:rsidR="005679BA">
        <w:rPr>
          <w:lang w:val="en-CA"/>
        </w:rPr>
        <w:t>he property observedValueUom</w:t>
      </w:r>
      <w:del w:id="2872" w:author="Eric Boisvert" w:date="2016-01-24T13:30:00Z">
        <w:r w:rsidR="005679BA" w:rsidDel="00253146">
          <w:rPr>
            <w:lang w:val="en-CA"/>
          </w:rPr>
          <w:delText>:CharacterString</w:delText>
        </w:r>
      </w:del>
      <w:proofErr w:type="gramStart"/>
      <w:ins w:id="2873" w:author="Eric Boisvert" w:date="2016-01-24T13:30:00Z">
        <w:r w:rsidR="00253146">
          <w:rPr>
            <w:lang w:val="en-CA"/>
          </w:rPr>
          <w:t>:Primitive</w:t>
        </w:r>
        <w:proofErr w:type="gramEnd"/>
        <w:r w:rsidR="00253146">
          <w:rPr>
            <w:lang w:val="en-CA"/>
          </w:rPr>
          <w:t>::CharacterString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874" w:author="Eric Boisvert" w:date="2016-03-28T12:58:00Z">
        <w:r>
          <w:rPr>
            <w:lang w:val="en-CA"/>
          </w:rPr>
          <w:t>y</w:t>
        </w:r>
      </w:ins>
      <w:del w:id="2875"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876" w:author="Eric Boisvert" w:date="2016-03-28T13:14:00Z">
        <w:r>
          <w:t>If present, t</w:t>
        </w:r>
      </w:ins>
      <w:del w:id="2877"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878" w:author="Eric Boisvert" w:date="2016-01-24T13:30:00Z">
        <w:r w:rsidR="005679BA" w:rsidDel="00253146">
          <w:rPr>
            <w:rFonts w:cs="Arial"/>
            <w:color w:val="000000"/>
            <w:lang w:val="en-CA"/>
          </w:rPr>
          <w:delText>:CharacterString</w:delText>
        </w:r>
      </w:del>
      <w:proofErr w:type="gramStart"/>
      <w:ins w:id="2879"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880" w:author="Eric Boisvert" w:date="2016-03-28T13:14:00Z">
        <w:r>
          <w:t>If present, t</w:t>
        </w:r>
      </w:ins>
      <w:del w:id="2881"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882" w:author="Eric Boisvert" w:date="2016-01-24T13:30:00Z">
        <w:r w:rsidR="005679BA" w:rsidDel="00253146">
          <w:rPr>
            <w:rFonts w:cs="Arial"/>
            <w:color w:val="000000"/>
            <w:lang w:val="en-CA"/>
          </w:rPr>
          <w:delText>:CharacterString</w:delText>
        </w:r>
      </w:del>
      <w:proofErr w:type="gramStart"/>
      <w:ins w:id="288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proofErr w:type="gramStart"/>
      <w:r w:rsidR="005679BA" w:rsidRPr="005679BA">
        <w:rPr>
          <w:rFonts w:cs="Arial"/>
          <w:color w:val="000000"/>
          <w:lang w:val="en-CA"/>
        </w:rPr>
        <w:t>eg</w:t>
      </w:r>
      <w:proofErr w:type="gramEnd"/>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884" w:author="Eric Boisvert" w:date="2016-03-28T13:14:00Z">
        <w:r>
          <w:t>If present, t</w:t>
        </w:r>
      </w:ins>
      <w:del w:id="2885" w:author="Eric Boisvert" w:date="2016-03-28T13:14:00Z">
        <w:r w:rsidR="005679BA" w:rsidDel="00F13D40">
          <w:rPr>
            <w:rFonts w:cs="Arial"/>
            <w:color w:val="000000"/>
            <w:lang w:val="en-CA"/>
          </w:rPr>
          <w:delText>T</w:delText>
        </w:r>
      </w:del>
      <w:r w:rsidR="005679BA">
        <w:rPr>
          <w:rFonts w:cs="Arial"/>
          <w:color w:val="000000"/>
          <w:lang w:val="en-CA"/>
        </w:rPr>
        <w:t>he property source</w:t>
      </w:r>
      <w:del w:id="2886" w:author="Eric Boisvert" w:date="2016-01-24T13:30:00Z">
        <w:r w:rsidR="005679BA" w:rsidDel="00253146">
          <w:rPr>
            <w:rFonts w:cs="Arial"/>
            <w:color w:val="000000"/>
            <w:lang w:val="en-CA"/>
          </w:rPr>
          <w:delText>:CharacterString</w:delText>
        </w:r>
      </w:del>
      <w:proofErr w:type="gramStart"/>
      <w:ins w:id="2887"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888" w:author="Eric Boisvert" w:date="2016-01-24T13:30:00Z">
        <w:r w:rsidDel="00253146">
          <w:rPr>
            <w:rFonts w:cs="Arial"/>
            <w:color w:val="000000"/>
            <w:lang w:val="en-CA"/>
          </w:rPr>
          <w:delText>:CharacterString</w:delText>
        </w:r>
      </w:del>
      <w:proofErr w:type="gramStart"/>
      <w:ins w:id="288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308B5213" w:rsidR="00637CC9" w:rsidRPr="00D12552" w:rsidRDefault="00637CC9" w:rsidP="00037BE7">
            <w:pPr>
              <w:pStyle w:val="Tabletext10"/>
              <w:jc w:val="left"/>
              <w:rPr>
                <w:rStyle w:val="reqtext"/>
                <w:lang w:val="en-CA"/>
              </w:rPr>
            </w:pPr>
            <w:proofErr w:type="gramStart"/>
            <w:r>
              <w:rPr>
                <w:rStyle w:val="reqtext"/>
                <w:lang w:val="en-CA"/>
              </w:rPr>
              <w:t>featureOfInterest_uri</w:t>
            </w:r>
            <w:proofErr w:type="gramEnd"/>
            <w:r>
              <w:rPr>
                <w:rStyle w:val="reqtext"/>
                <w:lang w:val="en-CA"/>
              </w:rPr>
              <w:t xml:space="preserve"> </w:t>
            </w:r>
            <w:del w:id="2890" w:author="Eric Boisvert" w:date="2016-03-25T09:37:00Z">
              <w:r w:rsidDel="00037BE7">
                <w:rPr>
                  <w:rStyle w:val="reqtext"/>
                  <w:lang w:val="en-CA"/>
                </w:rPr>
                <w:delText xml:space="preserve">SHALL </w:delText>
              </w:r>
            </w:del>
            <w:ins w:id="2891" w:author="Eric Boisvert" w:date="2016-03-25T09:37:00Z">
              <w:r w:rsidR="00037BE7">
                <w:rPr>
                  <w:rStyle w:val="reqtext"/>
                  <w:lang w:val="en-CA"/>
                </w:rPr>
                <w:t xml:space="preserve">SHOULD </w:t>
              </w:r>
            </w:ins>
            <w:r>
              <w:rPr>
                <w:rStyle w:val="reqtext"/>
                <w:lang w:val="en-CA"/>
              </w:rPr>
              <w:t>resolve to a representation of a (ISO19109) Feature</w:t>
            </w:r>
            <w:ins w:id="2892" w:author="Boisvert, Eric" w:date="2016-03-29T08:29:00Z">
              <w:r w:rsidR="00BF2A41">
                <w:rPr>
                  <w:rStyle w:val="reqtext"/>
                  <w:lang w:val="en-CA"/>
                </w:rPr>
                <w:t>.</w:t>
              </w:r>
            </w:ins>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Titre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93"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6BD87459" w:rsidR="00637CC9" w:rsidRPr="00D12552" w:rsidRDefault="00637CC9" w:rsidP="00037BE7">
            <w:pPr>
              <w:pStyle w:val="Tabletext10"/>
              <w:jc w:val="left"/>
              <w:rPr>
                <w:rStyle w:val="reqtext"/>
                <w:lang w:val="en-CA"/>
              </w:rPr>
            </w:pPr>
            <w:proofErr w:type="gramStart"/>
            <w:r>
              <w:rPr>
                <w:rStyle w:val="reqtext"/>
                <w:lang w:val="en-CA"/>
              </w:rPr>
              <w:t>propertyType_uri</w:t>
            </w:r>
            <w:proofErr w:type="gramEnd"/>
            <w:r>
              <w:rPr>
                <w:rStyle w:val="reqtext"/>
                <w:lang w:val="en-CA"/>
              </w:rPr>
              <w:t xml:space="preserve"> </w:t>
            </w:r>
            <w:del w:id="2894" w:author="Eric Boisvert" w:date="2016-03-25T09:37:00Z">
              <w:r w:rsidDel="00037BE7">
                <w:rPr>
                  <w:rStyle w:val="reqtext"/>
                  <w:lang w:val="en-CA"/>
                </w:rPr>
                <w:delText xml:space="preserve">SHALL </w:delText>
              </w:r>
            </w:del>
            <w:ins w:id="2895"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ins w:id="2896" w:author="Boisvert, Eric" w:date="2016-03-29T08:29:00Z">
              <w:r w:rsidR="00BF2A41">
                <w:rPr>
                  <w:rStyle w:val="reqtext"/>
                  <w:lang w:val="en-CA"/>
                </w:rPr>
                <w:t>.</w:t>
              </w:r>
            </w:ins>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97" w:author="Eric Boisvert" w:date="2016-03-28T13:15:00Z">
        <w:r>
          <w:t>If present, t</w:t>
        </w:r>
      </w:ins>
      <w:del w:id="2898"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99" w:author="Eric Boisvert" w:date="2016-01-24T13:30:00Z">
        <w:r w:rsidR="00637CC9" w:rsidDel="00253146">
          <w:rPr>
            <w:rFonts w:cs="Arial"/>
            <w:color w:val="000000"/>
            <w:lang w:val="en-CA"/>
          </w:rPr>
          <w:delText>:CharacterString</w:delText>
        </w:r>
      </w:del>
      <w:ins w:id="2900"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901" w:author="Eric Boisvert" w:date="2016-03-28T13:15:00Z">
        <w:r>
          <w:t>If present, t</w:t>
        </w:r>
      </w:ins>
      <w:del w:id="2902" w:author="Eric Boisvert" w:date="2016-03-28T13:15:00Z">
        <w:r w:rsidR="00637CC9" w:rsidDel="00F13D40">
          <w:rPr>
            <w:lang w:val="en-CA"/>
          </w:rPr>
          <w:delText>T</w:delText>
        </w:r>
      </w:del>
      <w:r w:rsidR="00637CC9">
        <w:rPr>
          <w:lang w:val="en-CA"/>
        </w:rPr>
        <w:t>he property genericSymboliser</w:t>
      </w:r>
      <w:del w:id="2903" w:author="Eric Boisvert" w:date="2016-01-24T13:30:00Z">
        <w:r w:rsidR="00637CC9" w:rsidDel="00253146">
          <w:rPr>
            <w:lang w:val="en-CA"/>
          </w:rPr>
          <w:delText>:CharacterString</w:delText>
        </w:r>
      </w:del>
      <w:proofErr w:type="gramStart"/>
      <w:ins w:id="2904" w:author="Eric Boisvert" w:date="2016-01-24T13:30:00Z">
        <w:r w:rsidR="00253146">
          <w:rPr>
            <w:lang w:val="en-CA"/>
          </w:rPr>
          <w:t>:Primitive</w:t>
        </w:r>
        <w:proofErr w:type="gramEnd"/>
        <w:r w:rsidR="00253146">
          <w:rPr>
            <w:lang w:val="en-CA"/>
          </w:rPr>
          <w:t>::CharacterString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75DEAF03" w:rsidR="00637CC9" w:rsidRDefault="00F13D40" w:rsidP="00A12606">
      <w:pPr>
        <w:rPr>
          <w:ins w:id="2905" w:author="Eric Boisvert" w:date="2016-03-28T12:59:00Z"/>
          <w:lang w:val="en-CA"/>
        </w:rPr>
      </w:pPr>
      <w:ins w:id="2906" w:author="Eric Boisvert" w:date="2016-03-28T13:15:00Z">
        <w:r>
          <w:t>If present, t</w:t>
        </w:r>
      </w:ins>
      <w:del w:id="2907" w:author="Eric Boisvert" w:date="2016-03-28T13:15:00Z">
        <w:r w:rsidR="00637CC9" w:rsidDel="00F13D40">
          <w:rPr>
            <w:lang w:val="en-CA"/>
          </w:rPr>
          <w:delText>T</w:delText>
        </w:r>
      </w:del>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908"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909" w:author="Eric Boisvert" w:date="2016-03-28T12:59:00Z"/>
                <w:rStyle w:val="requri"/>
                <w:lang w:val="en-CA"/>
              </w:rPr>
            </w:pPr>
            <w:ins w:id="2910" w:author="Eric Boisvert" w:date="2016-03-28T12:59:00Z">
              <w:r>
                <w:rPr>
                  <w:rStyle w:val="requri"/>
                  <w:lang w:val="en-CA"/>
                </w:rPr>
                <w:t>/req/gsml4-portrayal</w:t>
              </w:r>
              <w:r w:rsidRPr="00D12552">
                <w:rPr>
                  <w:rStyle w:val="requri"/>
                  <w:lang w:val="en-CA"/>
                </w:rPr>
                <w:t>/</w:t>
              </w:r>
              <w:r>
                <w:rPr>
                  <w:rStyle w:val="requri"/>
                  <w:lang w:val="en-CA"/>
                </w:rPr>
                <w:t>siteobservationview-</w:t>
              </w:r>
            </w:ins>
            <w:ins w:id="2911"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912" w:author="Eric Boisvert" w:date="2016-03-28T12:59:00Z"/>
                <w:rStyle w:val="reqtext"/>
                <w:lang w:val="en-CA"/>
              </w:rPr>
            </w:pPr>
            <w:ins w:id="2913" w:author="Eric Boisvert" w:date="2016-03-28T12:59:00Z">
              <w:r>
                <w:rPr>
                  <w:rStyle w:val="reqtext"/>
                  <w:lang w:val="en-CA"/>
                </w:rPr>
                <w:t>If present, the symbolRotation SHALL be a value in the range [0,360[</w:t>
              </w:r>
            </w:ins>
            <w:ins w:id="2914"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proofErr w:type="gramStart"/>
      <w:r>
        <w:rPr>
          <w:lang w:val="en-CA"/>
        </w:rPr>
        <w:lastRenderedPageBreak/>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15" w:name="BKM_EC69FC11_247D_4B96_A882_7E9D1AD588E0"/>
      <w:bookmarkStart w:id="2916" w:name="BKM_ADCD2F69_DA9B_47AD_AAD9_CD10F85583D7"/>
      <w:bookmarkStart w:id="2917" w:name="BKM_07E8099B_7BEC_4F52_A9CB_2057EB65CA46"/>
      <w:bookmarkStart w:id="2918" w:name="BKM_803B49B5_5346_4ECB_84C0_E9285F22A260"/>
      <w:bookmarkStart w:id="2919" w:name="BKM_EF622FE6_F231_4466_80B5_7C9E00C1AF26"/>
      <w:bookmarkStart w:id="2920" w:name="BKM_314D3BAE_F7C9_4B36_ADB6_C72D030F3753"/>
      <w:bookmarkStart w:id="2921" w:name="BKM_39715309_7964_43D3_8714_66E5FE3F5A42"/>
      <w:bookmarkStart w:id="2922" w:name="BKM_154B13F8_8CD9_473E_98B5_93572A0EB3BB"/>
      <w:bookmarkStart w:id="2923" w:name="BKM_2C39BB23_51CD_4C07_BC3D_DFD062118A45"/>
      <w:bookmarkStart w:id="2924" w:name="BKM_60CAAB90_52E0_4214_AE69_D0060C7423ED"/>
      <w:bookmarkStart w:id="2925" w:name="BKM_E7AC1443_775C_4DF5_9107_5B1DF4E1D651"/>
      <w:bookmarkStart w:id="2926" w:name="BKM_EF3CAFA8_84A6_43F7_816F_7C74C3A3DFE7"/>
      <w:bookmarkStart w:id="2927" w:name="BKM_71BA9B79_BC0A_41B7_9630_0B047D9D4660"/>
      <w:bookmarkStart w:id="2928" w:name="BKM_9A13DBF6_70E2_469B_9B7C_F26D7AD812B4"/>
      <w:bookmarkStart w:id="2929" w:name="BKM_9A6DFACA_1D0A_423A_BF5D_1157B46A0AC1"/>
      <w:bookmarkStart w:id="2930" w:name="BKM_33E68653_BDB1_481F_9DFE_82E9A91DF147"/>
      <w:bookmarkStart w:id="2931" w:name="BKM_F3F9B426_BC9F_4BBA_B792_A96166218E9B"/>
      <w:bookmarkStart w:id="2932" w:name="BKM_86911221_5DFE_449B_9D0A_484F8F57F8F9"/>
      <w:bookmarkStart w:id="2933" w:name="BKM_07EEDF2F_1AA2_45F8_B145_4B7F189B0502"/>
      <w:bookmarkStart w:id="2934" w:name="BKM_4A997C54_C45D_4E40_AC91_CE1E1615770B"/>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ins w:id="2935" w:author="Eric Boisvert" w:date="2016-01-14T05:38:00Z">
        <w:r>
          <w:br w:type="page"/>
        </w:r>
      </w:ins>
    </w:p>
    <w:p w14:paraId="76CB06FE" w14:textId="07C47958" w:rsidR="009B3BBD" w:rsidRDefault="009B3BBD" w:rsidP="00BA6B31">
      <w:pPr>
        <w:pStyle w:val="Titre2"/>
        <w:rPr>
          <w:lang w:val="en-CA"/>
        </w:rPr>
      </w:pPr>
      <w:bookmarkStart w:id="2936"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36"/>
    </w:p>
    <w:p w14:paraId="3BFE0768" w14:textId="77777777" w:rsidR="008A1AF4" w:rsidRDefault="008A1AF4" w:rsidP="00355CAB">
      <w:pPr>
        <w:rPr>
          <w:lang w:val="en-CA"/>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37"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3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38"/>
      <w:r w:rsidR="00DE3D18">
        <w:rPr>
          <w:rStyle w:val="Marquedecommentaire"/>
        </w:rPr>
        <w:commentReference w:id="2938"/>
      </w:r>
    </w:p>
    <w:p w14:paraId="40081889" w14:textId="18A467A8" w:rsidR="008A1AF4" w:rsidRDefault="008A1AF4" w:rsidP="008A1AF4">
      <w:pPr>
        <w:keepNext/>
        <w:rPr>
          <w:noProof/>
          <w:lang w:val="en-CA" w:eastAsia="en-CA"/>
        </w:rPr>
      </w:pPr>
    </w:p>
    <w:p w14:paraId="2A6A1094" w14:textId="77777777" w:rsidR="000E3D9B" w:rsidRDefault="0024128E" w:rsidP="000E3D9B">
      <w:pPr>
        <w:keepNext/>
      </w:pPr>
      <w:r>
        <w:pict w14:anchorId="52378BCA">
          <v:shape id="_x0000_i1041" type="#_x0000_t75" style="width:431.55pt;height:328.15pt">
            <v:imagedata r:id="rId32"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2939" w:author="Boisvert, Eric" w:date="2016-03-29T09:08:00Z">
        <w:r w:rsidR="008279FB">
          <w:rPr>
            <w:noProof/>
          </w:rPr>
          <w:t>17</w:t>
        </w:r>
      </w:ins>
      <w:ins w:id="2940" w:author="Eric Boisvert" w:date="2016-03-28T16:06:00Z">
        <w:del w:id="2941" w:author="Boisvert, Eric" w:date="2016-03-29T08:51:00Z">
          <w:r w:rsidR="003842F3" w:rsidDel="00CB122C">
            <w:rPr>
              <w:noProof/>
            </w:rPr>
            <w:delText>17</w:delText>
          </w:r>
        </w:del>
      </w:ins>
      <w:del w:id="2942" w:author="Boisvert, Eric" w:date="2016-03-29T08:51:00Z">
        <w:r w:rsidR="0043586C" w:rsidDel="00CB122C">
          <w:rPr>
            <w:noProof/>
          </w:rPr>
          <w:delText>16</w:delText>
        </w:r>
      </w:del>
      <w:r>
        <w:fldChar w:fldCharType="end"/>
      </w:r>
      <w:r>
        <w:t xml:space="preserve"> </w:t>
      </w:r>
      <w:r w:rsidRPr="00AE78AA">
        <w:t>GeoSciML Basic dependencies</w:t>
      </w:r>
      <w:ins w:id="2943" w:author="Boisvert, Eric" w:date="2016-03-29T08:30:00Z">
        <w:r w:rsidR="00BF2A41">
          <w:t>.</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4"/>
            <w:r>
              <w:rPr>
                <w:rFonts w:eastAsia="MS Mincho"/>
                <w:b/>
                <w:color w:val="0000FF"/>
                <w:sz w:val="22"/>
                <w:lang w:val="en-CA"/>
              </w:rPr>
              <w:t>Spatial Schema ISO19107</w:t>
            </w:r>
            <w:commentRangeEnd w:id="2944"/>
            <w:r>
              <w:rPr>
                <w:rStyle w:val="Marquedecommentaire"/>
              </w:rPr>
              <w:commentReference w:id="2944"/>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5"/>
            <w:r>
              <w:rPr>
                <w:rStyle w:val="Marquedecommentaire"/>
              </w:rPr>
              <w:commentReference w:id="2945"/>
            </w:r>
          </w:p>
        </w:tc>
      </w:tr>
    </w:tbl>
    <w:p w14:paraId="4D25A90E" w14:textId="5F8293DE" w:rsidR="003E1755" w:rsidRDefault="00856F51" w:rsidP="00E71F84">
      <w:pPr>
        <w:pStyle w:val="Titre3"/>
        <w:rPr>
          <w:lang w:val="en-CA"/>
        </w:rPr>
      </w:pPr>
      <w:bookmarkStart w:id="2946" w:name="BKM_3984A24A_BE4B_45BE_838C_7F640CC5FF3F"/>
      <w:bookmarkStart w:id="2947" w:name="BKM_54F8D6E7_019E_4198_A5F7_8396FC39C316"/>
      <w:bookmarkStart w:id="2948" w:name="BKM_FF60F6A1_68A6_4CC7_A4D7_1484826F284D"/>
      <w:bookmarkStart w:id="2949" w:name="BKM_F6F26F14_293C_49D0_A8BA_E7C8B18052A4"/>
      <w:bookmarkStart w:id="2950" w:name="BKM_BFF13014_D294_4162_870D_8C389253B42F"/>
      <w:bookmarkStart w:id="2951" w:name="BKM_5E0576AE_899E_4630_AE79_247020186922"/>
      <w:bookmarkStart w:id="2952" w:name="BKM_F1BB51E9_D13E_42AE_BE59_3E8556BDCA72"/>
      <w:bookmarkStart w:id="2953" w:name="BKM_C0A3056D_FA18_4027_BE04_0AFA3C2B5BD7"/>
      <w:bookmarkStart w:id="2954" w:name="BKM_ADC178F9_ED86_418A_BFAF_BD9ADC797FBD"/>
      <w:bookmarkStart w:id="2955" w:name="BKM_8E1E3CAB_4A91_4093_A75E_AEF4FCA7FA5B"/>
      <w:bookmarkStart w:id="2956" w:name="BKM_64F0A908_3403_4D0B_88AD_EE7134C39157"/>
      <w:bookmarkStart w:id="2957" w:name="BKM_F047E096_3391_4C83_A31D_8616A9B842C5"/>
      <w:bookmarkStart w:id="2958" w:name="BKM_DA68D8E9_7B0C_48EF_8619_7221101DC5F1"/>
      <w:bookmarkStart w:id="2959" w:name="_Toc446944594"/>
      <w:bookmarkEnd w:id="2946"/>
      <w:bookmarkEnd w:id="2947"/>
      <w:bookmarkEnd w:id="2948"/>
      <w:bookmarkEnd w:id="2949"/>
      <w:bookmarkEnd w:id="2950"/>
      <w:bookmarkEnd w:id="2951"/>
      <w:bookmarkEnd w:id="2952"/>
      <w:bookmarkEnd w:id="2953"/>
      <w:bookmarkEnd w:id="2954"/>
      <w:bookmarkEnd w:id="2955"/>
      <w:bookmarkEnd w:id="2956"/>
      <w:bookmarkEnd w:id="2957"/>
      <w:bookmarkEnd w:id="2958"/>
      <w:r>
        <w:rPr>
          <w:lang w:val="en-CA"/>
        </w:rPr>
        <w:t xml:space="preserve">Geology </w:t>
      </w:r>
      <w:r w:rsidR="006619B2">
        <w:rPr>
          <w:lang w:val="en-CA"/>
        </w:rPr>
        <w:t>B</w:t>
      </w:r>
      <w:r>
        <w:rPr>
          <w:lang w:val="en-CA"/>
        </w:rPr>
        <w:t>asic</w:t>
      </w:r>
      <w:bookmarkEnd w:id="2959"/>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60"/>
      <w:r w:rsidR="00174A58">
        <w:rPr>
          <w:lang w:val="en-CA"/>
        </w:rPr>
        <w:t>sub-</w:t>
      </w:r>
      <w:r w:rsidRPr="00E3407C">
        <w:rPr>
          <w:lang w:val="en-CA"/>
        </w:rPr>
        <w:t xml:space="preserve">package </w:t>
      </w:r>
      <w:commentRangeEnd w:id="2960"/>
      <w:r w:rsidR="00174A58">
        <w:rPr>
          <w:rStyle w:val="Marquedecommentaire"/>
        </w:rPr>
        <w:commentReference w:id="2960"/>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61" w:author="Eric Boisvert" w:date="2016-03-16T19:09:00Z">
        <w:r w:rsidDel="00BA27D0">
          <w:rPr>
            <w:lang w:val="en-CA"/>
          </w:rPr>
          <w:delText xml:space="preserve">described </w:delText>
        </w:r>
      </w:del>
      <w:ins w:id="2962"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63" w:author="Eric Boisvert" w:date="2016-03-06T13:24:00Z">
        <w:r w:rsidR="004D34D6">
          <w:rPr>
            <w:lang w:val="en-CA"/>
          </w:rPr>
          <w:t xml:space="preserve">of the </w:t>
        </w:r>
      </w:ins>
      <w:r>
        <w:rPr>
          <w:lang w:val="en-CA"/>
        </w:rPr>
        <w:t>possible collection</w:t>
      </w:r>
      <w:ins w:id="2964"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5" w:author="Eric Boisvert" w:date="2016-03-16T19:09:00Z">
        <w:r w:rsidR="00BA27D0">
          <w:rPr>
            <w:lang w:val="en-CA"/>
          </w:rPr>
          <w:t>s</w:t>
        </w:r>
      </w:ins>
      <w:r w:rsidR="00523B00">
        <w:rPr>
          <w:lang w:val="en-CA"/>
        </w:rPr>
        <w:t>, or even</w:t>
      </w:r>
      <w:del w:id="2966" w:author="Eric Boisvert" w:date="2016-03-16T19:09:00Z">
        <w:r w:rsidR="00523B00" w:rsidDel="00BA27D0">
          <w:rPr>
            <w:lang w:val="en-CA"/>
          </w:rPr>
          <w:delText>t</w:delText>
        </w:r>
      </w:del>
      <w:r w:rsidR="00523B00">
        <w:rPr>
          <w:lang w:val="en-CA"/>
        </w:rPr>
        <w:t xml:space="preserve"> </w:t>
      </w:r>
      <w:del w:id="2967" w:author="Eric Boisvert" w:date="2016-03-16T19:10:00Z">
        <w:r w:rsidR="00523B00" w:rsidDel="00BA27D0">
          <w:rPr>
            <w:lang w:val="en-CA"/>
          </w:rPr>
          <w:delText>a</w:delText>
        </w:r>
      </w:del>
      <w:r w:rsidR="00523B00">
        <w:rPr>
          <w:lang w:val="en-CA"/>
        </w:rPr>
        <w:t xml:space="preserve"> borehole log</w:t>
      </w:r>
      <w:ins w:id="2968"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69" w:author="Eric Boisvert" w:date="2016-03-06T13:25:00Z">
        <w:r w:rsidR="004D34D6">
          <w:rPr>
            <w:lang w:val="en-CA"/>
          </w:rPr>
          <w:t xml:space="preserve"> and</w:t>
        </w:r>
      </w:ins>
      <w:del w:id="2970" w:author="Eric Boisvert" w:date="2016-03-06T13:24:00Z">
        <w:r w:rsidR="009C2685" w:rsidDel="004D34D6">
          <w:rPr>
            <w:lang w:val="en-CA"/>
          </w:rPr>
          <w:delText>;</w:delText>
        </w:r>
      </w:del>
      <w:r w:rsidR="009C2685">
        <w:rPr>
          <w:lang w:val="en-CA"/>
        </w:rPr>
        <w:t xml:space="preserve"> GeologicFeatures are </w:t>
      </w:r>
      <w:ins w:id="2971" w:author="Eric Boisvert" w:date="2016-03-16T19:10:00Z">
        <w:r w:rsidR="0073072D">
          <w:rPr>
            <w:lang w:val="en-CA"/>
          </w:rPr>
          <w:t>one of the kinds of</w:t>
        </w:r>
      </w:ins>
      <w:del w:id="2972" w:author="Eric Boisvert" w:date="2016-03-16T19:10:00Z">
        <w:r w:rsidR="009C2685" w:rsidDel="0073072D">
          <w:rPr>
            <w:lang w:val="en-CA"/>
          </w:rPr>
          <w:delText xml:space="preserve">a subset of </w:delText>
        </w:r>
      </w:del>
      <w:ins w:id="2973"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4" w:author="Eric Boisvert" w:date="2016-03-28T16:06:00Z">
        <w:r w:rsidR="003842F3">
          <w:t xml:space="preserve">Figure </w:t>
        </w:r>
        <w:r w:rsidR="003842F3">
          <w:rPr>
            <w:noProof/>
          </w:rPr>
          <w:t>18</w:t>
        </w:r>
      </w:ins>
      <w:del w:id="2975"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24128E" w:rsidP="00523B00">
      <w:pPr>
        <w:keepNext/>
      </w:pPr>
      <w:r>
        <w:pict w14:anchorId="3DDD8EA3">
          <v:shape id="_x0000_i1042" type="#_x0000_t75" style="width:430.6pt;height:261.25pt">
            <v:imagedata r:id="rId33" o:title=""/>
          </v:shape>
        </w:pict>
      </w:r>
    </w:p>
    <w:p w14:paraId="24FB8F26" w14:textId="5FDA704C" w:rsidR="00523B00" w:rsidRDefault="00523B00" w:rsidP="007F03F0">
      <w:pPr>
        <w:pStyle w:val="Lgende"/>
      </w:pPr>
      <w:bookmarkStart w:id="2976" w:name="_Ref439843623"/>
      <w:r>
        <w:t xml:space="preserve">Figure </w:t>
      </w:r>
      <w:r>
        <w:fldChar w:fldCharType="begin"/>
      </w:r>
      <w:r>
        <w:instrText xml:space="preserve"> SEQ Figure \* ARABIC </w:instrText>
      </w:r>
      <w:r>
        <w:fldChar w:fldCharType="separate"/>
      </w:r>
      <w:proofErr w:type="gramStart"/>
      <w:ins w:id="2977" w:author="Boisvert, Eric" w:date="2016-03-29T09:08:00Z">
        <w:r w:rsidR="008279FB">
          <w:rPr>
            <w:noProof/>
          </w:rPr>
          <w:t>18</w:t>
        </w:r>
      </w:ins>
      <w:ins w:id="2978" w:author="Eric Boisvert" w:date="2016-03-28T16:06:00Z">
        <w:del w:id="2979" w:author="Boisvert, Eric" w:date="2016-03-29T08:51:00Z">
          <w:r w:rsidR="003842F3" w:rsidDel="00CB122C">
            <w:rPr>
              <w:noProof/>
            </w:rPr>
            <w:delText>18</w:delText>
          </w:r>
        </w:del>
      </w:ins>
      <w:del w:id="2980" w:author="Boisvert, Eric" w:date="2016-03-29T08:51:00Z">
        <w:r w:rsidR="0043586C" w:rsidDel="00CB122C">
          <w:rPr>
            <w:noProof/>
          </w:rPr>
          <w:delText>17</w:delText>
        </w:r>
      </w:del>
      <w:r>
        <w:fldChar w:fldCharType="end"/>
      </w:r>
      <w:bookmarkEnd w:id="2976"/>
      <w:r>
        <w:t xml:space="preserve"> </w:t>
      </w:r>
      <w:r w:rsidRPr="008617E7">
        <w:t>Geologic Feature</w:t>
      </w:r>
      <w:proofErr w:type="gramEnd"/>
      <w:r w:rsidRPr="008617E7">
        <w:t xml:space="preserve"> and MappedFeature</w:t>
      </w:r>
      <w:ins w:id="2981"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82"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24128E"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2983" w:author="Boisvert, Eric" w:date="2016-03-29T09:08:00Z">
        <w:r w:rsidR="008279FB">
          <w:rPr>
            <w:noProof/>
          </w:rPr>
          <w:t>19</w:t>
        </w:r>
      </w:ins>
      <w:ins w:id="2984" w:author="Eric Boisvert" w:date="2016-03-28T16:06:00Z">
        <w:del w:id="2985" w:author="Boisvert, Eric" w:date="2016-03-29T08:51:00Z">
          <w:r w:rsidR="003842F3" w:rsidDel="00CB122C">
            <w:rPr>
              <w:noProof/>
            </w:rPr>
            <w:delText>19</w:delText>
          </w:r>
        </w:del>
      </w:ins>
      <w:del w:id="2986"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7" w:name="BKM_6A81087A_0778_4235_8F6A_3CADBB0E9016"/>
      <w:bookmarkEnd w:id="2987"/>
    </w:p>
    <w:p w14:paraId="52EAD25C" w14:textId="6D65E81E" w:rsidR="00C97318" w:rsidRDefault="00C97318" w:rsidP="007F03F0">
      <w:pPr>
        <w:pStyle w:val="Titre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88"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9"/>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w:t>
      </w:r>
      <w:del w:id="2990" w:author="Eric Boisvert" w:date="2016-03-28T15:16:00Z">
        <w:r w:rsidRPr="00C97318" w:rsidDel="00372D01">
          <w:rPr>
            <w:lang w:val="en-CA"/>
          </w:rPr>
          <w:delText xml:space="preserve">AzGS </w:delText>
        </w:r>
      </w:del>
      <w:ins w:id="2991"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89"/>
      <w:r>
        <w:rPr>
          <w:rStyle w:val="Marquedecommentaire"/>
        </w:rPr>
        <w:commentReference w:id="298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2992" w:name="_Ref440112192"/>
      <w:proofErr w:type="gramStart"/>
      <w:r>
        <w:rPr>
          <w:lang w:val="en-CA"/>
        </w:rPr>
        <w:t>p</w:t>
      </w:r>
      <w:r w:rsidR="00C97318" w:rsidRPr="00C97318">
        <w:rPr>
          <w:lang w:val="en-CA"/>
        </w:rPr>
        <w:t>urpose</w:t>
      </w:r>
      <w:bookmarkEnd w:id="2992"/>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93"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94" w:author="Eric Boisvert" w:date="2016-03-16T19:13:00Z">
            <w:rPr>
              <w:lang w:val="en-CA"/>
            </w:rPr>
          </w:rPrChange>
        </w:rPr>
        <w:t>instance</w:t>
      </w:r>
      <w:r w:rsidRPr="00C97318">
        <w:rPr>
          <w:lang w:val="en-CA"/>
        </w:rPr>
        <w:t xml:space="preserve">, </w:t>
      </w:r>
      <w:r w:rsidRPr="0073072D">
        <w:rPr>
          <w:b/>
          <w:lang w:val="en-CA"/>
          <w:rPrChange w:id="2995" w:author="Eric Boisvert" w:date="2016-03-16T19:13:00Z">
            <w:rPr>
              <w:lang w:val="en-CA"/>
            </w:rPr>
          </w:rPrChange>
        </w:rPr>
        <w:t>typicalNorm</w:t>
      </w:r>
      <w:r w:rsidRPr="00C97318">
        <w:rPr>
          <w:lang w:val="en-CA"/>
        </w:rPr>
        <w:t>,</w:t>
      </w:r>
      <w:ins w:id="2996"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2997"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pPr>
        <w:rPr>
          <w:lang w:val="en-CA"/>
        </w:rPr>
        <w:pPrChange w:id="2998" w:author="Eric Boisvert" w:date="2016-03-16T19:12:00Z">
          <w:pPr>
            <w:autoSpaceDE w:val="0"/>
            <w:autoSpaceDN w:val="0"/>
            <w:adjustRightInd w:val="0"/>
            <w:spacing w:after="0"/>
          </w:pPr>
        </w:pPrChange>
      </w:pPr>
    </w:p>
    <w:p w14:paraId="294DFDA1" w14:textId="3007E43A" w:rsidR="00C97318" w:rsidRDefault="00C97318">
      <w:pPr>
        <w:rPr>
          <w:lang w:val="en-CA"/>
        </w:rPr>
        <w:pPrChange w:id="2999" w:author="Eric Boisvert" w:date="2016-03-16T19:12:00Z">
          <w:pPr>
            <w:autoSpaceDE w:val="0"/>
            <w:autoSpaceDN w:val="0"/>
            <w:adjustRightInd w:val="0"/>
            <w:spacing w:after="0"/>
          </w:pPr>
        </w:pPrChange>
      </w:pPr>
      <w:commentRangeStart w:id="3000"/>
      <w:proofErr w:type="gramStart"/>
      <w:r w:rsidRPr="00C97318">
        <w:rPr>
          <w:lang w:val="en-CA"/>
        </w:rPr>
        <w:t>Scoped name because intention is asserted by author of the data instance.</w:t>
      </w:r>
      <w:commentRangeEnd w:id="3000"/>
      <w:proofErr w:type="gramEnd"/>
      <w:r>
        <w:rPr>
          <w:rStyle w:val="Marquedecommentaire"/>
        </w:rPr>
        <w:commentReference w:id="3000"/>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3001" w:name="_Ref440042995"/>
      <w:r>
        <w:t xml:space="preserve">Table </w:t>
      </w:r>
      <w:ins w:id="3002" w:author="Eric Boisvert" w:date="2016-02-14T13:33:00Z">
        <w:r w:rsidR="00415E41">
          <w:fldChar w:fldCharType="begin"/>
        </w:r>
        <w:r w:rsidR="00415E41">
          <w:instrText xml:space="preserve"> SEQ Table \* ARABIC </w:instrText>
        </w:r>
      </w:ins>
      <w:r w:rsidR="00415E41">
        <w:fldChar w:fldCharType="separate"/>
      </w:r>
      <w:ins w:id="3003" w:author="Eric Boisvert" w:date="2016-03-28T16:06:00Z">
        <w:r w:rsidR="003842F3">
          <w:rPr>
            <w:noProof/>
          </w:rPr>
          <w:t>2</w:t>
        </w:r>
      </w:ins>
      <w:ins w:id="3004" w:author="Eric Boisvert" w:date="2016-02-14T13:33:00Z">
        <w:r w:rsidR="00415E41">
          <w:fldChar w:fldCharType="end"/>
        </w:r>
      </w:ins>
      <w:del w:id="300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0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0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842F3">
              <w:t xml:space="preserve">Table </w:t>
            </w:r>
            <w:r w:rsidR="003842F3">
              <w:rPr>
                <w:noProof/>
              </w:rPr>
              <w:t>2</w:t>
            </w:r>
            <w:r>
              <w:rPr>
                <w:rStyle w:val="reqtext"/>
                <w:lang w:val="en-CA"/>
              </w:rPr>
              <w:fldChar w:fldCharType="end"/>
            </w:r>
            <w:r>
              <w:rPr>
                <w:rStyle w:val="reqtext"/>
                <w:lang w:val="en-CA"/>
              </w:rPr>
              <w:t xml:space="preserve"> </w:t>
            </w:r>
            <w:commentRangeEnd w:id="3006"/>
            <w:r>
              <w:rPr>
                <w:rStyle w:val="Marquedecommentaire"/>
                <w:rFonts w:ascii="Times New Roman" w:eastAsia="Times New Roman" w:hAnsi="Times New Roman"/>
                <w:lang w:val="en-US" w:eastAsia="en-US"/>
              </w:rPr>
              <w:commentReference w:id="3006"/>
            </w:r>
            <w:ins w:id="3007"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id="3008" w:author="Boisvert, Eric" w:date="2016-03-29T08:36:00Z">
        <w:r w:rsidR="00BA5AB0">
          <w:rPr>
            <w:lang w:val="en-CA"/>
          </w:rPr>
          <w:t>.</w:t>
        </w:r>
      </w:ins>
    </w:p>
    <w:p w14:paraId="5EC1D89E" w14:textId="3F02E95D" w:rsidR="00C97318" w:rsidRDefault="00450B27" w:rsidP="007F03F0">
      <w:pPr>
        <w:pStyle w:val="Titre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009" w:author="Boisvert, Eric" w:date="2016-03-29T08:36:00Z">
        <w:r w:rsidR="00BA5AB0">
          <w:rPr>
            <w:lang w:val="en-CA"/>
          </w:rPr>
          <w:t>.</w:t>
        </w:r>
      </w:ins>
    </w:p>
    <w:p w14:paraId="7DEC8FD4" w14:textId="38A08574" w:rsidR="0016408B" w:rsidRDefault="0016408B" w:rsidP="007F03F0">
      <w:pPr>
        <w:pStyle w:val="Titre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010" w:author="Eric Boisvert" w:date="2016-03-28T15:18:00Z">
        <w:r w:rsidR="00372D01">
          <w:t>:</w:t>
        </w:r>
        <w:proofErr w:type="gramStart"/>
        <w:r w:rsidR="00372D01">
          <w:t>:</w:t>
        </w:r>
      </w:ins>
      <w:proofErr w:type="gramEnd"/>
      <w:del w:id="3011"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012"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13" w:author="Eric Boisvert" w:date="2016-03-25T12:25:00Z"/>
        </w:rPr>
      </w:pPr>
      <w:commentRangeStart w:id="3014"/>
      <w:del w:id="3015"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14"/>
      <w:r w:rsidR="005A7585">
        <w:rPr>
          <w:rStyle w:val="Marquedecommentaire"/>
        </w:rPr>
        <w:commentReference w:id="3014"/>
      </w:r>
      <w:del w:id="3016" w:author="Eric Boisvert" w:date="2016-03-25T12:25:00Z">
        <w:r w:rsidDel="005A7585">
          <w:delText>age, shall use geologicHistory property.</w:delText>
        </w:r>
      </w:del>
    </w:p>
    <w:p w14:paraId="4C24A7A2" w14:textId="2D401F5B" w:rsidR="0016408B" w:rsidDel="005A7585" w:rsidRDefault="0016408B" w:rsidP="0016408B">
      <w:pPr>
        <w:rPr>
          <w:del w:id="3017"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18"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19" w:author="Eric Boisvert" w:date="2016-03-25T12:25:00Z"/>
                <w:rStyle w:val="requri"/>
                <w:lang w:val="en-CA"/>
              </w:rPr>
            </w:pPr>
            <w:del w:id="3020"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21" w:author="Eric Boisvert" w:date="2016-03-25T12:25:00Z"/>
                <w:rStyle w:val="reqtext"/>
                <w:lang w:val="en-CA"/>
              </w:rPr>
            </w:pPr>
            <w:del w:id="3022"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3023"/>
      <w:r w:rsidRPr="0016408B">
        <w:rPr>
          <w:lang w:val="en-CA"/>
        </w:rPr>
        <w:t>There is always a single source and a single target</w:t>
      </w:r>
      <w:ins w:id="3024" w:author="Eric Boisvert" w:date="2016-03-17T05:48:00Z">
        <w:r w:rsidR="009C6C9E">
          <w:rPr>
            <w:lang w:val="en-CA"/>
          </w:rPr>
          <w:t xml:space="preserve"> for a given FeatureRelation (which is abstract in GeoSciML Basic)</w:t>
        </w:r>
      </w:ins>
      <w:r w:rsidRPr="0016408B">
        <w:rPr>
          <w:lang w:val="en-CA"/>
        </w:rPr>
        <w:t xml:space="preserve">.  </w:t>
      </w:r>
      <w:commentRangeEnd w:id="3023"/>
      <w:r w:rsidR="00D24007">
        <w:rPr>
          <w:rStyle w:val="Marquedecommentaire"/>
        </w:rPr>
        <w:commentReference w:id="3023"/>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25"/>
      <w:del w:id="3026" w:author="Eric Boisvert" w:date="2016-03-17T05:49:00Z">
        <w:r w:rsidR="00F25A29" w:rsidDel="009C6C9E">
          <w:rPr>
            <w:lang w:val="en-CA"/>
          </w:rPr>
          <w:delText xml:space="preserve">may </w:delText>
        </w:r>
      </w:del>
      <w:ins w:id="3027" w:author="Eric Boisvert" w:date="2016-03-17T05:49:00Z">
        <w:r w:rsidR="009C6C9E">
          <w:rPr>
            <w:lang w:val="en-CA"/>
          </w:rPr>
          <w:t xml:space="preserve">will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025"/>
      <w:r w:rsidR="00F25A29">
        <w:rPr>
          <w:rStyle w:val="Marquedecommentaire"/>
        </w:rPr>
        <w:commentReference w:id="3025"/>
      </w:r>
    </w:p>
    <w:p w14:paraId="3E406639" w14:textId="77777777" w:rsidR="00D10719" w:rsidRDefault="00D10719" w:rsidP="00ED2525">
      <w:bookmarkStart w:id="3028" w:name="BKM_F1244213_660C_4D77_8475_08F73D4EC81C"/>
      <w:bookmarkStart w:id="3029" w:name="BKM_3B089F6A_116B_4A4A_91A0_17A52F7181FF"/>
      <w:bookmarkStart w:id="3030" w:name="BKM_26B10141_733E_4FC5_A8B6_E0EA8C9C1A8A"/>
      <w:bookmarkEnd w:id="3028"/>
      <w:bookmarkEnd w:id="3029"/>
      <w:bookmarkEnd w:id="3030"/>
    </w:p>
    <w:p w14:paraId="6F9F37DE" w14:textId="77777777" w:rsidR="00ED2525" w:rsidRDefault="001050D1" w:rsidP="001050D1">
      <w:pPr>
        <w:pStyle w:val="Titre4"/>
      </w:pPr>
      <w:r>
        <w:lastRenderedPageBreak/>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31"/>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31"/>
      <w:r w:rsidR="00BA23FE">
        <w:rPr>
          <w:rStyle w:val="Marquedecommentaire"/>
        </w:rPr>
        <w:commentReference w:id="3031"/>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32" w:author="Eric Boisvert" w:date="2016-03-28T15:30:00Z">
        <w:r w:rsidDel="005C137B">
          <w:delText xml:space="preserve">occurrence </w:delText>
        </w:r>
      </w:del>
      <w:ins w:id="3033"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34" w:author="Eric Boisvert" w:date="2016-03-28T15:31:00Z">
        <w:r w:rsidDel="005C137B">
          <w:delText>occurrence</w:delText>
        </w:r>
        <w:r w:rsidR="00AA535D" w:rsidDel="005C137B">
          <w:delText>s</w:delText>
        </w:r>
        <w:r w:rsidDel="005C137B">
          <w:delText xml:space="preserve"> </w:delText>
        </w:r>
      </w:del>
      <w:ins w:id="3035" w:author="Eric Boisvert" w:date="2016-03-28T15:31:00Z">
        <w:r w:rsidR="005C137B">
          <w:t xml:space="preserve">specifications </w:t>
        </w:r>
      </w:ins>
      <w:r>
        <w:t xml:space="preserve">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036"/>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036"/>
      <w:r w:rsidR="00EA3CAB">
        <w:rPr>
          <w:rStyle w:val="Marquedecommentaire"/>
        </w:rPr>
        <w:commentReference w:id="3036"/>
      </w:r>
    </w:p>
    <w:p w14:paraId="5AD2AC20" w14:textId="77777777" w:rsidR="001050D1" w:rsidRDefault="001050D1" w:rsidP="001050D1"/>
    <w:p w14:paraId="5F2228E1" w14:textId="77777777" w:rsidR="00ED2525" w:rsidRDefault="001050D1" w:rsidP="001050D1">
      <w:commentRangeStart w:id="303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37"/>
      <w:r w:rsidR="00E52A0E">
        <w:rPr>
          <w:rStyle w:val="Marquedecommentaire"/>
        </w:rPr>
        <w:commentReference w:id="3037"/>
      </w:r>
    </w:p>
    <w:p w14:paraId="3C873719" w14:textId="03E9908B" w:rsidR="002E694E" w:rsidRDefault="00507F3E" w:rsidP="007F03F0">
      <w:pPr>
        <w:pStyle w:val="Titre5"/>
        <w:rPr>
          <w:lang w:val="en-CA"/>
        </w:rPr>
      </w:pPr>
      <w:bookmarkStart w:id="3038" w:name="BKM_FD0714CD_89E3_4F6A_B187_CB7A50E6C5C0"/>
      <w:bookmarkEnd w:id="303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39"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del w:id="3040"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41" w:author="Eric Boisvert" w:date="2016-03-17T05:43:00Z">
          <w:pPr>
            <w:autoSpaceDE w:val="0"/>
            <w:autoSpaceDN w:val="0"/>
            <w:adjustRightInd w:val="0"/>
            <w:spacing w:after="0"/>
          </w:pPr>
        </w:pPrChange>
      </w:pPr>
    </w:p>
    <w:p w14:paraId="10517FF2" w14:textId="21A60E07" w:rsidR="00507F3E" w:rsidRDefault="00507F3E">
      <w:pPr>
        <w:rPr>
          <w:lang w:val="en-CA"/>
        </w:rPr>
        <w:pPrChange w:id="3042"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pPr>
        <w:rPr>
          <w:lang w:val="en-CA"/>
        </w:rPr>
        <w:pPrChange w:id="3043" w:author="Eric Boisvert" w:date="2016-03-17T05:43:00Z">
          <w:pPr>
            <w:autoSpaceDE w:val="0"/>
            <w:autoSpaceDN w:val="0"/>
            <w:adjustRightInd w:val="0"/>
            <w:spacing w:after="0"/>
          </w:pPr>
        </w:pPrChange>
      </w:pPr>
      <w:commentRangeStart w:id="3044"/>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ins w:id="3045" w:author="Boisvert, Eric" w:date="2016-03-29T08:36:00Z">
        <w:r w:rsidR="00BA5AB0">
          <w:rPr>
            <w:lang w:val="en-CA"/>
          </w:rPr>
          <w:t>.</w:t>
        </w:r>
      </w:ins>
    </w:p>
    <w:commentRangeEnd w:id="3044"/>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044"/>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46" w:author="Eric Boisvert" w:date="2016-03-17T05:43:00Z">
          <w:pPr>
            <w:autoSpaceDE w:val="0"/>
            <w:autoSpaceDN w:val="0"/>
            <w:adjustRightInd w:val="0"/>
            <w:spacing w:after="0"/>
          </w:pPr>
        </w:pPrChange>
      </w:pPr>
      <w:r>
        <w:rPr>
          <w:lang w:val="en-CA"/>
        </w:rPr>
        <w:t>The positionalAccuracy property (</w:t>
      </w:r>
      <w:del w:id="3047" w:author="Eric Boisvert" w:date="2016-01-24T13:31:00Z">
        <w:r w:rsidDel="00253146">
          <w:rPr>
            <w:lang w:val="en-CA"/>
          </w:rPr>
          <w:delText>swe:Quantity</w:delText>
        </w:r>
      </w:del>
      <w:ins w:id="3048" w:author="Eric Boisvert" w:date="2016-01-24T13:31:00Z">
        <w:r w:rsidR="00253146">
          <w:rPr>
            <w:lang w:val="en-CA"/>
          </w:rPr>
          <w:t>SWE::Quantity</w:t>
        </w:r>
      </w:ins>
      <w:r>
        <w:rPr>
          <w:lang w:val="en-CA"/>
        </w:rPr>
        <w:t>) shall provide a quantitative value</w:t>
      </w:r>
      <w:del w:id="3049"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50" w:author="Eric Boisvert" w:date="2016-03-17T05:43:00Z">
          <w:pPr>
            <w:autoSpaceDE w:val="0"/>
            <w:autoSpaceDN w:val="0"/>
            <w:adjustRightInd w:val="0"/>
            <w:spacing w:after="0"/>
          </w:pPr>
        </w:pPrChange>
      </w:pPr>
      <w:r>
        <w:rPr>
          <w:lang w:val="en-CA"/>
        </w:rPr>
        <w:t>The property resul</w:t>
      </w:r>
      <w:ins w:id="3051" w:author="Eric Boisvert" w:date="2016-03-28T15:34:00Z">
        <w:r w:rsidR="005C137B">
          <w:rPr>
            <w:lang w:val="en-CA"/>
          </w:rPr>
          <w:t>u</w:t>
        </w:r>
      </w:ins>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52"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del w:id="3053"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54"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55"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w:t>
      </w:r>
      <w:r>
        <w:rPr>
          <w:lang w:val="en-CA"/>
        </w:rPr>
        <w:lastRenderedPageBreak/>
        <w:t>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56"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57"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58" w:author="Eric Boisvert" w:date="2016-03-28T15:35:00Z">
        <w:r w:rsidDel="005C137B">
          <w:rPr>
            <w:lang w:val="en-CA"/>
          </w:rPr>
          <w:delText xml:space="preserve">Feature </w:delText>
        </w:r>
      </w:del>
      <w:ins w:id="3059"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60" w:name="BKM_37DE5892_2942_443B_A8C3_8C1AB5CBE877"/>
      <w:bookmarkStart w:id="3061" w:name="BKM_6B3E10C1_3AAE_4196_94F0_B9A235705FCC"/>
      <w:bookmarkStart w:id="3062" w:name="BKM_1FCE659F_6DE4_40C1_996C_C1E6E981D3A0"/>
      <w:bookmarkStart w:id="3063" w:name="BKM_E9804216_8300_4609_B607_127F0178BAB6"/>
      <w:bookmarkStart w:id="3064" w:name="BKM_E3A6BA8A_712F_4182_95C4_285048E21544"/>
      <w:bookmarkStart w:id="3065" w:name="BKM_2EB23880_DDF1_4995_AB7F_3DC0E40E7A89"/>
      <w:bookmarkEnd w:id="3060"/>
      <w:bookmarkEnd w:id="3061"/>
      <w:bookmarkEnd w:id="3062"/>
      <w:bookmarkEnd w:id="3063"/>
      <w:bookmarkEnd w:id="3064"/>
      <w:bookmarkEnd w:id="3065"/>
    </w:p>
    <w:p w14:paraId="7D4ABF8F" w14:textId="77777777" w:rsidR="00884FA7" w:rsidRDefault="00F92942" w:rsidP="00856F51">
      <w:pPr>
        <w:pStyle w:val="Titre4"/>
      </w:pPr>
      <w:bookmarkStart w:id="3066" w:name="_Ref440800006"/>
      <w:r>
        <w:t>GeologicUnit</w:t>
      </w:r>
      <w:bookmarkEnd w:id="3066"/>
    </w:p>
    <w:p w14:paraId="37A3D1FA" w14:textId="77777777" w:rsidR="00F92942" w:rsidRDefault="00F92942" w:rsidP="00F92942"/>
    <w:p w14:paraId="1F8B0457" w14:textId="77777777" w:rsidR="00965167" w:rsidRDefault="00F92942" w:rsidP="00965167">
      <w:pPr>
        <w:rPr>
          <w:ins w:id="3067" w:author="Eric Boisvert" w:date="2016-03-28T15:47:00Z"/>
        </w:rPr>
      </w:pPr>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68"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24128E" w:rsidP="007F03F0">
      <w:pPr>
        <w:keepNext/>
      </w:pPr>
      <w:r>
        <w:rPr>
          <w:noProof/>
          <w:lang w:val="en-CA" w:eastAsia="en-CA"/>
        </w:rPr>
        <w:lastRenderedPageBreak/>
        <w:pict w14:anchorId="75B7A484">
          <v:shape id="_x0000_i1044" type="#_x0000_t75" style="width:431.55pt;height:264pt;visibility:visible;mso-wrap-style:square">
            <v:imagedata r:id="rId35"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069" w:author="Boisvert, Eric" w:date="2016-03-29T09:08:00Z">
        <w:r w:rsidR="008279FB">
          <w:rPr>
            <w:noProof/>
          </w:rPr>
          <w:t>20</w:t>
        </w:r>
      </w:ins>
      <w:ins w:id="3070" w:author="Eric Boisvert" w:date="2016-03-28T16:06:00Z">
        <w:del w:id="3071" w:author="Boisvert, Eric" w:date="2016-03-29T08:51:00Z">
          <w:r w:rsidR="003842F3" w:rsidDel="00CB122C">
            <w:rPr>
              <w:noProof/>
            </w:rPr>
            <w:delText>20</w:delText>
          </w:r>
        </w:del>
      </w:ins>
      <w:del w:id="3072" w:author="Boisvert, Eric" w:date="2016-03-29T08:51:00Z">
        <w:r w:rsidR="0043586C" w:rsidDel="00CB122C">
          <w:rPr>
            <w:noProof/>
          </w:rPr>
          <w:delText>19</w:delText>
        </w:r>
      </w:del>
      <w:r>
        <w:fldChar w:fldCharType="end"/>
      </w:r>
      <w:r>
        <w:t xml:space="preserve"> Geologic Unit context diagram</w:t>
      </w:r>
      <w:ins w:id="3073" w:author="Boisvert, Eric" w:date="2016-03-29T08:36:00Z">
        <w:r w:rsidR="00BA5AB0">
          <w:t>.</w:t>
        </w:r>
      </w:ins>
    </w:p>
    <w:p w14:paraId="0302DC0A" w14:textId="1ECB4546" w:rsidR="00F92942" w:rsidDel="00965167" w:rsidRDefault="001E5387" w:rsidP="001E2A9F">
      <w:pPr>
        <w:rPr>
          <w:del w:id="3074" w:author="Eric Boisvert" w:date="2016-03-28T15:47:00Z"/>
        </w:rPr>
      </w:pPr>
      <w:del w:id="3075" w:author="Eric Boisvert" w:date="2016-03-28T15:47:00Z">
        <w:r w:rsidDel="00965167">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76" w:author="Eric Boisvert" w:date="2016-03-28T15:47:00Z">
        <w:r w:rsidR="00965167">
          <w:t>:</w:t>
        </w:r>
        <w:proofErr w:type="gramStart"/>
        <w:r w:rsidR="00965167">
          <w:t>:</w:t>
        </w:r>
      </w:ins>
      <w:proofErr w:type="gramEnd"/>
      <w:del w:id="3077" w:author="Eric Boisvert" w:date="2016-03-28T15:47:00Z">
        <w:r w:rsidDel="00965167">
          <w:delText>.</w:delText>
        </w:r>
      </w:del>
      <w:r>
        <w:t>occurrence</w:t>
      </w:r>
      <w:ins w:id="3078" w:author="Eric Boisvert" w:date="2016-03-28T15:47:00Z">
        <w:r w:rsidR="00965167">
          <w:t>::</w:t>
        </w:r>
      </w:ins>
      <w:del w:id="3079" w:author="Eric Boisvert" w:date="2016-03-28T15:47:00Z">
        <w:r w:rsidDel="00965167">
          <w:delText xml:space="preserve"> -&gt; </w:delText>
        </w:r>
      </w:del>
      <w:r>
        <w:t>MappedFeature link), or with a geologic unit with a vocabulary (through the GeologicUnit</w:t>
      </w:r>
      <w:ins w:id="3080" w:author="Eric Boisvert" w:date="2016-03-28T15:47:00Z">
        <w:r w:rsidR="00965167">
          <w:t>::</w:t>
        </w:r>
      </w:ins>
      <w:del w:id="3081"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3082" w:author="Eric Boisvert" w:date="2016-02-27T12:47:00Z"/>
        </w:rPr>
      </w:pPr>
    </w:p>
    <w:p w14:paraId="7582C67B" w14:textId="1AC8316B" w:rsidR="00CE526C" w:rsidRDefault="00CE526C" w:rsidP="00CE526C">
      <w:r>
        <w:t>The property rank</w:t>
      </w:r>
      <w:proofErr w:type="gramStart"/>
      <w:r>
        <w:t>:RankTerm</w:t>
      </w:r>
      <w:proofErr w:type="gramEnd"/>
      <w:r>
        <w:t xml:space="preserve"> s</w:t>
      </w:r>
      <w:ins w:id="3083" w:author="Eric Boisvert" w:date="2016-03-28T15:48:00Z">
        <w:r w:rsidR="00965167">
          <w:t>h</w:t>
        </w:r>
      </w:ins>
      <w:r>
        <w:t xml:space="preserve">all contain a term that classifies the geologic unit in a generalization hierarchy from most local/smallest volume to most regional. </w:t>
      </w:r>
      <w:commentRangeStart w:id="3084"/>
      <w:proofErr w:type="gramStart"/>
      <w:r>
        <w:t>Scoped name because classification is asserted, not based on observational data.</w:t>
      </w:r>
      <w:commentRangeEnd w:id="3084"/>
      <w:proofErr w:type="gramEnd"/>
      <w:r>
        <w:rPr>
          <w:rStyle w:val="Marquedecommentaire"/>
        </w:rPr>
        <w:commentReference w:id="3084"/>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proofErr w:type="gramStart"/>
      <w:r w:rsidRPr="00D970E9">
        <w:rPr>
          <w:lang w:val="en-CA"/>
        </w:rPr>
        <w:lastRenderedPageBreak/>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5" w:author="Eric Boisvert" w:date="2016-03-28T16:06:00Z">
        <w:r w:rsidR="003842F3">
          <w:t>7.4.1.4</w:t>
        </w:r>
      </w:ins>
      <w:del w:id="3086"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proofErr w:type="gramStart"/>
      <w:r>
        <w:t>c</w:t>
      </w:r>
      <w:r w:rsidRPr="00291871">
        <w:t>omposition</w:t>
      </w:r>
      <w:proofErr w:type="gramEnd"/>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87"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proofErr w:type="gramStart"/>
      <w:r w:rsidRPr="00540089">
        <w:t>gbMaterialDescription</w:t>
      </w:r>
      <w:proofErr w:type="gramEnd"/>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842F3">
        <w:t>5.2.1</w:t>
      </w:r>
      <w:r w:rsidR="00895888">
        <w:fldChar w:fldCharType="end"/>
      </w:r>
      <w:r w:rsidR="00895888">
        <w:t xml:space="preserve">) </w:t>
      </w:r>
      <w:r w:rsidRPr="00540089">
        <w:t>in GeoSciML Basic</w:t>
      </w:r>
      <w:r w:rsidR="00895888">
        <w:t xml:space="preserve"> as EarthMaterialAbstractDescription is abstract and </w:t>
      </w:r>
      <w:del w:id="3088" w:author="Eric Boisvert" w:date="2016-03-28T15:50:00Z">
        <w:r w:rsidR="00895888" w:rsidDel="00965167">
          <w:delText xml:space="preserve">has no </w:delText>
        </w:r>
      </w:del>
      <w:r w:rsidR="00895888">
        <w:t xml:space="preserve">subtypes </w:t>
      </w:r>
      <w:ins w:id="3089" w:author="Eric Boisvert" w:date="2016-03-28T15:50:00Z">
        <w:r w:rsidR="00965167">
          <w:t xml:space="preserve">are defined </w:t>
        </w:r>
      </w:ins>
      <w:r w:rsidR="00895888">
        <w:t xml:space="preserve">in GeoSciML </w:t>
      </w:r>
      <w:del w:id="3090" w:author="Eric Boisvert" w:date="2016-03-28T15:50:00Z">
        <w:r w:rsidR="00895888" w:rsidDel="00965167">
          <w:delText>Basic</w:delText>
        </w:r>
      </w:del>
      <w:ins w:id="3091" w:author="Eric Boisvert" w:date="2016-03-28T15:50:00Z">
        <w:r w:rsidR="00965167">
          <w:t>Extension</w:t>
        </w:r>
      </w:ins>
      <w:r w:rsidR="00895888">
        <w:t xml:space="preserve">.  </w:t>
      </w:r>
    </w:p>
    <w:p w14:paraId="6A24DC74" w14:textId="221AA8B3" w:rsidR="00895888" w:rsidRDefault="00895888" w:rsidP="007F03F0">
      <w:pPr>
        <w:pStyle w:val="Titre5"/>
      </w:pPr>
      <w:proofErr w:type="gramStart"/>
      <w:r w:rsidRPr="00895888">
        <w:t>gbUnitDescription</w:t>
      </w:r>
      <w:r w:rsidR="002004D2">
        <w:t>(</w:t>
      </w:r>
      <w:proofErr w:type="gramEnd"/>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842F3">
        <w:t>5.2.1</w:t>
      </w:r>
      <w:r>
        <w:fldChar w:fldCharType="end"/>
      </w:r>
      <w:r>
        <w:t xml:space="preserve">) </w:t>
      </w:r>
      <w:r w:rsidRPr="00540089">
        <w:t>in GeoSciML Basic</w:t>
      </w:r>
      <w:r>
        <w:t xml:space="preserve"> as GeologicUnitAbstractDescription is abstract and </w:t>
      </w:r>
      <w:del w:id="3092" w:author="Eric Boisvert" w:date="2016-03-28T15:50:00Z">
        <w:r w:rsidDel="00965167">
          <w:delText xml:space="preserve">has no </w:delText>
        </w:r>
      </w:del>
      <w:r>
        <w:t>subtypes</w:t>
      </w:r>
      <w:ins w:id="3093" w:author="Eric Boisvert" w:date="2016-03-28T15:50:00Z">
        <w:r w:rsidR="00965167">
          <w:t xml:space="preserve"> are defined</w:t>
        </w:r>
      </w:ins>
      <w:r>
        <w:t xml:space="preserve"> in GeoSciML </w:t>
      </w:r>
      <w:del w:id="3094" w:author="Eric Boisvert" w:date="2016-03-28T15:50:00Z">
        <w:r w:rsidDel="00965167">
          <w:delText>Basic</w:delText>
        </w:r>
      </w:del>
      <w:ins w:id="3095"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096" w:name="BKM_A1329A5F_042F_4AF8_BF84_0B471B65BC55"/>
      <w:bookmarkStart w:id="3097" w:name="BKM_7F4D7787_7293_418E_8B38_1A72EA1F4CC0"/>
      <w:bookmarkStart w:id="3098" w:name="_Ref440064217"/>
      <w:bookmarkEnd w:id="3096"/>
      <w:bookmarkEnd w:id="3097"/>
      <w:r>
        <w:t>GeologicUnitHierarchy</w:t>
      </w:r>
      <w:bookmarkEnd w:id="3098"/>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proofErr w:type="gramStart"/>
      <w:r>
        <w:t>r</w:t>
      </w:r>
      <w:r w:rsidRPr="00924939">
        <w:t>ole</w:t>
      </w:r>
      <w:proofErr w:type="gramEnd"/>
    </w:p>
    <w:p w14:paraId="4638CA43" w14:textId="77777777" w:rsidR="003842F3" w:rsidRDefault="003842F3" w:rsidP="00ED2525">
      <w:pPr>
        <w:rPr>
          <w:ins w:id="3099" w:author="Eric Boisvert" w:date="2016-03-28T16:01:00Z"/>
        </w:rPr>
      </w:pPr>
    </w:p>
    <w:p w14:paraId="6A782BC1" w14:textId="66CDC961"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id="3100" w:author="Boisvert, Eric" w:date="2016-03-29T08:36:00Z">
        <w:r w:rsidR="00BA5AB0">
          <w:t>.</w:t>
        </w:r>
      </w:ins>
      <w:del w:id="3101" w:author="Boisvert, Eric" w:date="2016-03-29T08:36:00Z">
        <w:r w:rsidRPr="00924939" w:rsidDel="00BA5AB0">
          <w:delText>,</w:delText>
        </w:r>
      </w:del>
    </w:p>
    <w:p w14:paraId="1B4CFD25" w14:textId="659350ED" w:rsidR="00924939" w:rsidRDefault="00924939" w:rsidP="007F03F0">
      <w:pPr>
        <w:pStyle w:val="Titre5"/>
      </w:pPr>
      <w:proofErr w:type="gramStart"/>
      <w:r>
        <w:t>p</w:t>
      </w:r>
      <w:r w:rsidRPr="00924939">
        <w:t>roportion</w:t>
      </w:r>
      <w:proofErr w:type="gramEnd"/>
    </w:p>
    <w:p w14:paraId="5F948F81" w14:textId="77777777" w:rsidR="00924939" w:rsidRDefault="00924939" w:rsidP="00ED2525"/>
    <w:p w14:paraId="09C12C6D" w14:textId="22E7AD82" w:rsidR="00924939" w:rsidRDefault="00924939" w:rsidP="00ED2525">
      <w:r>
        <w:t>The proportion property (</w:t>
      </w:r>
      <w:del w:id="3102" w:author="Eric Boisvert" w:date="2016-01-24T13:31:00Z">
        <w:r w:rsidDel="00253146">
          <w:delText>swe:Quantity</w:delText>
        </w:r>
      </w:del>
      <w:ins w:id="3103" w:author="Eric Boisvert" w:date="2016-01-24T13:31:00Z">
        <w:r w:rsidR="00253146">
          <w:t>SWE::Quantity</w:t>
        </w:r>
      </w:ins>
      <w:r>
        <w:t>Range) shall provide a q</w:t>
      </w:r>
      <w:r w:rsidRPr="00924939">
        <w:t xml:space="preserve">uantity that </w:t>
      </w:r>
      <w:del w:id="3104" w:author="Eric Boisvert" w:date="2016-03-28T16:02:00Z">
        <w:r w:rsidRPr="00924939" w:rsidDel="003842F3">
          <w:delText>specifies</w:delText>
        </w:r>
      </w:del>
      <w:ins w:id="3105"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06" w:name="BKM_F1AE88A3_ADC1_4E05_8AA4_DF5F90DB4C60"/>
      <w:bookmarkStart w:id="3107" w:name="BKM_C5C77165_16DE_4DA6_948B_748CCB10594C"/>
      <w:bookmarkEnd w:id="3106"/>
      <w:bookmarkEnd w:id="310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3108"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109" w:author="Eric Boisvert" w:date="2016-01-24T13:31:00Z">
        <w:r w:rsidDel="00253146">
          <w:delText>swe:Quantity</w:delText>
        </w:r>
      </w:del>
      <w:ins w:id="3110"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11"/>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11"/>
            <w:r w:rsidR="0022247C">
              <w:rPr>
                <w:rStyle w:val="Marquedecommentaire"/>
                <w:rFonts w:ascii="Times New Roman" w:eastAsia="Times New Roman" w:hAnsi="Times New Roman"/>
                <w:lang w:val="en-US" w:eastAsia="en-US"/>
              </w:rPr>
              <w:commentReference w:id="3111"/>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Titre4"/>
      </w:pPr>
      <w:bookmarkStart w:id="3112" w:name="BKM_D0CF8372_E2E7_44FE_8452_567F1CFF1C66"/>
      <w:bookmarkStart w:id="3113" w:name="BKM_F115EB74_32B6_4EFC_8D26_C2D2AD40E6EB"/>
      <w:bookmarkStart w:id="3114" w:name="_Ref440800018"/>
      <w:bookmarkEnd w:id="3112"/>
      <w:bookmarkEnd w:id="3113"/>
      <w:r>
        <w:lastRenderedPageBreak/>
        <w:t>EarthMaterial</w:t>
      </w:r>
      <w:bookmarkEnd w:id="3114"/>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15" w:author="Eric Boisvert" w:date="2016-02-27T12:47:00Z">
        <w:r w:rsidR="00E72E0A">
          <w:t>E</w:t>
        </w:r>
      </w:ins>
      <w:commentRangeStart w:id="3116"/>
      <w:r w:rsidRPr="00856F51">
        <w:t xml:space="preserve">arth </w:t>
      </w:r>
      <w:r w:rsidR="00A47566">
        <w:t>m</w:t>
      </w:r>
      <w:r w:rsidRPr="00856F51">
        <w:t xml:space="preserve">aterials </w:t>
      </w:r>
      <w:commentRangeEnd w:id="3116"/>
      <w:r w:rsidR="005D6D19">
        <w:rPr>
          <w:rStyle w:val="Marquedecommentaire"/>
        </w:rPr>
        <w:commentReference w:id="3116"/>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24128E" w:rsidP="00856F51">
      <w:pPr>
        <w:keepNext/>
      </w:pPr>
      <w:r>
        <w:rPr>
          <w:noProof/>
          <w:lang w:val="en-CA" w:eastAsia="en-CA"/>
        </w:rPr>
        <w:pict w14:anchorId="7395DB86">
          <v:shape id="_x0000_i1045" type="#_x0000_t75" style="width:424.6pt;height:330.45pt;visibility:visible;mso-wrap-style:square">
            <v:imagedata r:id="rId36"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117" w:author="Boisvert, Eric" w:date="2016-03-29T09:08:00Z">
        <w:r w:rsidR="008279FB">
          <w:rPr>
            <w:noProof/>
          </w:rPr>
          <w:t>21</w:t>
        </w:r>
      </w:ins>
      <w:ins w:id="3118" w:author="Eric Boisvert" w:date="2016-03-28T16:06:00Z">
        <w:del w:id="3119" w:author="Boisvert, Eric" w:date="2016-03-29T08:51:00Z">
          <w:r w:rsidR="003842F3" w:rsidDel="00CB122C">
            <w:rPr>
              <w:noProof/>
            </w:rPr>
            <w:delText>21</w:delText>
          </w:r>
        </w:del>
      </w:ins>
      <w:del w:id="3120" w:author="Boisvert, Eric" w:date="2016-03-29T08:51:00Z">
        <w:r w:rsidR="0043586C" w:rsidDel="00CB122C">
          <w:rPr>
            <w:noProof/>
          </w:rPr>
          <w:delText>20</w:delText>
        </w:r>
      </w:del>
      <w:r w:rsidR="00673E83">
        <w:rPr>
          <w:noProof/>
        </w:rPr>
        <w:fldChar w:fldCharType="end"/>
      </w:r>
      <w:r>
        <w:t xml:space="preserve"> : EarthMaterial and related classes</w:t>
      </w:r>
      <w:ins w:id="3121" w:author="Boisvert, Eric" w:date="2016-03-29T08:37:00Z">
        <w:r w:rsidR="00BA5AB0">
          <w:t>.</w:t>
        </w:r>
      </w:ins>
    </w:p>
    <w:p w14:paraId="70C0F642" w14:textId="1B5C8030" w:rsidR="00A47566" w:rsidRDefault="00A47566" w:rsidP="007F03F0">
      <w:pPr>
        <w:pStyle w:val="Titre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3122" w:author="Eric Boisvert" w:date="2016-02-27T12:48:00Z">
        <w:r w:rsidR="00E72E0A">
          <w:t>SWE:</w:t>
        </w:r>
      </w:ins>
      <w:del w:id="3123"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124" w:author="Eric Boisvert" w:date="2016-03-28T16:05:00Z">
          <w:pPr/>
        </w:pPrChange>
      </w:pPr>
      <w:r w:rsidRPr="00D970E9">
        <w:rPr>
          <w:lang w:val="en-CA"/>
        </w:rPr>
        <w:t>Purpose</w:t>
      </w:r>
    </w:p>
    <w:p w14:paraId="22A382D6" w14:textId="23477AF0" w:rsidR="00A47566" w:rsidRPr="00A47566" w:rsidRDefault="00A47566" w:rsidP="007F03F0">
      <w:r>
        <w:lastRenderedPageBreak/>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25" w:author="Eric Boisvert" w:date="2016-03-28T16:06:00Z">
        <w:r w:rsidR="003842F3">
          <w:t>7.4.1.1.2</w:t>
        </w:r>
      </w:ins>
      <w:del w:id="3126" w:author="Eric Boisvert" w:date="2016-03-28T16:06:00Z">
        <w:r w:rsidR="004D34D6" w:rsidDel="003842F3">
          <w:delText>8.4.1.1.2</w:delText>
        </w:r>
      </w:del>
      <w:r>
        <w:fldChar w:fldCharType="end"/>
      </w:r>
      <w:r>
        <w:t xml:space="preserve">) </w:t>
      </w:r>
      <w:commentRangeStart w:id="3127"/>
      <w:r>
        <w:t>and it shares the same vocabulary (instance, typicalNorm, identifyingNorm)</w:t>
      </w:r>
      <w:commentRangeEnd w:id="3127"/>
      <w:r>
        <w:rPr>
          <w:rStyle w:val="Marquedecommentaire"/>
        </w:rPr>
        <w:commentReference w:id="3127"/>
      </w:r>
      <w:ins w:id="3128" w:author="Boisvert, Eric" w:date="2016-03-29T08:37:00Z">
        <w:r w:rsidR="00BA5AB0">
          <w:t>.</w:t>
        </w:r>
      </w:ins>
    </w:p>
    <w:p w14:paraId="3E150316" w14:textId="3E5A0882" w:rsidR="00A47566" w:rsidRPr="00D970E9" w:rsidRDefault="00A47566" w:rsidP="007F03F0">
      <w:pPr>
        <w:pStyle w:val="Titre5"/>
        <w:rPr>
          <w:lang w:val="en-CA"/>
        </w:rPr>
      </w:pPr>
      <w:bookmarkStart w:id="3129" w:name="BKM_BD5C03BF_666A_4A06_9108_21CA3469AFBC"/>
      <w:bookmarkEnd w:id="312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3130" w:author="Eric Boisvert" w:date="2016-03-28T16:07:00Z">
        <w:r w:rsidDel="000056AB">
          <w:rPr>
            <w:lang w:val="en-CA"/>
          </w:rPr>
          <w:delText>and does not have any concrete</w:delText>
        </w:r>
      </w:del>
      <w:ins w:id="3131" w:author="Eric Boisvert" w:date="2016-03-28T16:07:00Z">
        <w:r w:rsidR="000056AB">
          <w:rPr>
            <w:lang w:val="en-CA"/>
          </w:rPr>
          <w:t>and has</w:t>
        </w:r>
      </w:ins>
      <w:r>
        <w:rPr>
          <w:lang w:val="en-CA"/>
        </w:rPr>
        <w:t xml:space="preserve"> subtypes in GeoSciML </w:t>
      </w:r>
      <w:del w:id="3132" w:author="Eric Boisvert" w:date="2016-03-28T16:07:00Z">
        <w:r w:rsidDel="000056AB">
          <w:rPr>
            <w:lang w:val="en-CA"/>
          </w:rPr>
          <w:delText>Basic</w:delText>
        </w:r>
      </w:del>
      <w:ins w:id="3133"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134" w:name="BKM_18D25AC3_6FC0_4C65_A8A5_F0142E2E6CE0"/>
      <w:bookmarkStart w:id="3135" w:name="BKM_18EC1705_589B_4DEF_A044_9A1610E567B6"/>
      <w:bookmarkStart w:id="3136" w:name="BKM_69643EA7_2142_46B5_9F91_BA2962E773C2"/>
      <w:bookmarkEnd w:id="3134"/>
      <w:bookmarkEnd w:id="3135"/>
      <w:bookmarkEnd w:id="313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37" w:author="Eric Boisvert" w:date="2016-03-28T16:09:00Z">
        <w:r w:rsidR="000056AB">
          <w:t xml:space="preserve">in </w:t>
        </w:r>
      </w:ins>
      <w:r w:rsidR="005F1086">
        <w:t>GeoSciML Extension</w:t>
      </w:r>
      <w:ins w:id="3138"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ins w:id="3139" w:author="Eric Boisvert" w:date="2016-03-28T16:09:00Z">
        <w:r w:rsidR="000056AB">
          <w:t>ying</w:t>
        </w:r>
      </w:ins>
      <w:del w:id="3140" w:author="Eric Boisvert" w:date="2016-03-28T16:09:00Z">
        <w:r w:rsidDel="000056AB">
          <w:delText>ier</w:delText>
        </w:r>
      </w:del>
      <w:r>
        <w:t xml:space="preserve"> the </w:t>
      </w:r>
      <w:r w:rsidRPr="005F1086">
        <w:t>lithology class from a controlled vocabulary</w:t>
      </w:r>
      <w:ins w:id="3141"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142" w:name="BKM_0198932B_28DD_424D_8B50_FABE0D235C84"/>
      <w:bookmarkStart w:id="3143" w:name="BKM_7A5570E9_5272_4DAD_BC83_4E0D06E5C57A"/>
      <w:bookmarkStart w:id="3144" w:name="_Toc446944595"/>
      <w:bookmarkEnd w:id="3142"/>
      <w:bookmarkEnd w:id="3143"/>
      <w:r>
        <w:t>Geologic Event</w:t>
      </w:r>
      <w:bookmarkEnd w:id="314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w:t>
      </w:r>
      <w:r>
        <w:lastRenderedPageBreak/>
        <w:t xml:space="preserve">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45" w:author="Boisvert, Eric" w:date="2016-03-29T08:37:00Z">
        <w:r w:rsidR="00BA5AB0">
          <w:t>.</w:t>
        </w:r>
      </w:ins>
    </w:p>
    <w:p w14:paraId="6C961A9E" w14:textId="0039B69D" w:rsidR="00F20F81" w:rsidRDefault="00DA45AF" w:rsidP="00DA45AF">
      <w:r>
        <w:t>The age attributes are age representation</w:t>
      </w:r>
      <w:ins w:id="3146"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47"/>
      <w:r w:rsidR="00F20F81">
        <w:t>(a.k.a, Steno laws; Steno, 1669)</w:t>
      </w:r>
      <w:commentRangeEnd w:id="3147"/>
      <w:r w:rsidR="0034572C">
        <w:rPr>
          <w:rStyle w:val="Marquedecommentaire"/>
        </w:rPr>
        <w:commentReference w:id="3147"/>
      </w:r>
      <w:ins w:id="3148" w:author="Boisvert, Eric" w:date="2016-03-29T08:37:00Z">
        <w:r w:rsidR="00BA5AB0">
          <w:t>.</w:t>
        </w:r>
      </w:ins>
    </w:p>
    <w:p w14:paraId="03FE6CA6" w14:textId="77777777" w:rsidR="00B537EA" w:rsidRDefault="00B537EA" w:rsidP="00856F51"/>
    <w:p w14:paraId="3DACF261" w14:textId="765AD8ED" w:rsidR="00B537EA" w:rsidRDefault="0024128E" w:rsidP="00B537EA">
      <w:pPr>
        <w:keepNext/>
      </w:pPr>
      <w:r>
        <w:rPr>
          <w:noProof/>
          <w:lang w:val="en-CA" w:eastAsia="en-CA"/>
        </w:rPr>
        <w:lastRenderedPageBreak/>
        <w:pict w14:anchorId="5D71EB40">
          <v:shape id="_x0000_i1046" type="#_x0000_t75" style="width:431.55pt;height:364.15pt;visibility:visible;mso-wrap-style:square">
            <v:imagedata r:id="rId37"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149" w:author="Boisvert, Eric" w:date="2016-03-29T09:08:00Z">
        <w:r w:rsidR="008279FB">
          <w:rPr>
            <w:noProof/>
          </w:rPr>
          <w:t>22</w:t>
        </w:r>
      </w:ins>
      <w:ins w:id="3150" w:author="Eric Boisvert" w:date="2016-03-28T16:06:00Z">
        <w:del w:id="3151" w:author="Boisvert, Eric" w:date="2016-03-29T08:51:00Z">
          <w:r w:rsidR="003842F3" w:rsidDel="00CB122C">
            <w:rPr>
              <w:noProof/>
            </w:rPr>
            <w:delText>22</w:delText>
          </w:r>
        </w:del>
      </w:ins>
      <w:del w:id="3152" w:author="Boisvert, Eric" w:date="2016-03-29T08:51:00Z">
        <w:r w:rsidR="0043586C" w:rsidDel="00CB122C">
          <w:rPr>
            <w:noProof/>
          </w:rPr>
          <w:delText>21</w:delText>
        </w:r>
      </w:del>
      <w:r w:rsidR="00673E83">
        <w:rPr>
          <w:noProof/>
        </w:rPr>
        <w:fldChar w:fldCharType="end"/>
      </w:r>
      <w:r>
        <w:t>: Geologic Event</w:t>
      </w:r>
      <w:ins w:id="3153" w:author="Boisvert, Eric" w:date="2016-03-29T08:37:00Z">
        <w:r w:rsidR="00BA5AB0">
          <w:t xml:space="preserve"> summary diagram.</w:t>
        </w:r>
      </w:ins>
    </w:p>
    <w:p w14:paraId="59870292" w14:textId="00E80337" w:rsidR="00EA4029" w:rsidRDefault="00DB2D3A" w:rsidP="00DB2D3A">
      <w:pPr>
        <w:pStyle w:val="Titre4"/>
        <w:rPr>
          <w:lang w:val="en-CA"/>
        </w:rPr>
      </w:pPr>
      <w:bookmarkStart w:id="3154" w:name="BKM_0E4402F5_70D7_41B4_8F46_2909F6D349A5"/>
      <w:bookmarkEnd w:id="315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55" w:author="Eric Boisvert" w:date="2016-02-14T14:44:00Z">
        <w:r>
          <w:rPr>
            <w:lang w:val="en-CA"/>
          </w:rPr>
          <w:t xml:space="preserve">A GeologicEvent is </w:t>
        </w:r>
        <w:proofErr w:type="gramStart"/>
        <w:r>
          <w:rPr>
            <w:lang w:val="en-CA"/>
          </w:rPr>
          <w:t>a</w:t>
        </w:r>
      </w:ins>
      <w:proofErr w:type="gramEnd"/>
      <w:del w:id="315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57" w:author="Eric Boisvert" w:date="2016-02-14T14:44:00Z">
        <w:r w:rsidR="00980C8A" w:rsidRPr="00980C8A" w:rsidDel="00D70F03">
          <w:rPr>
            <w:lang w:val="en-CA"/>
          </w:rPr>
          <w:delText>A GeologicEvent</w:delText>
        </w:r>
      </w:del>
      <w:ins w:id="315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59" w:author="Eric Boisvert" w:date="2016-02-14T14:45:00Z">
          <w:pPr>
            <w:autoSpaceDE w:val="0"/>
            <w:autoSpaceDN w:val="0"/>
            <w:adjustRightInd w:val="0"/>
            <w:spacing w:after="0"/>
          </w:pPr>
        </w:pPrChange>
      </w:pPr>
      <w:ins w:id="3160" w:author="Eric Boisvert" w:date="2016-03-28T16:31:00Z">
        <w:r>
          <w:rPr>
            <w:lang w:val="en-CA"/>
          </w:rPr>
          <w:t xml:space="preserve">Because associated </w:t>
        </w:r>
      </w:ins>
      <w:ins w:id="3161" w:author="Eric Boisvert" w:date="2016-03-28T16:32:00Z">
        <w:r>
          <w:rPr>
            <w:lang w:val="en-CA"/>
          </w:rPr>
          <w:t>processes</w:t>
        </w:r>
      </w:ins>
      <w:ins w:id="3162" w:author="Eric Boisvert" w:date="2016-03-28T16:31:00Z">
        <w:r>
          <w:rPr>
            <w:lang w:val="en-CA"/>
          </w:rPr>
          <w:t xml:space="preserve"> are incompatible, </w:t>
        </w:r>
      </w:ins>
      <w:ins w:id="3163" w:author="Eric Boisvert" w:date="2016-03-28T16:32:00Z">
        <w:r>
          <w:rPr>
            <w:lang w:val="en-CA"/>
          </w:rPr>
          <w:t>a</w:t>
        </w:r>
      </w:ins>
      <w:del w:id="3164"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65" w:author="Eric Boisvert" w:date="2016-03-25T10:08:00Z">
              <w:r w:rsidRPr="00481AF6" w:rsidDel="00592027">
                <w:rPr>
                  <w:rStyle w:val="reqtext"/>
                  <w:lang w:val="en-CA"/>
                </w:rPr>
                <w:delText xml:space="preserve">event </w:delText>
              </w:r>
            </w:del>
            <w:ins w:id="3166"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ins w:id="3167"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6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proofErr w:type="gramStart"/>
      <w:r w:rsidRPr="00D970E9">
        <w:t>numericAge</w:t>
      </w:r>
      <w:proofErr w:type="gramEnd"/>
    </w:p>
    <w:p w14:paraId="4F1C2872" w14:textId="77777777" w:rsidR="00D70F03" w:rsidRDefault="00D70F03" w:rsidP="00980C8A">
      <w:pPr>
        <w:rPr>
          <w:ins w:id="3169" w:author="Eric Boisvert" w:date="2016-02-14T14:45:00Z"/>
          <w:lang w:val="en-CA"/>
        </w:rPr>
      </w:pPr>
      <w:commentRangeStart w:id="3170"/>
    </w:p>
    <w:p w14:paraId="5C774029" w14:textId="1E556117" w:rsidR="006D6AC1" w:rsidDel="00D050CC" w:rsidRDefault="006D6AC1" w:rsidP="00980C8A">
      <w:pPr>
        <w:rPr>
          <w:del w:id="3171"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172" w:author="Eric Boisvert" w:date="2016-02-14T14:49:00Z">
        <w:r w:rsidR="00D050CC">
          <w:rPr>
            <w:lang w:val="en-CA"/>
          </w:rPr>
          <w:t xml:space="preserve"> (BP)</w:t>
        </w:r>
      </w:ins>
      <w:r>
        <w:rPr>
          <w:lang w:val="en-CA"/>
        </w:rPr>
        <w:t>.</w:t>
      </w:r>
      <w:ins w:id="3173" w:author="Eric Boisvert" w:date="2016-02-14T14:48:00Z">
        <w:r w:rsidR="00D050CC">
          <w:rPr>
            <w:lang w:val="en-CA"/>
          </w:rPr>
          <w:t xml:space="preserve">  Present is defined </w:t>
        </w:r>
      </w:ins>
      <w:ins w:id="3174" w:author="Eric Boisvert" w:date="2016-02-14T14:50:00Z">
        <w:r w:rsidR="00D050CC">
          <w:rPr>
            <w:lang w:val="en-CA"/>
          </w:rPr>
          <w:t>by convention to be January 1</w:t>
        </w:r>
        <w:r w:rsidR="00D050CC" w:rsidRPr="00D050CC">
          <w:rPr>
            <w:vertAlign w:val="superscript"/>
            <w:lang w:val="en-CA"/>
            <w:rPrChange w:id="3175" w:author="Eric Boisvert" w:date="2016-02-14T14:50:00Z">
              <w:rPr>
                <w:lang w:val="en-CA"/>
              </w:rPr>
            </w:rPrChange>
          </w:rPr>
          <w:t>st</w:t>
        </w:r>
        <w:r w:rsidR="00D050CC">
          <w:rPr>
            <w:lang w:val="en-CA"/>
          </w:rPr>
          <w:t xml:space="preserve"> 1950</w:t>
        </w:r>
      </w:ins>
      <w:ins w:id="3176" w:author="Eric Boisvert" w:date="2016-02-14T14:51:00Z">
        <w:r w:rsidR="00D050CC">
          <w:rPr>
            <w:lang w:val="en-CA"/>
          </w:rPr>
          <w:t xml:space="preserve"> (</w:t>
        </w:r>
      </w:ins>
      <w:ins w:id="3177" w:author="Eric Boisvert" w:date="2016-02-14T14:52:00Z">
        <w:r w:rsidR="00D050CC">
          <w:rPr>
            <w:lang w:val="en-CA"/>
          </w:rPr>
          <w:t>although van der Plitch &amp; Hogg, 2006</w:t>
        </w:r>
      </w:ins>
      <w:ins w:id="3178" w:author="Eric Boisvert" w:date="2016-02-14T14:53:00Z">
        <w:r w:rsidR="00D050CC">
          <w:rPr>
            <w:lang w:val="en-CA"/>
          </w:rPr>
          <w:t xml:space="preserve"> suggests this convention to be restricted to radiocarbon estimations</w:t>
        </w:r>
      </w:ins>
      <w:ins w:id="3179" w:author="Eric Boisvert" w:date="2016-02-14T14:51:00Z">
        <w:r w:rsidR="00D050CC">
          <w:rPr>
            <w:lang w:val="en-CA"/>
          </w:rPr>
          <w:t>)</w:t>
        </w:r>
      </w:ins>
      <w:ins w:id="3180" w:author="Eric Boisvert" w:date="2016-03-28T16:33:00Z">
        <w:r w:rsidR="0034572C">
          <w:rPr>
            <w:lang w:val="en-CA"/>
          </w:rPr>
          <w:t>.</w:t>
        </w:r>
      </w:ins>
      <w:del w:id="3181" w:author="Eric Boisvert" w:date="2016-02-14T14:50:00Z">
        <w:r w:rsidDel="00D050CC">
          <w:rPr>
            <w:lang w:val="en-CA"/>
          </w:rPr>
          <w:delText xml:space="preserve">  </w:delText>
        </w:r>
        <w:commentRangeEnd w:id="3170"/>
        <w:r w:rsidR="00D70F03" w:rsidDel="00D050CC">
          <w:rPr>
            <w:rStyle w:val="Marquedecommentaire"/>
          </w:rPr>
          <w:commentReference w:id="3170"/>
        </w:r>
      </w:del>
    </w:p>
    <w:p w14:paraId="26535E7B" w14:textId="5BB06E66" w:rsidR="006D6AC1" w:rsidRDefault="006D6AC1" w:rsidP="00BA5AB0">
      <w:pPr>
        <w:pStyle w:val="Titre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id="3182" w:author="Eric Boisvert" w:date="2016-03-28T16:33:00Z">
        <w:r w:rsidR="0034572C">
          <w:rPr>
            <w:lang w:val="en-CA"/>
          </w:rPr>
          <w:t>.</w:t>
        </w:r>
      </w:ins>
    </w:p>
    <w:p w14:paraId="1A882E67" w14:textId="7E53FC88" w:rsidR="006D6AC1" w:rsidRDefault="006D6AC1" w:rsidP="007F03F0">
      <w:pPr>
        <w:pStyle w:val="Titre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id="3183" w:author="Eric Boisvert" w:date="2016-03-28T16:33:00Z">
        <w:r w:rsidR="0034572C">
          <w:rPr>
            <w:lang w:val="en-CA"/>
          </w:rPr>
          <w:t>.</w:t>
        </w:r>
      </w:ins>
    </w:p>
    <w:p w14:paraId="2DDEDFFB" w14:textId="7391E238" w:rsidR="006D6AC1" w:rsidRDefault="006D6AC1" w:rsidP="007F03F0">
      <w:pPr>
        <w:pStyle w:val="Titre5"/>
        <w:rPr>
          <w:lang w:val="en-CA"/>
        </w:rPr>
      </w:pPr>
      <w:proofErr w:type="gramStart"/>
      <w:r w:rsidRPr="006D6AC1">
        <w:rPr>
          <w:lang w:val="en-CA"/>
        </w:rPr>
        <w:t>eventEnvironment</w:t>
      </w:r>
      <w:proofErr w:type="gramEnd"/>
    </w:p>
    <w:p w14:paraId="0E8A52EA" w14:textId="77777777" w:rsidR="0034572C" w:rsidRDefault="0034572C" w:rsidP="00980C8A">
      <w:pPr>
        <w:rPr>
          <w:ins w:id="3184"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85" w:author="Eric Boisvert" w:date="2016-03-28T16:34:00Z">
        <w:r w:rsidDel="0034572C">
          <w:rPr>
            <w:lang w:val="en-CA"/>
          </w:rPr>
          <w:delText>does not have any</w:delText>
        </w:r>
      </w:del>
      <w:ins w:id="3186" w:author="Eric Boisvert" w:date="2016-03-28T16:34:00Z">
        <w:r w:rsidR="0034572C">
          <w:rPr>
            <w:lang w:val="en-CA"/>
          </w:rPr>
          <w:t>only has</w:t>
        </w:r>
      </w:ins>
      <w:r>
        <w:rPr>
          <w:lang w:val="en-CA"/>
        </w:rPr>
        <w:t xml:space="preserve"> concrete subtype</w:t>
      </w:r>
      <w:ins w:id="3187" w:author="Eric Boisvert" w:date="2016-03-28T16:35:00Z">
        <w:r w:rsidR="0034572C">
          <w:rPr>
            <w:lang w:val="en-CA"/>
          </w:rPr>
          <w:t>s</w:t>
        </w:r>
      </w:ins>
      <w:r>
        <w:rPr>
          <w:lang w:val="en-CA"/>
        </w:rPr>
        <w:t xml:space="preserve"> in GeoSciML </w:t>
      </w:r>
      <w:del w:id="3188" w:author="Eric Boisvert" w:date="2016-03-28T16:35:00Z">
        <w:r w:rsidDel="0034572C">
          <w:rPr>
            <w:lang w:val="en-CA"/>
          </w:rPr>
          <w:delText>Basic</w:delText>
        </w:r>
      </w:del>
      <w:ins w:id="3189"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190" w:name="BKM_E578F2B2_741C_4353_B7F8_02F0AE878A52"/>
      <w:bookmarkStart w:id="3191" w:name="BKM_B4649898_DB40_445B_BA02_FB50DB166B1F"/>
      <w:bookmarkStart w:id="3192" w:name="BKM_97F5720D_724D_44A6_8C82_6D7A6D6B5F0E"/>
      <w:bookmarkStart w:id="3193" w:name="BKM_94B4A111_399A_4144_8BC6_D1BBA5249175"/>
      <w:bookmarkStart w:id="3194" w:name="BKM_23198178_9024_4323_9F34_11F193914E4D"/>
      <w:bookmarkStart w:id="3195" w:name="BKM_669B19C2_AABA_42AD_8B76_978659231695"/>
      <w:bookmarkEnd w:id="3190"/>
      <w:bookmarkEnd w:id="3191"/>
      <w:bookmarkEnd w:id="3192"/>
      <w:bookmarkEnd w:id="3193"/>
      <w:bookmarkEnd w:id="3194"/>
      <w:bookmarkEnd w:id="319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96" w:author="Eric Boisvert" w:date="2016-01-24T13:31:00Z">
        <w:r w:rsidDel="00253146">
          <w:rPr>
            <w:lang w:val="en-CA"/>
          </w:rPr>
          <w:delText>swe:Quantity</w:delText>
        </w:r>
      </w:del>
      <w:ins w:id="3197"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98" w:author="Eric Boisvert" w:date="2016-03-28T16:35:00Z">
        <w:r w:rsidR="0034572C">
          <w:rPr>
            <w:lang w:val="en-CA"/>
          </w:rPr>
          <w:t>.</w:t>
        </w:r>
      </w:ins>
    </w:p>
    <w:p w14:paraId="6096F5D4" w14:textId="3EA4561B" w:rsidR="000841A4" w:rsidRDefault="000841A4" w:rsidP="007F03F0">
      <w:pPr>
        <w:pStyle w:val="Titre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99" w:author="Eric Boisvert" w:date="2016-01-24T13:31:00Z">
        <w:r w:rsidDel="00253146">
          <w:rPr>
            <w:lang w:val="en-CA"/>
          </w:rPr>
          <w:delText>swe:Quantity</w:delText>
        </w:r>
      </w:del>
      <w:ins w:id="3200"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201" w:author="Eric Boisvert" w:date="2016-03-28T16:35:00Z">
        <w:r w:rsidR="0034572C">
          <w:rPr>
            <w:lang w:val="en-CA"/>
          </w:rPr>
          <w:t>.</w:t>
        </w:r>
      </w:ins>
    </w:p>
    <w:p w14:paraId="403FC1AA" w14:textId="26969E1C" w:rsidR="00B43D07" w:rsidRDefault="000841A4" w:rsidP="007F03F0">
      <w:pPr>
        <w:pStyle w:val="Titre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202" w:author="Eric Boisvert" w:date="2016-01-24T13:31:00Z">
        <w:r w:rsidDel="00253146">
          <w:rPr>
            <w:lang w:val="en-CA"/>
          </w:rPr>
          <w:delText>swe:Quantity</w:delText>
        </w:r>
      </w:del>
      <w:ins w:id="3203"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204" w:author="Eric Boisvert" w:date="2016-03-28T16:35:00Z">
        <w:r w:rsidR="0034572C">
          <w:rPr>
            <w:lang w:val="en-CA"/>
          </w:rPr>
          <w:t>.</w:t>
        </w:r>
      </w:ins>
    </w:p>
    <w:p w14:paraId="038F5FA1" w14:textId="5AAD5342" w:rsidR="00B537EA" w:rsidRDefault="00CF6174" w:rsidP="00CF6174">
      <w:pPr>
        <w:pStyle w:val="Titre3"/>
      </w:pPr>
      <w:bookmarkStart w:id="3205" w:name="BKM_6B9E4BC3_EF2C_43B8_97EF_B6AD57F690A4"/>
      <w:bookmarkStart w:id="3206" w:name="BKM_2ED006FF_62EF_4E32_BE1A_054C3322F7C1"/>
      <w:bookmarkStart w:id="3207" w:name="BKM_BE4D4818_8828_40DD_8E59_5906619F59A7"/>
      <w:bookmarkStart w:id="3208" w:name="_Toc446944596"/>
      <w:bookmarkEnd w:id="3205"/>
      <w:bookmarkEnd w:id="3206"/>
      <w:bookmarkEnd w:id="3207"/>
      <w:r>
        <w:t>Geologic Structure</w:t>
      </w:r>
      <w:bookmarkEnd w:id="320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209"/>
      <w:r w:rsidRPr="00CF6174">
        <w:t xml:space="preserve">inhomogeneities </w:t>
      </w:r>
      <w:commentRangeEnd w:id="3209"/>
      <w:r>
        <w:rPr>
          <w:rStyle w:val="Marquedecommentaire"/>
        </w:rPr>
        <w:commentReference w:id="3209"/>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210" w:author="Eric Boisvert" w:date="2016-03-28T16:36:00Z">
        <w:r w:rsidR="0034572C">
          <w:t xml:space="preserve"> altough</w:t>
        </w:r>
      </w:ins>
      <w:del w:id="3211" w:author="Eric Boisvert" w:date="2016-03-28T16:36:00Z">
        <w:r w:rsidRPr="00CF6174" w:rsidDel="0034572C">
          <w:delText>.</w:delText>
        </w:r>
      </w:del>
      <w:ins w:id="3212" w:author="Eric Boisvert" w:date="2016-03-28T16:37:00Z">
        <w:r w:rsidR="0034572C">
          <w:t>t</w:t>
        </w:r>
      </w:ins>
      <w:del w:id="3213"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24128E" w:rsidP="00415CBF">
      <w:pPr>
        <w:keepNext/>
      </w:pPr>
      <w:r>
        <w:rPr>
          <w:noProof/>
          <w:lang w:val="en-CA" w:eastAsia="en-CA"/>
        </w:rPr>
        <w:pict w14:anchorId="102324F8">
          <v:shape id="_x0000_i1047" type="#_x0000_t75" style="width:432.9pt;height:262.15pt;visibility:visible;mso-wrap-style:square">
            <v:imagedata r:id="rId38"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14" w:author="Boisvert, Eric" w:date="2016-03-29T09:08:00Z">
        <w:r w:rsidR="008279FB">
          <w:rPr>
            <w:noProof/>
          </w:rPr>
          <w:t>23</w:t>
        </w:r>
      </w:ins>
      <w:ins w:id="3215" w:author="Eric Boisvert" w:date="2016-03-28T16:06:00Z">
        <w:del w:id="3216" w:author="Boisvert, Eric" w:date="2016-03-29T08:51:00Z">
          <w:r w:rsidR="003842F3" w:rsidDel="00CB122C">
            <w:rPr>
              <w:noProof/>
            </w:rPr>
            <w:delText>23</w:delText>
          </w:r>
        </w:del>
      </w:ins>
      <w:del w:id="3217"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218" w:author="Boisvert, Eric" w:date="2016-03-29T08:38:00Z">
        <w:r w:rsidR="00853941">
          <w:t>.</w:t>
        </w:r>
      </w:ins>
    </w:p>
    <w:p w14:paraId="61BB8E46" w14:textId="1C007F79" w:rsidR="00CF6174" w:rsidRDefault="008B7091" w:rsidP="008B7091">
      <w:pPr>
        <w:pStyle w:val="Titre4"/>
      </w:pPr>
      <w:bookmarkStart w:id="3219" w:name="_Ref440800034"/>
      <w:r>
        <w:t>GeologicStructure</w:t>
      </w:r>
      <w:bookmarkEnd w:id="3219"/>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220" w:author="Eric Boisvert" w:date="2016-03-28T16:06:00Z">
        <w:r w:rsidR="003842F3">
          <w:t>7.5</w:t>
        </w:r>
      </w:ins>
      <w:del w:id="3221" w:author="Eric Boisvert" w:date="2016-03-28T16:06:00Z">
        <w:r w:rsidR="004D34D6" w:rsidDel="003842F3">
          <w:delText>8.5</w:delText>
        </w:r>
      </w:del>
      <w:r>
        <w:fldChar w:fldCharType="end"/>
      </w:r>
      <w:r>
        <w:t>)</w:t>
      </w:r>
      <w:r w:rsidR="008B7091">
        <w:t xml:space="preserve"> is used to associate penetrative GeologicStructures with GeologicUnits.</w:t>
      </w:r>
      <w:r w:rsidR="00F011FC">
        <w:t xml:space="preserve">  GeoSciML Basic only provide</w:t>
      </w:r>
      <w:ins w:id="3222"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842F3">
        <w:t>5.2.1</w:t>
      </w:r>
      <w:r w:rsidR="00F011FC">
        <w:fldChar w:fldCharType="end"/>
      </w:r>
      <w:r w:rsidR="00F011FC">
        <w:t>) and geologic structure types are available from the Extension package</w:t>
      </w:r>
      <w:ins w:id="3223"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24"/>
      <w:r>
        <w:lastRenderedPageBreak/>
        <w:t>Bedding measured as discrete surfaces in the case that those are the feature of interest (e.g. individual cross set surfaces for paleocurrent analysis) should be represented here.</w:t>
      </w:r>
      <w:commentRangeEnd w:id="3224"/>
      <w:r w:rsidR="005D6D19">
        <w:rPr>
          <w:rStyle w:val="Marquedecommentaire"/>
        </w:rPr>
        <w:commentReference w:id="3224"/>
      </w:r>
    </w:p>
    <w:p w14:paraId="0051FF29" w14:textId="702F013C" w:rsidR="008B7091" w:rsidRDefault="0024128E" w:rsidP="008B7091">
      <w:pPr>
        <w:keepNext/>
      </w:pPr>
      <w:r>
        <w:rPr>
          <w:noProof/>
          <w:lang w:val="en-CA" w:eastAsia="en-CA"/>
        </w:rPr>
        <w:pict w14:anchorId="7B25B21D">
          <v:shape id="_x0000_i1048" type="#_x0000_t75" style="width:319.85pt;height:343.85pt;visibility:visible;mso-wrap-style:square">
            <v:imagedata r:id="rId39"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5" w:author="Boisvert, Eric" w:date="2016-03-29T09:08:00Z">
        <w:r w:rsidR="008279FB">
          <w:rPr>
            <w:noProof/>
          </w:rPr>
          <w:t>24</w:t>
        </w:r>
      </w:ins>
      <w:ins w:id="3226" w:author="Eric Boisvert" w:date="2016-03-28T16:06:00Z">
        <w:del w:id="3227" w:author="Boisvert, Eric" w:date="2016-03-29T08:51:00Z">
          <w:r w:rsidR="003842F3" w:rsidDel="00CB122C">
            <w:rPr>
              <w:noProof/>
            </w:rPr>
            <w:delText>24</w:delText>
          </w:r>
        </w:del>
      </w:ins>
      <w:del w:id="3228" w:author="Boisvert, Eric" w:date="2016-03-29T08:51:00Z">
        <w:r w:rsidR="0043586C" w:rsidDel="00CB122C">
          <w:rPr>
            <w:noProof/>
          </w:rPr>
          <w:delText>23</w:delText>
        </w:r>
      </w:del>
      <w:r w:rsidR="00673E83">
        <w:rPr>
          <w:noProof/>
        </w:rPr>
        <w:fldChar w:fldCharType="end"/>
      </w:r>
      <w:r>
        <w:t>: Contact</w:t>
      </w:r>
      <w:ins w:id="3229" w:author="Boisvert, Eric" w:date="2016-03-29T08:38:00Z">
        <w:r w:rsidR="00853941">
          <w:t xml:space="preserve"> context diagram.</w:t>
        </w:r>
      </w:ins>
    </w:p>
    <w:p w14:paraId="192D30EB" w14:textId="647C994E" w:rsidR="008B7091" w:rsidRDefault="005D6D19" w:rsidP="007F03F0">
      <w:pPr>
        <w:pStyle w:val="Titre5"/>
        <w:rPr>
          <w:lang w:val="en-CA"/>
        </w:rPr>
      </w:pPr>
      <w:bookmarkStart w:id="3230" w:name="BKM_1A59C48F_A7B9_4BDC_B008_53504A772FCF"/>
      <w:bookmarkEnd w:id="323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231" w:name="BKM_F722D1E4_88A1_4807_BB66_32AB9BD44381"/>
      <w:bookmarkEnd w:id="3231"/>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232"/>
      <w:r w:rsidRPr="008B7091">
        <w:t xml:space="preserve">GeologicStructure </w:t>
      </w:r>
      <w:commentRangeEnd w:id="3232"/>
      <w:r w:rsidR="005D6D19">
        <w:rPr>
          <w:rStyle w:val="Marquedecommentaire"/>
        </w:rPr>
        <w:commentReference w:id="3232"/>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24128E" w:rsidP="008B7091">
      <w:pPr>
        <w:keepNext/>
      </w:pPr>
      <w:r>
        <w:rPr>
          <w:noProof/>
          <w:lang w:val="en-CA" w:eastAsia="en-CA"/>
        </w:rPr>
        <w:pict w14:anchorId="14420536">
          <v:shape id="_x0000_i1049" type="#_x0000_t75" style="width:342pt;height:5in;visibility:visible;mso-wrap-style:square">
            <v:imagedata r:id="rId40"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33" w:author="Boisvert, Eric" w:date="2016-03-29T09:08:00Z">
        <w:r w:rsidR="008279FB">
          <w:rPr>
            <w:noProof/>
          </w:rPr>
          <w:t>25</w:t>
        </w:r>
      </w:ins>
      <w:ins w:id="3234" w:author="Eric Boisvert" w:date="2016-03-28T16:06:00Z">
        <w:del w:id="3235" w:author="Boisvert, Eric" w:date="2016-03-29T08:51:00Z">
          <w:r w:rsidR="003842F3" w:rsidDel="00CB122C">
            <w:rPr>
              <w:noProof/>
            </w:rPr>
            <w:delText>25</w:delText>
          </w:r>
        </w:del>
      </w:ins>
      <w:del w:id="3236" w:author="Boisvert, Eric" w:date="2016-03-29T08:51:00Z">
        <w:r w:rsidR="0043586C" w:rsidDel="00CB122C">
          <w:rPr>
            <w:noProof/>
          </w:rPr>
          <w:delText>24</w:delText>
        </w:r>
      </w:del>
      <w:r w:rsidR="00673E83">
        <w:rPr>
          <w:noProof/>
        </w:rPr>
        <w:fldChar w:fldCharType="end"/>
      </w:r>
      <w:r>
        <w:t>: Fold</w:t>
      </w:r>
      <w:ins w:id="3237" w:author="Boisvert, Eric" w:date="2016-03-29T08:38:00Z">
        <w:r w:rsidR="00853941">
          <w:t xml:space="preserve"> context diagram.</w:t>
        </w:r>
      </w:ins>
    </w:p>
    <w:p w14:paraId="1B7ED5D9" w14:textId="2D1BCAB0" w:rsidR="005D6D19" w:rsidRDefault="005D6D19" w:rsidP="007F03F0">
      <w:pPr>
        <w:pStyle w:val="Titre5"/>
      </w:pPr>
      <w:proofErr w:type="gramStart"/>
      <w:r w:rsidRPr="005D6D19">
        <w:t>profileType</w:t>
      </w:r>
      <w:proofErr w:type="gramEnd"/>
    </w:p>
    <w:p w14:paraId="29837698" w14:textId="77777777" w:rsidR="00F011FC" w:rsidRPr="00F011FC" w:rsidRDefault="00F011FC" w:rsidP="007F03F0"/>
    <w:p w14:paraId="1E3B8CCB" w14:textId="6ECB1BDC"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id="3238"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ins w:id="3239"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240" w:name="BKM_1562D6E5_754D_41F1_8BCA_821E81C1C77B"/>
      <w:bookmarkStart w:id="3241" w:name="BKM_2577AA17_B965_493F_8575_D32112AD8348"/>
      <w:bookmarkEnd w:id="3240"/>
      <w:bookmarkEnd w:id="324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42"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24128E" w:rsidP="00415CBF">
      <w:pPr>
        <w:keepNext/>
      </w:pPr>
      <w:r>
        <w:rPr>
          <w:noProof/>
          <w:lang w:val="en-CA" w:eastAsia="en-CA"/>
        </w:rPr>
        <w:lastRenderedPageBreak/>
        <w:pict w14:anchorId="063E3F96">
          <v:shape id="_x0000_i1050" type="#_x0000_t75" style="width:322.15pt;height:337.4pt;visibility:visible;mso-wrap-style:square">
            <v:imagedata r:id="rId41"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43" w:author="Boisvert, Eric" w:date="2016-03-29T09:08:00Z">
        <w:r w:rsidR="008279FB">
          <w:rPr>
            <w:noProof/>
          </w:rPr>
          <w:t>26</w:t>
        </w:r>
      </w:ins>
      <w:ins w:id="3244" w:author="Eric Boisvert" w:date="2016-03-28T16:06:00Z">
        <w:del w:id="3245" w:author="Boisvert, Eric" w:date="2016-03-29T08:51:00Z">
          <w:r w:rsidR="003842F3" w:rsidDel="00CB122C">
            <w:rPr>
              <w:noProof/>
            </w:rPr>
            <w:delText>26</w:delText>
          </w:r>
        </w:del>
      </w:ins>
      <w:del w:id="3246" w:author="Boisvert, Eric" w:date="2016-03-29T08:51:00Z">
        <w:r w:rsidR="0043586C" w:rsidDel="00CB122C">
          <w:rPr>
            <w:noProof/>
          </w:rPr>
          <w:delText>25</w:delText>
        </w:r>
      </w:del>
      <w:r w:rsidR="00673E83">
        <w:rPr>
          <w:noProof/>
        </w:rPr>
        <w:fldChar w:fldCharType="end"/>
      </w:r>
      <w:r>
        <w:t>: Foliation</w:t>
      </w:r>
      <w:ins w:id="3247" w:author="Boisvert, Eric" w:date="2016-03-29T08:39:00Z">
        <w:r w:rsidR="00853941">
          <w:t xml:space="preserve"> context diagram.</w:t>
        </w:r>
      </w:ins>
    </w:p>
    <w:p w14:paraId="2F639981" w14:textId="4E6D1442" w:rsidR="00415CBF" w:rsidRDefault="00F011FC" w:rsidP="007F03F0">
      <w:pPr>
        <w:pStyle w:val="Titre5"/>
        <w:rPr>
          <w:lang w:val="en-CA"/>
        </w:rPr>
      </w:pPr>
      <w:bookmarkStart w:id="3248" w:name="BKM_22F72D69_6FF6_4012_89A7_3FFAC0091563"/>
      <w:bookmarkEnd w:id="3248"/>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49" w:author="Boisvert, Eric" w:date="2016-03-29T08:39:00Z">
        <w:r w:rsidR="00853941">
          <w:rPr>
            <w:lang w:val="en-CA"/>
          </w:rPr>
          <w:t>.</w:t>
        </w:r>
      </w:ins>
    </w:p>
    <w:p w14:paraId="6D6B6AB2" w14:textId="2896B8C9" w:rsidR="00F011FC" w:rsidRDefault="00624F7C" w:rsidP="007F03F0">
      <w:pPr>
        <w:pStyle w:val="Titre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50" w:author="Eric Boisvert" w:date="2016-03-28T16:59:00Z"/>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51"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252" w:name="BKM_D602E51F_1A69_4732_803D_A550C06800AD"/>
      <w:bookmarkStart w:id="3253" w:name="_Ref440799060"/>
      <w:bookmarkEnd w:id="3252"/>
      <w:r>
        <w:t>ShearDisplacementStructure</w:t>
      </w:r>
      <w:bookmarkEnd w:id="3253"/>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54" w:author="Eric Boisvert" w:date="2016-03-28T16:06:00Z">
        <w:r w:rsidR="003842F3">
          <w:t>7.5.1.1</w:t>
        </w:r>
      </w:ins>
      <w:del w:id="3255" w:author="Eric Boisvert" w:date="2016-03-28T16:06:00Z">
        <w:r w:rsidR="004D34D6" w:rsidDel="003842F3">
          <w:delText>8.5.1.1</w:delText>
        </w:r>
      </w:del>
      <w:r w:rsidR="004631F8">
        <w:fldChar w:fldCharType="end"/>
      </w:r>
      <w:r w:rsidR="004631F8">
        <w:t>)</w:t>
      </w:r>
      <w:r w:rsidR="00624F7C">
        <w:t>.</w:t>
      </w:r>
    </w:p>
    <w:p w14:paraId="6E425B04" w14:textId="0FAC8E1A" w:rsidR="00415CBF" w:rsidRDefault="0024128E" w:rsidP="00415CBF">
      <w:pPr>
        <w:keepNext/>
      </w:pPr>
      <w:r>
        <w:rPr>
          <w:noProof/>
          <w:lang w:val="en-CA" w:eastAsia="en-CA"/>
        </w:rPr>
        <w:pict w14:anchorId="485212EB">
          <v:shape id="_x0000_i1051" type="#_x0000_t75" style="width:312.45pt;height:340.15pt;visibility:visible;mso-wrap-style:square">
            <v:imagedata r:id="rId42"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56" w:author="Boisvert, Eric" w:date="2016-03-29T09:08:00Z">
        <w:r w:rsidR="008279FB">
          <w:rPr>
            <w:noProof/>
          </w:rPr>
          <w:t>27</w:t>
        </w:r>
      </w:ins>
      <w:ins w:id="3257" w:author="Eric Boisvert" w:date="2016-03-28T16:06:00Z">
        <w:del w:id="3258" w:author="Boisvert, Eric" w:date="2016-03-29T08:51:00Z">
          <w:r w:rsidR="003842F3" w:rsidDel="00CB122C">
            <w:rPr>
              <w:noProof/>
            </w:rPr>
            <w:delText>27</w:delText>
          </w:r>
        </w:del>
      </w:ins>
      <w:del w:id="3259" w:author="Boisvert, Eric" w:date="2016-03-29T08:51:00Z">
        <w:r w:rsidR="0043586C" w:rsidDel="00CB122C">
          <w:rPr>
            <w:noProof/>
          </w:rPr>
          <w:delText>26</w:delText>
        </w:r>
      </w:del>
      <w:r w:rsidR="00673E83">
        <w:rPr>
          <w:noProof/>
        </w:rPr>
        <w:fldChar w:fldCharType="end"/>
      </w:r>
      <w:r>
        <w:t xml:space="preserve"> : ShearDisplacementStructure</w:t>
      </w:r>
      <w:ins w:id="3260"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61" w:name="BKM_2C0BAC72_25F4_4403_B6F3_8CD29CC45162"/>
      <w:bookmarkEnd w:id="3261"/>
    </w:p>
    <w:p w14:paraId="2DF78B31" w14:textId="7F6BAD5C" w:rsidR="000427E6" w:rsidRDefault="000427E6" w:rsidP="007F03F0">
      <w:pPr>
        <w:pStyle w:val="Titre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262" w:name="BKM_6D164D9B_00C6_4467_A49F_201E1DB05D3E"/>
      <w:bookmarkStart w:id="3263" w:name="_Toc446944597"/>
      <w:bookmarkEnd w:id="3262"/>
      <w:r>
        <w:t>Geomorphology</w:t>
      </w:r>
      <w:bookmarkEnd w:id="3263"/>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64"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65"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24128E" w:rsidP="00FB057B">
      <w:pPr>
        <w:keepNext/>
      </w:pPr>
      <w:ins w:id="3266" w:author="Eric Boisvert" w:date="2016-02-01T05:10:00Z">
        <w:r>
          <w:rPr>
            <w:noProof/>
            <w:lang w:val="en-CA" w:eastAsia="en-CA"/>
          </w:rPr>
          <w:pict w14:anchorId="3C9AC551">
            <v:shape id="_x0000_i1052" type="#_x0000_t75" style="width:6in;height:297.25pt">
              <v:imagedata r:id="rId43"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267" w:author="Boisvert, Eric" w:date="2016-03-29T09:08:00Z">
        <w:r w:rsidR="008279FB">
          <w:rPr>
            <w:noProof/>
          </w:rPr>
          <w:t>28</w:t>
        </w:r>
      </w:ins>
      <w:ins w:id="3268" w:author="Eric Boisvert" w:date="2016-03-28T16:06:00Z">
        <w:del w:id="3269" w:author="Boisvert, Eric" w:date="2016-03-29T08:51:00Z">
          <w:r w:rsidR="003842F3" w:rsidDel="00CB122C">
            <w:rPr>
              <w:noProof/>
            </w:rPr>
            <w:delText>28</w:delText>
          </w:r>
        </w:del>
      </w:ins>
      <w:del w:id="3270"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271"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72" w:author="Eric Boisvert" w:date="2016-03-28T17:01:00Z">
        <w:r w:rsidR="003D7505">
          <w:t>kind of Geologic Feature</w:t>
        </w:r>
      </w:ins>
      <w:del w:id="3273"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ins w:id="3274" w:author="Boisvert, Eric" w:date="2016-03-29T08:39:00Z">
        <w:r w:rsidR="00853941">
          <w:t>.</w:t>
        </w:r>
      </w:ins>
      <w:proofErr w:type="gramEnd"/>
    </w:p>
    <w:p w14:paraId="4464C7AB" w14:textId="3FFC55D0" w:rsidR="00C01850" w:rsidRDefault="0024128E" w:rsidP="007F03F0">
      <w:pPr>
        <w:keepNext/>
      </w:pPr>
      <w:r>
        <w:pict w14:anchorId="5A6095A9">
          <v:shape id="_x0000_i1053" type="#_x0000_t75" style="width:432.45pt;height:206.75pt">
            <v:imagedata r:id="rId44" o:title=""/>
          </v:shape>
        </w:pict>
      </w:r>
    </w:p>
    <w:p w14:paraId="0745F577" w14:textId="66F2A397" w:rsidR="00ED4EA5" w:rsidRDefault="00C01850" w:rsidP="007F03F0">
      <w:pPr>
        <w:pStyle w:val="Lgende"/>
      </w:pPr>
      <w:bookmarkStart w:id="3275" w:name="_Ref440194521"/>
      <w:r>
        <w:t xml:space="preserve">Figure </w:t>
      </w:r>
      <w:r>
        <w:fldChar w:fldCharType="begin"/>
      </w:r>
      <w:r>
        <w:instrText xml:space="preserve"> SEQ Figure \* ARABIC </w:instrText>
      </w:r>
      <w:r>
        <w:fldChar w:fldCharType="separate"/>
      </w:r>
      <w:ins w:id="3276" w:author="Boisvert, Eric" w:date="2016-03-29T09:08:00Z">
        <w:r w:rsidR="008279FB">
          <w:rPr>
            <w:noProof/>
          </w:rPr>
          <w:t>29</w:t>
        </w:r>
      </w:ins>
      <w:ins w:id="3277" w:author="Eric Boisvert" w:date="2016-03-28T16:06:00Z">
        <w:del w:id="3278" w:author="Boisvert, Eric" w:date="2016-03-29T08:51:00Z">
          <w:r w:rsidR="003842F3" w:rsidDel="00CB122C">
            <w:rPr>
              <w:noProof/>
            </w:rPr>
            <w:delText>29</w:delText>
          </w:r>
        </w:del>
      </w:ins>
      <w:del w:id="3279" w:author="Boisvert, Eric" w:date="2016-03-29T08:51:00Z">
        <w:r w:rsidR="0043586C" w:rsidDel="00CB122C">
          <w:rPr>
            <w:noProof/>
          </w:rPr>
          <w:delText>28</w:delText>
        </w:r>
      </w:del>
      <w:r>
        <w:fldChar w:fldCharType="end"/>
      </w:r>
      <w:bookmarkEnd w:id="3275"/>
      <w:r>
        <w:t xml:space="preserve"> </w:t>
      </w:r>
      <w:proofErr w:type="gramStart"/>
      <w:r>
        <w:t>Partial</w:t>
      </w:r>
      <w:proofErr w:type="gramEnd"/>
      <w:r>
        <w:t xml:space="preserve"> encoding of Etna volcano geomorphological unit (</w:t>
      </w:r>
      <w:ins w:id="3280" w:author="Eric Boisvert" w:date="2016-03-28T17:02:00Z">
        <w:r w:rsidR="003D7505">
          <w:t xml:space="preserve">encoded from a map </w:t>
        </w:r>
      </w:ins>
      <w:r>
        <w:t>from Branca et al, 2011)</w:t>
      </w:r>
      <w:ins w:id="3281"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82" w:author="Eric Boisvert" w:date="2016-03-28T16:06:00Z">
        <w:r w:rsidR="003842F3">
          <w:t xml:space="preserve">Figure </w:t>
        </w:r>
        <w:r w:rsidR="003842F3">
          <w:rPr>
            <w:noProof/>
          </w:rPr>
          <w:t>29</w:t>
        </w:r>
      </w:ins>
      <w:del w:id="3283"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proofErr w:type="gramStart"/>
      <w:r w:rsidRPr="00174A58">
        <w:t>unitDescription</w:t>
      </w:r>
      <w:proofErr w:type="gramEnd"/>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84" w:author="Eric Boisvert" w:date="2016-03-28T17:03:00Z">
        <w:r w:rsidR="008D422E">
          <w:t>.</w:t>
        </w:r>
      </w:ins>
    </w:p>
    <w:p w14:paraId="5A3420E6" w14:textId="4D1E0836" w:rsidR="00174A58" w:rsidRDefault="00174A58" w:rsidP="007F03F0">
      <w:pPr>
        <w:pStyle w:val="Titre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lastRenderedPageBreak/>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85"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86" w:name="BKM_4E3AD03A_F983_4BE7_BAD7_D46FA41454DA"/>
      <w:bookmarkEnd w:id="3286"/>
    </w:p>
    <w:p w14:paraId="566339D6" w14:textId="1B104237" w:rsidR="003D6337" w:rsidRDefault="003D6337" w:rsidP="007F03F0">
      <w:pPr>
        <w:pStyle w:val="Titre5"/>
        <w:rPr>
          <w:lang w:val="en-CA"/>
        </w:rPr>
      </w:pPr>
      <w:del w:id="3287" w:author="Eric Boisvert" w:date="2016-03-28T17:04:00Z">
        <w:r w:rsidRPr="00D970E9" w:rsidDel="008D422E">
          <w:rPr>
            <w:lang w:val="en-CA"/>
          </w:rPr>
          <w:delText>A</w:delText>
        </w:r>
      </w:del>
      <w:proofErr w:type="gramStart"/>
      <w:ins w:id="3288" w:author="Eric Boisvert" w:date="2016-03-28T17:04:00Z">
        <w:r w:rsidR="008D422E">
          <w:rPr>
            <w:lang w:val="en-CA"/>
          </w:rPr>
          <w:t>a</w:t>
        </w:r>
      </w:ins>
      <w:r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89" w:author="Eric Boisvert" w:date="2016-03-28T17:04:00Z">
        <w:r w:rsidR="008D422E">
          <w:rPr>
            <w:lang w:val="en-CA"/>
          </w:rPr>
          <w:t>.</w:t>
        </w:r>
      </w:ins>
    </w:p>
    <w:p w14:paraId="7601DBAC" w14:textId="22D988BA" w:rsidR="00E1402F" w:rsidRDefault="00E1402F" w:rsidP="00E1402F">
      <w:pPr>
        <w:pStyle w:val="Titre4"/>
      </w:pPr>
      <w:bookmarkStart w:id="3290" w:name="BKM_D58E407D_6BD7_451C_AC84_ED75498146C5"/>
      <w:bookmarkStart w:id="3291" w:name="BKM_60D7A041_DA67_4836_A9CF_067E59A5AD76"/>
      <w:bookmarkEnd w:id="3290"/>
      <w:bookmarkEnd w:id="3291"/>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92"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93" w:author="Eric Boisvert" w:date="2016-03-28T17:04:00Z">
        <w:r w:rsidR="008D422E">
          <w:t>, a</w:t>
        </w:r>
      </w:ins>
      <w:del w:id="3294" w:author="Eric Boisvert" w:date="2016-03-28T17:04:00Z">
        <w:r w:rsidRPr="00E1402F" w:rsidDel="008D422E">
          <w:delText xml:space="preserve">, </w:delText>
        </w:r>
      </w:del>
      <w:r w:rsidRPr="00E1402F">
        <w:t xml:space="preserve">dredged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447AE1FB" w:rsidR="00F829B5" w:rsidRDefault="00F829B5" w:rsidP="00F829B5">
      <w:pPr>
        <w:rPr>
          <w:ins w:id="3295"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296" w:name="BKM_226E2406_CB91_4741_B565_53E336A2E054"/>
      <w:bookmarkStart w:id="3297" w:name="BKM_FB2680F3_627E_464F_82B9_677F1AC277D7"/>
      <w:bookmarkStart w:id="3298" w:name="_Toc446944598"/>
      <w:bookmarkEnd w:id="3296"/>
      <w:bookmarkEnd w:id="3297"/>
      <w:r>
        <w:rPr>
          <w:lang w:val="en-CA"/>
        </w:rPr>
        <w:t>Collection</w:t>
      </w:r>
      <w:bookmarkEnd w:id="3298"/>
    </w:p>
    <w:p w14:paraId="5027A8ED" w14:textId="77777777" w:rsidR="008D422E" w:rsidRDefault="008D422E" w:rsidP="00390DF7">
      <w:pPr>
        <w:rPr>
          <w:ins w:id="3299" w:author="Eric Boisvert" w:date="2016-03-28T17:05:00Z"/>
        </w:rPr>
      </w:pPr>
    </w:p>
    <w:p w14:paraId="43EFB6DB" w14:textId="557442E5" w:rsidR="00390DF7" w:rsidRDefault="00F829B5" w:rsidP="00390DF7">
      <w:r>
        <w:t>A GeoSciML collection is a convenience class to manage</w:t>
      </w:r>
      <w:del w:id="3300"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24128E" w:rsidP="00390DF7">
      <w:pPr>
        <w:keepNext/>
      </w:pPr>
      <w:r>
        <w:rPr>
          <w:noProof/>
          <w:lang w:val="en-CA" w:eastAsia="en-CA"/>
        </w:rPr>
        <w:lastRenderedPageBreak/>
        <w:pict w14:anchorId="2908CF57">
          <v:shape id="_x0000_i1054" type="#_x0000_t75" style="width:6in;height:386.75pt;visibility:visible;mso-wrap-style:square">
            <v:imagedata r:id="rId45" o:title=""/>
          </v:shape>
        </w:pict>
      </w:r>
    </w:p>
    <w:p w14:paraId="16086824" w14:textId="54D3A837" w:rsidR="00390DF7" w:rsidRDefault="00390DF7" w:rsidP="00390DF7">
      <w:pPr>
        <w:pStyle w:val="Lgende"/>
      </w:pPr>
      <w:bookmarkStart w:id="3301" w:name="_Ref432749513"/>
      <w:r>
        <w:t xml:space="preserve">Figure </w:t>
      </w:r>
      <w:r w:rsidR="00673E83">
        <w:fldChar w:fldCharType="begin"/>
      </w:r>
      <w:r w:rsidR="00673E83">
        <w:instrText xml:space="preserve"> SEQ Figure \* ARABIC </w:instrText>
      </w:r>
      <w:r w:rsidR="00673E83">
        <w:fldChar w:fldCharType="separate"/>
      </w:r>
      <w:ins w:id="3302" w:author="Boisvert, Eric" w:date="2016-03-29T09:08:00Z">
        <w:r w:rsidR="008279FB">
          <w:rPr>
            <w:noProof/>
          </w:rPr>
          <w:t>30</w:t>
        </w:r>
      </w:ins>
      <w:ins w:id="3303" w:author="Eric Boisvert" w:date="2016-03-28T16:06:00Z">
        <w:del w:id="3304" w:author="Boisvert, Eric" w:date="2016-03-29T08:51:00Z">
          <w:r w:rsidR="003842F3" w:rsidDel="00CB122C">
            <w:rPr>
              <w:noProof/>
            </w:rPr>
            <w:delText>30</w:delText>
          </w:r>
        </w:del>
      </w:ins>
      <w:del w:id="3305" w:author="Boisvert, Eric" w:date="2016-03-29T08:51:00Z">
        <w:r w:rsidR="0043586C" w:rsidDel="00CB122C">
          <w:rPr>
            <w:noProof/>
          </w:rPr>
          <w:delText>29</w:delText>
        </w:r>
      </w:del>
      <w:r w:rsidR="00673E83">
        <w:rPr>
          <w:noProof/>
        </w:rPr>
        <w:fldChar w:fldCharType="end"/>
      </w:r>
      <w:bookmarkEnd w:id="3301"/>
      <w:r>
        <w:t xml:space="preserve">: GSML collection </w:t>
      </w:r>
      <w:ins w:id="3306" w:author="Boisvert, Eric" w:date="2016-03-29T08:40:00Z">
        <w:r w:rsidR="00853941">
          <w:t xml:space="preserve">summary </w:t>
        </w:r>
      </w:ins>
      <w:r>
        <w:t>diagram</w:t>
      </w:r>
      <w:ins w:id="3307"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308"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309"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310"/>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3310"/>
      <w:r w:rsidR="003B49DD">
        <w:rPr>
          <w:rStyle w:val="Marquedecommentaire"/>
        </w:rPr>
        <w:commentReference w:id="3310"/>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311" w:author="Eric Boisvert" w:date="2016-03-28T16:06:00Z">
        <w:r w:rsidR="003842F3">
          <w:t xml:space="preserve">Figure </w:t>
        </w:r>
        <w:r w:rsidR="003842F3">
          <w:rPr>
            <w:noProof/>
          </w:rPr>
          <w:t>30</w:t>
        </w:r>
      </w:ins>
      <w:del w:id="3312"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313" w:author="Eric Boisvert" w:date="2016-01-24T13:33:00Z">
        <w:r w:rsidR="0099305B">
          <w:t>OM::</w:t>
        </w:r>
      </w:ins>
      <w:r>
        <w:t xml:space="preserve">SF_SamplingFeature.  </w:t>
      </w:r>
      <w:ins w:id="3314" w:author="Eric Boisvert" w:date="2016-02-27T14:29:00Z">
        <w:r w:rsidR="003E7F91">
          <w:t>GSMLItem has the stereotype &lt;&lt;Union&gt;&gt; and according to ISO19</w:t>
        </w:r>
      </w:ins>
      <w:ins w:id="3315" w:author="Eric Boisvert" w:date="2016-02-27T14:38:00Z">
        <w:r w:rsidR="003E7F91">
          <w:t>103</w:t>
        </w:r>
      </w:ins>
      <w:ins w:id="3316" w:author="Eric Boisvert" w:date="2016-02-27T14:30:00Z">
        <w:r w:rsidR="003E7F91">
          <w:t xml:space="preserve"> (Clause </w:t>
        </w:r>
      </w:ins>
      <w:ins w:id="3317" w:author="Eric Boisvert" w:date="2016-02-27T14:38:00Z">
        <w:r w:rsidR="003E7F91">
          <w:t>6.8.2</w:t>
        </w:r>
      </w:ins>
      <w:ins w:id="3318" w:author="Eric Boisvert" w:date="2016-02-27T14:30:00Z">
        <w:r w:rsidR="003E7F91">
          <w:t xml:space="preserve">), only one of the properties can be </w:t>
        </w:r>
      </w:ins>
      <w:ins w:id="3319" w:author="Eric Boisvert" w:date="2016-02-27T14:31:00Z">
        <w:r w:rsidR="003E7F91">
          <w:t>materialized</w:t>
        </w:r>
      </w:ins>
      <w:ins w:id="3320" w:author="Eric Boisvert" w:date="2016-02-27T14:30:00Z">
        <w:r w:rsidR="003E7F91">
          <w:t xml:space="preserve"> </w:t>
        </w:r>
      </w:ins>
      <w:ins w:id="3321" w:author="Eric Boisvert" w:date="2016-02-27T14:31:00Z">
        <w:r w:rsidR="003E7F91">
          <w:t xml:space="preserve">at the time. </w:t>
        </w:r>
      </w:ins>
      <w:r>
        <w:t>It is important to note that the &lt;&lt;Union&gt;&gt; stereotype can be encoded in two distinct ways</w:t>
      </w:r>
      <w:ins w:id="3322"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323" w:author="Eric Boisvert" w:date="2016-02-27T14:39:00Z">
        <w:r w:rsidDel="003E7F91">
          <w:delText xml:space="preserve"> for example</w:delText>
        </w:r>
      </w:del>
      <w:r>
        <w:t>)</w:t>
      </w:r>
      <w:r>
        <w:br/>
      </w:r>
      <w:r>
        <w:br/>
      </w:r>
      <w:r w:rsidR="0024128E">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324"/>
      <w:r>
        <w:t xml:space="preserve">(as prescribed by </w:t>
      </w:r>
      <w:r w:rsidR="00241C7C">
        <w:t>GML 3.3</w:t>
      </w:r>
      <w:r>
        <w:t xml:space="preserve">) </w:t>
      </w:r>
      <w:r>
        <w:br/>
      </w:r>
      <w:commentRangeEnd w:id="3324"/>
      <w:r>
        <w:rPr>
          <w:rStyle w:val="Marquedecommentaire"/>
        </w:rPr>
        <w:commentReference w:id="3324"/>
      </w:r>
      <w:r>
        <w:br/>
      </w:r>
      <w:r w:rsidR="0024128E">
        <w:rPr>
          <w:rFonts w:ascii="Courier New" w:hAnsi="Courier New" w:cs="Courier New"/>
          <w:noProof/>
          <w:lang w:val="en-CA" w:eastAsia="en-CA"/>
        </w:rPr>
        <w:pict w14:anchorId="7623DFC3">
          <v:shape id="_x0000_i1056" type="#_x0000_t75" style="width:207.25pt;height:58.15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25" w:author="Eric Boisvert" w:date="2016-03-25T10:15:00Z">
        <w:r w:rsidR="00E13DE0">
          <w:rPr>
            <w:lang w:val="en-CA"/>
          </w:rPr>
          <w:t>(</w:t>
        </w:r>
        <w:proofErr w:type="gramStart"/>
        <w:r w:rsidR="00E13DE0">
          <w:rPr>
            <w:lang w:val="en-CA"/>
          </w:rPr>
          <w:t xml:space="preserve">See  </w:t>
        </w:r>
        <w:proofErr w:type="gramEnd"/>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26" w:author="Eric Boisvert" w:date="2016-03-28T16:06:00Z">
        <w:r w:rsidR="003842F3">
          <w:rPr>
            <w:lang w:val="en-CA"/>
          </w:rPr>
          <w:t>8.5</w:t>
        </w:r>
      </w:ins>
      <w:ins w:id="3327"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3842F3">
        <w:t xml:space="preserve">Table </w:t>
      </w:r>
      <w:r w:rsidR="003842F3">
        <w:rPr>
          <w:noProof/>
        </w:rPr>
        <w:t>3</w:t>
      </w:r>
      <w:r w:rsidR="003842F3">
        <w:t xml:space="preserve"> GSMLItem property</w:t>
      </w:r>
      <w:r>
        <w:fldChar w:fldCharType="end"/>
      </w:r>
      <w:r>
        <w:t xml:space="preserve"> describes the each of the GSMLItem properties</w:t>
      </w:r>
      <w:ins w:id="3328" w:author="Boisvert, Eric" w:date="2016-03-29T08:40:00Z">
        <w:r w:rsidR="00853941">
          <w:t>.</w:t>
        </w:r>
      </w:ins>
    </w:p>
    <w:p w14:paraId="0ACFC2A5" w14:textId="26529F87" w:rsidR="00292781" w:rsidRDefault="00292781" w:rsidP="007F03F0">
      <w:pPr>
        <w:pStyle w:val="Lgende"/>
        <w:keepNext/>
      </w:pPr>
      <w:bookmarkStart w:id="3329" w:name="_Ref440205961"/>
      <w:proofErr w:type="gramStart"/>
      <w:r>
        <w:t xml:space="preserve">Table </w:t>
      </w:r>
      <w:ins w:id="3330" w:author="Eric Boisvert" w:date="2016-02-14T13:33:00Z">
        <w:r w:rsidR="00415E41">
          <w:fldChar w:fldCharType="begin"/>
        </w:r>
        <w:r w:rsidR="00415E41">
          <w:instrText xml:space="preserve"> SEQ Table \* ARABIC </w:instrText>
        </w:r>
      </w:ins>
      <w:r w:rsidR="00415E41">
        <w:fldChar w:fldCharType="separate"/>
      </w:r>
      <w:ins w:id="3331" w:author="Eric Boisvert" w:date="2016-03-28T16:06:00Z">
        <w:r w:rsidR="003842F3">
          <w:rPr>
            <w:noProof/>
          </w:rPr>
          <w:t>3</w:t>
        </w:r>
      </w:ins>
      <w:ins w:id="3332" w:author="Eric Boisvert" w:date="2016-02-14T13:33:00Z">
        <w:r w:rsidR="00415E41">
          <w:fldChar w:fldCharType="end"/>
        </w:r>
      </w:ins>
      <w:del w:id="3333"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29"/>
      <w:ins w:id="3334" w:author="Boisvert, Eric" w:date="2016-03-29T08:40:00Z">
        <w:r w:rsidR="00853941">
          <w:t>.</w:t>
        </w:r>
      </w:ins>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335" w:name="_Toc446944599"/>
      <w:r>
        <w:rPr>
          <w:lang w:val="en-CA"/>
        </w:rPr>
        <w:t>GeoSciML Data Types</w:t>
      </w:r>
      <w:bookmarkEnd w:id="3335"/>
    </w:p>
    <w:p w14:paraId="519F32B6" w14:textId="77777777" w:rsidR="00657E64" w:rsidRDefault="00657E64" w:rsidP="00657E64">
      <w:pPr>
        <w:rPr>
          <w:lang w:val="en-CA"/>
        </w:rPr>
      </w:pPr>
    </w:p>
    <w:p w14:paraId="636940E3" w14:textId="35002EE2" w:rsidR="00657E64" w:rsidDel="007C5519" w:rsidRDefault="00657E64" w:rsidP="00657E64">
      <w:pPr>
        <w:rPr>
          <w:del w:id="3336" w:author="Boisvert, Eric" w:date="2016-03-29T07:54:00Z"/>
          <w:lang w:val="en-CA"/>
        </w:rPr>
      </w:pPr>
      <w:r>
        <w:rPr>
          <w:lang w:val="en-CA"/>
        </w:rPr>
        <w:t>GeoSciML Data is a</w:t>
      </w:r>
      <w:r w:rsidRPr="004A7E4D">
        <w:rPr>
          <w:lang w:val="en-CA"/>
        </w:rPr>
        <w:t xml:space="preserve"> package of </w:t>
      </w:r>
      <w:del w:id="3337" w:author="Boisvert, Eric" w:date="2016-03-29T07:53:00Z">
        <w:r w:rsidRPr="004A7E4D" w:rsidDel="007C5519">
          <w:rPr>
            <w:lang w:val="en-CA"/>
          </w:rPr>
          <w:delText xml:space="preserve">classes </w:delText>
        </w:r>
      </w:del>
      <w:ins w:id="3338" w:author="Boisvert, Eric" w:date="2016-03-29T07:53:00Z">
        <w:r w:rsidR="007C5519">
          <w:rPr>
            <w:lang w:val="en-CA"/>
          </w:rPr>
          <w:t>data types</w:t>
        </w:r>
        <w:r w:rsidR="007C5519" w:rsidRPr="004A7E4D">
          <w:rPr>
            <w:lang w:val="en-CA"/>
          </w:rPr>
          <w:t xml:space="preserve"> </w:t>
        </w:r>
      </w:ins>
      <w:r w:rsidRPr="004A7E4D">
        <w:rPr>
          <w:lang w:val="en-CA"/>
        </w:rPr>
        <w:t>t</w:t>
      </w:r>
      <w:ins w:id="3339" w:author="Boisvert, Eric" w:date="2016-03-29T07:53:00Z">
        <w:r w:rsidR="007C5519">
          <w:rPr>
            <w:lang w:val="en-CA"/>
          </w:rPr>
          <w:t>hat</w:t>
        </w:r>
      </w:ins>
      <w:del w:id="3340" w:author="Boisvert, Eric" w:date="2016-03-29T07:53:00Z">
        <w:r w:rsidRPr="004A7E4D" w:rsidDel="007C5519">
          <w:rPr>
            <w:lang w:val="en-CA"/>
          </w:rPr>
          <w:delText>o</w:delText>
        </w:r>
      </w:del>
      <w:r w:rsidRPr="004A7E4D">
        <w:rPr>
          <w:lang w:val="en-CA"/>
        </w:rPr>
        <w:t xml:space="preserve"> describe</w:t>
      </w:r>
      <w:ins w:id="3341"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42" w:author="Boisvert, Eric" w:date="2016-03-29T07:54:00Z">
        <w:r w:rsidR="007C5519">
          <w:rPr>
            <w:lang w:val="en-CA"/>
          </w:rPr>
          <w:t xml:space="preserve">  </w:t>
        </w:r>
      </w:ins>
      <w:r w:rsidRPr="00C034E3">
        <w:rPr>
          <w:lang w:val="en-CA"/>
        </w:rPr>
        <w:t xml:space="preserve">An additional GSML_QuantityRange class extends </w:t>
      </w:r>
      <w:del w:id="3343" w:author="Eric Boisvert" w:date="2016-01-24T13:31:00Z">
        <w:r w:rsidRPr="00C034E3" w:rsidDel="00253146">
          <w:rPr>
            <w:lang w:val="en-CA"/>
          </w:rPr>
          <w:delText>swe:Quantity</w:delText>
        </w:r>
      </w:del>
      <w:ins w:id="3344" w:author="Eric Boisvert" w:date="2016-01-24T13:31:00Z">
        <w:r w:rsidR="00253146">
          <w:rPr>
            <w:lang w:val="en-CA"/>
          </w:rPr>
          <w:t>SWE::Quantity</w:t>
        </w:r>
      </w:ins>
      <w:r w:rsidRPr="00C034E3">
        <w:rPr>
          <w:lang w:val="en-CA"/>
        </w:rPr>
        <w:t xml:space="preserve">Range to allow upper and lower values </w:t>
      </w:r>
      <w:del w:id="3345" w:author="Boisvert, Eric" w:date="2016-03-29T07:54:00Z">
        <w:r w:rsidRPr="00C034E3" w:rsidDel="007C5519">
          <w:rPr>
            <w:lang w:val="en-CA"/>
          </w:rPr>
          <w:delText xml:space="preserve">in </w:delText>
        </w:r>
      </w:del>
      <w:ins w:id="3346"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24128E" w:rsidP="00657E64">
      <w:pPr>
        <w:keepNext/>
      </w:pPr>
      <w:r>
        <w:rPr>
          <w:noProof/>
          <w:lang w:val="en-CA" w:eastAsia="en-CA"/>
        </w:rPr>
        <w:lastRenderedPageBreak/>
        <w:pict w14:anchorId="74C7BFF3">
          <v:shape id="_x0000_i1057" type="#_x0000_t75" style="width:6in;height:493.4pt;visibility:visible;mso-wrap-style:square">
            <v:imagedata r:id="rId48"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347" w:author="Boisvert, Eric" w:date="2016-03-29T09:08:00Z">
        <w:r w:rsidR="008279FB">
          <w:rPr>
            <w:noProof/>
          </w:rPr>
          <w:t>31</w:t>
        </w:r>
      </w:ins>
      <w:ins w:id="3348" w:author="Eric Boisvert" w:date="2016-03-28T16:06:00Z">
        <w:del w:id="3349" w:author="Boisvert, Eric" w:date="2016-03-29T08:51:00Z">
          <w:r w:rsidR="003842F3" w:rsidDel="00CB122C">
            <w:rPr>
              <w:noProof/>
            </w:rPr>
            <w:delText>31</w:delText>
          </w:r>
        </w:del>
      </w:ins>
      <w:del w:id="3350" w:author="Boisvert, Eric" w:date="2016-03-29T08:51:00Z">
        <w:r w:rsidR="0043586C" w:rsidDel="00CB122C">
          <w:rPr>
            <w:noProof/>
          </w:rPr>
          <w:delText>32</w:delText>
        </w:r>
      </w:del>
      <w:r>
        <w:rPr>
          <w:noProof/>
        </w:rPr>
        <w:fldChar w:fldCharType="end"/>
      </w:r>
      <w:r>
        <w:t xml:space="preserve"> : </w:t>
      </w:r>
      <w:ins w:id="3351" w:author="Boisvert, Eric" w:date="2016-03-29T08:40:00Z">
        <w:r w:rsidR="00853941">
          <w:t>Summary diagram of s</w:t>
        </w:r>
      </w:ins>
      <w:del w:id="3352" w:author="Boisvert, Eric" w:date="2016-03-29T08:40:00Z">
        <w:r w:rsidDel="00853941">
          <w:delText>S</w:delText>
        </w:r>
      </w:del>
      <w:r>
        <w:t>pecialised GeoSciML data types</w:t>
      </w:r>
      <w:ins w:id="3353"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54" w:author="Boisvert, Eric" w:date="2016-03-29T12:36:00Z">
        <w:r w:rsidDel="0024128E">
          <w:delText xml:space="preserve"> </w:delText>
        </w:r>
      </w:del>
      <w:r>
        <w:t>description ("toward fold hinge", "below')</w:t>
      </w:r>
      <w:ins w:id="3355" w:author="Boisvert, Eric" w:date="2016-03-29T08:40:00Z">
        <w:r w:rsidR="00853941">
          <w:t>.</w:t>
        </w:r>
      </w:ins>
    </w:p>
    <w:p w14:paraId="2E0FD80D" w14:textId="56B7D24D" w:rsidR="00657E64" w:rsidRDefault="002570EB" w:rsidP="007F03F0">
      <w:pPr>
        <w:pStyle w:val="Titre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w:t>
      </w:r>
      <w:del w:id="3356" w:author="Boisvert, Eric" w:date="2016-03-29T07:55:00Z">
        <w:r w:rsidDel="007C5519">
          <w:rPr>
            <w:lang w:val="en-CA"/>
          </w:rPr>
          <w:delText>e</w:delText>
        </w:r>
      </w:del>
      <w:r>
        <w:rPr>
          <w:lang w:val="en-CA"/>
        </w:rPr>
        <w:t>perty shall d</w:t>
      </w:r>
      <w:r w:rsidRPr="002570EB">
        <w:rPr>
          <w:lang w:val="en-CA"/>
        </w:rPr>
        <w:t>escribe</w:t>
      </w:r>
      <w:del w:id="3357"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58" w:author="Eric Boisvert" w:date="2016-01-24T13:30:00Z">
        <w:r w:rsidDel="00253146">
          <w:rPr>
            <w:lang w:val="en-CA"/>
          </w:rPr>
          <w:delText>:CharacterString</w:delText>
        </w:r>
      </w:del>
      <w:proofErr w:type="gramStart"/>
      <w:ins w:id="335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ins w:id="3360" w:author="Boisvert, Eric" w:date="2016-03-29T14:42:00Z">
        <w:r w:rsidR="00224214">
          <w:rPr>
            <w:lang w:val="en-CA"/>
          </w:rPr>
          <w:t xml:space="preserve"> </w:t>
        </w:r>
        <w:r w:rsidR="00224214">
          <w:t>(</w:t>
        </w:r>
        <w:r w:rsidR="00224214">
          <w:t xml:space="preserve"> eg. </w:t>
        </w:r>
        <w:r w:rsidR="00224214">
          <w:t>"</w:t>
        </w:r>
        <w:proofErr w:type="gramStart"/>
        <w:r w:rsidR="00224214">
          <w:t>toward</w:t>
        </w:r>
        <w:proofErr w:type="gramEnd"/>
        <w:r w:rsidR="00224214">
          <w:t xml:space="preserve"> fold hinge", "below')</w:t>
        </w:r>
      </w:ins>
      <w:ins w:id="3361"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62"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63"/>
      <w:r>
        <w:rPr>
          <w:lang w:val="en-CA"/>
        </w:rPr>
        <w:t xml:space="preserve">not impose one </w:t>
      </w:r>
      <w:commentRangeEnd w:id="3363"/>
      <w:r w:rsidR="00DD26B8">
        <w:rPr>
          <w:rStyle w:val="Marquedecommentaire"/>
        </w:rPr>
        <w:commentReference w:id="3363"/>
      </w:r>
      <w:r>
        <w:rPr>
          <w:lang w:val="en-CA"/>
        </w:rPr>
        <w:t>but provide</w:t>
      </w:r>
      <w:ins w:id="3364" w:author="Boisvert, Eric" w:date="2016-03-29T14:42:00Z">
        <w:r w:rsidR="00224214">
          <w:rPr>
            <w:lang w:val="en-CA"/>
          </w:rPr>
          <w:t>s</w:t>
        </w:r>
      </w:ins>
      <w:r>
        <w:rPr>
          <w:lang w:val="en-CA"/>
        </w:rPr>
        <w:t xml:space="preserve"> a convention property to report it. </w:t>
      </w:r>
      <w:commentRangeStart w:id="3365"/>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65"/>
      <w:r>
        <w:rPr>
          <w:rStyle w:val="Marquedecommentaire"/>
        </w:rPr>
        <w:commentReference w:id="3365"/>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66"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67" w:author="Boisvert, Eric" w:date="2016-03-29T14:43:00Z">
        <w:r w:rsidDel="00224214">
          <w:rPr>
            <w:lang w:val="en-CA"/>
          </w:rPr>
          <w:delText>, otherwise there is no useful information to report.</w:delText>
        </w:r>
      </w:del>
      <w:ins w:id="3368" w:author="Boisvert, Eric" w:date="2016-03-29T14:43:00Z">
        <w:r w:rsidR="00224214">
          <w:rPr>
            <w:lang w:val="en-CA"/>
          </w:rPr>
          <w:t>.</w:t>
        </w:r>
      </w:ins>
    </w:p>
    <w:p w14:paraId="6ACF1A83" w14:textId="5A61EC2B" w:rsidR="002570EB" w:rsidRDefault="002570EB" w:rsidP="007F03F0">
      <w:pPr>
        <w:pStyle w:val="Titre5"/>
        <w:rPr>
          <w:lang w:val="en-CA"/>
        </w:rPr>
      </w:pPr>
      <w:bookmarkStart w:id="3369" w:name="_Ref440279067"/>
      <w:proofErr w:type="gramStart"/>
      <w:r>
        <w:rPr>
          <w:lang w:val="en-CA"/>
        </w:rPr>
        <w:t>c</w:t>
      </w:r>
      <w:r w:rsidRPr="00D970E9">
        <w:rPr>
          <w:lang w:val="en-CA"/>
        </w:rPr>
        <w:t>onvention</w:t>
      </w:r>
      <w:bookmarkEnd w:id="3369"/>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70" w:author="Eric Boisvert" w:date="2016-01-24T13:31:00Z">
        <w:r w:rsidDel="00253146">
          <w:rPr>
            <w:lang w:val="en-CA"/>
          </w:rPr>
          <w:delText>swe:Quantity</w:delText>
        </w:r>
      </w:del>
      <w:ins w:id="3371"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72" w:author="Boisvert, Eric" w:date="2016-03-29T14:43:00Z">
        <w:r w:rsidR="00224214">
          <w:rPr>
            <w:lang w:val="en-CA"/>
          </w:rPr>
          <w:t>e</w:t>
        </w:r>
      </w:ins>
      <w:del w:id="3373"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74" w:author="Eric Boisvert" w:date="2016-03-28T16:06:00Z">
        <w:r w:rsidR="003842F3">
          <w:rPr>
            <w:lang w:val="en-CA"/>
          </w:rPr>
          <w:t>7.4.6.2.1</w:t>
        </w:r>
      </w:ins>
      <w:del w:id="3375" w:author="Eric Boisvert" w:date="2016-03-28T16:06:00Z">
        <w:r w:rsidR="004D34D6" w:rsidDel="003842F3">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76"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77"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378" w:author="Eric Boisvert" w:date="2016-01-24T13:31:00Z">
        <w:r w:rsidDel="00253146">
          <w:rPr>
            <w:lang w:val="en-CA"/>
          </w:rPr>
          <w:delText>swe:Quantity</w:delText>
        </w:r>
      </w:del>
      <w:ins w:id="3379"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80"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w:t>
            </w:r>
            <w:proofErr w:type="gramStart"/>
            <w:r>
              <w:t>,90</w:t>
            </w:r>
            <w:proofErr w:type="gramEnd"/>
            <w:r>
              <w:t>]</w:t>
            </w:r>
            <w:del w:id="3381" w:author="Boisvert, Eric" w:date="2016-03-29T08:41:00Z">
              <w:r w:rsidDel="00853941">
                <w:delText xml:space="preserve">   </w:delText>
              </w:r>
            </w:del>
            <w:ins w:id="3382"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83" w:author="Eric Boisvert" w:date="2016-03-25T10:33:00Z">
              <w:r w:rsidR="00FC044E">
                <w:rPr>
                  <w:rStyle w:val="requri"/>
                  <w:lang w:val="en-CA"/>
                </w:rPr>
                <w:t>trend</w:t>
              </w:r>
            </w:ins>
            <w:del w:id="3384"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5" w:author="Boisvert, Eric" w:date="2016-03-29T14:56:00Z">
              <w:r w:rsidRPr="0046445D" w:rsidDel="00DD26B8">
                <w:rPr>
                  <w:rFonts w:ascii="Segoe UI" w:hAnsi="Segoe UI" w:cs="Segoe UI"/>
                  <w:sz w:val="18"/>
                  <w:szCs w:val="18"/>
                  <w:lang w:val="en-CA"/>
                </w:rPr>
                <w:delText xml:space="preserve">not </w:delText>
              </w:r>
            </w:del>
            <w:ins w:id="3386"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proofErr w:type="gramStart"/>
      <w:r>
        <w:t>directed</w:t>
      </w:r>
      <w:proofErr w:type="gramEnd"/>
    </w:p>
    <w:p w14:paraId="10C30DC1" w14:textId="77777777" w:rsidR="00245451" w:rsidRPr="00245451" w:rsidRDefault="00245451"/>
    <w:p w14:paraId="3FE0D3AA" w14:textId="11A57FDE"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387" w:author="Boisvert, Eric" w:date="2016-03-29T14:45:00Z">
        <w:r w:rsidRPr="00245451" w:rsidDel="00224214">
          <w:delText xml:space="preserve">to </w:delText>
        </w:r>
      </w:del>
      <w:ins w:id="3388" w:author="Boisvert, Eric" w:date="2016-03-29T14:45:00Z">
        <w:r w:rsidR="00224214">
          <w:t>will</w:t>
        </w:r>
        <w:r w:rsidR="00224214" w:rsidRPr="00245451">
          <w:t xml:space="preserve"> </w:t>
        </w:r>
      </w:ins>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389" w:author="Eric Boisvert" w:date="2016-01-24T13:31:00Z">
        <w:r w:rsidDel="00253146">
          <w:delText>swe:Quantity</w:delText>
        </w:r>
      </w:del>
      <w:ins w:id="339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91"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92" w:author="Boisvert, Eric" w:date="2016-03-29T14:46:00Z">
        <w:r w:rsidDel="00224214">
          <w:delText xml:space="preserve">between </w:delText>
        </w:r>
      </w:del>
      <w:ins w:id="3393" w:author="Boisvert, Eric" w:date="2016-03-29T14:46:00Z">
        <w:r w:rsidR="00224214">
          <w:t>&gt;=</w:t>
        </w:r>
        <w:r w:rsidR="00224214">
          <w:t xml:space="preserve"> </w:t>
        </w:r>
      </w:ins>
      <w:r>
        <w:t xml:space="preserve">0 and </w:t>
      </w:r>
      <w:ins w:id="3394" w:author="Boisvert, Eric" w:date="2016-03-29T14:46:00Z">
        <w:r w:rsidR="00224214">
          <w:t>&lt;=</w:t>
        </w:r>
      </w:ins>
      <w:r>
        <w:t>90 (pointing up or down, depe</w:t>
      </w:r>
      <w:r w:rsidR="00D97666">
        <w:t>nding of the directed property)</w:t>
      </w:r>
      <w:ins w:id="3395" w:author="Boisvert, Eric" w:date="2016-03-29T08:41:00Z">
        <w:r w:rsidR="00853941">
          <w:t>.</w:t>
        </w:r>
      </w:ins>
    </w:p>
    <w:p w14:paraId="31E40357" w14:textId="2B224764" w:rsidR="00245451" w:rsidRDefault="00185884" w:rsidP="007F03F0">
      <w:pPr>
        <w:pStyle w:val="Titre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396" w:author="Eric Boisvert" w:date="2016-01-24T13:31:00Z">
        <w:r w:rsidDel="00253146">
          <w:delText>swe:Quantity</w:delText>
        </w:r>
      </w:del>
      <w:ins w:id="3397"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8"/>
            <w:r>
              <w:rPr>
                <w:rStyle w:val="requri"/>
                <w:lang w:val="en-CA"/>
              </w:rPr>
              <w:t>/req/gsml4-basic</w:t>
            </w:r>
            <w:r w:rsidRPr="00D12552">
              <w:rPr>
                <w:rStyle w:val="requri"/>
                <w:lang w:val="en-CA"/>
              </w:rPr>
              <w:t>/</w:t>
            </w:r>
            <w:r>
              <w:rPr>
                <w:rStyle w:val="requri"/>
                <w:lang w:val="en-CA"/>
              </w:rPr>
              <w:t>linear-</w:t>
            </w:r>
            <w:ins w:id="3399" w:author="Eric Boisvert" w:date="2016-03-25T10:39:00Z">
              <w:r w:rsidR="00AA08C5">
                <w:rPr>
                  <w:rStyle w:val="requri"/>
                  <w:lang w:val="en-CA"/>
                </w:rPr>
                <w:t>trend</w:t>
              </w:r>
            </w:ins>
            <w:del w:id="3400"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398"/>
            <w:r>
              <w:rPr>
                <w:rStyle w:val="Marquedecommentaire"/>
                <w:rFonts w:ascii="Times New Roman" w:eastAsia="Times New Roman" w:hAnsi="Times New Roman"/>
                <w:lang w:val="en-US" w:eastAsia="en-US"/>
              </w:rPr>
              <w:commentReference w:id="3398"/>
            </w:r>
            <w:ins w:id="3401"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402"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403"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4" w:author="Boisvert, Eric" w:date="2016-03-29T08:41:00Z">
        <w:r w:rsidR="00853941">
          <w:rPr>
            <w:lang w:val="en-CA"/>
          </w:rPr>
          <w:t>.</w:t>
        </w:r>
      </w:ins>
    </w:p>
    <w:p w14:paraId="4EED6D4C" w14:textId="0AAC5C64" w:rsidR="00657E64" w:rsidRDefault="00476D1D" w:rsidP="007F03F0">
      <w:pPr>
        <w:pStyle w:val="Titre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405" w:author="Eric Boisvert" w:date="2016-01-24T13:31:00Z">
        <w:r w:rsidDel="00253146">
          <w:rPr>
            <w:lang w:val="en-CA"/>
          </w:rPr>
          <w:delText>swe:Quantity</w:delText>
        </w:r>
      </w:del>
      <w:ins w:id="3406"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407" w:name="_Ref446254520"/>
      <w:r>
        <w:t>GSML_QuantityRange</w:t>
      </w:r>
      <w:bookmarkEnd w:id="3407"/>
    </w:p>
    <w:p w14:paraId="6742D8AB" w14:textId="77777777" w:rsidR="00657E64" w:rsidRDefault="00657E64" w:rsidP="00657E64"/>
    <w:p w14:paraId="0A7F0FC9" w14:textId="372C9590"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w:t>
      </w:r>
      <w:del w:id="3408" w:author="Boisvert, Eric" w:date="2016-03-29T14:57:00Z">
        <w:r w:rsidDel="00DD26B8">
          <w:delText xml:space="preserve">class </w:delText>
        </w:r>
      </w:del>
      <w:ins w:id="3409" w:author="Boisvert, Eric" w:date="2016-03-29T14:57:00Z">
        <w:r w:rsidR="00DD26B8">
          <w:t>Data Type</w:t>
        </w:r>
        <w:r w:rsidR="00DD26B8">
          <w:t xml:space="preserv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w:t>
      </w:r>
      <w:proofErr w:type="gramStart"/>
      <w:r>
        <w:t>Filter Encoding Specification 2.0 – OGC 09-029r2)</w:t>
      </w:r>
      <w:ins w:id="3412" w:author="Boisvert, Eric" w:date="2016-03-29T08:41:00Z">
        <w:r w:rsidR="00853941">
          <w:t>.</w:t>
        </w:r>
      </w:ins>
      <w:proofErr w:type="gramEnd"/>
    </w:p>
    <w:p w14:paraId="478D4891" w14:textId="77777777" w:rsidR="00657E64" w:rsidRDefault="0024128E" w:rsidP="00657E64">
      <w:pPr>
        <w:keepNext/>
        <w:spacing w:after="0"/>
      </w:pPr>
      <w:r>
        <w:rPr>
          <w:rFonts w:cs="Arial"/>
          <w:b/>
          <w:noProof/>
          <w:szCs w:val="26"/>
          <w:lang w:val="en-CA" w:eastAsia="en-CA"/>
        </w:rPr>
        <w:lastRenderedPageBreak/>
        <w:pict w14:anchorId="2E1BD1C1">
          <v:shape id="_x0000_i1058" type="#_x0000_t75" style="width:157.85pt;height:391.85pt;visibility:visible;mso-wrap-style:square">
            <v:imagedata r:id="rId49"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413" w:author="Boisvert, Eric" w:date="2016-03-29T09:08:00Z">
        <w:r w:rsidR="008279FB">
          <w:rPr>
            <w:noProof/>
          </w:rPr>
          <w:t>32</w:t>
        </w:r>
      </w:ins>
      <w:ins w:id="3414" w:author="Eric Boisvert" w:date="2016-03-28T16:06:00Z">
        <w:del w:id="3415" w:author="Boisvert, Eric" w:date="2016-03-29T08:51:00Z">
          <w:r w:rsidR="003842F3" w:rsidDel="00CB122C">
            <w:rPr>
              <w:noProof/>
            </w:rPr>
            <w:delText>32</w:delText>
          </w:r>
        </w:del>
      </w:ins>
      <w:del w:id="3416" w:author="Boisvert, Eric" w:date="2016-03-29T08:51:00Z">
        <w:r w:rsidR="0043586C" w:rsidDel="00CB122C">
          <w:rPr>
            <w:noProof/>
          </w:rPr>
          <w:delText>33</w:delText>
        </w:r>
      </w:del>
      <w:r>
        <w:rPr>
          <w:noProof/>
        </w:rPr>
        <w:fldChar w:fldCharType="end"/>
      </w:r>
      <w:r>
        <w:t xml:space="preserve"> : </w:t>
      </w:r>
      <w:ins w:id="3417" w:author="Boisvert, Eric" w:date="2016-03-29T08:41:00Z">
        <w:r w:rsidR="00853941">
          <w:t xml:space="preserve">Context diagram for </w:t>
        </w:r>
      </w:ins>
      <w:r>
        <w:t>QuantityRange making lower and upper values explicit</w:t>
      </w:r>
      <w:ins w:id="3418"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9" w:author="Boisvert, Eric" w:date="2016-03-29T14:58:00Z">
              <w:r>
                <w:t xml:space="preserve">The </w:t>
              </w:r>
            </w:ins>
            <w:r w:rsidR="00806192">
              <w:t>lowerValue SHALL be less o</w:t>
            </w:r>
            <w:ins w:id="3420" w:author="Boisvert, Eric" w:date="2016-03-29T14:58:00Z">
              <w:r>
                <w:t>r</w:t>
              </w:r>
            </w:ins>
            <w:del w:id="3421" w:author="Boisvert, Eric" w:date="2016-03-29T14:58:00Z">
              <w:r w:rsidR="00806192" w:rsidDel="00DD26B8">
                <w:delText>f</w:delText>
              </w:r>
            </w:del>
            <w:r w:rsidR="00806192">
              <w:t xml:space="preserve"> equals to upperValue</w:t>
            </w:r>
            <w:ins w:id="3422"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proofErr w:type="gramStart"/>
            <w:r>
              <w:t>Value[</w:t>
            </w:r>
            <w:proofErr w:type="gramEnd"/>
            <w:r>
              <w:t xml:space="preserve">0] </w:t>
            </w:r>
            <w:del w:id="3423" w:author="Boisvert, Eric" w:date="2016-03-29T14:58:00Z">
              <w:r w:rsidDel="00DD26B8">
                <w:delText xml:space="preserve">should </w:delText>
              </w:r>
            </w:del>
            <w:ins w:id="3424" w:author="Boisvert, Eric" w:date="2016-03-29T14:58:00Z">
              <w:r w:rsidR="00DD26B8">
                <w:t>SHALL</w:t>
              </w:r>
              <w:r w:rsidR="00DD26B8">
                <w:t xml:space="preserve">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Titre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24128E" w:rsidP="007F03F0">
      <w:pPr>
        <w:keepNext/>
      </w:pPr>
      <w:r>
        <w:rPr>
          <w:noProof/>
          <w:lang w:val="en-CA" w:eastAsia="en-CA"/>
        </w:rPr>
        <w:pict w14:anchorId="5F85BE3D">
          <v:shape id="_x0000_i1059" type="#_x0000_t75" style="width:117.7pt;height:91.4pt;visibility:visible;mso-wrap-style:square">
            <v:imagedata r:id="rId50"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425" w:author="Boisvert, Eric" w:date="2016-03-29T09:08:00Z">
        <w:r w:rsidR="008279FB">
          <w:rPr>
            <w:noProof/>
          </w:rPr>
          <w:t>33</w:t>
        </w:r>
      </w:ins>
      <w:ins w:id="3426" w:author="Eric Boisvert" w:date="2016-03-28T16:06:00Z">
        <w:del w:id="3427" w:author="Boisvert, Eric" w:date="2016-03-29T08:51:00Z">
          <w:r w:rsidR="003842F3" w:rsidDel="00CB122C">
            <w:rPr>
              <w:noProof/>
            </w:rPr>
            <w:delText>33</w:delText>
          </w:r>
        </w:del>
      </w:ins>
      <w:del w:id="3428" w:author="Boisvert, Eric" w:date="2016-03-29T08:51:00Z">
        <w:r w:rsidR="0043586C" w:rsidDel="00CB122C">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id="3429"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430" w:name="_Toc446944600"/>
      <w:r>
        <w:rPr>
          <w:lang w:val="en-CA"/>
        </w:rPr>
        <w:t>GeoSciML basic vocabularies</w:t>
      </w:r>
      <w:bookmarkEnd w:id="3430"/>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842F3">
        <w:t xml:space="preserve">Table </w:t>
      </w:r>
      <w:r w:rsidR="003842F3">
        <w:rPr>
          <w:noProof/>
        </w:rPr>
        <w:t>4</w:t>
      </w:r>
      <w:r w:rsidR="003C190E">
        <w:rPr>
          <w:lang w:val="en-CA"/>
        </w:rPr>
        <w:fldChar w:fldCharType="end"/>
      </w:r>
      <w:r w:rsidR="003C190E">
        <w:rPr>
          <w:lang w:val="en-CA"/>
        </w:rPr>
        <w:t xml:space="preserve"> lists the vocabularies used in </w:t>
      </w:r>
      <w:ins w:id="3431"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32" w:author="Eric Boisvert" w:date="2016-03-25T12:21:00Z">
        <w:r w:rsidR="003C190E" w:rsidDel="005A7585">
          <w:rPr>
            <w:lang w:val="en-CA"/>
          </w:rPr>
          <w:delText xml:space="preserve"> </w:delText>
        </w:r>
      </w:del>
      <w:ins w:id="3433"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4" w:author="Eric Boisvert" w:date="2016-03-28T16:06:00Z">
        <w:r w:rsidR="003842F3">
          <w:rPr>
            <w:lang w:val="en-CA"/>
          </w:rPr>
          <w:t>7.2.7</w:t>
        </w:r>
      </w:ins>
      <w:ins w:id="3435" w:author="Eric Boisvert" w:date="2016-03-25T12:22:00Z">
        <w:r w:rsidR="005A7585">
          <w:rPr>
            <w:lang w:val="en-CA"/>
          </w:rPr>
          <w:fldChar w:fldCharType="end"/>
        </w:r>
      </w:ins>
    </w:p>
    <w:p w14:paraId="090C5302" w14:textId="0610A029" w:rsidR="003C190E" w:rsidRDefault="003C190E" w:rsidP="003C190E">
      <w:pPr>
        <w:pStyle w:val="Lgende"/>
        <w:keepNext/>
      </w:pPr>
      <w:bookmarkStart w:id="3436" w:name="_Ref432861594"/>
      <w:proofErr w:type="gramStart"/>
      <w:r>
        <w:t xml:space="preserve">Table </w:t>
      </w:r>
      <w:ins w:id="3437" w:author="Eric Boisvert" w:date="2016-02-14T13:33:00Z">
        <w:r w:rsidR="00415E41">
          <w:fldChar w:fldCharType="begin"/>
        </w:r>
        <w:r w:rsidR="00415E41">
          <w:instrText xml:space="preserve"> SEQ Table \* ARABIC </w:instrText>
        </w:r>
      </w:ins>
      <w:r w:rsidR="00415E41">
        <w:fldChar w:fldCharType="separate"/>
      </w:r>
      <w:ins w:id="3438" w:author="Eric Boisvert" w:date="2016-03-28T16:06:00Z">
        <w:r w:rsidR="003842F3">
          <w:rPr>
            <w:noProof/>
          </w:rPr>
          <w:t>4</w:t>
        </w:r>
      </w:ins>
      <w:ins w:id="3439" w:author="Eric Boisvert" w:date="2016-02-14T13:33:00Z">
        <w:r w:rsidR="00415E41">
          <w:fldChar w:fldCharType="end"/>
        </w:r>
      </w:ins>
      <w:del w:id="344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6"/>
      <w:r>
        <w:t>: Vocabularies used in GeoSciML Basic</w:t>
      </w:r>
      <w:ins w:id="3441" w:author="Boisvert, Eric" w:date="2016-03-29T08:42:00Z">
        <w:r w:rsidR="00853941">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42"/>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42"/>
            <w:r w:rsidRPr="003F5AA4">
              <w:rPr>
                <w:rStyle w:val="Marquedecommentaire"/>
                <w:rFonts w:ascii="Calibri" w:hAnsi="Calibri"/>
                <w:color w:val="000000"/>
                <w:sz w:val="18"/>
                <w:szCs w:val="18"/>
              </w:rPr>
              <w:commentReference w:id="344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43"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4"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5"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6"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7"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8"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proofErr w:type="gramStart"/>
            <w:r w:rsidRPr="003F5AA4">
              <w:rPr>
                <w:rFonts w:ascii="Calibri" w:hAnsi="Calibri" w:cs="Segoe UI"/>
                <w:color w:val="000000"/>
                <w:sz w:val="18"/>
                <w:szCs w:val="18"/>
                <w:lang w:val="en-CA"/>
              </w:rPr>
              <w:t>ChronostratigraphicUnit ,</w:t>
            </w:r>
            <w:proofErr w:type="gramEnd"/>
            <w:ins w:id="3449"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50" w:author="Boisvert, Eric" w:date="2016-03-29T15:03:00Z">
              <w:r w:rsidR="00315E3F">
                <w:rPr>
                  <w:rFonts w:ascii="Calibri" w:hAnsi="Calibri" w:cs="Segoe UI"/>
                  <w:color w:val="000000"/>
                  <w:sz w:val="18"/>
                  <w:szCs w:val="18"/>
                  <w:lang w:val="en-CA"/>
                </w:rPr>
                <w:t xml:space="preserve"> </w:t>
              </w:r>
            </w:ins>
            <w:bookmarkStart w:id="3451" w:name="_GoBack"/>
            <w:bookmarkEnd w:id="3451"/>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52"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53"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ins w:id="3454" w:author="Boisvert, Eric" w:date="2016-03-29T08:43:00Z">
              <w:r w:rsidR="00853941" w:rsidRPr="003F5AA4">
                <w:rPr>
                  <w:rFonts w:ascii="Calibri" w:hAnsi="Calibri" w:cs="Segoe UI"/>
                  <w:color w:val="000000"/>
                  <w:sz w:val="18"/>
                  <w:szCs w:val="18"/>
                  <w:lang w:val="en-CA"/>
                </w:rPr>
                <w:t>.</w:t>
              </w:r>
            </w:ins>
            <w:del w:id="3455"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proofErr w:type="gramStart"/>
            <w:r w:rsidRPr="003F5AA4">
              <w:rPr>
                <w:rFonts w:ascii="Calibri" w:hAnsi="Calibri"/>
                <w:color w:val="1A1A1A"/>
                <w:sz w:val="18"/>
                <w:szCs w:val="18"/>
                <w:shd w:val="clear" w:color="auto" w:fill="FAFAFA"/>
              </w:rPr>
              <w:t xml:space="preserve">Borehole </w:t>
            </w:r>
            <w:ins w:id="3457" w:author="Boisvert, Eric" w:date="2016-03-29T08:44:00Z">
              <w:r w:rsidR="00853941" w:rsidRPr="003F5AA4">
                <w:rPr>
                  <w:rFonts w:ascii="Calibri" w:hAnsi="Calibri"/>
                  <w:color w:val="1A1A1A"/>
                  <w:sz w:val="18"/>
                  <w:szCs w:val="18"/>
                  <w:shd w:val="clear" w:color="auto" w:fill="FAFAFA"/>
                </w:rPr>
                <w:t>.</w:t>
              </w:r>
            </w:ins>
            <w:proofErr w:type="gramEnd"/>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8"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6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6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6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63" w:author="Boisvert, Eric" w:date="2016-03-29T08:45:00Z">
              <w:r w:rsidRPr="003F5AA4" w:rsidDel="00853941">
                <w:rPr>
                  <w:rFonts w:ascii="Calibri" w:hAnsi="Calibri" w:cs="Segoe UI"/>
                  <w:color w:val="000000"/>
                  <w:sz w:val="18"/>
                  <w:szCs w:val="18"/>
                  <w:lang w:val="en-CA"/>
                </w:rPr>
                <w:delText xml:space="preserve">eg, </w:delText>
              </w:r>
            </w:del>
            <w:ins w:id="3464"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465" w:name="_Toc446944601"/>
      <w:r>
        <w:rPr>
          <w:lang w:val="en-CA"/>
        </w:rPr>
        <w:t>Instance example</w:t>
      </w:r>
      <w:bookmarkEnd w:id="3465"/>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6" w:author="Eric Boisvert" w:date="2016-01-14T05:40:00Z">
        <w:r w:rsidR="007F03F0">
          <w:rPr>
            <w:lang w:val="en-CA"/>
          </w:rPr>
          <w:t xml:space="preserve">  </w:t>
        </w:r>
        <w:commentRangeStart w:id="3467"/>
        <w:r w:rsidR="007F03F0">
          <w:rPr>
            <w:lang w:val="en-CA"/>
          </w:rPr>
          <w:t>This example has been chosen because it was selected for a similar exercise for the North American Data Model (</w:t>
        </w:r>
      </w:ins>
      <w:ins w:id="3468"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469" w:author="Eric Boisvert" w:date="2016-01-14T05:40:00Z">
        <w:r w:rsidR="007F03F0">
          <w:rPr>
            <w:lang w:val="en-CA"/>
          </w:rPr>
          <w:t>)</w:t>
        </w:r>
      </w:ins>
      <w:ins w:id="3470" w:author="Eric Boisvert" w:date="2016-01-14T05:46:00Z">
        <w:r w:rsidR="0032727A">
          <w:rPr>
            <w:lang w:val="en-CA"/>
          </w:rPr>
          <w:t>.</w:t>
        </w:r>
      </w:ins>
      <w:r>
        <w:rPr>
          <w:lang w:val="en-CA"/>
        </w:rPr>
        <w:t xml:space="preserve">  </w:t>
      </w:r>
      <w:commentRangeEnd w:id="3467"/>
      <w:r w:rsidR="0032727A">
        <w:rPr>
          <w:rStyle w:val="Marquedecommentaire"/>
        </w:rPr>
        <w:commentReference w:id="3467"/>
      </w:r>
      <w:r>
        <w:rPr>
          <w:lang w:val="en-CA"/>
        </w:rPr>
        <w:fldChar w:fldCharType="begin"/>
      </w:r>
      <w:r>
        <w:rPr>
          <w:lang w:val="en-CA"/>
        </w:rPr>
        <w:instrText xml:space="preserve"> REF _Ref440297651 \h </w:instrText>
      </w:r>
      <w:r>
        <w:rPr>
          <w:lang w:val="en-CA"/>
        </w:rPr>
      </w:r>
      <w:r>
        <w:rPr>
          <w:lang w:val="en-CA"/>
        </w:rPr>
        <w:fldChar w:fldCharType="separate"/>
      </w:r>
      <w:ins w:id="3471" w:author="Eric Boisvert" w:date="2016-03-28T16:06:00Z">
        <w:r w:rsidR="003842F3">
          <w:t xml:space="preserve">Figure </w:t>
        </w:r>
        <w:r w:rsidR="003842F3">
          <w:rPr>
            <w:noProof/>
          </w:rPr>
          <w:t>34</w:t>
        </w:r>
      </w:ins>
      <w:del w:id="3472"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73" w:author="Eric Boisvert" w:date="2016-03-28T16:06:00Z">
        <w:r w:rsidR="003842F3">
          <w:t xml:space="preserve">Figure </w:t>
        </w:r>
        <w:r w:rsidR="003842F3">
          <w:rPr>
            <w:noProof/>
          </w:rPr>
          <w:t>35</w:t>
        </w:r>
      </w:ins>
      <w:del w:id="3474"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24128E" w:rsidP="007F03F0">
      <w:pPr>
        <w:keepNext/>
      </w:pPr>
      <w:r>
        <w:rPr>
          <w:noProof/>
          <w:lang w:val="en-CA" w:eastAsia="en-CA"/>
        </w:rPr>
        <w:lastRenderedPageBreak/>
        <w:pict w14:anchorId="2BB35D0D">
          <v:shape id="_x0000_i1060" type="#_x0000_t75" style="width:378.9pt;height:248.3pt;visibility:visible;mso-wrap-style:square">
            <v:imagedata r:id="rId51" o:title=""/>
          </v:shape>
        </w:pict>
      </w:r>
    </w:p>
    <w:p w14:paraId="223D74AC" w14:textId="6803FF91" w:rsidR="006F2329" w:rsidRDefault="006F2329" w:rsidP="007F03F0">
      <w:pPr>
        <w:pStyle w:val="Lgende"/>
      </w:pPr>
      <w:bookmarkStart w:id="3475" w:name="_Ref440297651"/>
      <w:r>
        <w:t xml:space="preserve">Figure </w:t>
      </w:r>
      <w:r>
        <w:fldChar w:fldCharType="begin"/>
      </w:r>
      <w:r>
        <w:instrText xml:space="preserve"> SEQ Figure \* ARABIC </w:instrText>
      </w:r>
      <w:r>
        <w:fldChar w:fldCharType="separate"/>
      </w:r>
      <w:ins w:id="3476" w:author="Boisvert, Eric" w:date="2016-03-29T09:08:00Z">
        <w:r w:rsidR="008279FB">
          <w:rPr>
            <w:noProof/>
          </w:rPr>
          <w:t>34</w:t>
        </w:r>
      </w:ins>
      <w:ins w:id="3477" w:author="Eric Boisvert" w:date="2016-03-28T16:06:00Z">
        <w:del w:id="3478" w:author="Boisvert, Eric" w:date="2016-03-29T08:51:00Z">
          <w:r w:rsidR="003842F3" w:rsidDel="00CB122C">
            <w:rPr>
              <w:noProof/>
            </w:rPr>
            <w:delText>34</w:delText>
          </w:r>
        </w:del>
      </w:ins>
      <w:del w:id="3479" w:author="Boisvert, Eric" w:date="2016-03-29T08:51:00Z">
        <w:r w:rsidR="0043586C" w:rsidDel="00CB122C">
          <w:rPr>
            <w:noProof/>
          </w:rPr>
          <w:delText>35</w:delText>
        </w:r>
      </w:del>
      <w:r>
        <w:fldChar w:fldCharType="end"/>
      </w:r>
      <w:bookmarkEnd w:id="3475"/>
      <w:r w:rsidR="00A05D5D">
        <w:t xml:space="preserve"> : Excerp from Drewes</w:t>
      </w:r>
      <w:r>
        <w:t xml:space="preserve"> map with Dacitic vent highlighted (Ttv)</w:t>
      </w:r>
    </w:p>
    <w:p w14:paraId="6B28618A" w14:textId="77777777" w:rsidR="006F2329" w:rsidRDefault="0024128E" w:rsidP="007F03F0">
      <w:pPr>
        <w:keepNext/>
      </w:pPr>
      <w:r>
        <w:rPr>
          <w:noProof/>
          <w:lang w:val="en-CA" w:eastAsia="en-CA"/>
        </w:rPr>
        <w:pict w14:anchorId="3774E021">
          <v:shape id="_x0000_i1061" type="#_x0000_t75" style="width:263.55pt;height:111.7pt;visibility:visible;mso-wrap-style:square">
            <v:imagedata r:id="rId52" o:title=""/>
          </v:shape>
        </w:pict>
      </w:r>
    </w:p>
    <w:p w14:paraId="0A3BF8D1" w14:textId="723A82D9" w:rsidR="006F2329" w:rsidRDefault="006F2329" w:rsidP="007F03F0">
      <w:pPr>
        <w:pStyle w:val="Lgende"/>
      </w:pPr>
      <w:bookmarkStart w:id="3480" w:name="_Ref440297725"/>
      <w:r>
        <w:t xml:space="preserve">Figure </w:t>
      </w:r>
      <w:r>
        <w:fldChar w:fldCharType="begin"/>
      </w:r>
      <w:r>
        <w:instrText xml:space="preserve"> SEQ Figure \* ARABIC </w:instrText>
      </w:r>
      <w:r>
        <w:fldChar w:fldCharType="separate"/>
      </w:r>
      <w:ins w:id="3481" w:author="Boisvert, Eric" w:date="2016-03-29T09:08:00Z">
        <w:r w:rsidR="008279FB">
          <w:rPr>
            <w:noProof/>
          </w:rPr>
          <w:t>35</w:t>
        </w:r>
      </w:ins>
      <w:ins w:id="3482" w:author="Eric Boisvert" w:date="2016-03-28T16:06:00Z">
        <w:del w:id="3483" w:author="Boisvert, Eric" w:date="2016-03-29T08:51:00Z">
          <w:r w:rsidR="003842F3" w:rsidDel="00CB122C">
            <w:rPr>
              <w:noProof/>
            </w:rPr>
            <w:delText>35</w:delText>
          </w:r>
        </w:del>
      </w:ins>
      <w:del w:id="3484" w:author="Boisvert, Eric" w:date="2016-03-29T08:51:00Z">
        <w:r w:rsidR="0043586C" w:rsidDel="00CB122C">
          <w:rPr>
            <w:noProof/>
          </w:rPr>
          <w:delText>36</w:delText>
        </w:r>
      </w:del>
      <w:r>
        <w:fldChar w:fldCharType="end"/>
      </w:r>
      <w:bookmarkEnd w:id="3480"/>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485" w:author="Eric Boisvert" w:date="2016-03-28T16:06:00Z">
        <w:r w:rsidR="003842F3">
          <w:t xml:space="preserve">Figure </w:t>
        </w:r>
        <w:r w:rsidR="003842F3">
          <w:rPr>
            <w:noProof/>
          </w:rPr>
          <w:t>36</w:t>
        </w:r>
      </w:ins>
      <w:del w:id="3486"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24128E" w:rsidP="007F03F0">
      <w:pPr>
        <w:keepNext/>
      </w:pPr>
      <w:r>
        <w:rPr>
          <w:noProof/>
          <w:lang w:val="en-CA" w:eastAsia="en-CA"/>
        </w:rPr>
        <w:pict w14:anchorId="0F292D58">
          <v:shape id="_x0000_i1062" type="#_x0000_t75" style="width:198.9pt;height:85.85pt;visibility:visible;mso-wrap-style:square">
            <v:imagedata r:id="rId53" o:title=""/>
          </v:shape>
        </w:pict>
      </w:r>
    </w:p>
    <w:p w14:paraId="1848DBBF" w14:textId="2D22F5DB" w:rsidR="006F2329" w:rsidRDefault="006F2329" w:rsidP="007F03F0">
      <w:pPr>
        <w:pStyle w:val="Lgende"/>
      </w:pPr>
      <w:bookmarkStart w:id="3487" w:name="_Ref440297766"/>
      <w:r>
        <w:t xml:space="preserve">Figure </w:t>
      </w:r>
      <w:r>
        <w:fldChar w:fldCharType="begin"/>
      </w:r>
      <w:r>
        <w:instrText xml:space="preserve"> SEQ Figure \* ARABIC </w:instrText>
      </w:r>
      <w:r>
        <w:fldChar w:fldCharType="separate"/>
      </w:r>
      <w:ins w:id="3488" w:author="Boisvert, Eric" w:date="2016-03-29T09:08:00Z">
        <w:r w:rsidR="008279FB">
          <w:rPr>
            <w:noProof/>
          </w:rPr>
          <w:t>36</w:t>
        </w:r>
      </w:ins>
      <w:ins w:id="3489" w:author="Eric Boisvert" w:date="2016-03-28T16:06:00Z">
        <w:del w:id="3490" w:author="Boisvert, Eric" w:date="2016-03-29T08:51:00Z">
          <w:r w:rsidR="003842F3" w:rsidDel="00CB122C">
            <w:rPr>
              <w:noProof/>
            </w:rPr>
            <w:delText>36</w:delText>
          </w:r>
        </w:del>
      </w:ins>
      <w:del w:id="3491" w:author="Boisvert, Eric" w:date="2016-03-29T08:51:00Z">
        <w:r w:rsidR="0043586C" w:rsidDel="00CB122C">
          <w:rPr>
            <w:noProof/>
          </w:rPr>
          <w:delText>37</w:delText>
        </w:r>
      </w:del>
      <w:r>
        <w:fldChar w:fldCharType="end"/>
      </w:r>
      <w:bookmarkEnd w:id="348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24128E" w:rsidP="007F03F0">
      <w:pPr>
        <w:keepNext/>
      </w:pPr>
      <w:r>
        <w:rPr>
          <w:lang w:val="en-CA"/>
        </w:rPr>
        <w:lastRenderedPageBreak/>
        <w:pict w14:anchorId="696916B7">
          <v:shape id="_x0000_i1063" type="#_x0000_t75" style="width:430.6pt;height:343.85pt">
            <v:imagedata r:id="rId54"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492" w:author="Boisvert, Eric" w:date="2016-03-29T09:08:00Z">
        <w:r w:rsidR="008279FB">
          <w:rPr>
            <w:noProof/>
          </w:rPr>
          <w:t>37</w:t>
        </w:r>
      </w:ins>
      <w:ins w:id="3493" w:author="Eric Boisvert" w:date="2016-03-28T16:06:00Z">
        <w:del w:id="3494" w:author="Boisvert, Eric" w:date="2016-03-29T08:51:00Z">
          <w:r w:rsidR="003842F3" w:rsidDel="00CB122C">
            <w:rPr>
              <w:noProof/>
            </w:rPr>
            <w:delText>37</w:delText>
          </w:r>
        </w:del>
      </w:ins>
      <w:del w:id="3495"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496" w:author="Eric Boisvert" w:date="2016-01-14T05:36:00Z">
        <w:r>
          <w:rPr>
            <w:lang w:val="en-CA"/>
          </w:rPr>
          <w:br w:type="page"/>
        </w:r>
      </w:ins>
    </w:p>
    <w:p w14:paraId="160AFAA2" w14:textId="176FD094" w:rsidR="009B3BBD" w:rsidRDefault="009B3BBD" w:rsidP="009B3BBD">
      <w:pPr>
        <w:pStyle w:val="Titre2"/>
        <w:rPr>
          <w:lang w:val="en-CA"/>
        </w:rPr>
      </w:pPr>
      <w:bookmarkStart w:id="3497" w:name="_Ref440187941"/>
      <w:bookmarkStart w:id="3498" w:name="_Toc446944602"/>
      <w:r w:rsidRPr="00D12552">
        <w:rPr>
          <w:lang w:val="en-CA"/>
        </w:rPr>
        <w:t xml:space="preserve">GeoSciML </w:t>
      </w:r>
      <w:r>
        <w:rPr>
          <w:lang w:val="en-CA"/>
        </w:rPr>
        <w:t>Extension</w:t>
      </w:r>
      <w:r w:rsidRPr="00D12552">
        <w:rPr>
          <w:lang w:val="en-CA"/>
        </w:rPr>
        <w:t xml:space="preserve"> </w:t>
      </w:r>
      <w:ins w:id="3499" w:author="Eric Boisvert" w:date="2015-11-03T05:14:00Z">
        <w:r w:rsidR="004F0DC1">
          <w:rPr>
            <w:lang w:val="en-CA"/>
          </w:rPr>
          <w:t xml:space="preserve">Abstract </w:t>
        </w:r>
      </w:ins>
      <w:r w:rsidRPr="00D12552">
        <w:rPr>
          <w:lang w:val="en-CA"/>
        </w:rPr>
        <w:t>Requirements Class</w:t>
      </w:r>
      <w:bookmarkEnd w:id="3497"/>
      <w:bookmarkEnd w:id="3498"/>
    </w:p>
    <w:p w14:paraId="43B21534" w14:textId="77777777" w:rsidR="00FD3D73" w:rsidRDefault="00FD3D73" w:rsidP="00355CAB">
      <w:pPr>
        <w:rPr>
          <w:ins w:id="3500"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01" w:author="Eric Boisvert" w:date="2016-01-13T05:19:00Z">
        <w:r w:rsidR="00FD3D73">
          <w:rPr>
            <w:lang w:val="en-CA"/>
          </w:rPr>
          <w:t>s</w:t>
        </w:r>
      </w:ins>
      <w:del w:id="3502" w:author="Eric Boisvert" w:date="2016-01-13T05:19:00Z">
        <w:r w:rsidR="00CD7325" w:rsidDel="00FD3D73">
          <w:rPr>
            <w:lang w:val="en-CA"/>
          </w:rPr>
          <w:delText xml:space="preserve"> between basic classes</w:delText>
        </w:r>
      </w:del>
      <w:r w:rsidR="00CD7325">
        <w:rPr>
          <w:lang w:val="en-CA"/>
        </w:rPr>
        <w:t xml:space="preserve">.  It extends </w:t>
      </w:r>
      <w:del w:id="3503" w:author="Eric Boisvert" w:date="2016-01-13T05:21:00Z">
        <w:r w:rsidR="00CD7325" w:rsidDel="00FD3D73">
          <w:rPr>
            <w:lang w:val="en-CA"/>
          </w:rPr>
          <w:delText xml:space="preserve">AbstractDescription </w:delText>
        </w:r>
      </w:del>
      <w:ins w:id="3504" w:author="Eric Boisvert" w:date="2016-01-13T05:21:00Z">
        <w:r w:rsidR="00FD3D73">
          <w:rPr>
            <w:lang w:val="en-CA"/>
          </w:rPr>
          <w:t xml:space="preserve">abstract description </w:t>
        </w:r>
      </w:ins>
      <w:r w:rsidR="00CD7325">
        <w:rPr>
          <w:lang w:val="en-CA"/>
        </w:rPr>
        <w:t>stubs declared in basic package</w:t>
      </w:r>
      <w:del w:id="3505" w:author="Eric Boisvert" w:date="2016-01-13T05:22:00Z">
        <w:r w:rsidR="00CD7325" w:rsidDel="00FD3D73">
          <w:rPr>
            <w:lang w:val="en-CA"/>
          </w:rPr>
          <w:delText>.</w:delText>
        </w:r>
        <w:r w:rsidR="003E1755" w:rsidDel="00FD3D73">
          <w:rPr>
            <w:lang w:val="en-CA"/>
          </w:rPr>
          <w:delText xml:space="preserve">  It also</w:delText>
        </w:r>
      </w:del>
      <w:ins w:id="3506"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24128E" w:rsidP="00364200">
      <w:pPr>
        <w:keepNext/>
      </w:pPr>
      <w:r>
        <w:rPr>
          <w:noProof/>
          <w:lang w:val="en-CA" w:eastAsia="en-CA"/>
        </w:rPr>
        <w:pict w14:anchorId="6A9CCE55">
          <v:shape id="_x0000_i1064" type="#_x0000_t75" style="width:6in;height:327.7pt;visibility:visible;mso-wrap-style:square">
            <v:imagedata r:id="rId55"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507" w:author="Boisvert, Eric" w:date="2016-03-29T09:08:00Z">
        <w:r w:rsidR="008279FB">
          <w:rPr>
            <w:noProof/>
          </w:rPr>
          <w:t>38</w:t>
        </w:r>
      </w:ins>
      <w:ins w:id="3508" w:author="Eric Boisvert" w:date="2016-03-28T16:06:00Z">
        <w:del w:id="3509" w:author="Boisvert, Eric" w:date="2016-03-29T08:51:00Z">
          <w:r w:rsidR="003842F3" w:rsidDel="00CB122C">
            <w:rPr>
              <w:noProof/>
            </w:rPr>
            <w:delText>38</w:delText>
          </w:r>
        </w:del>
      </w:ins>
      <w:del w:id="3510" w:author="Boisvert, Eric" w:date="2016-03-29T08:51:00Z">
        <w:r w:rsidR="00090DCF" w:rsidDel="00CB122C">
          <w:rPr>
            <w:noProof/>
          </w:rPr>
          <w:delText>29</w:delText>
        </w:r>
      </w:del>
      <w:r w:rsidR="00673E83">
        <w:rPr>
          <w:noProof/>
        </w:rPr>
        <w:fldChar w:fldCharType="end"/>
      </w:r>
      <w:r>
        <w:t xml:space="preserve">: GeoSciML extension </w:t>
      </w:r>
      <w:ins w:id="3511" w:author="Boisvert, Eric" w:date="2016-03-29T08:46:00Z">
        <w:r w:rsidR="00853941">
          <w:t xml:space="preserve">package </w:t>
        </w:r>
      </w:ins>
      <w:r>
        <w:t>dependencies</w:t>
      </w:r>
      <w:ins w:id="3512" w:author="Boisvert, Eric" w:date="2016-03-29T08:46:00Z">
        <w:r w:rsidR="00853941">
          <w:t>.</w:t>
        </w:r>
      </w:ins>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513"/>
            <w:r>
              <w:rPr>
                <w:rFonts w:eastAsia="MS Mincho"/>
                <w:b/>
                <w:color w:val="FF0000"/>
                <w:sz w:val="22"/>
                <w:lang w:val="en-CA"/>
              </w:rPr>
              <w:t>/req/gsml4-basic</w:t>
            </w:r>
            <w:commentRangeEnd w:id="3513"/>
            <w:r w:rsidR="00C61E47">
              <w:rPr>
                <w:rStyle w:val="Marquedecommentaire"/>
              </w:rPr>
              <w:commentReference w:id="351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514" w:name="_Toc446944603"/>
      <w:r>
        <w:rPr>
          <w:lang w:val="en-CA"/>
        </w:rPr>
        <w:t>Geologic Relations</w:t>
      </w:r>
      <w:bookmarkEnd w:id="3514"/>
    </w:p>
    <w:p w14:paraId="05E3DBF0" w14:textId="77777777" w:rsidR="000D4260" w:rsidRPr="000D4260" w:rsidRDefault="000D4260" w:rsidP="000D4260">
      <w:pPr>
        <w:rPr>
          <w:lang w:val="en-CA"/>
        </w:rPr>
      </w:pPr>
    </w:p>
    <w:p w14:paraId="11E3941A" w14:textId="54A04291" w:rsidR="009C64B2" w:rsidRDefault="0024128E" w:rsidP="009C64B2">
      <w:pPr>
        <w:keepNext/>
      </w:pPr>
      <w:r>
        <w:rPr>
          <w:noProof/>
          <w:lang w:val="en-CA" w:eastAsia="en-CA"/>
        </w:rPr>
        <w:pict w14:anchorId="0C19CB7D">
          <v:shape id="_x0000_i1065" type="#_x0000_t75" style="width:6in;height:467.1pt;visibility:visible;mso-wrap-style:square">
            <v:imagedata r:id="rId56"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515" w:author="Boisvert, Eric" w:date="2016-03-29T09:08:00Z">
        <w:r w:rsidR="008279FB">
          <w:rPr>
            <w:noProof/>
          </w:rPr>
          <w:t>39</w:t>
        </w:r>
      </w:ins>
      <w:ins w:id="3516" w:author="Eric Boisvert" w:date="2016-03-28T16:06:00Z">
        <w:del w:id="3517" w:author="Boisvert, Eric" w:date="2016-03-29T08:51:00Z">
          <w:r w:rsidR="003842F3" w:rsidDel="00CB122C">
            <w:rPr>
              <w:noProof/>
            </w:rPr>
            <w:delText>39</w:delText>
          </w:r>
        </w:del>
      </w:ins>
      <w:del w:id="3518" w:author="Boisvert, Eric" w:date="2016-03-29T08:51:00Z">
        <w:r w:rsidR="00090DCF" w:rsidDel="00CB122C">
          <w:rPr>
            <w:noProof/>
          </w:rPr>
          <w:delText>30</w:delText>
        </w:r>
      </w:del>
      <w:r w:rsidR="00673E83">
        <w:rPr>
          <w:noProof/>
        </w:rPr>
        <w:fldChar w:fldCharType="end"/>
      </w:r>
      <w:r>
        <w:t xml:space="preserve">: </w:t>
      </w:r>
      <w:ins w:id="3519" w:author="Boisvert, Eric" w:date="2016-03-29T08:46:00Z">
        <w:r w:rsidR="00853941">
          <w:t xml:space="preserve">Summary diagram of </w:t>
        </w:r>
      </w:ins>
      <w:r w:rsidRPr="00077DFC">
        <w:t xml:space="preserve">GeologicFeatureRelation </w:t>
      </w:r>
      <w:del w:id="3520" w:author="Boisvert, Eric" w:date="2016-03-29T08:46:00Z">
        <w:r w:rsidRPr="00077DFC" w:rsidDel="00853941">
          <w:delText>i</w:delText>
        </w:r>
      </w:del>
      <w:ins w:id="3521" w:author="Boisvert, Eric" w:date="2016-03-29T08:46:00Z">
        <w:r w:rsidR="00853941">
          <w:t>a</w:t>
        </w:r>
      </w:ins>
      <w:r w:rsidRPr="00077DFC">
        <w:t>s a concrete subtype of AbstractFeatureRelation stub class</w:t>
      </w:r>
    </w:p>
    <w:p w14:paraId="6BED8677" w14:textId="77777777" w:rsidR="00390DF7" w:rsidRDefault="00390DF7" w:rsidP="00355CAB">
      <w:pPr>
        <w:rPr>
          <w:ins w:id="3522" w:author="Eric Boisvert" w:date="2016-01-13T05:30:00Z"/>
          <w:lang w:val="en-CA"/>
        </w:rPr>
      </w:pPr>
    </w:p>
    <w:p w14:paraId="39D9E0D7" w14:textId="769373BD" w:rsidR="009D650C" w:rsidRDefault="009D650C">
      <w:pPr>
        <w:pStyle w:val="Titre4"/>
        <w:rPr>
          <w:lang w:val="en-CA"/>
        </w:rPr>
        <w:pPrChange w:id="3523" w:author="Boisvert, Eric" w:date="2016-03-29T08:47:00Z">
          <w:pPr/>
        </w:pPrChange>
      </w:pPr>
      <w:commentRangeStart w:id="3524"/>
      <w:ins w:id="3525" w:author="Eric Boisvert" w:date="2016-01-13T05:30:00Z">
        <w:r>
          <w:rPr>
            <w:lang w:val="en-CA"/>
          </w:rPr>
          <w:lastRenderedPageBreak/>
          <w:t>GeologicHistory</w:t>
        </w:r>
      </w:ins>
      <w:commentRangeEnd w:id="3524"/>
      <w:ins w:id="3526" w:author="Eric Boisvert" w:date="2016-01-13T05:56:00Z">
        <w:r w:rsidR="000944A6">
          <w:rPr>
            <w:rStyle w:val="Marquedecommentaire"/>
          </w:rPr>
          <w:commentReference w:id="3524"/>
        </w:r>
      </w:ins>
    </w:p>
    <w:p w14:paraId="043C07F0" w14:textId="77777777" w:rsidR="00853941" w:rsidRDefault="00853941" w:rsidP="00894DAA">
      <w:pPr>
        <w:rPr>
          <w:ins w:id="3527"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28"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529" w:name="_Ref440189613"/>
      <w:r>
        <w:rPr>
          <w:lang w:val="en-CA"/>
        </w:rPr>
        <w:t>GeologicFeatureRelation</w:t>
      </w:r>
      <w:bookmarkEnd w:id="3529"/>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30" w:author="Eric Boisvert" w:date="2016-01-13T05:50:00Z">
        <w:r w:rsidR="000944A6">
          <w:rPr>
            <w:lang w:val="en-CA"/>
          </w:rPr>
          <w:t>Feature</w:t>
        </w:r>
      </w:ins>
      <w:r w:rsidRPr="000D4260">
        <w:rPr>
          <w:lang w:val="en-CA"/>
        </w:rPr>
        <w:t xml:space="preserve">Relation class </w:t>
      </w:r>
      <w:del w:id="3531"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32" w:author="Eric Boisvert" w:date="2016-01-13T05:50:00Z">
        <w:r w:rsidR="000944A6" w:rsidRPr="000D4260">
          <w:rPr>
            <w:lang w:val="en-CA"/>
          </w:rPr>
          <w:t xml:space="preserve">GeoSciML </w:t>
        </w:r>
      </w:ins>
      <w:r w:rsidRPr="000D4260">
        <w:rPr>
          <w:lang w:val="en-CA"/>
        </w:rPr>
        <w:t>feature type</w:t>
      </w:r>
      <w:ins w:id="3533" w:author="Eric Boisvert" w:date="2016-01-13T05:50:00Z">
        <w:r w:rsidR="000944A6">
          <w:rPr>
            <w:lang w:val="en-CA"/>
          </w:rPr>
          <w:t>s</w:t>
        </w:r>
      </w:ins>
      <w:del w:id="3534"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35"/>
      <w:del w:id="3536" w:author="Eric Boisvert" w:date="2016-01-13T05:52:00Z">
        <w:r w:rsidRPr="000D4260" w:rsidDel="000944A6">
          <w:rPr>
            <w:lang w:val="en-CA"/>
          </w:rPr>
          <w:delText xml:space="preserve">between spatial objects </w:delText>
        </w:r>
      </w:del>
      <w:commentRangeEnd w:id="3535"/>
      <w:r w:rsidR="000944A6">
        <w:rPr>
          <w:rStyle w:val="Marquedecommentaire"/>
        </w:rPr>
        <w:commentReference w:id="3535"/>
      </w:r>
      <w:r w:rsidRPr="000D4260">
        <w:rPr>
          <w:lang w:val="en-CA"/>
        </w:rPr>
        <w:t>could be described where they are scientifically significant.</w:t>
      </w:r>
    </w:p>
    <w:p w14:paraId="2E642AFC" w14:textId="48E63A77" w:rsidR="000D4260" w:rsidRDefault="0024128E" w:rsidP="000D4260">
      <w:pPr>
        <w:keepNext/>
      </w:pPr>
      <w:r>
        <w:rPr>
          <w:noProof/>
          <w:lang w:val="en-CA" w:eastAsia="en-CA"/>
        </w:rPr>
        <w:lastRenderedPageBreak/>
        <w:pict w14:anchorId="7FED2D0D">
          <v:shape id="_x0000_i1066" type="#_x0000_t75" style="width:382.6pt;height:270.45pt;visibility:visible;mso-wrap-style:square">
            <v:imagedata r:id="rId57"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37" w:author="Boisvert, Eric" w:date="2016-03-29T09:08:00Z">
        <w:r w:rsidR="008279FB">
          <w:rPr>
            <w:noProof/>
          </w:rPr>
          <w:t>40</w:t>
        </w:r>
      </w:ins>
      <w:ins w:id="3538" w:author="Eric Boisvert" w:date="2016-03-28T16:06:00Z">
        <w:del w:id="3539" w:author="Boisvert, Eric" w:date="2016-03-29T08:51:00Z">
          <w:r w:rsidR="003842F3" w:rsidDel="00CB122C">
            <w:rPr>
              <w:noProof/>
            </w:rPr>
            <w:delText>40</w:delText>
          </w:r>
        </w:del>
      </w:ins>
      <w:del w:id="3540"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541" w:name="BKM_D050A55A_5C1C_4F4B_986C_7C31687F2ED2"/>
      <w:bookmarkEnd w:id="3541"/>
    </w:p>
    <w:p w14:paraId="29C61658" w14:textId="0E093A63"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id="3542" w:author="Boisvert, Eric" w:date="2016-03-29T08:47:00Z">
        <w:r w:rsidR="00853941">
          <w:rPr>
            <w:lang w:val="en-CA"/>
          </w:rPr>
          <w:t>.</w:t>
        </w:r>
      </w:ins>
    </w:p>
    <w:p w14:paraId="2DC3A804" w14:textId="05A4C1F6" w:rsidR="000944A6" w:rsidRDefault="000944A6" w:rsidP="00D20646">
      <w:pPr>
        <w:pStyle w:val="Titre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ins w:id="3543"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Titre4"/>
        <w:rPr>
          <w:lang w:val="en-CA"/>
        </w:rPr>
      </w:pPr>
      <w:bookmarkStart w:id="3544" w:name="BKM_18C9D12A_7280_4CA8_9066_431A68398F08"/>
      <w:bookmarkStart w:id="3545" w:name="BKM_B740241F_3BC0_40B4_9972_D590F470452B"/>
      <w:bookmarkStart w:id="3546" w:name="BKM_38727CDD_F0E8_4D00_A48C_555F0912BF41"/>
      <w:bookmarkEnd w:id="3544"/>
      <w:bookmarkEnd w:id="3545"/>
      <w:bookmarkEnd w:id="3546"/>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24128E" w:rsidP="000D4260">
      <w:pPr>
        <w:keepNext/>
      </w:pPr>
      <w:r>
        <w:rPr>
          <w:noProof/>
          <w:lang w:val="en-CA" w:eastAsia="en-CA"/>
        </w:rPr>
        <w:pict w14:anchorId="34D80D6D">
          <v:shape id="_x0000_i1067" type="#_x0000_t75" style="width:372pt;height:379.4pt;visibility:visible;mso-wrap-style:square">
            <v:imagedata r:id="rId58"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47" w:author="Boisvert, Eric" w:date="2016-03-29T09:08:00Z">
        <w:r w:rsidR="008279FB">
          <w:rPr>
            <w:noProof/>
          </w:rPr>
          <w:t>41</w:t>
        </w:r>
      </w:ins>
      <w:ins w:id="3548" w:author="Eric Boisvert" w:date="2016-03-28T16:06:00Z">
        <w:del w:id="3549" w:author="Boisvert, Eric" w:date="2016-03-29T08:51:00Z">
          <w:r w:rsidR="003842F3" w:rsidDel="00CB122C">
            <w:rPr>
              <w:noProof/>
            </w:rPr>
            <w:delText>41</w:delText>
          </w:r>
        </w:del>
      </w:ins>
      <w:del w:id="3550" w:author="Boisvert, Eric" w:date="2016-03-29T08:51:00Z">
        <w:r w:rsidR="0085617E" w:rsidDel="00CB122C">
          <w:rPr>
            <w:noProof/>
          </w:rPr>
          <w:delText>43</w:delText>
        </w:r>
      </w:del>
      <w:r w:rsidR="00673E83">
        <w:rPr>
          <w:noProof/>
        </w:rPr>
        <w:fldChar w:fldCharType="end"/>
      </w:r>
      <w:r>
        <w:t>: Material relation</w:t>
      </w:r>
      <w:del w:id="3551" w:author="Boisvert, Eric" w:date="2016-03-29T08:48:00Z">
        <w:r w:rsidDel="00853941">
          <w:delText>s</w:delText>
        </w:r>
      </w:del>
      <w:ins w:id="3552" w:author="Boisvert, Eric" w:date="2016-03-29T08:47:00Z">
        <w:r w:rsidR="00853941">
          <w:t xml:space="preserve"> context diagram.</w:t>
        </w:r>
      </w:ins>
    </w:p>
    <w:p w14:paraId="2487E3B1" w14:textId="6ECBFB72" w:rsidR="000D4260" w:rsidRDefault="001150E2" w:rsidP="00D20646">
      <w:pPr>
        <w:pStyle w:val="Titre5"/>
        <w:rPr>
          <w:lang w:val="en-CA"/>
        </w:rPr>
      </w:pPr>
      <w:bookmarkStart w:id="3553" w:name="BKM_C0695B09_DC02_4BDD_AE59_38E8AE1F4632"/>
      <w:bookmarkEnd w:id="3553"/>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id="3554" w:author="Boisvert, Eric" w:date="2016-03-29T08:48:00Z">
        <w:r w:rsidR="00853941">
          <w:rPr>
            <w:lang w:val="en-CA"/>
          </w:rPr>
          <w:t>.</w:t>
        </w:r>
      </w:ins>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664584BB"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id="3555" w:author="Boisvert, Eric" w:date="2016-03-29T08:48:00Z">
        <w:r w:rsidR="00853941">
          <w:rPr>
            <w:lang w:val="en-CA"/>
          </w:rPr>
          <w:t>.</w:t>
        </w:r>
      </w:ins>
    </w:p>
    <w:p w14:paraId="0DF31BBC" w14:textId="57845DEE" w:rsidR="001150E2" w:rsidRDefault="001150E2" w:rsidP="00D20646">
      <w:pPr>
        <w:pStyle w:val="Titre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556" w:name="BKM_F11CCC02_4943_439C_97BD_3878F0BA0970"/>
      <w:bookmarkStart w:id="3557" w:name="BKM_8ABBD347_C257_4419_A3F6_0485375DCF7F"/>
      <w:bookmarkStart w:id="3558" w:name="BKM_40919ABF_3C16_41E1_8906_0D3CE189EB1B"/>
      <w:bookmarkEnd w:id="3556"/>
      <w:bookmarkEnd w:id="3557"/>
      <w:bookmarkEnd w:id="3558"/>
      <w:ins w:id="3559" w:author="Boisvert, Eric" w:date="2016-03-29T08:48:00Z">
        <w:r w:rsidR="00853941">
          <w:rPr>
            <w:lang w:val="en-CA"/>
          </w:rPr>
          <w:t>.</w:t>
        </w:r>
      </w:ins>
    </w:p>
    <w:p w14:paraId="74ACF777" w14:textId="5B50C3FD" w:rsidR="000D4260" w:rsidRDefault="00AE357E" w:rsidP="00AE357E">
      <w:pPr>
        <w:pStyle w:val="Titre3"/>
        <w:rPr>
          <w:lang w:val="en-CA"/>
        </w:rPr>
      </w:pPr>
      <w:bookmarkStart w:id="3560" w:name="_Toc446944604"/>
      <w:r>
        <w:rPr>
          <w:lang w:val="en-CA"/>
        </w:rPr>
        <w:t xml:space="preserve">Earth material </w:t>
      </w:r>
      <w:r w:rsidR="00481AF6">
        <w:rPr>
          <w:lang w:val="en-CA"/>
        </w:rPr>
        <w:t>details</w:t>
      </w:r>
      <w:bookmarkEnd w:id="3560"/>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24128E" w:rsidP="00AE357E">
      <w:pPr>
        <w:keepNext/>
      </w:pPr>
      <w:r>
        <w:rPr>
          <w:noProof/>
          <w:lang w:val="en-CA" w:eastAsia="en-CA"/>
        </w:rPr>
        <w:pict w14:anchorId="78508E6C">
          <v:shape id="_x0000_i1068" type="#_x0000_t75" style="width:432.45pt;height:260.3pt;visibility:visible;mso-wrap-style:square">
            <v:imagedata r:id="rId59"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3561" w:author="Boisvert, Eric" w:date="2016-03-29T09:08:00Z">
        <w:r w:rsidR="008279FB">
          <w:rPr>
            <w:noProof/>
          </w:rPr>
          <w:t>42</w:t>
        </w:r>
      </w:ins>
      <w:ins w:id="3562" w:author="Eric Boisvert" w:date="2016-03-28T16:06:00Z">
        <w:del w:id="3563" w:author="Boisvert, Eric" w:date="2016-03-29T08:51:00Z">
          <w:r w:rsidR="003842F3" w:rsidDel="00CB122C">
            <w:rPr>
              <w:noProof/>
            </w:rPr>
            <w:delText>42</w:delText>
          </w:r>
        </w:del>
      </w:ins>
      <w:del w:id="3564" w:author="Boisvert, Eric" w:date="2016-03-29T08:51:00Z">
        <w:r w:rsidR="0085617E" w:rsidDel="00CB122C">
          <w:rPr>
            <w:noProof/>
          </w:rPr>
          <w:delText>44</w:delText>
        </w:r>
      </w:del>
      <w:r w:rsidR="00673E83">
        <w:rPr>
          <w:noProof/>
        </w:rPr>
        <w:fldChar w:fldCharType="end"/>
      </w:r>
      <w:r>
        <w:t>: Overview of earth material description</w:t>
      </w:r>
      <w:ins w:id="3565"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3566" w:author="Boisvert, Eric" w:date="2016-03-29T08:48:00Z"/>
        </w:rPr>
      </w:pPr>
    </w:p>
    <w:p w14:paraId="2051B298" w14:textId="1FE9F147" w:rsidR="001150E2" w:rsidRDefault="00AE357E" w:rsidP="00AE357E">
      <w:pPr>
        <w:rPr>
          <w:ins w:id="3567"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24128E">
        <w:rPr>
          <w:noProof/>
          <w:lang w:val="en-CA" w:eastAsia="en-CA"/>
        </w:rPr>
        <w:pict w14:anchorId="4387B44A">
          <v:shape id="_x0000_i1069" type="#_x0000_t75" style="width:340.6pt;height:102pt;visibility:visible;mso-wrap-style:square">
            <v:imagedata r:id="rId60"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3568" w:author="Boisvert, Eric" w:date="2016-03-29T09:08:00Z">
        <w:r w:rsidR="008279FB">
          <w:rPr>
            <w:noProof/>
          </w:rPr>
          <w:t>43</w:t>
        </w:r>
      </w:ins>
      <w:ins w:id="3569" w:author="Eric Boisvert" w:date="2016-03-28T16:06:00Z">
        <w:del w:id="3570" w:author="Boisvert, Eric" w:date="2016-03-29T08:51:00Z">
          <w:r w:rsidR="003842F3" w:rsidDel="00CB122C">
            <w:rPr>
              <w:noProof/>
            </w:rPr>
            <w:delText>43</w:delText>
          </w:r>
        </w:del>
      </w:ins>
      <w:del w:id="3571" w:author="Boisvert, Eric" w:date="2016-03-29T08:51:00Z">
        <w:r w:rsidR="0085617E" w:rsidDel="00CB122C">
          <w:rPr>
            <w:noProof/>
          </w:rPr>
          <w:delText>45</w:delText>
        </w:r>
      </w:del>
      <w:r>
        <w:fldChar w:fldCharType="end"/>
      </w:r>
      <w:r>
        <w:t xml:space="preserve"> </w:t>
      </w:r>
      <w:r w:rsidRPr="000D2BCF">
        <w:t>Example of a weathering profile</w:t>
      </w:r>
      <w:ins w:id="3572" w:author="Boisvert, Eric" w:date="2016-03-29T08:48:00Z">
        <w:r w:rsidR="00853941">
          <w:t>.</w:t>
        </w:r>
      </w:ins>
    </w:p>
    <w:p w14:paraId="56717D41" w14:textId="77777777" w:rsidR="0043586C" w:rsidRDefault="0024128E" w:rsidP="00D20646">
      <w:pPr>
        <w:keepNext/>
      </w:pPr>
      <w:r>
        <w:rPr>
          <w:noProof/>
          <w:lang w:val="en-CA" w:eastAsia="en-CA"/>
        </w:rPr>
        <w:lastRenderedPageBreak/>
        <w:pict w14:anchorId="379383D8">
          <v:shape id="_x0000_i1070" type="#_x0000_t75" style="width:6in;height:463.4pt;visibility:visible;mso-wrap-style:square">
            <v:imagedata r:id="rId61" o:title=""/>
          </v:shape>
        </w:pict>
      </w:r>
    </w:p>
    <w:p w14:paraId="0A31306A" w14:textId="64ED92F3" w:rsidR="00AE357E" w:rsidRPr="00BF2A41" w:rsidRDefault="0043586C" w:rsidP="00D20646">
      <w:pPr>
        <w:pStyle w:val="Lgende"/>
        <w:rPr>
          <w:noProof/>
          <w:lang w:val="fr-CA" w:eastAsia="en-CA"/>
          <w:rPrChange w:id="3573" w:author="Boisvert, Eric" w:date="2016-03-29T08:30:00Z">
            <w:rPr>
              <w:noProof/>
              <w:lang w:val="en-CA" w:eastAsia="en-CA"/>
            </w:rPr>
          </w:rPrChange>
        </w:rPr>
      </w:pPr>
      <w:r w:rsidRPr="00BF2A41">
        <w:rPr>
          <w:lang w:val="fr-CA"/>
          <w:rPrChange w:id="3574" w:author="Boisvert, Eric" w:date="2016-03-29T08:30:00Z">
            <w:rPr/>
          </w:rPrChange>
        </w:rPr>
        <w:t xml:space="preserve">Figure </w:t>
      </w:r>
      <w:r>
        <w:fldChar w:fldCharType="begin"/>
      </w:r>
      <w:r w:rsidRPr="00BF2A41">
        <w:rPr>
          <w:lang w:val="fr-CA"/>
          <w:rPrChange w:id="3575" w:author="Boisvert, Eric" w:date="2016-03-29T08:30:00Z">
            <w:rPr/>
          </w:rPrChange>
        </w:rPr>
        <w:instrText xml:space="preserve"> SEQ Figure \* ARABIC </w:instrText>
      </w:r>
      <w:r>
        <w:fldChar w:fldCharType="separate"/>
      </w:r>
      <w:ins w:id="3576" w:author="Boisvert, Eric" w:date="2016-03-29T09:08:00Z">
        <w:r w:rsidR="008279FB">
          <w:rPr>
            <w:noProof/>
            <w:lang w:val="fr-CA"/>
          </w:rPr>
          <w:t>44</w:t>
        </w:r>
      </w:ins>
      <w:ins w:id="3577" w:author="Eric Boisvert" w:date="2016-03-28T16:06:00Z">
        <w:del w:id="3578" w:author="Boisvert, Eric" w:date="2016-03-29T08:51:00Z">
          <w:r w:rsidR="003842F3" w:rsidRPr="00BF2A41" w:rsidDel="00CB122C">
            <w:rPr>
              <w:noProof/>
              <w:lang w:val="fr-CA"/>
              <w:rPrChange w:id="3579" w:author="Boisvert, Eric" w:date="2016-03-29T08:30:00Z">
                <w:rPr>
                  <w:noProof/>
                </w:rPr>
              </w:rPrChange>
            </w:rPr>
            <w:delText>44</w:delText>
          </w:r>
        </w:del>
      </w:ins>
      <w:del w:id="3580" w:author="Boisvert, Eric" w:date="2016-03-29T08:51:00Z">
        <w:r w:rsidR="0085617E" w:rsidRPr="00BF2A41" w:rsidDel="00CB122C">
          <w:rPr>
            <w:noProof/>
            <w:lang w:val="fr-CA"/>
            <w:rPrChange w:id="3581" w:author="Boisvert, Eric" w:date="2016-03-29T08:30:00Z">
              <w:rPr>
                <w:noProof/>
              </w:rPr>
            </w:rPrChange>
          </w:rPr>
          <w:delText>46</w:delText>
        </w:r>
      </w:del>
      <w:r>
        <w:fldChar w:fldCharType="end"/>
      </w:r>
      <w:r w:rsidRPr="00BF2A41">
        <w:rPr>
          <w:lang w:val="fr-CA"/>
          <w:rPrChange w:id="3582" w:author="Boisvert, Eric" w:date="2016-03-29T08:30:00Z">
            <w:rPr/>
          </w:rPrChange>
        </w:rPr>
        <w:t xml:space="preserve"> Alteration description context diagram</w:t>
      </w:r>
      <w:ins w:id="3583" w:author="Boisvert, Eric" w:date="2016-03-29T08:48:00Z">
        <w:r w:rsidR="00853941">
          <w:rPr>
            <w:lang w:val="fr-CA"/>
          </w:rPr>
          <w:t>.</w:t>
        </w:r>
      </w:ins>
    </w:p>
    <w:p w14:paraId="2230D1EF" w14:textId="5C64585A" w:rsidR="0043586C" w:rsidRDefault="0024128E" w:rsidP="00D20646">
      <w:pPr>
        <w:keepNext/>
      </w:pPr>
      <w:r>
        <w:lastRenderedPageBreak/>
        <w:pict w14:anchorId="42D9FBAE">
          <v:shape id="_x0000_i1071" type="#_x0000_t75" style="width:431.55pt;height:281.1pt">
            <v:imagedata r:id="rId62"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3584" w:author="Boisvert, Eric" w:date="2016-03-29T09:08:00Z">
        <w:r w:rsidR="008279FB">
          <w:rPr>
            <w:noProof/>
          </w:rPr>
          <w:t>45</w:t>
        </w:r>
      </w:ins>
      <w:ins w:id="3585" w:author="Eric Boisvert" w:date="2016-03-28T16:06:00Z">
        <w:del w:id="3586" w:author="Boisvert, Eric" w:date="2016-03-29T08:51:00Z">
          <w:r w:rsidR="003842F3" w:rsidDel="00CB122C">
            <w:rPr>
              <w:noProof/>
            </w:rPr>
            <w:delText>45</w:delText>
          </w:r>
        </w:del>
      </w:ins>
      <w:del w:id="3587"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proofErr w:type="gramStart"/>
      <w:r>
        <w:t>alterationType</w:t>
      </w:r>
      <w:proofErr w:type="gramEnd"/>
    </w:p>
    <w:p w14:paraId="006AABF8" w14:textId="77777777" w:rsidR="0016580A" w:rsidRPr="0016580A" w:rsidRDefault="0016580A"/>
    <w:p w14:paraId="36214D7B" w14:textId="44FC14C1"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ins w:id="3588" w:author="Boisvert, Eric" w:date="2016-03-29T08:48:00Z">
        <w:r w:rsidR="00CB122C">
          <w:t>.</w:t>
        </w:r>
      </w:ins>
    </w:p>
    <w:p w14:paraId="5998506E" w14:textId="435263F7" w:rsidR="0016580A" w:rsidRDefault="0016580A" w:rsidP="00D20646">
      <w:pPr>
        <w:pStyle w:val="Titre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15B51292"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id="3589" w:author="Boisvert, Eric" w:date="2016-03-29T08:48:00Z">
        <w:r w:rsidR="00CB122C">
          <w:t>.</w:t>
        </w:r>
      </w:ins>
    </w:p>
    <w:p w14:paraId="3BB9444D" w14:textId="12CB8A5A" w:rsidR="00AE357E" w:rsidRDefault="0016580A" w:rsidP="00D20646">
      <w:pPr>
        <w:pStyle w:val="Titre5"/>
        <w:rPr>
          <w:lang w:val="en-CA"/>
        </w:rPr>
      </w:pPr>
      <w:bookmarkStart w:id="3590" w:name="BKM_8201810A_8593_4A0C_A4FE_B4A134FDF11D"/>
      <w:bookmarkEnd w:id="3590"/>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3591" w:name="BKM_7C508FBF_33D9_484F_911B_6377C69AD667"/>
      <w:bookmarkStart w:id="3592" w:name="BKM_ED5D19E5_9BBB_4493_91D3_D708625FA37A"/>
      <w:bookmarkStart w:id="3593" w:name="BKM_E45C3931_F3F9_4BB2_B916_F57604E1D027"/>
      <w:bookmarkStart w:id="3594" w:name="BKM_26449531_DA00_4286_BEAD_53641C8C6B18"/>
      <w:bookmarkEnd w:id="3591"/>
      <w:bookmarkEnd w:id="3592"/>
      <w:bookmarkEnd w:id="3593"/>
      <w:bookmarkEnd w:id="3594"/>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24128E" w:rsidP="00604E1E">
      <w:pPr>
        <w:keepNext/>
      </w:pPr>
      <w:r>
        <w:rPr>
          <w:noProof/>
          <w:lang w:val="en-CA" w:eastAsia="en-CA"/>
        </w:rPr>
        <w:pict w14:anchorId="30B53D03">
          <v:shape id="_x0000_i1072" type="#_x0000_t75" style="width:367.85pt;height:239.55pt;visibility:visible;mso-wrap-style:square">
            <v:imagedata r:id="rId63"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595" w:author="Boisvert, Eric" w:date="2016-03-29T09:08:00Z">
        <w:r w:rsidR="008279FB">
          <w:rPr>
            <w:noProof/>
          </w:rPr>
          <w:t>46</w:t>
        </w:r>
      </w:ins>
      <w:ins w:id="3596" w:author="Eric Boisvert" w:date="2016-03-28T16:06:00Z">
        <w:del w:id="3597" w:author="Boisvert, Eric" w:date="2016-03-29T08:51:00Z">
          <w:r w:rsidR="003842F3" w:rsidDel="00CB122C">
            <w:rPr>
              <w:noProof/>
            </w:rPr>
            <w:delText>46</w:delText>
          </w:r>
        </w:del>
      </w:ins>
      <w:del w:id="3598" w:author="Boisvert, Eric" w:date="2016-03-29T08:51:00Z">
        <w:r w:rsidR="0085617E" w:rsidDel="00CB122C">
          <w:rPr>
            <w:noProof/>
          </w:rPr>
          <w:delText>48</w:delText>
        </w:r>
      </w:del>
      <w:r w:rsidR="00673E83">
        <w:rPr>
          <w:noProof/>
        </w:rPr>
        <w:fldChar w:fldCharType="end"/>
      </w:r>
      <w:r>
        <w:t>: Chemical composition</w:t>
      </w:r>
      <w:ins w:id="3599" w:author="Boisvert, Eric" w:date="2016-03-29T08:48:00Z">
        <w:r w:rsidR="00CB122C">
          <w:t xml:space="preserve"> context diagram.</w:t>
        </w:r>
      </w:ins>
    </w:p>
    <w:p w14:paraId="6EB7E3F8" w14:textId="3222DDB4" w:rsidR="00604E1E" w:rsidRDefault="00BF4178" w:rsidP="00D20646">
      <w:pPr>
        <w:pStyle w:val="Titre5"/>
        <w:rPr>
          <w:lang w:val="en-CA"/>
        </w:rPr>
      </w:pPr>
      <w:bookmarkStart w:id="3600" w:name="BKM_D4FBCA43_958A_4AEF_8332_5F96792672DF"/>
      <w:bookmarkEnd w:id="3600"/>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ins w:id="3601" w:author="Boisvert, Eric" w:date="2016-03-29T08:48:00Z">
        <w:r w:rsidR="00CB122C">
          <w:rPr>
            <w:lang w:val="en-CA"/>
          </w:rPr>
          <w:t>.</w:t>
        </w:r>
      </w:ins>
    </w:p>
    <w:p w14:paraId="6A6F8840" w14:textId="77777777" w:rsidR="00AE357E" w:rsidRDefault="00AE357E" w:rsidP="00AE357E">
      <w:bookmarkStart w:id="3602" w:name="BKM_7DA6E39E_93F3_43B7_9C51_9F05A691932A"/>
      <w:bookmarkEnd w:id="3602"/>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24128E" w:rsidP="00604E1E">
      <w:pPr>
        <w:keepNext/>
      </w:pPr>
      <w:r>
        <w:rPr>
          <w:noProof/>
          <w:lang w:val="en-CA" w:eastAsia="en-CA"/>
        </w:rPr>
        <w:pict w14:anchorId="28B167D3">
          <v:shape id="_x0000_i1073" type="#_x0000_t75" style="width:6in;height:382.15pt;visibility:visible;mso-wrap-style:square">
            <v:imagedata r:id="rId64"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603" w:author="Boisvert, Eric" w:date="2016-03-29T09:08:00Z">
        <w:r w:rsidR="008279FB">
          <w:rPr>
            <w:noProof/>
          </w:rPr>
          <w:t>47</w:t>
        </w:r>
      </w:ins>
      <w:ins w:id="3604" w:author="Eric Boisvert" w:date="2016-03-28T16:06:00Z">
        <w:del w:id="3605" w:author="Boisvert, Eric" w:date="2016-03-29T08:51:00Z">
          <w:r w:rsidR="003842F3" w:rsidDel="00CB122C">
            <w:rPr>
              <w:noProof/>
            </w:rPr>
            <w:delText>47</w:delText>
          </w:r>
        </w:del>
      </w:ins>
      <w:del w:id="3606" w:author="Boisvert, Eric" w:date="2016-03-29T08:51:00Z">
        <w:r w:rsidR="0085617E" w:rsidDel="00CB122C">
          <w:rPr>
            <w:noProof/>
          </w:rPr>
          <w:delText>49</w:delText>
        </w:r>
      </w:del>
      <w:r w:rsidR="00673E83">
        <w:rPr>
          <w:noProof/>
        </w:rPr>
        <w:fldChar w:fldCharType="end"/>
      </w:r>
      <w:r>
        <w:t>: Compound material description</w:t>
      </w:r>
      <w:ins w:id="3607" w:author="Boisvert, Eric" w:date="2016-03-29T08:49:00Z">
        <w:r w:rsidR="00CB122C">
          <w:t xml:space="preserve"> context diagram.</w:t>
        </w:r>
      </w:ins>
    </w:p>
    <w:p w14:paraId="1817E2F9" w14:textId="12994A65" w:rsidR="00604E1E" w:rsidRDefault="00224DF5" w:rsidP="00D20646">
      <w:pPr>
        <w:pStyle w:val="Titre5"/>
        <w:rPr>
          <w:lang w:val="en-CA"/>
        </w:rPr>
      </w:pPr>
      <w:bookmarkStart w:id="3608" w:name="BKM_0126A46B_77F6_4F3D_8366_99D7292A119E"/>
      <w:bookmarkEnd w:id="3608"/>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Titre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3609" w:name="BKM_68F68CA6_F7FB_411D_8560_851B7315C00E"/>
      <w:bookmarkStart w:id="3610" w:name="BKM_F5243BEF_0ABC_4433_AFCB_2FCD01906472"/>
      <w:bookmarkEnd w:id="3609"/>
      <w:bookmarkEnd w:id="3610"/>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24128E" w:rsidP="00D20646">
      <w:pPr>
        <w:keepNext/>
      </w:pPr>
      <w:r>
        <w:rPr>
          <w:noProof/>
          <w:lang w:val="en-CA" w:eastAsia="en-CA"/>
        </w:rPr>
        <w:lastRenderedPageBreak/>
        <w:pict w14:anchorId="7928CF19">
          <v:shape id="_x0000_i1074" type="#_x0000_t75" style="width:190.6pt;height:317.55pt;visibility:visible;mso-wrap-style:square">
            <v:imagedata r:id="rId65"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3611" w:author="Boisvert, Eric" w:date="2016-03-29T09:08:00Z">
        <w:r w:rsidR="008279FB">
          <w:rPr>
            <w:noProof/>
          </w:rPr>
          <w:t>48</w:t>
        </w:r>
      </w:ins>
      <w:ins w:id="3612" w:author="Eric Boisvert" w:date="2016-03-28T16:06:00Z">
        <w:del w:id="3613" w:author="Boisvert, Eric" w:date="2016-03-29T08:51:00Z">
          <w:r w:rsidR="003842F3" w:rsidDel="00CB122C">
            <w:rPr>
              <w:noProof/>
            </w:rPr>
            <w:delText>48</w:delText>
          </w:r>
        </w:del>
      </w:ins>
      <w:del w:id="3614"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3615" w:author="Eric Boisvert" w:date="2016-03-25T12:33:00Z">
          <w:pPr/>
        </w:pPrChange>
      </w:pPr>
      <w:proofErr w:type="gramStart"/>
      <w:r w:rsidRPr="004B1BCF">
        <w:t>particleType</w:t>
      </w:r>
      <w:proofErr w:type="gramEnd"/>
    </w:p>
    <w:p w14:paraId="5796C57D" w14:textId="77777777" w:rsidR="00E105E6" w:rsidRDefault="00E105E6">
      <w:pPr>
        <w:rPr>
          <w:ins w:id="3616" w:author="Eric Boisvert" w:date="2016-03-25T12:34:00Z"/>
        </w:rPr>
        <w:pPrChange w:id="3617" w:author="Eric Boisvert" w:date="2016-03-25T12:33:00Z">
          <w:pPr>
            <w:pStyle w:val="Titre5"/>
          </w:pPr>
        </w:pPrChange>
      </w:pPr>
    </w:p>
    <w:p w14:paraId="5E59B820" w14:textId="1A8BA453" w:rsidR="0032727A" w:rsidDel="00E105E6" w:rsidRDefault="004B1BCF" w:rsidP="00E105E6">
      <w:pPr>
        <w:rPr>
          <w:del w:id="3618" w:author="Eric Boisvert" w:date="2016-03-25T12:33:00Z"/>
        </w:rPr>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19" w:author="Boisvert, Eric" w:date="2016-03-29T08:49:00Z">
        <w:r w:rsidR="00CB122C">
          <w:t>.</w:t>
        </w:r>
      </w:ins>
    </w:p>
    <w:p w14:paraId="4C292BE9" w14:textId="6FA033EE" w:rsidR="0032727A" w:rsidRPr="0032727A" w:rsidRDefault="00E105E6">
      <w:pPr>
        <w:pStyle w:val="Titre5"/>
        <w:pPrChange w:id="3620" w:author="Eric Boisvert" w:date="2016-03-25T12:33:00Z">
          <w:pPr/>
        </w:pPrChange>
      </w:pPr>
      <w:proofErr w:type="gramStart"/>
      <w:ins w:id="3621" w:author="Eric Boisvert" w:date="2016-03-25T12:33:00Z">
        <w:r>
          <w:t>aspectRatio</w:t>
        </w:r>
      </w:ins>
      <w:proofErr w:type="gramEnd"/>
    </w:p>
    <w:p w14:paraId="6FF52C91" w14:textId="77777777" w:rsidR="00E105E6" w:rsidRDefault="00E105E6" w:rsidP="004B1BCF">
      <w:pPr>
        <w:rPr>
          <w:ins w:id="3622" w:author="Eric Boisvert" w:date="2016-03-25T12:34:00Z"/>
        </w:rPr>
      </w:pPr>
    </w:p>
    <w:p w14:paraId="6E5DDB30" w14:textId="7A2BBEBE"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ins w:id="3623" w:author="Boisvert, Eric" w:date="2016-03-29T08:49:00Z">
        <w:r w:rsidR="00CB122C">
          <w:t>.</w:t>
        </w:r>
      </w:ins>
    </w:p>
    <w:p w14:paraId="578F6A22" w14:textId="480E655F" w:rsidR="0032727A" w:rsidRDefault="0032727A" w:rsidP="00D20646">
      <w:pPr>
        <w:pStyle w:val="Titre5"/>
      </w:pPr>
      <w:commentRangeStart w:id="3624"/>
      <w:proofErr w:type="gramStart"/>
      <w:r>
        <w:t>s</w:t>
      </w:r>
      <w:r w:rsidRPr="0032727A">
        <w:t>hape</w:t>
      </w:r>
      <w:commentRangeEnd w:id="3624"/>
      <w:proofErr w:type="gramEnd"/>
      <w:r>
        <w:rPr>
          <w:rStyle w:val="Marquedecommentaire"/>
          <w:b w:val="0"/>
          <w:bCs w:val="0"/>
          <w:i w:val="0"/>
          <w:iCs w:val="0"/>
        </w:rPr>
        <w:commentReference w:id="3624"/>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625"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626"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Titre5"/>
      </w:pPr>
      <w:proofErr w:type="gramStart"/>
      <w:r>
        <w:t>s</w:t>
      </w:r>
      <w:r w:rsidRPr="00DE441D">
        <w:t>ize</w:t>
      </w:r>
      <w:proofErr w:type="gramEnd"/>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27"/>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27"/>
      <w:r>
        <w:rPr>
          <w:rStyle w:val="Marquedecommentaire"/>
        </w:rPr>
        <w:commentReference w:id="3627"/>
      </w:r>
      <w:ins w:id="3628" w:author="Boisvert, Eric" w:date="2016-03-29T08:49:00Z">
        <w:r w:rsidR="00CB122C">
          <w:t>.</w:t>
        </w:r>
      </w:ins>
    </w:p>
    <w:p w14:paraId="25C08882" w14:textId="206DA40E" w:rsidR="00DE441D" w:rsidRDefault="00DE441D" w:rsidP="00D20646">
      <w:pPr>
        <w:pStyle w:val="Titre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Titre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08903D3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del w:id="3629" w:author="Boisvert, Eric" w:date="2016-03-29T08:49:00Z">
        <w:r w:rsidRPr="003B691E" w:rsidDel="00CB122C">
          <w:delText>.</w:delText>
        </w:r>
      </w:del>
      <w:r w:rsidRPr="003B691E">
        <w:t>)</w:t>
      </w:r>
      <w:ins w:id="3630" w:author="Boisvert, Eric" w:date="2016-03-29T08:49:00Z">
        <w:r w:rsidR="00CB122C">
          <w:t>.</w:t>
        </w:r>
      </w:ins>
    </w:p>
    <w:p w14:paraId="0949F96F" w14:textId="7FD35FD5" w:rsidR="00604E1E" w:rsidRDefault="00E66A9E" w:rsidP="00E66A9E">
      <w:pPr>
        <w:pStyle w:val="Titre4"/>
      </w:pPr>
      <w:bookmarkStart w:id="3631" w:name="BKM_D2D5D1B2_3FF4_4650_95E3_DA08EE4A7DFF"/>
      <w:bookmarkStart w:id="3632" w:name="BKM_7D2E3FD4_C90D_40DB_8BA1_3E5458C981C0"/>
      <w:bookmarkStart w:id="3633" w:name="BKM_13EF909A_AB70_4901_8CA1_C3BA3F992378"/>
      <w:bookmarkStart w:id="3634" w:name="BKM_A7128990_6B6B_49DD_9D88_9E8D7207A879"/>
      <w:bookmarkStart w:id="3635" w:name="BKM_92F07FBA_BBCD_4C39_9112_B2569C6076C8"/>
      <w:bookmarkStart w:id="3636" w:name="BKM_02F24C6F_6A70_4304_88F6_978891E8D391"/>
      <w:bookmarkEnd w:id="3631"/>
      <w:bookmarkEnd w:id="3632"/>
      <w:bookmarkEnd w:id="3633"/>
      <w:bookmarkEnd w:id="3634"/>
      <w:bookmarkEnd w:id="3635"/>
      <w:bookmarkEnd w:id="3636"/>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3637" w:name="BKM_D2385579_8CEC_41FC_ACD0_1242C0AEF96E"/>
      <w:bookmarkEnd w:id="3637"/>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38"/>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638"/>
      <w:r>
        <w:rPr>
          <w:rStyle w:val="Marquedecommentaire"/>
        </w:rPr>
        <w:commentReference w:id="3638"/>
      </w:r>
    </w:p>
    <w:p w14:paraId="69BC0A63" w14:textId="28B80690" w:rsidR="00D16D48" w:rsidRDefault="00D16D48" w:rsidP="00D20646">
      <w:pPr>
        <w:pStyle w:val="Titre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Titre5"/>
        <w:rPr>
          <w:lang w:val="en-CA"/>
        </w:rPr>
        <w:pPrChange w:id="3639" w:author="Boisvert, Eric" w:date="2016-03-29T08:50:00Z">
          <w:pPr/>
        </w:pPrChange>
      </w:pPr>
      <w:proofErr w:type="gramStart"/>
      <w:r w:rsidRPr="00D16D48">
        <w:rPr>
          <w:lang w:val="en-CA"/>
        </w:rPr>
        <w:t>constituentMaterial</w:t>
      </w:r>
      <w:proofErr w:type="gramEnd"/>
    </w:p>
    <w:p w14:paraId="3156E009" w14:textId="77777777" w:rsidR="00CB122C" w:rsidRDefault="00CB122C" w:rsidP="00D20646">
      <w:pPr>
        <w:rPr>
          <w:ins w:id="3640"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41" w:name="BKM_C5A88E79_2FB3_4893_8914_60419C00F2D2"/>
      <w:bookmarkStart w:id="3642" w:name="BKM_A4F3FCE3_772C_4588_A2A4_96535416D1B6"/>
      <w:bookmarkEnd w:id="3641"/>
      <w:bookmarkEnd w:id="3642"/>
    </w:p>
    <w:p w14:paraId="2343428C" w14:textId="59DBA3B7" w:rsidR="008E4068" w:rsidRDefault="003A479F" w:rsidP="003A479F">
      <w:pPr>
        <w:pStyle w:val="Titre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43" w:author="Eric Boisvert" w:date="2016-01-14T17:20:00Z">
        <w:r w:rsidR="004A04F6">
          <w:t>p</w:t>
        </w:r>
      </w:ins>
      <w:del w:id="3644" w:author="Eric Boisvert" w:date="2016-01-14T17:20:00Z">
        <w:r w:rsidDel="004A04F6">
          <w:delText>P</w:delText>
        </w:r>
      </w:del>
      <w:r>
        <w:t xml:space="preserve">article </w:t>
      </w:r>
      <w:ins w:id="3645" w:author="Eric Boisvert" w:date="2016-01-14T17:20:00Z">
        <w:r w:rsidR="004A04F6">
          <w:t>g</w:t>
        </w:r>
      </w:ins>
      <w:del w:id="3646"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24128E" w:rsidP="003A479F">
      <w:pPr>
        <w:keepNext/>
      </w:pPr>
      <w:r>
        <w:rPr>
          <w:noProof/>
          <w:lang w:val="en-CA" w:eastAsia="en-CA"/>
        </w:rPr>
        <w:pict w14:anchorId="06368E1E">
          <v:shape id="_x0000_i1075" type="#_x0000_t75" style="width:320.3pt;height:242.3pt;visibility:visible;mso-wrap-style:square">
            <v:imagedata r:id="rId66" o:title=""/>
          </v:shape>
        </w:pict>
      </w:r>
    </w:p>
    <w:p w14:paraId="13AEE541" w14:textId="6CDD8731" w:rsidR="003A479F" w:rsidRPr="00CB122C" w:rsidRDefault="003A479F" w:rsidP="003A479F">
      <w:pPr>
        <w:pStyle w:val="Lgende"/>
        <w:rPr>
          <w:lang w:val="fr-CA"/>
          <w:rPrChange w:id="3647" w:author="Boisvert, Eric" w:date="2016-03-29T08:50:00Z">
            <w:rPr/>
          </w:rPrChange>
        </w:rPr>
      </w:pPr>
      <w:r w:rsidRPr="00CB122C">
        <w:rPr>
          <w:lang w:val="fr-CA"/>
          <w:rPrChange w:id="3648" w:author="Boisvert, Eric" w:date="2016-03-29T08:50:00Z">
            <w:rPr/>
          </w:rPrChange>
        </w:rPr>
        <w:t xml:space="preserve">Figure </w:t>
      </w:r>
      <w:r w:rsidR="00673E83">
        <w:fldChar w:fldCharType="begin"/>
      </w:r>
      <w:r w:rsidR="00673E83" w:rsidRPr="00CB122C">
        <w:rPr>
          <w:lang w:val="fr-CA"/>
          <w:rPrChange w:id="3649" w:author="Boisvert, Eric" w:date="2016-03-29T08:50:00Z">
            <w:rPr/>
          </w:rPrChange>
        </w:rPr>
        <w:instrText xml:space="preserve"> SEQ Figure \* ARABIC </w:instrText>
      </w:r>
      <w:r w:rsidR="00673E83">
        <w:fldChar w:fldCharType="separate"/>
      </w:r>
      <w:ins w:id="3650" w:author="Boisvert, Eric" w:date="2016-03-29T09:08:00Z">
        <w:r w:rsidR="008279FB">
          <w:rPr>
            <w:noProof/>
            <w:lang w:val="fr-CA"/>
          </w:rPr>
          <w:t>49</w:t>
        </w:r>
      </w:ins>
      <w:ins w:id="3651" w:author="Eric Boisvert" w:date="2016-03-28T16:06:00Z">
        <w:del w:id="3652" w:author="Boisvert, Eric" w:date="2016-03-29T08:51:00Z">
          <w:r w:rsidR="003842F3" w:rsidRPr="00CB122C" w:rsidDel="00CB122C">
            <w:rPr>
              <w:noProof/>
              <w:lang w:val="fr-CA"/>
              <w:rPrChange w:id="3653" w:author="Boisvert, Eric" w:date="2016-03-29T08:50:00Z">
                <w:rPr>
                  <w:noProof/>
                </w:rPr>
              </w:rPrChange>
            </w:rPr>
            <w:delText>49</w:delText>
          </w:r>
        </w:del>
      </w:ins>
      <w:del w:id="3654" w:author="Boisvert, Eric" w:date="2016-03-29T08:51:00Z">
        <w:r w:rsidR="0085617E" w:rsidRPr="00CB122C" w:rsidDel="00CB122C">
          <w:rPr>
            <w:noProof/>
            <w:lang w:val="fr-CA"/>
            <w:rPrChange w:id="3655" w:author="Boisvert, Eric" w:date="2016-03-29T08:50:00Z">
              <w:rPr>
                <w:noProof/>
              </w:rPr>
            </w:rPrChange>
          </w:rPr>
          <w:delText>51</w:delText>
        </w:r>
      </w:del>
      <w:r w:rsidR="00673E83">
        <w:rPr>
          <w:noProof/>
        </w:rPr>
        <w:fldChar w:fldCharType="end"/>
      </w:r>
      <w:r w:rsidRPr="00CB122C">
        <w:rPr>
          <w:lang w:val="fr-CA"/>
          <w:rPrChange w:id="3656" w:author="Boisvert, Eric" w:date="2016-03-29T08:50:00Z">
            <w:rPr/>
          </w:rPrChange>
        </w:rPr>
        <w:t>: Fabric description</w:t>
      </w:r>
      <w:ins w:id="3657" w:author="Boisvert, Eric" w:date="2016-03-29T08:50:00Z">
        <w:r w:rsidR="00CB122C" w:rsidRPr="00CB122C">
          <w:rPr>
            <w:lang w:val="fr-CA"/>
            <w:rPrChange w:id="3658" w:author="Boisvert, Eric" w:date="2016-03-29T08:50:00Z">
              <w:rPr/>
            </w:rPrChange>
          </w:rPr>
          <w:t xml:space="preserve"> context diagram.</w:t>
        </w:r>
      </w:ins>
    </w:p>
    <w:p w14:paraId="3F8639BF" w14:textId="54088A99" w:rsidR="004A04F6" w:rsidRDefault="004A04F6" w:rsidP="00D20646">
      <w:pPr>
        <w:pStyle w:val="Titre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59" w:name="BKM_CEE739CE_1DAA_46F5_B493_438C458DE763"/>
      <w:bookmarkStart w:id="3660" w:name="BKM_F9869380_E0FA_4E99_89A5_99DF9CC6BB40"/>
      <w:bookmarkEnd w:id="3659"/>
      <w:bookmarkEnd w:id="3660"/>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24128E" w:rsidP="003A479F">
      <w:pPr>
        <w:keepNext/>
      </w:pPr>
      <w:r>
        <w:rPr>
          <w:noProof/>
          <w:lang w:val="en-CA" w:eastAsia="en-CA"/>
        </w:rPr>
        <w:pict w14:anchorId="1F88541F">
          <v:shape id="_x0000_i1076" type="#_x0000_t75" style="width:3in;height:252.9pt;visibility:visible;mso-wrap-style:square">
            <v:imagedata r:id="rId67"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661" w:author="Boisvert, Eric" w:date="2016-03-29T09:08:00Z">
        <w:r w:rsidR="008279FB">
          <w:rPr>
            <w:noProof/>
          </w:rPr>
          <w:t>50</w:t>
        </w:r>
      </w:ins>
      <w:ins w:id="3662" w:author="Eric Boisvert" w:date="2016-03-28T16:06:00Z">
        <w:del w:id="3663" w:author="Boisvert, Eric" w:date="2016-03-29T08:51:00Z">
          <w:r w:rsidR="003842F3" w:rsidDel="00CB122C">
            <w:rPr>
              <w:noProof/>
            </w:rPr>
            <w:delText>50</w:delText>
          </w:r>
        </w:del>
      </w:ins>
      <w:del w:id="3664" w:author="Boisvert, Eric" w:date="2016-03-29T08:51:00Z">
        <w:r w:rsidR="0085617E" w:rsidDel="00CB122C">
          <w:rPr>
            <w:noProof/>
          </w:rPr>
          <w:delText>52</w:delText>
        </w:r>
      </w:del>
      <w:r w:rsidR="00673E83">
        <w:rPr>
          <w:noProof/>
        </w:rPr>
        <w:fldChar w:fldCharType="end"/>
      </w:r>
      <w:r>
        <w:t>: Inorganic fluid</w:t>
      </w:r>
      <w:ins w:id="3665"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24128E" w:rsidP="003A479F">
      <w:pPr>
        <w:keepNext/>
      </w:pPr>
      <w:r>
        <w:rPr>
          <w:noProof/>
          <w:lang w:val="en-CA" w:eastAsia="en-CA"/>
        </w:rPr>
        <w:lastRenderedPageBreak/>
        <w:pict w14:anchorId="56A8AB7E">
          <v:shape id="_x0000_i1077" type="#_x0000_t75" style="width:6in;height:458.3pt;visibility:visible;mso-wrap-style:square">
            <v:imagedata r:id="rId68"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666" w:author="Boisvert, Eric" w:date="2016-03-29T09:08:00Z">
        <w:r w:rsidR="008279FB">
          <w:rPr>
            <w:noProof/>
          </w:rPr>
          <w:t>51</w:t>
        </w:r>
      </w:ins>
      <w:ins w:id="3667" w:author="Eric Boisvert" w:date="2016-03-28T16:06:00Z">
        <w:del w:id="3668" w:author="Boisvert, Eric" w:date="2016-03-29T08:51:00Z">
          <w:r w:rsidR="003842F3" w:rsidDel="00CB122C">
            <w:rPr>
              <w:noProof/>
            </w:rPr>
            <w:delText>51</w:delText>
          </w:r>
        </w:del>
      </w:ins>
      <w:del w:id="3669" w:author="Boisvert, Eric" w:date="2016-03-29T08:51:00Z">
        <w:r w:rsidR="0085617E" w:rsidDel="00CB122C">
          <w:rPr>
            <w:noProof/>
          </w:rPr>
          <w:delText>53</w:delText>
        </w:r>
      </w:del>
      <w:r w:rsidR="00673E83">
        <w:rPr>
          <w:noProof/>
        </w:rPr>
        <w:fldChar w:fldCharType="end"/>
      </w:r>
      <w:r>
        <w:t xml:space="preserve">: Metamorphic </w:t>
      </w:r>
      <w:ins w:id="3670" w:author="Boisvert, Eric" w:date="2016-03-29T08:50:00Z">
        <w:r w:rsidR="00CB122C">
          <w:t>d</w:t>
        </w:r>
      </w:ins>
      <w:del w:id="3671" w:author="Boisvert, Eric" w:date="2016-03-29T08:50:00Z">
        <w:r w:rsidDel="00CB122C">
          <w:delText>D</w:delText>
        </w:r>
      </w:del>
      <w:r>
        <w:t>escription</w:t>
      </w:r>
      <w:ins w:id="3672" w:author="Boisvert, Eric" w:date="2016-03-29T08:50:00Z">
        <w:r w:rsidR="00CB122C">
          <w:t xml:space="preserve"> context diagram.</w:t>
        </w:r>
      </w:ins>
    </w:p>
    <w:p w14:paraId="7CBC1C81" w14:textId="557CFE6A" w:rsidR="009021BE" w:rsidRDefault="00B11874" w:rsidP="00D20646">
      <w:pPr>
        <w:pStyle w:val="Titre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Titre5"/>
      </w:pPr>
      <w:proofErr w:type="gramStart"/>
      <w:r w:rsidRPr="00F21FA6">
        <w:t>metamorphicEvent</w:t>
      </w:r>
      <w:proofErr w:type="gramEnd"/>
    </w:p>
    <w:p w14:paraId="52FFF882" w14:textId="77777777" w:rsidR="00F21FA6" w:rsidRPr="00F21FA6" w:rsidRDefault="00F21FA6"/>
    <w:p w14:paraId="718F9F5D" w14:textId="03567802" w:rsidR="009021BE" w:rsidRDefault="00F21FA6" w:rsidP="00D20646">
      <w:pPr>
        <w:rPr>
          <w:lang w:val="en-CA"/>
        </w:rPr>
      </w:pPr>
      <w:bookmarkStart w:id="3673" w:name="BKM_593C69E3_0EC2_4CB1_8B2B_D0FE22B7C017"/>
      <w:bookmarkEnd w:id="3673"/>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674" w:author="Boisvert, Eric" w:date="2016-03-29T08:50:00Z">
        <w:r w:rsidR="00CB122C">
          <w:rPr>
            <w:lang w:val="en-CA"/>
          </w:rPr>
          <w:t>.</w:t>
        </w:r>
      </w:ins>
    </w:p>
    <w:p w14:paraId="579E742D" w14:textId="3E22C134" w:rsidR="009021BE" w:rsidRDefault="00267D2C" w:rsidP="00267D2C">
      <w:pPr>
        <w:pStyle w:val="Titre4"/>
      </w:pPr>
      <w:bookmarkStart w:id="3675" w:name="BKM_0ACE92C1_088C_42CF_93C8_D003E3CC8FC3"/>
      <w:bookmarkStart w:id="3676" w:name="BKM_14E0F14F_4532_4342_B7F1_67313964C676"/>
      <w:bookmarkStart w:id="3677" w:name="BKM_80AE61D4_C509_4CAA_B004_0231DB42B137"/>
      <w:bookmarkStart w:id="3678" w:name="BKM_5F5D6549_09AD_4BCF_806A_9B95D5D4E734"/>
      <w:bookmarkStart w:id="3679" w:name="BKM_80BAF21E_2C4E_40CD_B42E_41BCEA94DECC"/>
      <w:bookmarkEnd w:id="3675"/>
      <w:bookmarkEnd w:id="3676"/>
      <w:bookmarkEnd w:id="3677"/>
      <w:bookmarkEnd w:id="3678"/>
      <w:bookmarkEnd w:id="3679"/>
      <w:r>
        <w:t>OrganicMaterial</w:t>
      </w:r>
    </w:p>
    <w:p w14:paraId="50ADFF2A" w14:textId="77777777" w:rsidR="00267D2C" w:rsidRDefault="00267D2C" w:rsidP="009021BE"/>
    <w:p w14:paraId="1370954B" w14:textId="2746A4CB"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ins w:id="3680" w:author="Boisvert, Eric" w:date="2016-03-29T08:50:00Z">
        <w:r w:rsidR="00CB122C">
          <w:t>.</w:t>
        </w:r>
      </w:ins>
    </w:p>
    <w:p w14:paraId="15D8A032" w14:textId="77777777" w:rsidR="00CB122C" w:rsidRDefault="0024128E">
      <w:pPr>
        <w:keepNext/>
        <w:rPr>
          <w:ins w:id="3681" w:author="Boisvert, Eric" w:date="2016-03-29T08:51:00Z"/>
        </w:rPr>
        <w:pPrChange w:id="3682" w:author="Boisvert, Eric" w:date="2016-03-29T08:51:00Z">
          <w:pPr/>
        </w:pPrChange>
      </w:pPr>
      <w:r>
        <w:rPr>
          <w:noProof/>
          <w:lang w:val="en-CA" w:eastAsia="en-CA"/>
        </w:rPr>
        <w:lastRenderedPageBreak/>
        <w:pict w14:anchorId="7EC5C33A">
          <v:shape id="_x0000_i1078" type="#_x0000_t75" style="width:3in;height:243.7pt;visibility:visible;mso-wrap-style:square">
            <v:imagedata r:id="rId69" o:title=""/>
          </v:shape>
        </w:pict>
      </w:r>
    </w:p>
    <w:p w14:paraId="565AC4A7" w14:textId="3AB75E4D" w:rsidR="00267D2C" w:rsidRDefault="00CB122C">
      <w:pPr>
        <w:pStyle w:val="Lgende"/>
        <w:rPr>
          <w:ins w:id="3683" w:author="Boisvert, Eric" w:date="2016-03-29T08:51:00Z"/>
        </w:rPr>
        <w:pPrChange w:id="3684" w:author="Boisvert, Eric" w:date="2016-03-29T08:51:00Z">
          <w:pPr/>
        </w:pPrChange>
      </w:pPr>
      <w:ins w:id="3685" w:author="Boisvert, Eric" w:date="2016-03-29T08:51:00Z">
        <w:r>
          <w:t xml:space="preserve">Figure </w:t>
        </w:r>
        <w:r>
          <w:fldChar w:fldCharType="begin"/>
        </w:r>
        <w:r>
          <w:instrText xml:space="preserve"> SEQ Figure \* ARABIC </w:instrText>
        </w:r>
      </w:ins>
      <w:r>
        <w:fldChar w:fldCharType="separate"/>
      </w:r>
      <w:ins w:id="3686" w:author="Boisvert, Eric" w:date="2016-03-29T09:08:00Z">
        <w:r w:rsidR="008279FB">
          <w:rPr>
            <w:noProof/>
          </w:rPr>
          <w:t>52</w:t>
        </w:r>
      </w:ins>
      <w:ins w:id="3687"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24128E" w:rsidP="00267D2C">
      <w:pPr>
        <w:keepNext/>
      </w:pPr>
      <w:r>
        <w:rPr>
          <w:noProof/>
          <w:lang w:val="en-CA" w:eastAsia="en-CA"/>
        </w:rPr>
        <w:lastRenderedPageBreak/>
        <w:pict w14:anchorId="05D40C6C">
          <v:shape id="_x0000_i1079" type="#_x0000_t75" style="width:190.6pt;height:317.55pt;visibility:visible;mso-wrap-style:square">
            <v:imagedata r:id="rId70"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688" w:author="Boisvert, Eric" w:date="2016-03-29T09:08:00Z">
        <w:r w:rsidR="008279FB">
          <w:rPr>
            <w:noProof/>
          </w:rPr>
          <w:t>53</w:t>
        </w:r>
      </w:ins>
      <w:ins w:id="3689" w:author="Eric Boisvert" w:date="2016-03-28T16:06:00Z">
        <w:del w:id="3690" w:author="Boisvert, Eric" w:date="2016-03-29T08:51:00Z">
          <w:r w:rsidR="003842F3" w:rsidDel="00CB122C">
            <w:rPr>
              <w:noProof/>
            </w:rPr>
            <w:delText>52</w:delText>
          </w:r>
        </w:del>
      </w:ins>
      <w:del w:id="3691" w:author="Boisvert, Eric" w:date="2016-03-29T08:51:00Z">
        <w:r w:rsidR="0085617E" w:rsidDel="00CB122C">
          <w:rPr>
            <w:noProof/>
          </w:rPr>
          <w:delText>54</w:delText>
        </w:r>
      </w:del>
      <w:r w:rsidR="00673E83">
        <w:rPr>
          <w:noProof/>
        </w:rPr>
        <w:fldChar w:fldCharType="end"/>
      </w:r>
      <w:r>
        <w:t>: Organism</w:t>
      </w:r>
      <w:r w:rsidR="00746E7F">
        <w:t xml:space="preserve"> context diagram</w:t>
      </w:r>
      <w:ins w:id="3692"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693" w:author="Eric Boisvert" w:date="2016-03-28T16:06:00Z">
        <w:r w:rsidR="003842F3">
          <w:t>7.4.1.3</w:t>
        </w:r>
      </w:ins>
      <w:del w:id="3694" w:author="Eric Boisvert" w:date="2016-03-28T16:06:00Z">
        <w:r w:rsidR="004D34D6" w:rsidDel="003842F3">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695" w:author="Eric Boisvert" w:date="2016-03-28T16:06:00Z">
        <w:r w:rsidR="003842F3">
          <w:t>7.4.1.6</w:t>
        </w:r>
      </w:ins>
      <w:del w:id="3696" w:author="Eric Boisvert" w:date="2016-03-28T16:06:00Z">
        <w:r w:rsidR="004D34D6" w:rsidDel="003842F3">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697" w:author="Eric Boisvert" w:date="2016-03-28T16:06:00Z">
        <w:r w:rsidR="003842F3">
          <w:t>7.4.3.1</w:t>
        </w:r>
      </w:ins>
      <w:del w:id="3698" w:author="Eric Boisvert" w:date="2016-03-28T16:06:00Z">
        <w:r w:rsidR="004D34D6" w:rsidDel="003842F3">
          <w:delText>8.4.3.1</w:delText>
        </w:r>
      </w:del>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24128E" w:rsidP="00267D2C">
      <w:pPr>
        <w:keepNext/>
      </w:pPr>
      <w:r>
        <w:rPr>
          <w:noProof/>
          <w:lang w:val="en-CA" w:eastAsia="en-CA"/>
        </w:rPr>
        <w:lastRenderedPageBreak/>
        <w:pict w14:anchorId="52F1C7ED">
          <v:shape id="_x0000_i1080" type="#_x0000_t75" style="width:383.1pt;height:375.7pt;visibility:visible;mso-wrap-style:square">
            <v:imagedata r:id="rId71"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699" w:author="Boisvert, Eric" w:date="2016-03-29T09:08:00Z">
        <w:r w:rsidR="008279FB">
          <w:rPr>
            <w:noProof/>
          </w:rPr>
          <w:t>54</w:t>
        </w:r>
      </w:ins>
      <w:ins w:id="3700" w:author="Eric Boisvert" w:date="2016-03-28T16:06:00Z">
        <w:del w:id="3701" w:author="Boisvert, Eric" w:date="2016-03-29T08:51:00Z">
          <w:r w:rsidR="003842F3" w:rsidDel="00CB122C">
            <w:rPr>
              <w:noProof/>
            </w:rPr>
            <w:delText>53</w:delText>
          </w:r>
        </w:del>
      </w:ins>
      <w:del w:id="3702" w:author="Boisvert, Eric" w:date="2016-03-29T08:51:00Z">
        <w:r w:rsidR="0085617E" w:rsidDel="00CB122C">
          <w:rPr>
            <w:noProof/>
          </w:rPr>
          <w:delText>55</w:delText>
        </w:r>
      </w:del>
      <w:r w:rsidR="00673E83">
        <w:rPr>
          <w:noProof/>
        </w:rPr>
        <w:fldChar w:fldCharType="end"/>
      </w:r>
      <w:r>
        <w:t xml:space="preserve">: Physical </w:t>
      </w:r>
      <w:ins w:id="3703" w:author="Boisvert, Eric" w:date="2016-03-29T08:51:00Z">
        <w:r w:rsidR="00CB122C">
          <w:t>d</w:t>
        </w:r>
      </w:ins>
      <w:del w:id="3704" w:author="Boisvert, Eric" w:date="2016-03-29T08:51:00Z">
        <w:r w:rsidDel="00CB122C">
          <w:delText>D</w:delText>
        </w:r>
      </w:del>
      <w:r>
        <w:t>escription</w:t>
      </w:r>
      <w:ins w:id="3705" w:author="Boisvert, Eric" w:date="2016-03-29T08:51:00Z">
        <w:r w:rsidR="00CB122C">
          <w:t xml:space="preserve"> context diagram.</w:t>
        </w:r>
      </w:ins>
    </w:p>
    <w:p w14:paraId="009D8A4A" w14:textId="3698F6CB" w:rsidR="00267D2C" w:rsidRDefault="00746E7F" w:rsidP="00D20646">
      <w:pPr>
        <w:pStyle w:val="Titre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06" w:author="Boisvert, Eric" w:date="2016-03-29T08:51:00Z">
        <w:r w:rsidR="00CB122C">
          <w:t>.</w:t>
        </w:r>
      </w:ins>
    </w:p>
    <w:p w14:paraId="3F6B2C30" w14:textId="77777777" w:rsidR="00267D2C" w:rsidRDefault="00267D2C" w:rsidP="00267D2C">
      <w:bookmarkStart w:id="3707" w:name="BKM_DF21AB41_C085_4AC9_B6F6_DFFDFCF925FF"/>
      <w:bookmarkStart w:id="3708" w:name="BKM_41B8BC40_9B55_499E_B59B_A3F4FD630754"/>
      <w:bookmarkStart w:id="3709" w:name="BKM_1184394F_75EC_44D4_8904_2EB2061759E4"/>
      <w:bookmarkEnd w:id="3707"/>
      <w:bookmarkEnd w:id="3708"/>
      <w:bookmarkEnd w:id="3709"/>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24128E" w:rsidP="00267D2C">
      <w:pPr>
        <w:keepNext/>
      </w:pPr>
      <w:r>
        <w:rPr>
          <w:noProof/>
          <w:lang w:val="en-CA" w:eastAsia="en-CA"/>
        </w:rPr>
        <w:pict w14:anchorId="61D2979C">
          <v:shape id="_x0000_i1081" type="#_x0000_t75" style="width:186.45pt;height:521.1pt;visibility:visible;mso-wrap-style:square">
            <v:imagedata r:id="rId72"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10" w:author="Boisvert, Eric" w:date="2016-03-29T09:08:00Z">
        <w:r w:rsidR="008279FB">
          <w:rPr>
            <w:noProof/>
          </w:rPr>
          <w:t>55</w:t>
        </w:r>
      </w:ins>
      <w:ins w:id="3711" w:author="Eric Boisvert" w:date="2016-03-28T16:06:00Z">
        <w:del w:id="3712" w:author="Boisvert, Eric" w:date="2016-03-29T08:51:00Z">
          <w:r w:rsidR="003842F3" w:rsidDel="00CB122C">
            <w:rPr>
              <w:noProof/>
            </w:rPr>
            <w:delText>54</w:delText>
          </w:r>
        </w:del>
      </w:ins>
      <w:del w:id="3713" w:author="Boisvert, Eric" w:date="2016-03-29T08:51:00Z">
        <w:r w:rsidR="0085617E" w:rsidDel="00CB122C">
          <w:rPr>
            <w:noProof/>
          </w:rPr>
          <w:delText>56</w:delText>
        </w:r>
      </w:del>
      <w:r w:rsidR="00673E83">
        <w:rPr>
          <w:noProof/>
        </w:rPr>
        <w:fldChar w:fldCharType="end"/>
      </w:r>
      <w:r>
        <w:t>: Rock material description</w:t>
      </w:r>
      <w:ins w:id="3714" w:author="Boisvert, Eric" w:date="2016-03-29T08:51:00Z">
        <w:r w:rsidR="00CB122C">
          <w:t xml:space="preserve"> context diagram.</w:t>
        </w:r>
      </w:ins>
    </w:p>
    <w:p w14:paraId="67FB9F13" w14:textId="3A41DC70" w:rsidR="00267D2C" w:rsidRDefault="00994C33" w:rsidP="00D20646">
      <w:pPr>
        <w:pStyle w:val="Titre5"/>
        <w:rPr>
          <w:lang w:val="en-CA"/>
        </w:rPr>
      </w:pPr>
      <w:bookmarkStart w:id="3715" w:name="BKM_54B0933A_5E39_4E6A_A950_9E63F5E10F0B"/>
      <w:bookmarkEnd w:id="3715"/>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6DF6BD4E"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16" w:author="Boisvert, Eric" w:date="2016-03-29T08:51:00Z">
        <w:r w:rsidR="00CB122C">
          <w:rPr>
            <w:lang w:val="en-CA"/>
          </w:rPr>
          <w:t>.</w:t>
        </w:r>
      </w:ins>
    </w:p>
    <w:p w14:paraId="447B9940" w14:textId="73E087CF" w:rsidR="00481AF6" w:rsidRDefault="00481AF6" w:rsidP="00481AF6">
      <w:pPr>
        <w:pStyle w:val="Titre3"/>
      </w:pPr>
      <w:bookmarkStart w:id="3717" w:name="BKM_CE58381D_F747_4812_83C3_00C6282DB05A"/>
      <w:bookmarkStart w:id="3718" w:name="_Toc446944605"/>
      <w:bookmarkEnd w:id="3717"/>
      <w:r>
        <w:t>GeologicAgeDetails</w:t>
      </w:r>
      <w:bookmarkEnd w:id="3718"/>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1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20" w:author="Eric Boisvert" w:date="2016-03-28T16:06:00Z">
        <w:r w:rsidR="003842F3">
          <w:t>7.6</w:t>
        </w:r>
      </w:ins>
      <w:del w:id="3721" w:author="Eric Boisvert" w:date="2016-03-28T16:06:00Z">
        <w:r w:rsidR="004D34D6" w:rsidDel="003842F3">
          <w:delText>8.6</w:delText>
        </w:r>
      </w:del>
      <w:r w:rsidR="00AB10FC">
        <w:fldChar w:fldCharType="end"/>
      </w:r>
      <w:r w:rsidR="00AB10FC">
        <w:t>).</w:t>
      </w:r>
      <w:commentRangeEnd w:id="3719"/>
      <w:r w:rsidR="00AB10FC">
        <w:rPr>
          <w:rStyle w:val="Marquedecommentaire"/>
        </w:rPr>
        <w:commentReference w:id="3719"/>
      </w:r>
    </w:p>
    <w:p w14:paraId="32597B25" w14:textId="164046D8" w:rsidR="00AB10FC" w:rsidRDefault="0024128E" w:rsidP="00AB10FC">
      <w:pPr>
        <w:keepNext/>
      </w:pPr>
      <w:r>
        <w:rPr>
          <w:noProof/>
          <w:lang w:val="en-CA" w:eastAsia="en-CA"/>
        </w:rPr>
        <w:lastRenderedPageBreak/>
        <w:pict w14:anchorId="19F2E4CD">
          <v:shape id="_x0000_i1082" type="#_x0000_t75" style="width:6in;height:571.4pt;visibility:visible;mso-wrap-style:square">
            <v:imagedata r:id="rId73"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22" w:author="Boisvert, Eric" w:date="2016-03-29T09:08:00Z">
        <w:r w:rsidR="008279FB">
          <w:rPr>
            <w:noProof/>
          </w:rPr>
          <w:t>56</w:t>
        </w:r>
      </w:ins>
      <w:ins w:id="3723" w:author="Eric Boisvert" w:date="2016-03-28T16:06:00Z">
        <w:del w:id="3724" w:author="Boisvert, Eric" w:date="2016-03-29T08:51:00Z">
          <w:r w:rsidR="003842F3" w:rsidDel="00CB122C">
            <w:rPr>
              <w:noProof/>
            </w:rPr>
            <w:delText>55</w:delText>
          </w:r>
        </w:del>
      </w:ins>
      <w:del w:id="3725" w:author="Boisvert, Eric" w:date="2016-03-29T08:51:00Z">
        <w:r w:rsidR="0085617E" w:rsidDel="00CB122C">
          <w:rPr>
            <w:noProof/>
          </w:rPr>
          <w:delText>57</w:delText>
        </w:r>
      </w:del>
      <w:r w:rsidR="00673E83">
        <w:rPr>
          <w:noProof/>
        </w:rPr>
        <w:fldChar w:fldCharType="end"/>
      </w:r>
      <w:r>
        <w:t xml:space="preserve">: GeologicEventDescription </w:t>
      </w:r>
      <w:ins w:id="3726" w:author="Boisvert, Eric" w:date="2016-03-29T08:52:00Z">
        <w:r w:rsidR="00CB122C">
          <w:t>summary diagram.</w:t>
        </w:r>
      </w:ins>
    </w:p>
    <w:p w14:paraId="195E5696" w14:textId="3D1C4343" w:rsidR="00AB10FC" w:rsidRDefault="00633964" w:rsidP="00D20646">
      <w:pPr>
        <w:pStyle w:val="Titre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Titre3"/>
      </w:pPr>
      <w:bookmarkStart w:id="3727" w:name="BKM_D8A9D87B_FAA3_4CC2_BC9F_D27B111A2980"/>
      <w:bookmarkStart w:id="3728" w:name="BKM_C843AC0B_80BB_4AD8_B2F6_459B6FFBBEB7"/>
      <w:bookmarkStart w:id="3729" w:name="_Toc446944606"/>
      <w:bookmarkEnd w:id="3727"/>
      <w:bookmarkEnd w:id="3728"/>
      <w:r>
        <w:t>Geologic Structure Details</w:t>
      </w:r>
      <w:bookmarkEnd w:id="3729"/>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24128E" w:rsidP="00AB10FC">
      <w:pPr>
        <w:keepNext/>
      </w:pPr>
      <w:r>
        <w:rPr>
          <w:noProof/>
          <w:lang w:val="en-CA" w:eastAsia="en-CA"/>
        </w:rPr>
        <w:pict w14:anchorId="23DAA132">
          <v:shape id="_x0000_i1083" type="#_x0000_t75" style="width:432.45pt;height:336pt;visibility:visible;mso-wrap-style:square">
            <v:imagedata r:id="rId74"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30" w:author="Boisvert, Eric" w:date="2016-03-29T09:08:00Z">
        <w:r w:rsidR="008279FB">
          <w:rPr>
            <w:noProof/>
          </w:rPr>
          <w:t>57</w:t>
        </w:r>
      </w:ins>
      <w:ins w:id="3731" w:author="Eric Boisvert" w:date="2016-03-28T16:06:00Z">
        <w:del w:id="3732" w:author="Boisvert, Eric" w:date="2016-03-29T08:51:00Z">
          <w:r w:rsidR="003842F3" w:rsidDel="00CB122C">
            <w:rPr>
              <w:noProof/>
            </w:rPr>
            <w:delText>56</w:delText>
          </w:r>
        </w:del>
      </w:ins>
      <w:del w:id="3733" w:author="Boisvert, Eric" w:date="2016-03-29T08:51:00Z">
        <w:r w:rsidR="0085617E" w:rsidDel="00CB122C">
          <w:rPr>
            <w:noProof/>
          </w:rPr>
          <w:delText>58</w:delText>
        </w:r>
      </w:del>
      <w:r w:rsidR="00673E83">
        <w:rPr>
          <w:noProof/>
        </w:rPr>
        <w:fldChar w:fldCharType="end"/>
      </w:r>
      <w:r>
        <w:t>: Summary diagram of GeologicStructureDetail</w:t>
      </w:r>
      <w:del w:id="3734"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24128E" w:rsidP="00FC626E">
      <w:pPr>
        <w:keepNext/>
      </w:pPr>
      <w:r>
        <w:rPr>
          <w:noProof/>
          <w:lang w:val="en-CA" w:eastAsia="en-CA"/>
        </w:rPr>
        <w:pict w14:anchorId="140F70E5">
          <v:shape id="_x0000_i1084" type="#_x0000_t75" style="width:432.45pt;height:390.45pt;visibility:visible;mso-wrap-style:square">
            <v:imagedata r:id="rId75" o:title=""/>
          </v:shape>
        </w:pict>
      </w:r>
    </w:p>
    <w:p w14:paraId="777DACC5" w14:textId="09901CCF" w:rsidR="00AB10FC" w:rsidRPr="00CB122C" w:rsidRDefault="00FC626E" w:rsidP="00FC626E">
      <w:pPr>
        <w:pStyle w:val="Lgende"/>
        <w:rPr>
          <w:lang w:val="fr-CA"/>
          <w:rPrChange w:id="3735" w:author="Boisvert, Eric" w:date="2016-03-29T08:52:00Z">
            <w:rPr/>
          </w:rPrChange>
        </w:rPr>
      </w:pPr>
      <w:r w:rsidRPr="00CB122C">
        <w:rPr>
          <w:lang w:val="fr-CA"/>
          <w:rPrChange w:id="3736" w:author="Boisvert, Eric" w:date="2016-03-29T08:52:00Z">
            <w:rPr/>
          </w:rPrChange>
        </w:rPr>
        <w:t xml:space="preserve">Figure </w:t>
      </w:r>
      <w:r w:rsidR="00673E83">
        <w:fldChar w:fldCharType="begin"/>
      </w:r>
      <w:r w:rsidR="00673E83" w:rsidRPr="00CB122C">
        <w:rPr>
          <w:lang w:val="fr-CA"/>
          <w:rPrChange w:id="3737" w:author="Boisvert, Eric" w:date="2016-03-29T08:52:00Z">
            <w:rPr/>
          </w:rPrChange>
        </w:rPr>
        <w:instrText xml:space="preserve"> SEQ Figure \* ARABIC </w:instrText>
      </w:r>
      <w:r w:rsidR="00673E83">
        <w:fldChar w:fldCharType="separate"/>
      </w:r>
      <w:ins w:id="3738" w:author="Boisvert, Eric" w:date="2016-03-29T09:08:00Z">
        <w:r w:rsidR="008279FB">
          <w:rPr>
            <w:noProof/>
            <w:lang w:val="fr-CA"/>
          </w:rPr>
          <w:t>58</w:t>
        </w:r>
      </w:ins>
      <w:ins w:id="3739" w:author="Eric Boisvert" w:date="2016-03-28T16:06:00Z">
        <w:del w:id="3740" w:author="Boisvert, Eric" w:date="2016-03-29T08:51:00Z">
          <w:r w:rsidR="003842F3" w:rsidRPr="00CB122C" w:rsidDel="00CB122C">
            <w:rPr>
              <w:noProof/>
              <w:lang w:val="fr-CA"/>
              <w:rPrChange w:id="3741" w:author="Boisvert, Eric" w:date="2016-03-29T08:52:00Z">
                <w:rPr>
                  <w:noProof/>
                </w:rPr>
              </w:rPrChange>
            </w:rPr>
            <w:delText>57</w:delText>
          </w:r>
        </w:del>
      </w:ins>
      <w:del w:id="3742" w:author="Boisvert, Eric" w:date="2016-03-29T08:51:00Z">
        <w:r w:rsidR="0085617E" w:rsidRPr="00CB122C" w:rsidDel="00CB122C">
          <w:rPr>
            <w:noProof/>
            <w:lang w:val="fr-CA"/>
            <w:rPrChange w:id="3743" w:author="Boisvert, Eric" w:date="2016-03-29T08:52:00Z">
              <w:rPr>
                <w:noProof/>
              </w:rPr>
            </w:rPrChange>
          </w:rPr>
          <w:delText>59</w:delText>
        </w:r>
      </w:del>
      <w:r w:rsidR="00673E83">
        <w:rPr>
          <w:noProof/>
        </w:rPr>
        <w:fldChar w:fldCharType="end"/>
      </w:r>
      <w:r w:rsidRPr="00CB122C">
        <w:rPr>
          <w:lang w:val="fr-CA"/>
          <w:rPrChange w:id="3744" w:author="Boisvert, Eric" w:date="2016-03-29T08:52:00Z">
            <w:rPr/>
          </w:rPrChange>
        </w:rPr>
        <w:t>: Contact</w:t>
      </w:r>
      <w:ins w:id="3745" w:author="Boisvert, Eric" w:date="2016-03-29T08:52:00Z">
        <w:r w:rsidR="00CB122C" w:rsidRPr="00CB122C">
          <w:rPr>
            <w:lang w:val="fr-CA"/>
            <w:rPrChange w:id="3746" w:author="Boisvert, Eric" w:date="2016-03-29T08:52:00Z">
              <w:rPr/>
            </w:rPrChange>
          </w:rPr>
          <w:t xml:space="preserve"> </w:t>
        </w:r>
        <w:r w:rsidR="00CB122C">
          <w:rPr>
            <w:lang w:val="fr-CA"/>
          </w:rPr>
          <w:t>d</w:t>
        </w:r>
      </w:ins>
      <w:del w:id="3747" w:author="Boisvert, Eric" w:date="2016-03-29T08:52:00Z">
        <w:r w:rsidRPr="00CB122C" w:rsidDel="00CB122C">
          <w:rPr>
            <w:lang w:val="fr-CA"/>
            <w:rPrChange w:id="3748" w:author="Boisvert, Eric" w:date="2016-03-29T08:52:00Z">
              <w:rPr/>
            </w:rPrChange>
          </w:rPr>
          <w:delText>D</w:delText>
        </w:r>
      </w:del>
      <w:r w:rsidRPr="00CB122C">
        <w:rPr>
          <w:lang w:val="fr-CA"/>
          <w:rPrChange w:id="3749" w:author="Boisvert, Eric" w:date="2016-03-29T08:52:00Z">
            <w:rPr/>
          </w:rPrChange>
        </w:rPr>
        <w:t>escription</w:t>
      </w:r>
      <w:r w:rsidR="008B0EF5" w:rsidRPr="00CB122C">
        <w:rPr>
          <w:lang w:val="fr-CA"/>
          <w:rPrChange w:id="3750"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751" w:author="Boisvert, Eric" w:date="2016-03-29T08:52:00Z">
            <w:rPr>
              <w:color w:val="000000"/>
              <w:sz w:val="20"/>
              <w:szCs w:val="20"/>
              <w:lang w:val="en-CA"/>
            </w:rPr>
          </w:rPrChange>
        </w:rPr>
      </w:pPr>
      <w:bookmarkStart w:id="3752" w:name="BKM_E2CFECC1_AAB5_40F6_ABD4_D77907DA9990"/>
      <w:bookmarkEnd w:id="3752"/>
    </w:p>
    <w:p w14:paraId="3A75C278" w14:textId="1AF205C7" w:rsidR="008B0EF5" w:rsidRDefault="008B0EF5" w:rsidP="00D20646">
      <w:pPr>
        <w:pStyle w:val="Titre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78ADDDEE"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id="3753" w:author="Boisvert, Eric" w:date="2016-03-29T08:52:00Z">
        <w:r w:rsidR="00CB122C">
          <w:rPr>
            <w:lang w:val="en-CA"/>
          </w:rPr>
          <w:t>.</w:t>
        </w:r>
      </w:ins>
    </w:p>
    <w:p w14:paraId="1C16BD53" w14:textId="3B6D2C8E" w:rsidR="008B0EF5" w:rsidRDefault="008B0EF5" w:rsidP="00D20646">
      <w:pPr>
        <w:pStyle w:val="Titre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Titre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54" w:name="BKM_C1076615_3AE6_4988_8393_E66493CD8FB0"/>
            <w:bookmarkStart w:id="3755" w:name="BKM_A9BDB16E_7011_463E_B96E_FB003E3472AA"/>
            <w:bookmarkEnd w:id="3754"/>
            <w:bookmarkEnd w:id="3755"/>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ins w:id="3756" w:author="Boisvert, Eric" w:date="2016-03-29T08:52:00Z">
              <w:r w:rsidR="00CB122C">
                <w:rPr>
                  <w:rStyle w:val="reqtext"/>
                  <w:lang w:val="en-CA"/>
                </w:rPr>
                <w:t>.</w:t>
              </w:r>
            </w:ins>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757"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758" w:author="Eric Boisvert" w:date="2016-03-25T12:40:00Z"/>
                <w:rStyle w:val="requri"/>
                <w:lang w:val="en-CA"/>
              </w:rPr>
            </w:pPr>
            <w:del w:id="3759"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760" w:author="Eric Boisvert" w:date="2016-03-25T12:40:00Z"/>
                <w:rStyle w:val="reqtext"/>
                <w:lang w:val="en-CA"/>
              </w:rPr>
            </w:pPr>
            <w:del w:id="3761"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762"/>
            <w:r>
              <w:rPr>
                <w:rStyle w:val="reqtext"/>
                <w:lang w:val="en-CA"/>
              </w:rPr>
              <w:t xml:space="preserve">A contact SHALL have 2 and </w:t>
            </w:r>
            <w:ins w:id="3763"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762"/>
            <w:r w:rsidR="00F97733">
              <w:rPr>
                <w:rStyle w:val="Marquedecommentaire"/>
                <w:rFonts w:ascii="Times New Roman" w:eastAsia="Times New Roman" w:hAnsi="Times New Roman"/>
                <w:lang w:val="en-US" w:eastAsia="en-US"/>
              </w:rPr>
              <w:commentReference w:id="3762"/>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24128E" w:rsidP="00FC626E">
      <w:pPr>
        <w:keepNext/>
      </w:pPr>
      <w:r>
        <w:rPr>
          <w:noProof/>
          <w:lang w:val="en-CA" w:eastAsia="en-CA"/>
        </w:rPr>
        <w:lastRenderedPageBreak/>
        <w:pict w14:anchorId="34B470B1">
          <v:shape id="_x0000_i1085" type="#_x0000_t75" style="width:309.25pt;height:452.75pt;visibility:visible;mso-wrap-style:square">
            <v:imagedata r:id="rId76" o:title=""/>
          </v:shape>
        </w:pict>
      </w:r>
    </w:p>
    <w:p w14:paraId="40398DF5" w14:textId="0731D726" w:rsidR="00FC626E" w:rsidRDefault="00FC626E" w:rsidP="00FC626E">
      <w:pPr>
        <w:pStyle w:val="Lgende"/>
      </w:pPr>
      <w:bookmarkStart w:id="3764" w:name="_Ref446932377"/>
      <w:r>
        <w:t xml:space="preserve">Figure </w:t>
      </w:r>
      <w:r w:rsidR="00673E83">
        <w:fldChar w:fldCharType="begin"/>
      </w:r>
      <w:r w:rsidR="00673E83">
        <w:instrText xml:space="preserve"> SEQ Figure \* ARABIC </w:instrText>
      </w:r>
      <w:r w:rsidR="00673E83">
        <w:fldChar w:fldCharType="separate"/>
      </w:r>
      <w:ins w:id="3765" w:author="Boisvert, Eric" w:date="2016-03-29T09:08:00Z">
        <w:r w:rsidR="008279FB">
          <w:rPr>
            <w:noProof/>
          </w:rPr>
          <w:t>59</w:t>
        </w:r>
      </w:ins>
      <w:ins w:id="3766" w:author="Eric Boisvert" w:date="2016-03-28T16:06:00Z">
        <w:del w:id="3767" w:author="Boisvert, Eric" w:date="2016-03-29T08:51:00Z">
          <w:r w:rsidR="003842F3" w:rsidDel="00CB122C">
            <w:rPr>
              <w:noProof/>
            </w:rPr>
            <w:delText>58</w:delText>
          </w:r>
        </w:del>
      </w:ins>
      <w:del w:id="3768" w:author="Boisvert, Eric" w:date="2016-03-29T08:51:00Z">
        <w:r w:rsidR="0085617E" w:rsidDel="00CB122C">
          <w:rPr>
            <w:noProof/>
          </w:rPr>
          <w:delText>60</w:delText>
        </w:r>
      </w:del>
      <w:r w:rsidR="00673E83">
        <w:rPr>
          <w:noProof/>
        </w:rPr>
        <w:fldChar w:fldCharType="end"/>
      </w:r>
      <w:bookmarkEnd w:id="3764"/>
      <w:r>
        <w:t>: DisplacementEvent</w:t>
      </w:r>
      <w:r w:rsidR="00A63650">
        <w:t xml:space="preserve"> context diagram</w:t>
      </w:r>
    </w:p>
    <w:p w14:paraId="667B317C" w14:textId="45068993" w:rsidR="00A63650" w:rsidRDefault="00A63650" w:rsidP="00D20646">
      <w:pPr>
        <w:pStyle w:val="Titre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CE1E3B9"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 xml:space="preserve">Team, so that the GeologicStructure characteristic of gneiss is layering. The committee discussed the possibility that layering should be considered a kind of foliation, but the majority opinion was that it is a different kind of structure.  </w:t>
      </w:r>
      <w:proofErr w:type="gramStart"/>
      <w:r w:rsidRPr="009A0D4B">
        <w:t>Kept so that instance documents have a "Layering" tag</w:t>
      </w:r>
      <w:ins w:id="3769" w:author="Boisvert, Eric" w:date="2016-03-29T09:03:00Z">
        <w:r w:rsidR="008279FB">
          <w:t>.</w:t>
        </w:r>
      </w:ins>
      <w:proofErr w:type="gramEnd"/>
    </w:p>
    <w:p w14:paraId="4319CBB1" w14:textId="3CFFC4ED" w:rsidR="009A0D4B" w:rsidRDefault="0024128E" w:rsidP="00D20646">
      <w:pPr>
        <w:keepNext/>
      </w:pPr>
      <w:r>
        <w:rPr>
          <w:noProof/>
          <w:lang w:val="en-CA" w:eastAsia="en-CA"/>
        </w:rPr>
        <w:pict w14:anchorId="67477FD4">
          <v:shape id="_x0000_i1086" type="#_x0000_t75" style="width:386.75pt;height:296.3pt;visibility:visible;mso-wrap-style:square">
            <v:imagedata r:id="rId77"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3770" w:author="Boisvert, Eric" w:date="2016-03-29T09:08:00Z">
        <w:r w:rsidR="008279FB">
          <w:rPr>
            <w:noProof/>
          </w:rPr>
          <w:t>60</w:t>
        </w:r>
      </w:ins>
      <w:ins w:id="3771" w:author="Eric Boisvert" w:date="2016-03-28T16:06:00Z">
        <w:del w:id="3772" w:author="Boisvert, Eric" w:date="2016-03-29T08:51:00Z">
          <w:r w:rsidR="003842F3" w:rsidDel="00CB122C">
            <w:rPr>
              <w:noProof/>
            </w:rPr>
            <w:delText>59</w:delText>
          </w:r>
        </w:del>
      </w:ins>
      <w:del w:id="3773"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774"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775" w:author="Boisvert, Eric" w:date="2016-03-29T09:03:00Z">
        <w:r w:rsidR="008279FB">
          <w:t>.</w:t>
        </w:r>
      </w:ins>
    </w:p>
    <w:p w14:paraId="14044106" w14:textId="77777777" w:rsidR="00777586" w:rsidRDefault="00777586" w:rsidP="00FC626E"/>
    <w:p w14:paraId="470D8BA5" w14:textId="4D0C94C2" w:rsidR="00386910" w:rsidRDefault="0024128E" w:rsidP="00386910">
      <w:pPr>
        <w:keepNext/>
      </w:pPr>
      <w:r>
        <w:rPr>
          <w:noProof/>
          <w:lang w:val="en-CA" w:eastAsia="en-CA"/>
        </w:rPr>
        <w:lastRenderedPageBreak/>
        <w:pict w14:anchorId="637CFD41">
          <v:shape id="_x0000_i1087" type="#_x0000_t75" style="width:431.55pt;height:366pt;visibility:visible;mso-wrap-style:square">
            <v:imagedata r:id="rId78"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3776" w:author="Boisvert, Eric" w:date="2016-03-29T09:08:00Z">
        <w:r w:rsidR="008279FB">
          <w:rPr>
            <w:noProof/>
          </w:rPr>
          <w:t>61</w:t>
        </w:r>
      </w:ins>
      <w:ins w:id="3777" w:author="Eric Boisvert" w:date="2016-03-28T16:06:00Z">
        <w:del w:id="3778" w:author="Boisvert, Eric" w:date="2016-03-29T08:51:00Z">
          <w:r w:rsidR="003842F3" w:rsidDel="00CB122C">
            <w:rPr>
              <w:noProof/>
            </w:rPr>
            <w:delText>60</w:delText>
          </w:r>
        </w:del>
      </w:ins>
      <w:del w:id="3779"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3780"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781" w:name="BKM_0148DBC7_BEFE_411F_BDA0_ED2509780C45"/>
      <w:bookmarkEnd w:id="3781"/>
    </w:p>
    <w:p w14:paraId="2969A0DB" w14:textId="32F22047" w:rsidR="00A41036" w:rsidRDefault="00A41036" w:rsidP="00D20646">
      <w:pPr>
        <w:pStyle w:val="Titre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id="3782" w:author="Boisvert, Eric" w:date="2016-03-29T09:03:00Z">
        <w:r w:rsidR="008279FB">
          <w:rPr>
            <w:lang w:val="en-CA"/>
          </w:rPr>
          <w:t>.</w:t>
        </w:r>
      </w:ins>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64B82A27"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id="3783" w:author="Boisvert, Eric" w:date="2016-03-29T09:03:00Z">
        <w:r w:rsidR="008279FB">
          <w:rPr>
            <w:lang w:val="en-CA"/>
          </w:rPr>
          <w:t>.</w:t>
        </w:r>
      </w:ins>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784" w:name="BKM_3201DCDD_D133_49AE_90CB_9F86F5B18ACE"/>
      <w:bookmarkStart w:id="3785" w:name="BKM_5AEA7724_2100_40A1_BA99_6516E4CE2A3E"/>
      <w:bookmarkStart w:id="3786" w:name="BKM_65E9638C_341E_4069_9C8F_D8BC2F8B7601"/>
      <w:bookmarkEnd w:id="3784"/>
      <w:bookmarkEnd w:id="3785"/>
      <w:bookmarkEnd w:id="3786"/>
      <w:r>
        <w:t>SeparationValue</w:t>
      </w:r>
    </w:p>
    <w:p w14:paraId="0835FC54" w14:textId="77777777" w:rsidR="008279FB" w:rsidRDefault="008279FB" w:rsidP="00AB10FC">
      <w:pPr>
        <w:rPr>
          <w:ins w:id="3787"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Titre4"/>
      </w:pPr>
      <w:bookmarkStart w:id="3788" w:name="BKM_08A92A70_F1F3_4B2A_9DC3_7E931F02BD38"/>
      <w:bookmarkStart w:id="3789" w:name="BKM_3F7EC057_E707_4A06_A6E3_17A0DD602106"/>
      <w:bookmarkEnd w:id="3788"/>
      <w:bookmarkEnd w:id="378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Titre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Titre4"/>
      </w:pPr>
      <w:bookmarkStart w:id="3790" w:name="BKM_5D7D3A73_2BA5_4999_B2D9_B2638FD2E3F3"/>
      <w:bookmarkStart w:id="3791" w:name="BKM_7025CFD1_5818_4184_A744_DEA2C7504840"/>
      <w:bookmarkEnd w:id="3790"/>
      <w:bookmarkEnd w:id="379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792"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proofErr w:type="gramStart"/>
      <w:r>
        <w:rPr>
          <w:lang w:val="en-CA"/>
        </w:rPr>
        <w:lastRenderedPageBreak/>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ins w:id="3793" w:author="Boisvert, Eric" w:date="2016-03-29T09:03:00Z">
        <w:r w:rsidR="008279FB">
          <w:rPr>
            <w:lang w:val="en-CA"/>
          </w:rPr>
          <w:t>.</w:t>
        </w:r>
      </w:ins>
    </w:p>
    <w:p w14:paraId="281AEA35" w14:textId="726D260F" w:rsidR="00CF2518" w:rsidRDefault="00CF2518" w:rsidP="00D20646">
      <w:pPr>
        <w:pStyle w:val="Titre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794" w:name="BKM_D8F0C163_8545_458E_90CD_CA5151787B07"/>
      <w:bookmarkStart w:id="3795" w:name="BKM_C37626AA_696F_429A_B16D_4833F8339B50"/>
      <w:bookmarkStart w:id="3796" w:name="BKM_8E0A8CD6_1952_49E4_ACE7_469172BABBA7"/>
      <w:bookmarkStart w:id="3797" w:name="BKM_498C83DB_DFDB_4234_B978_7C656FD73043"/>
      <w:bookmarkEnd w:id="3794"/>
      <w:bookmarkEnd w:id="3795"/>
      <w:bookmarkEnd w:id="3796"/>
      <w:bookmarkEnd w:id="3797"/>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798" w:author="Boisvert, Eric" w:date="2016-03-29T09:04:00Z">
        <w:r w:rsidR="008279FB">
          <w:t>y</w:t>
        </w:r>
      </w:ins>
      <w:del w:id="3799"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24128E">
        <w:pict w14:anchorId="7340E358">
          <v:shape id="_x0000_i1088" type="#_x0000_t75" style="width:6in;height:400.6pt">
            <v:imagedata r:id="rId79"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800" w:author="Boisvert, Eric" w:date="2016-03-29T09:08:00Z">
        <w:r w:rsidR="008279FB">
          <w:rPr>
            <w:noProof/>
          </w:rPr>
          <w:t>62</w:t>
        </w:r>
      </w:ins>
      <w:ins w:id="3801" w:author="Eric Boisvert" w:date="2016-03-28T16:06:00Z">
        <w:del w:id="3802" w:author="Boisvert, Eric" w:date="2016-03-29T08:51:00Z">
          <w:r w:rsidR="003842F3" w:rsidDel="00CB122C">
            <w:rPr>
              <w:noProof/>
            </w:rPr>
            <w:delText>61</w:delText>
          </w:r>
        </w:del>
      </w:ins>
      <w:del w:id="3803"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3804" w:author="Boisvert, Eric" w:date="2016-03-29T09:04:00Z">
        <w:r w:rsidR="008279FB">
          <w:t>.</w:t>
        </w:r>
      </w:ins>
    </w:p>
    <w:p w14:paraId="2C0473CB" w14:textId="573BEE77" w:rsidR="00FE753A" w:rsidRDefault="00385692" w:rsidP="00D20646">
      <w:pPr>
        <w:pStyle w:val="Titre5"/>
        <w:rPr>
          <w:lang w:val="en-CA"/>
        </w:rPr>
      </w:pPr>
      <w:bookmarkStart w:id="3805" w:name="BKM_D8139323_6092_443C_A360_3F3BE3361CC0"/>
      <w:bookmarkEnd w:id="3805"/>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Titre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1A8AB44B"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806" w:author="Boisvert, Eric" w:date="2016-03-29T09:04:00Z">
        <w:r w:rsidR="008279FB">
          <w:rPr>
            <w:lang w:val="en-CA"/>
          </w:rPr>
          <w:t>.</w:t>
        </w:r>
      </w:ins>
    </w:p>
    <w:p w14:paraId="0B6D4864" w14:textId="1449CF15" w:rsidR="00385692" w:rsidRDefault="007A315C" w:rsidP="00D20646">
      <w:pPr>
        <w:pStyle w:val="Titre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Titre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56335578"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807" w:author="Boisvert, Eric" w:date="2016-03-29T09:04:00Z">
        <w:r w:rsidR="008279FB">
          <w:rPr>
            <w:lang w:val="en-CA"/>
          </w:rPr>
          <w:t>.</w:t>
        </w:r>
      </w:ins>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Titre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Titre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808" w:name="BKM_9F55EEFA_C0E3_452C_8F3E_4601CB5BDD65"/>
      <w:bookmarkStart w:id="3809" w:name="BKM_B6CF2C95_A27D_49AD_BB55_36897A8B9A93"/>
      <w:bookmarkStart w:id="3810" w:name="BKM_C47055C6_23E4_4FE1_89C3_7EA3E53F016F"/>
      <w:bookmarkStart w:id="3811" w:name="BKM_BE3EB69A_2E9F_4015_9A53_7E29585ADF99"/>
      <w:bookmarkStart w:id="3812" w:name="BKM_D49811C3_C3B3_4361_989B_69411D4795BC"/>
      <w:bookmarkStart w:id="3813" w:name="BKM_6411C0D6_8DBF_4DB6_A7B6_ADED17047AE5"/>
      <w:bookmarkStart w:id="3814" w:name="BKM_2C450E0F_0DB6_4DEB_964F_DE2661303D3A"/>
      <w:bookmarkStart w:id="3815" w:name="BKM_5CAB0B26_2CE6_42AB_B2CE_2FA413E9F025"/>
      <w:bookmarkStart w:id="3816" w:name="BKM_FA6FE08B_7A03_4337_979E_0DF7D1B98F33"/>
      <w:bookmarkStart w:id="3817" w:name="BKM_922E2E10_A22B_488C_B866_3D68572C1248"/>
      <w:bookmarkEnd w:id="3808"/>
      <w:bookmarkEnd w:id="3809"/>
      <w:bookmarkEnd w:id="3810"/>
      <w:bookmarkEnd w:id="3811"/>
      <w:bookmarkEnd w:id="3812"/>
      <w:bookmarkEnd w:id="3813"/>
      <w:bookmarkEnd w:id="3814"/>
      <w:bookmarkEnd w:id="3815"/>
      <w:bookmarkEnd w:id="3816"/>
      <w:bookmarkEnd w:id="3817"/>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24128E" w:rsidP="00FE753A">
      <w:pPr>
        <w:keepNext/>
      </w:pPr>
      <w:r>
        <w:rPr>
          <w:noProof/>
          <w:lang w:val="en-CA" w:eastAsia="en-CA"/>
        </w:rPr>
        <w:lastRenderedPageBreak/>
        <w:pict w14:anchorId="66F3638C">
          <v:shape id="_x0000_i1089" type="#_x0000_t75" style="width:432.45pt;height:450pt;visibility:visible;mso-wrap-style:square">
            <v:imagedata r:id="rId80"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818" w:author="Boisvert, Eric" w:date="2016-03-29T09:08:00Z">
        <w:r w:rsidR="008279FB">
          <w:rPr>
            <w:noProof/>
          </w:rPr>
          <w:t>63</w:t>
        </w:r>
      </w:ins>
      <w:ins w:id="3819" w:author="Eric Boisvert" w:date="2016-03-28T16:06:00Z">
        <w:del w:id="3820" w:author="Boisvert, Eric" w:date="2016-03-29T08:51:00Z">
          <w:r w:rsidR="003842F3" w:rsidDel="00CB122C">
            <w:rPr>
              <w:noProof/>
            </w:rPr>
            <w:delText>62</w:delText>
          </w:r>
        </w:del>
      </w:ins>
      <w:del w:id="3821" w:author="Boisvert, Eric" w:date="2016-03-29T08:51:00Z">
        <w:r w:rsidR="0085617E" w:rsidDel="00CB122C">
          <w:rPr>
            <w:noProof/>
          </w:rPr>
          <w:delText>64</w:delText>
        </w:r>
      </w:del>
      <w:r w:rsidR="00673E83">
        <w:rPr>
          <w:noProof/>
        </w:rPr>
        <w:fldChar w:fldCharType="end"/>
      </w:r>
      <w:r>
        <w:t>: FoldSystem</w:t>
      </w:r>
      <w:ins w:id="3822"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823" w:name="BKM_60CC5835_79D2_4A13_B4A8_D7D9DBF215A3"/>
      <w:bookmarkEnd w:id="3823"/>
    </w:p>
    <w:p w14:paraId="0CE00831" w14:textId="3332F363" w:rsidR="007E7F7B" w:rsidRDefault="007E7F7B" w:rsidP="00D20646">
      <w:pPr>
        <w:pStyle w:val="Titre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Titre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Titre4"/>
      </w:pPr>
      <w:bookmarkStart w:id="3824" w:name="BKM_50AAAF20_CB99_4ABC_9FAE_60AD6D1987FD"/>
      <w:bookmarkStart w:id="3825" w:name="BKM_15CC129A_078F_4F7E_80FD_248D1D0D33F2"/>
      <w:bookmarkEnd w:id="3824"/>
      <w:bookmarkEnd w:id="382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24128E" w:rsidP="003804FE">
      <w:pPr>
        <w:keepNext/>
      </w:pPr>
      <w:r>
        <w:rPr>
          <w:noProof/>
          <w:lang w:val="en-CA" w:eastAsia="en-CA"/>
        </w:rPr>
        <w:lastRenderedPageBreak/>
        <w:pict w14:anchorId="0A454231">
          <v:shape id="_x0000_i1090" type="#_x0000_t75" style="width:6in;height:461.1pt;visibility:visible;mso-wrap-style:square">
            <v:imagedata r:id="rId81"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3826" w:author="Boisvert, Eric" w:date="2016-03-29T09:08:00Z">
        <w:r w:rsidR="008279FB">
          <w:rPr>
            <w:noProof/>
          </w:rPr>
          <w:t>64</w:t>
        </w:r>
      </w:ins>
      <w:ins w:id="3827" w:author="Eric Boisvert" w:date="2016-03-28T16:06:00Z">
        <w:del w:id="3828" w:author="Boisvert, Eric" w:date="2016-03-29T08:51:00Z">
          <w:r w:rsidR="003842F3" w:rsidDel="00CB122C">
            <w:rPr>
              <w:noProof/>
            </w:rPr>
            <w:delText>63</w:delText>
          </w:r>
        </w:del>
      </w:ins>
      <w:del w:id="3829"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3830"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831" w:name="BKM_FDDB3C9C_445F_40FB_AB70_ED1438E267DC"/>
      <w:bookmarkEnd w:id="3831"/>
    </w:p>
    <w:p w14:paraId="0D9D3DBE" w14:textId="6111EA8A" w:rsidR="007E7F7B" w:rsidRDefault="007E7F7B" w:rsidP="00D20646">
      <w:pPr>
        <w:pStyle w:val="Titre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3832" w:name="BKM_19D968ED_E9E9_4696_A463_9B8A89B9A29C"/>
      <w:bookmarkStart w:id="3833" w:name="BKM_A9E84D60_87E8_4274_B497_38C594525434"/>
      <w:bookmarkStart w:id="3834" w:name="BKM_F7EC3986_4D93_479D_BDAB_FDA23552D58F"/>
      <w:bookmarkStart w:id="3835" w:name="BKM_3788366B_341E_49F9_A366_57B90FBEF589"/>
      <w:bookmarkStart w:id="3836" w:name="BKM_472C9381_9698_46F2_8E04_2E603A1474CC"/>
      <w:bookmarkStart w:id="3837" w:name="BKM_33E4A038_4438_4CEF_A4A6_6E8349B6FDCC"/>
      <w:bookmarkEnd w:id="3832"/>
      <w:bookmarkEnd w:id="3833"/>
      <w:bookmarkEnd w:id="3834"/>
      <w:bookmarkEnd w:id="3835"/>
      <w:bookmarkEnd w:id="3836"/>
      <w:bookmarkEnd w:id="3837"/>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838" w:author="Eric Boisvert" w:date="2016-03-28T16:06:00Z">
        <w:r w:rsidR="003842F3">
          <w:t>7.4.3.5</w:t>
        </w:r>
      </w:ins>
      <w:del w:id="3839" w:author="Eric Boisvert" w:date="2016-03-28T16:06:00Z">
        <w:r w:rsidR="004D34D6" w:rsidDel="003842F3">
          <w:delText>8.4.3.5</w:delText>
        </w:r>
      </w:del>
      <w:r>
        <w:fldChar w:fldCharType="end"/>
      </w:r>
      <w:r>
        <w:t xml:space="preserve"> by extending the abstract property block ShearDisplacementStructureAbstractDescription.</w:t>
      </w:r>
    </w:p>
    <w:p w14:paraId="30DEBDCB" w14:textId="7CFC2286" w:rsidR="00617E36" w:rsidRDefault="0024128E" w:rsidP="00617E36">
      <w:pPr>
        <w:keepNext/>
      </w:pPr>
      <w:r>
        <w:rPr>
          <w:noProof/>
          <w:lang w:val="en-CA" w:eastAsia="en-CA"/>
        </w:rPr>
        <w:lastRenderedPageBreak/>
        <w:pict w14:anchorId="61B1CC6B">
          <v:shape id="_x0000_i1091" type="#_x0000_t75" style="width:431.1pt;height:318.9pt;visibility:visible;mso-wrap-style:square">
            <v:imagedata r:id="rId82" o:title=""/>
          </v:shape>
        </w:pict>
      </w:r>
      <w:r w:rsidR="001B4102">
        <w:rPr>
          <w:rStyle w:val="Marquedecommentaire"/>
        </w:rPr>
        <w:commentReference w:id="3840"/>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3841" w:author="Boisvert, Eric" w:date="2016-03-29T09:08:00Z">
        <w:r w:rsidR="008279FB">
          <w:rPr>
            <w:noProof/>
          </w:rPr>
          <w:t>65</w:t>
        </w:r>
      </w:ins>
      <w:ins w:id="3842" w:author="Eric Boisvert" w:date="2016-03-28T16:06:00Z">
        <w:del w:id="3843" w:author="Boisvert, Eric" w:date="2016-03-29T08:51:00Z">
          <w:r w:rsidR="003842F3" w:rsidDel="00CB122C">
            <w:rPr>
              <w:noProof/>
            </w:rPr>
            <w:delText>64</w:delText>
          </w:r>
        </w:del>
      </w:ins>
      <w:del w:id="3844" w:author="Boisvert, Eric" w:date="2016-03-29T08:51:00Z">
        <w:r w:rsidR="0085617E" w:rsidDel="00CB122C">
          <w:rPr>
            <w:noProof/>
          </w:rPr>
          <w:delText>66</w:delText>
        </w:r>
      </w:del>
      <w:r w:rsidR="00673E83">
        <w:rPr>
          <w:noProof/>
        </w:rPr>
        <w:fldChar w:fldCharType="end"/>
      </w:r>
      <w:r>
        <w:t>: ShearDisplacementStructureDescription</w:t>
      </w:r>
      <w:ins w:id="3845" w:author="Boisvert, Eric" w:date="2016-03-29T09:04:00Z">
        <w:r w:rsidR="008279FB">
          <w:t xml:space="preserve"> context diagram.</w:t>
        </w:r>
      </w:ins>
    </w:p>
    <w:p w14:paraId="4C496C34" w14:textId="4AAC8A86" w:rsidR="00617E36" w:rsidRDefault="001B4102" w:rsidP="00D20646">
      <w:pPr>
        <w:pStyle w:val="Titre5"/>
        <w:rPr>
          <w:lang w:val="en-CA"/>
        </w:rPr>
      </w:pPr>
      <w:bookmarkStart w:id="3846" w:name="BKM_E32F3F79_7117_4294_86FD_A68126B03F62"/>
      <w:bookmarkEnd w:id="3846"/>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Titre3"/>
      </w:pPr>
      <w:bookmarkStart w:id="3847" w:name="BKM_76F0AF36_F011_4216_B99A_7C75820C7A2C"/>
      <w:bookmarkStart w:id="3848" w:name="BKM_B13360B8_167E_4DA8_A7B7_EA7DCABE7993"/>
      <w:bookmarkStart w:id="3849" w:name="_Toc446944607"/>
      <w:bookmarkEnd w:id="3847"/>
      <w:bookmarkEnd w:id="3848"/>
      <w:r>
        <w:t>Geologic Unit Details</w:t>
      </w:r>
      <w:bookmarkEnd w:id="3849"/>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850" w:author="Eric Boisvert" w:date="2016-03-28T16:06:00Z">
        <w:r w:rsidR="003842F3">
          <w:t>7.4.1.3</w:t>
        </w:r>
      </w:ins>
      <w:del w:id="3851" w:author="Eric Boisvert" w:date="2016-03-28T16:06:00Z">
        <w:r w:rsidR="004D34D6" w:rsidDel="003842F3">
          <w:delText>8.4.1.3</w:delText>
        </w:r>
      </w:del>
      <w:r w:rsidR="00297011">
        <w:fldChar w:fldCharType="end"/>
      </w:r>
      <w:r w:rsidR="00297011">
        <w:t>)</w:t>
      </w:r>
      <w:r w:rsidRPr="00CB339F">
        <w:t>.</w:t>
      </w:r>
    </w:p>
    <w:p w14:paraId="47A20F63" w14:textId="16F8E84A" w:rsidR="00CB339F" w:rsidRDefault="0024128E" w:rsidP="00CB339F">
      <w:pPr>
        <w:keepNext/>
      </w:pPr>
      <w:r>
        <w:rPr>
          <w:noProof/>
          <w:lang w:val="en-CA" w:eastAsia="en-CA"/>
        </w:rPr>
        <w:pict w14:anchorId="30A076C3">
          <v:shape id="_x0000_i1092" type="#_x0000_t75" style="width:253.85pt;height:554.3pt;visibility:visible;mso-wrap-style:square">
            <v:imagedata r:id="rId83"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3852" w:author="Boisvert, Eric" w:date="2016-03-29T09:08:00Z">
        <w:r w:rsidR="008279FB">
          <w:rPr>
            <w:noProof/>
          </w:rPr>
          <w:t>66</w:t>
        </w:r>
      </w:ins>
      <w:ins w:id="3853" w:author="Eric Boisvert" w:date="2016-03-28T16:06:00Z">
        <w:del w:id="3854" w:author="Boisvert, Eric" w:date="2016-03-29T08:51:00Z">
          <w:r w:rsidR="003842F3" w:rsidDel="00CB122C">
            <w:rPr>
              <w:noProof/>
            </w:rPr>
            <w:delText>65</w:delText>
          </w:r>
        </w:del>
      </w:ins>
      <w:del w:id="3855"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3856" w:author="Eric Boisvert" w:date="2016-03-28T16:06:00Z">
        <w:r w:rsidR="003842F3">
          <w:t>7.4.1.3</w:t>
        </w:r>
      </w:ins>
      <w:del w:id="3857" w:author="Eric Boisvert" w:date="2016-03-28T16:06:00Z">
        <w:r w:rsidR="004D34D6" w:rsidDel="003842F3">
          <w:delText>8.4.1.3</w:delText>
        </w:r>
      </w:del>
      <w:r>
        <w:fldChar w:fldCharType="end"/>
      </w:r>
      <w:r>
        <w:t>)</w:t>
      </w:r>
      <w:r w:rsidRPr="00CB339F">
        <w:t>.</w:t>
      </w:r>
    </w:p>
    <w:p w14:paraId="5E871F43" w14:textId="7D7B38ED" w:rsidR="00CB339F" w:rsidRDefault="00297011" w:rsidP="00D20646">
      <w:pPr>
        <w:pStyle w:val="Titre5"/>
        <w:rPr>
          <w:lang w:val="en-CA"/>
        </w:rPr>
      </w:pPr>
      <w:bookmarkStart w:id="3858" w:name="BKM_E8CC2926_B007_4DFB_997F_F78EC469DF9A"/>
      <w:bookmarkEnd w:id="3858"/>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859"/>
      <w:r w:rsidRPr="00297011">
        <w:rPr>
          <w:lang w:val="en-CA"/>
        </w:rPr>
        <w:t xml:space="preserve">is independent </w:t>
      </w:r>
      <w:commentRangeEnd w:id="3859"/>
      <w:r>
        <w:rPr>
          <w:rStyle w:val="Marquedecommentaire"/>
        </w:rPr>
        <w:commentReference w:id="3859"/>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Titre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Titre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3860" w:author="Eric Boisvert" w:date="2016-03-28T16:06:00Z">
        <w:r w:rsidR="003842F3">
          <w:rPr>
            <w:lang w:val="en-CA"/>
          </w:rPr>
          <w:t>7.5.5.2</w:t>
        </w:r>
      </w:ins>
      <w:del w:id="3861" w:author="Eric Boisvert" w:date="2016-03-28T16:06:00Z">
        <w:r w:rsidR="004D34D6" w:rsidDel="003842F3">
          <w:rPr>
            <w:lang w:val="en-CA"/>
          </w:rPr>
          <w:delText>8.5.5.2</w:delText>
        </w:r>
      </w:del>
      <w:r w:rsidR="00E97193">
        <w:rPr>
          <w:lang w:val="en-CA"/>
        </w:rPr>
        <w:fldChar w:fldCharType="end"/>
      </w:r>
      <w:r w:rsidR="00E97193">
        <w:rPr>
          <w:lang w:val="en-CA"/>
        </w:rPr>
        <w:t>)</w:t>
      </w:r>
      <w:ins w:id="3862" w:author="Boisvert, Eric" w:date="2016-03-29T09:05:00Z">
        <w:r w:rsidR="008279FB">
          <w:rPr>
            <w:lang w:val="en-CA"/>
          </w:rPr>
          <w:t>.</w:t>
        </w:r>
      </w:ins>
    </w:p>
    <w:p w14:paraId="442C7D8D" w14:textId="2436C79B" w:rsidR="006045F2" w:rsidRDefault="006045F2" w:rsidP="006045F2">
      <w:pPr>
        <w:pStyle w:val="Titre4"/>
      </w:pPr>
      <w:bookmarkStart w:id="3863" w:name="BKM_BB58E692_A1AE_4D52_B50D_8A8583AB1BE4"/>
      <w:bookmarkStart w:id="3864" w:name="BKM_31BF4296_6E8D_413D_AA94_37BAA601A4E2"/>
      <w:bookmarkStart w:id="3865" w:name="BKM_0CE007A8_3CE4_4605_997D_014E0E71F898"/>
      <w:bookmarkStart w:id="3866" w:name="BKM_4ACCDAB5_D34A_4312_AB32_2B6F03610F7A"/>
      <w:bookmarkStart w:id="3867" w:name="_Ref440802024"/>
      <w:bookmarkEnd w:id="3863"/>
      <w:bookmarkEnd w:id="3864"/>
      <w:bookmarkEnd w:id="3865"/>
      <w:bookmarkEnd w:id="3866"/>
      <w:r>
        <w:t>BeddingDescription</w:t>
      </w:r>
      <w:bookmarkEnd w:id="3867"/>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Titre5"/>
        <w:rPr>
          <w:lang w:val="en-CA"/>
        </w:rPr>
      </w:pPr>
      <w:bookmarkStart w:id="3868" w:name="BKM_19472229_5BF0_45F8_BED6_B86B706423A9"/>
      <w:bookmarkEnd w:id="3868"/>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3869"/>
      <w:r>
        <w:rPr>
          <w:lang w:val="en-CA"/>
        </w:rPr>
        <w:t>a term</w:t>
      </w:r>
      <w:commentRangeEnd w:id="3869"/>
      <w:r>
        <w:rPr>
          <w:rStyle w:val="Marquedecommentaire"/>
        </w:rPr>
        <w:commentReference w:id="3869"/>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3870" w:name="BKM_B8E145AE_8356_455D_8AF6_DD01E80B774C"/>
      <w:bookmarkStart w:id="3871" w:name="BKM_8FB90A67_2503_406F_8326_44811B80D96C"/>
      <w:bookmarkStart w:id="3872" w:name="BKM_32D036C1_ECEB_4E0E_8D49_567109DB3963"/>
      <w:bookmarkStart w:id="3873" w:name="_Toc446944608"/>
      <w:bookmarkEnd w:id="3870"/>
      <w:bookmarkEnd w:id="3871"/>
      <w:bookmarkEnd w:id="3872"/>
      <w:r>
        <w:t>GeoSciML extension vocabularies</w:t>
      </w:r>
      <w:bookmarkEnd w:id="3873"/>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874" w:author="Eric Boisvert" w:date="2016-03-28T16:06:00Z">
        <w:r w:rsidR="003842F3">
          <w:t xml:space="preserve">Table </w:t>
        </w:r>
        <w:r w:rsidR="003842F3">
          <w:rPr>
            <w:noProof/>
          </w:rPr>
          <w:t>5</w:t>
        </w:r>
      </w:ins>
      <w:del w:id="3875" w:author="Eric Boisvert" w:date="2016-03-06T13:27:00Z">
        <w:r w:rsidDel="004D34D6">
          <w:delText xml:space="preserve">Table </w:delText>
        </w:r>
        <w:r w:rsidDel="004D34D6">
          <w:rPr>
            <w:noProof/>
          </w:rPr>
          <w:delText>15</w:delText>
        </w:r>
      </w:del>
      <w:r>
        <w:fldChar w:fldCharType="end"/>
      </w:r>
      <w:ins w:id="3876"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3877" w:name="_Ref433004816"/>
      <w:proofErr w:type="gramStart"/>
      <w:r>
        <w:t xml:space="preserve">Table </w:t>
      </w:r>
      <w:r w:rsidR="00415E41">
        <w:fldChar w:fldCharType="begin"/>
      </w:r>
      <w:r w:rsidR="00415E41">
        <w:instrText xml:space="preserve"> SEQ Table \* ARABIC </w:instrText>
      </w:r>
      <w:r w:rsidR="00415E41">
        <w:fldChar w:fldCharType="separate"/>
      </w:r>
      <w:r w:rsidR="003842F3">
        <w:rPr>
          <w:noProof/>
        </w:rPr>
        <w:t>5</w:t>
      </w:r>
      <w:r w:rsidR="00415E41">
        <w:fldChar w:fldCharType="end"/>
      </w:r>
      <w:bookmarkEnd w:id="3877"/>
      <w:r>
        <w:t xml:space="preserve"> : GeoSciML vocabularies</w:t>
      </w:r>
      <w:ins w:id="3878" w:author="Boisvert, Eric" w:date="2016-03-29T09:05:00Z">
        <w:r w:rsidR="008279FB">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05C587C4" w:rsidR="00FE43AC" w:rsidRPr="00D970E9" w:rsidRDefault="00FE43AC" w:rsidP="00AB10FC">
            <w:pPr>
              <w:rPr>
                <w:rFonts w:ascii="Calibri" w:hAnsi="Calibri"/>
                <w:color w:val="000000"/>
                <w:lang w:val="en-CA"/>
              </w:rPr>
            </w:pPr>
            <w:r w:rsidRPr="00D970E9">
              <w:rPr>
                <w:rFonts w:ascii="Calibri" w:hAnsi="Calibri"/>
                <w:color w:val="000000"/>
                <w:lang w:val="en-CA"/>
              </w:rPr>
              <w:t xml:space="preserve">Refers to a vocabulary of terms describing </w:t>
            </w:r>
            <w:proofErr w:type="gramStart"/>
            <w:r w:rsidRPr="00D970E9">
              <w:rPr>
                <w:rFonts w:ascii="Calibri" w:hAnsi="Calibri"/>
                <w:color w:val="000000"/>
                <w:lang w:val="en-CA"/>
              </w:rPr>
              <w:t>a relationships</w:t>
            </w:r>
            <w:proofErr w:type="gramEnd"/>
            <w:r w:rsidRPr="00D970E9">
              <w:rPr>
                <w:rFonts w:ascii="Calibri" w:hAnsi="Calibri"/>
                <w:color w:val="000000"/>
                <w:lang w:val="en-CA"/>
              </w:rPr>
              <w:t xml:space="preserve"> between geologic features or objects</w:t>
            </w:r>
            <w:ins w:id="3879" w:author="Boisvert, Eric" w:date="2016-03-29T09:05:00Z">
              <w:r w:rsidR="008279FB">
                <w:rPr>
                  <w:rFonts w:ascii="Calibri" w:hAnsi="Calibri"/>
                  <w:color w:val="000000"/>
                  <w:lang w:val="en-CA"/>
                </w:rPr>
                <w:t>.</w:t>
              </w:r>
            </w:ins>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5F61FC8"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ins w:id="3880" w:author="Boisvert, Eric" w:date="2016-03-29T09:05:00Z">
              <w:r w:rsidR="008279FB">
                <w:rPr>
                  <w:rFonts w:ascii="Calibri" w:hAnsi="Calibri"/>
                  <w:color w:val="000000"/>
                </w:rPr>
                <w:t>.</w:t>
              </w:r>
            </w:ins>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4E2DEA43"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ins w:id="3881" w:author="Boisvert, Eric" w:date="2016-03-29T09:05:00Z">
              <w:r w:rsidR="008279FB">
                <w:rPr>
                  <w:rFonts w:ascii="Calibri" w:hAnsi="Calibri"/>
                  <w:color w:val="000000"/>
                </w:rPr>
                <w:t>.</w:t>
              </w:r>
            </w:ins>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5280E56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ins w:id="3882" w:author="Boisvert, Eric" w:date="2016-03-29T09:05:00Z">
              <w:r w:rsidR="008279FB">
                <w:rPr>
                  <w:rFonts w:ascii="Calibri" w:hAnsi="Calibri"/>
                  <w:color w:val="000000"/>
                </w:rPr>
                <w:t>.</w:t>
              </w:r>
            </w:ins>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35EE85AD" w:rsidR="00FE43AC" w:rsidRPr="00D970E9" w:rsidRDefault="00FE43AC" w:rsidP="00AB10FC">
            <w:pPr>
              <w:rPr>
                <w:rFonts w:ascii="Calibri" w:hAnsi="Calibri"/>
                <w:color w:val="000000"/>
              </w:rPr>
            </w:pPr>
            <w:r w:rsidRPr="00D970E9">
              <w:rPr>
                <w:rFonts w:ascii="Calibri" w:hAnsi="Calibri"/>
                <w:color w:val="000000"/>
              </w:rPr>
              <w:t>Refers to a vocabulary of mineral names</w:t>
            </w:r>
            <w:ins w:id="3883" w:author="Boisvert, Eric" w:date="2016-03-29T09:05:00Z">
              <w:r w:rsidR="008279FB">
                <w:rPr>
                  <w:rFonts w:ascii="Calibri" w:hAnsi="Calibri"/>
                  <w:color w:val="000000"/>
                </w:rPr>
                <w:t>.</w:t>
              </w:r>
            </w:ins>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1A8B1A16"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ins w:id="3884" w:author="Boisvert, Eric" w:date="2016-03-29T09:05:00Z">
              <w:r w:rsidR="008279FB">
                <w:rPr>
                  <w:rFonts w:ascii="Calibri" w:hAnsi="Calibri"/>
                  <w:color w:val="000000"/>
                </w:rPr>
                <w:t>.</w:t>
              </w:r>
            </w:ins>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65748878"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ins w:id="3885" w:author="Boisvert, Eric" w:date="2016-03-29T09:05:00Z">
              <w:r w:rsidR="008279FB">
                <w:rPr>
                  <w:rFonts w:ascii="Calibri" w:hAnsi="Calibri"/>
                  <w:color w:val="000000"/>
                </w:rPr>
                <w:t>.</w:t>
              </w:r>
            </w:ins>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42A45290"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ins w:id="3886" w:author="Boisvert, Eric" w:date="2016-03-29T09:05:00Z">
              <w:r w:rsidR="008279FB">
                <w:rPr>
                  <w:rFonts w:ascii="Calibri" w:hAnsi="Calibri"/>
                  <w:color w:val="000000"/>
                </w:rPr>
                <w:t>.</w:t>
              </w:r>
            </w:ins>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35003887"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of </w:t>
            </w:r>
            <w:proofErr w:type="gramStart"/>
            <w:r w:rsidRPr="00D970E9">
              <w:rPr>
                <w:rFonts w:ascii="Calibri" w:hAnsi="Calibri"/>
                <w:color w:val="000000"/>
              </w:rPr>
              <w:t>movement  (</w:t>
            </w:r>
            <w:proofErr w:type="gramEnd"/>
            <w:r w:rsidRPr="00D970E9">
              <w:rPr>
                <w:rFonts w:ascii="Calibri" w:hAnsi="Calibri"/>
                <w:color w:val="000000"/>
              </w:rPr>
              <w:t>eg, dip-slip, strike-slip)</w:t>
            </w:r>
            <w:ins w:id="3887" w:author="Boisvert, Eric" w:date="2016-03-29T09:05:00Z">
              <w:r w:rsidR="008279FB">
                <w:rPr>
                  <w:rFonts w:ascii="Calibri" w:hAnsi="Calibri"/>
                  <w:color w:val="000000"/>
                </w:rPr>
                <w:t>.</w:t>
              </w:r>
            </w:ins>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64856131"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ins w:id="3888" w:author="Boisvert, Eric" w:date="2016-03-29T09:05:00Z">
              <w:r w:rsidR="008279FB">
                <w:rPr>
                  <w:rFonts w:ascii="Calibri" w:hAnsi="Calibri"/>
                  <w:color w:val="000000"/>
                </w:rPr>
                <w:t>.</w:t>
              </w:r>
            </w:ins>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Titre2"/>
        <w:rPr>
          <w:lang w:val="en-CA"/>
        </w:rPr>
      </w:pPr>
      <w:bookmarkStart w:id="3889" w:name="_Ref432948522"/>
      <w:bookmarkStart w:id="3890" w:name="_Toc446944609"/>
      <w:r w:rsidRPr="00D12552">
        <w:rPr>
          <w:lang w:val="en-CA"/>
        </w:rPr>
        <w:t xml:space="preserve">GeoSciML </w:t>
      </w:r>
      <w:r>
        <w:rPr>
          <w:lang w:val="en-CA"/>
        </w:rPr>
        <w:t>GeologicTime</w:t>
      </w:r>
      <w:r w:rsidRPr="00D12552">
        <w:rPr>
          <w:lang w:val="en-CA"/>
        </w:rPr>
        <w:t xml:space="preserve"> </w:t>
      </w:r>
      <w:ins w:id="3891" w:author="Eric Boisvert" w:date="2015-11-03T05:15:00Z">
        <w:r w:rsidR="004F0DC1">
          <w:rPr>
            <w:lang w:val="en-CA"/>
          </w:rPr>
          <w:t xml:space="preserve">Abstract </w:t>
        </w:r>
      </w:ins>
      <w:r w:rsidRPr="00D12552">
        <w:rPr>
          <w:lang w:val="en-CA"/>
        </w:rPr>
        <w:t>Requirements Class</w:t>
      </w:r>
      <w:bookmarkEnd w:id="3889"/>
      <w:bookmarkEnd w:id="3890"/>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24128E" w:rsidP="000B1244">
      <w:pPr>
        <w:keepNext/>
      </w:pPr>
      <w:r>
        <w:rPr>
          <w:noProof/>
          <w:lang w:val="en-CA" w:eastAsia="en-CA"/>
        </w:rPr>
        <w:pict w14:anchorId="45B11095">
          <v:shape id="_x0000_i1093" type="#_x0000_t75" style="width:6in;height:486pt;visibility:visible;mso-wrap-style:square">
            <v:imagedata r:id="rId84"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3892" w:author="Boisvert, Eric" w:date="2016-03-29T09:08:00Z">
        <w:r w:rsidR="008279FB">
          <w:rPr>
            <w:noProof/>
          </w:rPr>
          <w:t>67</w:t>
        </w:r>
      </w:ins>
      <w:ins w:id="3893" w:author="Eric Boisvert" w:date="2016-03-28T16:06:00Z">
        <w:del w:id="3894" w:author="Boisvert, Eric" w:date="2016-03-29T08:51:00Z">
          <w:r w:rsidR="003842F3" w:rsidDel="00CB122C">
            <w:rPr>
              <w:noProof/>
            </w:rPr>
            <w:delText>66</w:delText>
          </w:r>
        </w:del>
      </w:ins>
      <w:del w:id="3895" w:author="Boisvert, Eric" w:date="2016-03-29T08:51:00Z">
        <w:r w:rsidR="00090DCF" w:rsidDel="00CB122C">
          <w:rPr>
            <w:noProof/>
          </w:rPr>
          <w:delText>52</w:delText>
        </w:r>
      </w:del>
      <w:r w:rsidR="00673E83">
        <w:rPr>
          <w:noProof/>
        </w:rPr>
        <w:fldChar w:fldCharType="end"/>
      </w:r>
      <w:r>
        <w:t>: GeologicTime dependencies</w:t>
      </w:r>
      <w:ins w:id="3896" w:author="Boisvert, Eric" w:date="2016-03-29T09:05:00Z">
        <w:r w:rsidR="008279FB">
          <w:t>.</w:t>
        </w:r>
      </w:ins>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24128E" w:rsidP="008F4E9C">
      <w:pPr>
        <w:keepNext/>
      </w:pPr>
      <w:r>
        <w:rPr>
          <w:noProof/>
          <w:lang w:val="en-CA" w:eastAsia="en-CA"/>
        </w:rPr>
        <w:pict w14:anchorId="1784F587">
          <v:shape id="_x0000_i1094" type="#_x0000_t75" style="width:432.45pt;height:373.85pt;visibility:visible;mso-wrap-style:square">
            <v:imagedata r:id="rId85"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3897" w:author="Boisvert, Eric" w:date="2016-03-29T09:08:00Z">
        <w:r w:rsidR="008279FB">
          <w:rPr>
            <w:noProof/>
          </w:rPr>
          <w:t>68</w:t>
        </w:r>
      </w:ins>
      <w:ins w:id="3898" w:author="Eric Boisvert" w:date="2016-03-28T16:06:00Z">
        <w:del w:id="3899" w:author="Boisvert, Eric" w:date="2016-03-29T08:51:00Z">
          <w:r w:rsidR="003842F3" w:rsidDel="00CB122C">
            <w:rPr>
              <w:noProof/>
            </w:rPr>
            <w:delText>67</w:delText>
          </w:r>
        </w:del>
      </w:ins>
      <w:del w:id="3900" w:author="Boisvert, Eric" w:date="2016-03-29T08:51:00Z">
        <w:r w:rsidR="00090DCF" w:rsidDel="00CB122C">
          <w:rPr>
            <w:noProof/>
          </w:rPr>
          <w:delText>53</w:delText>
        </w:r>
      </w:del>
      <w:r w:rsidR="00673E83">
        <w:rPr>
          <w:noProof/>
        </w:rPr>
        <w:fldChar w:fldCharType="end"/>
      </w:r>
      <w:r>
        <w:t>: Geologic Time summary diagram</w:t>
      </w:r>
      <w:ins w:id="3901" w:author="Boisvert, Eric" w:date="2016-03-29T09:05:00Z">
        <w:r w:rsidR="008279FB">
          <w:t>.</w:t>
        </w:r>
      </w:ins>
    </w:p>
    <w:p w14:paraId="1B5DD8CD" w14:textId="60B4F9D0" w:rsidR="008F4E9C" w:rsidRDefault="008F4E9C" w:rsidP="00D81A7B">
      <w:pPr>
        <w:pStyle w:val="Titre3"/>
      </w:pPr>
      <w:bookmarkStart w:id="3902" w:name="_Toc446944610"/>
      <w:r w:rsidRPr="008F4E9C">
        <w:t>Global Boundary Stratotype Sections and Points</w:t>
      </w:r>
      <w:bookmarkEnd w:id="390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24128E" w:rsidP="00821F1F">
      <w:pPr>
        <w:keepNext/>
      </w:pPr>
      <w:r>
        <w:rPr>
          <w:noProof/>
          <w:lang w:val="en-CA" w:eastAsia="en-CA"/>
        </w:rPr>
        <w:lastRenderedPageBreak/>
        <w:pict w14:anchorId="4B5A3431">
          <v:shape id="_x0000_i1095" type="#_x0000_t75" style="width:431.55pt;height:326.3pt;visibility:visible;mso-wrap-style:square">
            <v:imagedata r:id="rId86"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3903" w:author="Boisvert, Eric" w:date="2016-03-29T09:08:00Z">
        <w:r w:rsidR="008279FB">
          <w:rPr>
            <w:noProof/>
          </w:rPr>
          <w:t>69</w:t>
        </w:r>
      </w:ins>
      <w:ins w:id="3904" w:author="Eric Boisvert" w:date="2016-03-28T16:06:00Z">
        <w:del w:id="3905" w:author="Boisvert, Eric" w:date="2016-03-29T08:51:00Z">
          <w:r w:rsidR="003842F3" w:rsidDel="00CB122C">
            <w:rPr>
              <w:noProof/>
            </w:rPr>
            <w:delText>68</w:delText>
          </w:r>
        </w:del>
      </w:ins>
      <w:del w:id="3906"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3907"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3908" w:author="Boisvert, Eric" w:date="2016-03-29T09:05:00Z">
        <w:r w:rsidR="008279FB">
          <w:t>.</w:t>
        </w:r>
      </w:ins>
    </w:p>
    <w:p w14:paraId="6C5E99E9" w14:textId="6DEBB3B9" w:rsidR="00821F1F" w:rsidRDefault="0024128E" w:rsidP="00821F1F">
      <w:pPr>
        <w:keepNext/>
      </w:pPr>
      <w:r>
        <w:rPr>
          <w:noProof/>
          <w:lang w:val="en-CA" w:eastAsia="en-CA"/>
        </w:rPr>
        <w:lastRenderedPageBreak/>
        <w:pict w14:anchorId="7C6C9DB9">
          <v:shape id="_x0000_i1096" type="#_x0000_t75" style="width:241.85pt;height:365.55pt;visibility:visible;mso-wrap-style:square">
            <v:imagedata r:id="rId87" o:title=""/>
          </v:shape>
        </w:pict>
      </w:r>
    </w:p>
    <w:p w14:paraId="27847BD6" w14:textId="2830403B" w:rsidR="00821F1F" w:rsidRPr="00BF2A41" w:rsidRDefault="00821F1F" w:rsidP="00821F1F">
      <w:pPr>
        <w:pStyle w:val="Lgende"/>
        <w:rPr>
          <w:lang w:val="fr-CA"/>
          <w:rPrChange w:id="3909" w:author="Boisvert, Eric" w:date="2016-03-29T08:30:00Z">
            <w:rPr/>
          </w:rPrChange>
        </w:rPr>
      </w:pPr>
      <w:r w:rsidRPr="00BF2A41">
        <w:rPr>
          <w:lang w:val="fr-CA"/>
          <w:rPrChange w:id="3910" w:author="Boisvert, Eric" w:date="2016-03-29T08:30:00Z">
            <w:rPr/>
          </w:rPrChange>
        </w:rPr>
        <w:t xml:space="preserve">Figure </w:t>
      </w:r>
      <w:r w:rsidR="00673E83">
        <w:fldChar w:fldCharType="begin"/>
      </w:r>
      <w:r w:rsidR="00673E83" w:rsidRPr="00BF2A41">
        <w:rPr>
          <w:lang w:val="fr-CA"/>
          <w:rPrChange w:id="3911" w:author="Boisvert, Eric" w:date="2016-03-29T08:30:00Z">
            <w:rPr/>
          </w:rPrChange>
        </w:rPr>
        <w:instrText xml:space="preserve"> SEQ Figure \* ARABIC </w:instrText>
      </w:r>
      <w:r w:rsidR="00673E83">
        <w:fldChar w:fldCharType="separate"/>
      </w:r>
      <w:ins w:id="3912" w:author="Boisvert, Eric" w:date="2016-03-29T09:08:00Z">
        <w:r w:rsidR="008279FB">
          <w:rPr>
            <w:noProof/>
            <w:lang w:val="fr-CA"/>
          </w:rPr>
          <w:t>70</w:t>
        </w:r>
      </w:ins>
      <w:ins w:id="3913" w:author="Eric Boisvert" w:date="2016-03-28T16:06:00Z">
        <w:del w:id="3914" w:author="Boisvert, Eric" w:date="2016-03-29T08:51:00Z">
          <w:r w:rsidR="003842F3" w:rsidRPr="00BF2A41" w:rsidDel="00CB122C">
            <w:rPr>
              <w:noProof/>
              <w:lang w:val="fr-CA"/>
              <w:rPrChange w:id="3915" w:author="Boisvert, Eric" w:date="2016-03-29T08:30:00Z">
                <w:rPr>
                  <w:noProof/>
                </w:rPr>
              </w:rPrChange>
            </w:rPr>
            <w:delText>69</w:delText>
          </w:r>
        </w:del>
      </w:ins>
      <w:del w:id="3916" w:author="Boisvert, Eric" w:date="2016-03-29T08:51:00Z">
        <w:r w:rsidR="0085617E" w:rsidRPr="00BF2A41" w:rsidDel="00CB122C">
          <w:rPr>
            <w:noProof/>
            <w:lang w:val="fr-CA"/>
            <w:rPrChange w:id="3917" w:author="Boisvert, Eric" w:date="2016-03-29T08:30:00Z">
              <w:rPr>
                <w:noProof/>
              </w:rPr>
            </w:rPrChange>
          </w:rPr>
          <w:delText>71</w:delText>
        </w:r>
      </w:del>
      <w:r w:rsidR="00673E83">
        <w:rPr>
          <w:noProof/>
        </w:rPr>
        <w:fldChar w:fldCharType="end"/>
      </w:r>
      <w:r w:rsidR="00024B9A" w:rsidRPr="00BF2A41">
        <w:rPr>
          <w:lang w:val="fr-CA"/>
          <w:rPrChange w:id="3918" w:author="Boisvert, Eric" w:date="2016-03-29T08:30:00Z">
            <w:rPr/>
          </w:rPrChange>
        </w:rPr>
        <w:t>: Stratigraphic points</w:t>
      </w:r>
      <w:r w:rsidR="009328CD" w:rsidRPr="00BF2A41">
        <w:rPr>
          <w:lang w:val="fr-CA"/>
          <w:rPrChange w:id="3919" w:author="Boisvert, Eric" w:date="2016-03-29T08:30:00Z">
            <w:rPr/>
          </w:rPrChange>
        </w:rPr>
        <w:t xml:space="preserve"> context diagram</w:t>
      </w:r>
    </w:p>
    <w:p w14:paraId="427387EE" w14:textId="1AD380E8" w:rsidR="000B1244" w:rsidRDefault="009328CD" w:rsidP="00D20646">
      <w:pPr>
        <w:pStyle w:val="Titre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3920"/>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920"/>
      <w:r>
        <w:rPr>
          <w:rStyle w:val="Marquedecommentaire"/>
        </w:rPr>
        <w:commentReference w:id="3920"/>
      </w:r>
    </w:p>
    <w:p w14:paraId="25A5D343" w14:textId="6B08E83F" w:rsidR="00821F1F" w:rsidRDefault="009328CD" w:rsidP="00D20646">
      <w:pPr>
        <w:pStyle w:val="Titre5"/>
        <w:rPr>
          <w:lang w:val="en-CA"/>
        </w:rPr>
      </w:pPr>
      <w:bookmarkStart w:id="3921" w:name="BKM_58D632CF_BB56_4A60_B802_C78FC42B4B0D"/>
      <w:bookmarkEnd w:id="3921"/>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ins w:id="3922" w:author="Boisvert, Eric" w:date="2016-03-29T09:06:00Z">
        <w:r w:rsidR="008279FB">
          <w:rPr>
            <w:lang w:val="en-CA"/>
          </w:rPr>
          <w:t>.</w:t>
        </w:r>
      </w:ins>
    </w:p>
    <w:p w14:paraId="066F111F" w14:textId="1D51BF86" w:rsidR="009328CD" w:rsidRDefault="009328CD" w:rsidP="00D20646">
      <w:pPr>
        <w:pStyle w:val="Titre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ins w:id="3923" w:author="Boisvert, Eric" w:date="2016-03-29T09:06:00Z">
        <w:r w:rsidR="008279FB">
          <w:rPr>
            <w:lang w:val="en-CA"/>
          </w:rPr>
          <w:t>.</w:t>
        </w:r>
      </w:ins>
    </w:p>
    <w:p w14:paraId="385CD0D8" w14:textId="3144FD99" w:rsidR="00821F1F" w:rsidRDefault="00024B9A" w:rsidP="00024B9A">
      <w:pPr>
        <w:pStyle w:val="Titre4"/>
      </w:pPr>
      <w:bookmarkStart w:id="3924" w:name="BKM_B8B6E400_425B_496D_997B_63F3369FC8C6"/>
      <w:bookmarkStart w:id="3925" w:name="BKM_0A8B18AD_F79E_4E63_8D17_DE2C48F3AF42"/>
      <w:bookmarkStart w:id="3926" w:name="BKM_F023F8DE_07B5_4FF5_8335_917836DF40EC"/>
      <w:bookmarkEnd w:id="3924"/>
      <w:bookmarkEnd w:id="3925"/>
      <w:bookmarkEnd w:id="392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3927" w:author="Boisvert, Eric" w:date="2016-03-29T09:06:00Z">
        <w:r w:rsidR="008279FB">
          <w:t>.</w:t>
        </w:r>
      </w:ins>
    </w:p>
    <w:p w14:paraId="16749770" w14:textId="1D9FFAFE" w:rsidR="00024B9A" w:rsidRDefault="0024128E" w:rsidP="00024B9A">
      <w:pPr>
        <w:keepNext/>
      </w:pPr>
      <w:r>
        <w:rPr>
          <w:noProof/>
          <w:lang w:val="en-CA" w:eastAsia="en-CA"/>
        </w:rPr>
        <w:pict w14:anchorId="7DEA392A">
          <v:shape id="_x0000_i1097" type="#_x0000_t75" style="width:372pt;height:399.7pt;visibility:visible;mso-wrap-style:square">
            <v:imagedata r:id="rId88" o:title=""/>
          </v:shape>
        </w:pict>
      </w:r>
    </w:p>
    <w:p w14:paraId="25FBC17D" w14:textId="622F2900" w:rsidR="00024B9A" w:rsidRPr="00BF2A41" w:rsidRDefault="00024B9A" w:rsidP="00024B9A">
      <w:pPr>
        <w:pStyle w:val="Lgende"/>
        <w:rPr>
          <w:lang w:val="fr-CA"/>
          <w:rPrChange w:id="3928" w:author="Boisvert, Eric" w:date="2016-03-29T08:30:00Z">
            <w:rPr/>
          </w:rPrChange>
        </w:rPr>
      </w:pPr>
      <w:r w:rsidRPr="00BF2A41">
        <w:rPr>
          <w:lang w:val="fr-CA"/>
          <w:rPrChange w:id="3929" w:author="Boisvert, Eric" w:date="2016-03-29T08:30:00Z">
            <w:rPr/>
          </w:rPrChange>
        </w:rPr>
        <w:t xml:space="preserve">Figure </w:t>
      </w:r>
      <w:r w:rsidR="00673E83">
        <w:fldChar w:fldCharType="begin"/>
      </w:r>
      <w:r w:rsidR="00673E83" w:rsidRPr="00BF2A41">
        <w:rPr>
          <w:lang w:val="fr-CA"/>
          <w:rPrChange w:id="3930" w:author="Boisvert, Eric" w:date="2016-03-29T08:30:00Z">
            <w:rPr/>
          </w:rPrChange>
        </w:rPr>
        <w:instrText xml:space="preserve"> SEQ Figure \* ARABIC </w:instrText>
      </w:r>
      <w:r w:rsidR="00673E83">
        <w:fldChar w:fldCharType="separate"/>
      </w:r>
      <w:ins w:id="3931" w:author="Boisvert, Eric" w:date="2016-03-29T09:08:00Z">
        <w:r w:rsidR="008279FB">
          <w:rPr>
            <w:noProof/>
            <w:lang w:val="fr-CA"/>
          </w:rPr>
          <w:t>71</w:t>
        </w:r>
      </w:ins>
      <w:ins w:id="3932" w:author="Eric Boisvert" w:date="2016-03-28T16:06:00Z">
        <w:del w:id="3933" w:author="Boisvert, Eric" w:date="2016-03-29T08:51:00Z">
          <w:r w:rsidR="003842F3" w:rsidRPr="00BF2A41" w:rsidDel="00CB122C">
            <w:rPr>
              <w:noProof/>
              <w:lang w:val="fr-CA"/>
              <w:rPrChange w:id="3934" w:author="Boisvert, Eric" w:date="2016-03-29T08:30:00Z">
                <w:rPr>
                  <w:noProof/>
                </w:rPr>
              </w:rPrChange>
            </w:rPr>
            <w:delText>70</w:delText>
          </w:r>
        </w:del>
      </w:ins>
      <w:del w:id="3935" w:author="Boisvert, Eric" w:date="2016-03-29T08:51:00Z">
        <w:r w:rsidR="0085617E" w:rsidRPr="00BF2A41" w:rsidDel="00CB122C">
          <w:rPr>
            <w:noProof/>
            <w:lang w:val="fr-CA"/>
            <w:rPrChange w:id="3936" w:author="Boisvert, Eric" w:date="2016-03-29T08:30:00Z">
              <w:rPr>
                <w:noProof/>
              </w:rPr>
            </w:rPrChange>
          </w:rPr>
          <w:delText>72</w:delText>
        </w:r>
      </w:del>
      <w:r w:rsidR="00673E83">
        <w:rPr>
          <w:noProof/>
        </w:rPr>
        <w:fldChar w:fldCharType="end"/>
      </w:r>
      <w:r w:rsidRPr="00BF2A41">
        <w:rPr>
          <w:lang w:val="fr-CA"/>
          <w:rPrChange w:id="3937" w:author="Boisvert, Eric" w:date="2016-03-29T08:30:00Z">
            <w:rPr/>
          </w:rPrChange>
        </w:rPr>
        <w:t>: Stratigraphic sections</w:t>
      </w:r>
      <w:r w:rsidR="009328CD" w:rsidRPr="00BF2A41">
        <w:rPr>
          <w:lang w:val="fr-CA"/>
          <w:rPrChange w:id="3938" w:author="Boisvert, Eric" w:date="2016-03-29T08:30:00Z">
            <w:rPr/>
          </w:rPrChange>
        </w:rPr>
        <w:t xml:space="preserve"> context diagram</w:t>
      </w:r>
      <w:ins w:id="3939" w:author="Boisvert, Eric" w:date="2016-03-29T09:06:00Z">
        <w:r w:rsidR="008279FB">
          <w:rPr>
            <w:lang w:val="fr-CA"/>
          </w:rPr>
          <w:t>.</w:t>
        </w:r>
      </w:ins>
    </w:p>
    <w:p w14:paraId="133B6AAD" w14:textId="5F56CDF5" w:rsidR="00024B9A" w:rsidRDefault="009328CD" w:rsidP="00D20646">
      <w:pPr>
        <w:pStyle w:val="Titre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ins w:id="3940" w:author="Boisvert, Eric" w:date="2016-03-29T09:06:00Z">
        <w:r w:rsidR="008279FB">
          <w:rPr>
            <w:lang w:val="en-CA"/>
          </w:rPr>
          <w:t>.</w:t>
        </w:r>
      </w:ins>
    </w:p>
    <w:p w14:paraId="661F8F55" w14:textId="5B6B3518" w:rsidR="009328CD" w:rsidRDefault="009328CD" w:rsidP="00D20646">
      <w:pPr>
        <w:pStyle w:val="Titre5"/>
      </w:pPr>
      <w:proofErr w:type="gramStart"/>
      <w:r w:rsidRPr="009328CD">
        <w:t>geologicDescription</w:t>
      </w:r>
      <w:proofErr w:type="gramEnd"/>
    </w:p>
    <w:p w14:paraId="165C9B21" w14:textId="77777777" w:rsidR="009328CD" w:rsidRPr="009328CD" w:rsidRDefault="009328CD"/>
    <w:p w14:paraId="3AE0C16C" w14:textId="59ACE97F"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ins w:id="3941" w:author="Boisvert, Eric" w:date="2016-03-29T09:06:00Z">
        <w:r w:rsidR="008279FB">
          <w:t>.</w:t>
        </w:r>
      </w:ins>
    </w:p>
    <w:p w14:paraId="237A7043" w14:textId="631C6C28" w:rsidR="009328CD" w:rsidRDefault="009328CD" w:rsidP="00D20646">
      <w:pPr>
        <w:pStyle w:val="Titre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ins w:id="3942" w:author="Boisvert, Eric" w:date="2016-03-29T09:06:00Z">
        <w:r w:rsidR="008279FB">
          <w:t>.</w:t>
        </w:r>
      </w:ins>
    </w:p>
    <w:p w14:paraId="20189AC7" w14:textId="00F5A862" w:rsidR="009328CD" w:rsidRDefault="009328CD" w:rsidP="00D20646">
      <w:pPr>
        <w:pStyle w:val="Titre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ins w:id="3943" w:author="Boisvert, Eric" w:date="2016-03-29T09:06:00Z">
        <w:r w:rsidR="008279FB">
          <w:t>.</w:t>
        </w:r>
      </w:ins>
    </w:p>
    <w:p w14:paraId="4098BE06" w14:textId="0760C900" w:rsidR="00024B9A" w:rsidRDefault="009C2973" w:rsidP="009C2973">
      <w:pPr>
        <w:pStyle w:val="Titre3"/>
      </w:pPr>
      <w:bookmarkStart w:id="3944" w:name="BKM_1C0FB01B_F4A6_4733_BA06_87BA9B2415C9"/>
      <w:bookmarkStart w:id="3945" w:name="BKM_FF29DAEB_3E4E_4D00_B3A1_D0E4D913A1D2"/>
      <w:bookmarkStart w:id="3946" w:name="BKM_2769F637_48D7_42F4_B567_915886458F2C"/>
      <w:bookmarkStart w:id="3947" w:name="BKM_DAEF393B_8D05_4043_87C1_9038BA957915"/>
      <w:bookmarkStart w:id="3948" w:name="BKM_45E678ED_7B83_4A86_A4BD_BC55352F39D9"/>
      <w:bookmarkStart w:id="3949" w:name="_Toc446944611"/>
      <w:bookmarkEnd w:id="3944"/>
      <w:bookmarkEnd w:id="3945"/>
      <w:bookmarkEnd w:id="3946"/>
      <w:bookmarkEnd w:id="3947"/>
      <w:bookmarkEnd w:id="3948"/>
      <w:r>
        <w:t>Temporal Reference System</w:t>
      </w:r>
      <w:bookmarkEnd w:id="394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24128E" w:rsidP="009C2973">
      <w:pPr>
        <w:keepNext/>
      </w:pPr>
      <w:r>
        <w:rPr>
          <w:noProof/>
          <w:lang w:val="en-CA" w:eastAsia="en-CA"/>
        </w:rPr>
        <w:lastRenderedPageBreak/>
        <w:pict w14:anchorId="7E6628A8">
          <v:shape id="_x0000_i1098" type="#_x0000_t75" style="width:432.45pt;height:509.1pt;visibility:visible;mso-wrap-style:square">
            <v:imagedata r:id="rId89"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3950" w:author="Boisvert, Eric" w:date="2016-03-29T09:08:00Z">
        <w:r w:rsidR="008279FB">
          <w:rPr>
            <w:noProof/>
          </w:rPr>
          <w:t>72</w:t>
        </w:r>
      </w:ins>
      <w:ins w:id="3951" w:author="Eric Boisvert" w:date="2016-03-28T16:06:00Z">
        <w:del w:id="3952" w:author="Boisvert, Eric" w:date="2016-03-29T08:51:00Z">
          <w:r w:rsidR="003842F3" w:rsidDel="00CB122C">
            <w:rPr>
              <w:noProof/>
            </w:rPr>
            <w:delText>71</w:delText>
          </w:r>
        </w:del>
      </w:ins>
      <w:del w:id="3953" w:author="Boisvert, Eric" w:date="2016-03-29T08:51:00Z">
        <w:r w:rsidR="0085617E" w:rsidDel="00CB122C">
          <w:rPr>
            <w:noProof/>
          </w:rPr>
          <w:delText>73</w:delText>
        </w:r>
      </w:del>
      <w:r w:rsidR="00673E83">
        <w:rPr>
          <w:noProof/>
        </w:rPr>
        <w:fldChar w:fldCharType="end"/>
      </w:r>
      <w:r>
        <w:t>: Temporal Reference System</w:t>
      </w:r>
      <w:ins w:id="3954"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955"/>
      <w:r w:rsidR="00B0615B">
        <w:t xml:space="preserve">The association of an era with a stratotype is optional.  In the GSSP approach recommended by ICS for the Global </w:t>
      </w:r>
      <w:commentRangeEnd w:id="3955"/>
      <w:r w:rsidR="001B130F">
        <w:rPr>
          <w:rStyle w:val="Marquedecommentaire"/>
        </w:rPr>
        <w:commentReference w:id="395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Titre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3956"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3957"/>
            <w:r w:rsidR="00825468">
              <w:rPr>
                <w:rStyle w:val="reqtext"/>
                <w:lang w:val="en-CA"/>
              </w:rPr>
              <w:t>transitive member</w:t>
            </w:r>
            <w:commentRangeEnd w:id="3957"/>
            <w:r w:rsidR="00825468">
              <w:rPr>
                <w:rStyle w:val="Marquedecommentaire"/>
                <w:rFonts w:ascii="Times New Roman" w:eastAsia="Times New Roman" w:hAnsi="Times New Roman"/>
                <w:lang w:val="en-US" w:eastAsia="en-US"/>
              </w:rPr>
              <w:commentReference w:id="3957"/>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pPr>
        <w:pStyle w:val="Titre5"/>
        <w:pPrChange w:id="3958" w:author="Eric Boisvert" w:date="2016-03-25T12:50:00Z">
          <w:pPr/>
        </w:pPrChange>
      </w:pPr>
      <w:r w:rsidRPr="00EA7BCE">
        <w:t>Group</w:t>
      </w:r>
    </w:p>
    <w:p w14:paraId="3C68AB9D" w14:textId="77777777" w:rsidR="00CF0A2E" w:rsidRDefault="00CF0A2E" w:rsidP="00B0615B">
      <w:pPr>
        <w:rPr>
          <w:ins w:id="3959"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Titre5"/>
        <w:rPr>
          <w:lang w:val="en-CA"/>
        </w:rPr>
      </w:pPr>
      <w:commentRangeStart w:id="3960"/>
      <w:proofErr w:type="gramStart"/>
      <w:r>
        <w:rPr>
          <w:lang w:val="en-CA"/>
        </w:rPr>
        <w:t>s</w:t>
      </w:r>
      <w:r w:rsidRPr="00D970E9">
        <w:rPr>
          <w:lang w:val="en-CA"/>
        </w:rPr>
        <w:t>tart</w:t>
      </w:r>
      <w:commentRangeEnd w:id="3960"/>
      <w:proofErr w:type="gramEnd"/>
      <w:r>
        <w:rPr>
          <w:rStyle w:val="Marquedecommentaire"/>
          <w:b w:val="0"/>
          <w:bCs w:val="0"/>
          <w:i w:val="0"/>
          <w:iCs w:val="0"/>
        </w:rPr>
        <w:commentReference w:id="3960"/>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Titre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Titre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A85E25A"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ins w:id="3961" w:author="Boisvert, Eric" w:date="2016-03-29T09:06:00Z">
        <w:r w:rsidR="008279FB">
          <w:rPr>
            <w:lang w:val="en-CA"/>
          </w:rPr>
          <w:t>.</w:t>
        </w:r>
      </w:ins>
    </w:p>
    <w:p w14:paraId="4F046F66" w14:textId="58C4DB99" w:rsidR="00B0615B" w:rsidRDefault="00935ECA" w:rsidP="00935ECA">
      <w:pPr>
        <w:pStyle w:val="Titre3"/>
      </w:pPr>
      <w:bookmarkStart w:id="3962" w:name="BKM_63ECF066_EE03_4253_8744_0F86D06238D4"/>
      <w:bookmarkStart w:id="3963" w:name="BKM_87370C48_A777_490F_8AD5_7B430EEB4CC8"/>
      <w:bookmarkStart w:id="3964" w:name="BKM_229122EC_1DA3_4235_81D3_26787B18C5E7"/>
      <w:bookmarkStart w:id="3965" w:name="_Toc446944612"/>
      <w:bookmarkEnd w:id="3962"/>
      <w:bookmarkEnd w:id="3963"/>
      <w:bookmarkEnd w:id="3964"/>
      <w:r>
        <w:t>Time scale</w:t>
      </w:r>
      <w:bookmarkEnd w:id="3965"/>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24128E" w:rsidP="00935ECA">
      <w:pPr>
        <w:keepNext/>
      </w:pPr>
      <w:r>
        <w:rPr>
          <w:noProof/>
          <w:lang w:val="en-CA" w:eastAsia="en-CA"/>
        </w:rPr>
        <w:lastRenderedPageBreak/>
        <w:pict w14:anchorId="61396997">
          <v:shape id="_x0000_i1099" type="#_x0000_t75" style="width:432.45pt;height:380.75pt;visibility:visible;mso-wrap-style:square">
            <v:imagedata r:id="rId90"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3966" w:author="Boisvert, Eric" w:date="2016-03-29T09:08:00Z">
        <w:r w:rsidR="008279FB">
          <w:rPr>
            <w:noProof/>
          </w:rPr>
          <w:t>73</w:t>
        </w:r>
      </w:ins>
      <w:ins w:id="3967" w:author="Eric Boisvert" w:date="2016-03-28T16:06:00Z">
        <w:del w:id="3968" w:author="Boisvert, Eric" w:date="2016-03-29T08:51:00Z">
          <w:r w:rsidR="003842F3" w:rsidDel="00CB122C">
            <w:rPr>
              <w:noProof/>
            </w:rPr>
            <w:delText>72</w:delText>
          </w:r>
        </w:del>
      </w:ins>
      <w:del w:id="3969" w:author="Boisvert, Eric" w:date="2016-03-29T08:51:00Z">
        <w:r w:rsidR="00090DCF" w:rsidDel="00CB122C">
          <w:rPr>
            <w:noProof/>
          </w:rPr>
          <w:delText>58</w:delText>
        </w:r>
      </w:del>
      <w:r w:rsidR="00673E83">
        <w:rPr>
          <w:noProof/>
        </w:rPr>
        <w:fldChar w:fldCharType="end"/>
      </w:r>
      <w:r>
        <w:t>: Time scale</w:t>
      </w:r>
      <w:ins w:id="3970"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24128E" w:rsidP="00606F7E">
      <w:pPr>
        <w:keepNext/>
      </w:pPr>
      <w:r>
        <w:rPr>
          <w:noProof/>
          <w:lang w:val="en-CA" w:eastAsia="en-CA"/>
        </w:rPr>
        <w:pict w14:anchorId="4C779ED5">
          <v:shape id="_x0000_i1100" type="#_x0000_t75" style="width:6in;height:391.4pt;visibility:visible;mso-wrap-style:square">
            <v:imagedata r:id="rId91"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3971" w:author="Boisvert, Eric" w:date="2016-03-29T09:08:00Z">
        <w:r w:rsidR="008279FB">
          <w:rPr>
            <w:noProof/>
          </w:rPr>
          <w:t>74</w:t>
        </w:r>
      </w:ins>
      <w:ins w:id="3972" w:author="Eric Boisvert" w:date="2016-03-28T16:06:00Z">
        <w:del w:id="3973" w:author="Boisvert, Eric" w:date="2016-03-29T08:51:00Z">
          <w:r w:rsidR="003842F3" w:rsidDel="00CB122C">
            <w:rPr>
              <w:noProof/>
            </w:rPr>
            <w:delText>73</w:delText>
          </w:r>
        </w:del>
      </w:ins>
      <w:del w:id="3974" w:author="Boisvert, Eric" w:date="2016-03-29T08:51:00Z">
        <w:r w:rsidR="0085617E" w:rsidDel="00CB122C">
          <w:rPr>
            <w:noProof/>
          </w:rPr>
          <w:delText>75</w:delText>
        </w:r>
      </w:del>
      <w:r w:rsidR="00673E83">
        <w:rPr>
          <w:noProof/>
        </w:rPr>
        <w:fldChar w:fldCharType="end"/>
      </w:r>
      <w:r>
        <w:t xml:space="preserve"> : GeochronologicEra</w:t>
      </w:r>
      <w:ins w:id="3975" w:author="Boisvert, Eric" w:date="2016-03-29T09:07:00Z">
        <w:r w:rsidR="008279FB">
          <w:t xml:space="preserve"> context diagram.</w:t>
        </w:r>
      </w:ins>
    </w:p>
    <w:p w14:paraId="5E62F251" w14:textId="7FEB2880" w:rsidR="00935ECA" w:rsidRDefault="001B130F" w:rsidP="00D20646">
      <w:pPr>
        <w:pStyle w:val="Titre5"/>
        <w:rPr>
          <w:lang w:val="en-CA"/>
        </w:rPr>
      </w:pPr>
      <w:bookmarkStart w:id="3976" w:name="BKM_87E807D4_B547_4527_95DA_3886362CC5FC"/>
      <w:bookmarkEnd w:id="3976"/>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3977" w:author="Boisvert, Eric" w:date="2016-03-29T09:07:00Z">
        <w:r w:rsidR="008279FB">
          <w:rPr>
            <w:lang w:val="en-CA"/>
          </w:rPr>
          <w:t>.</w:t>
        </w:r>
      </w:ins>
    </w:p>
    <w:p w14:paraId="3A6EE748" w14:textId="43E01A96" w:rsidR="00935ECA" w:rsidRDefault="00606F7E" w:rsidP="00606F7E">
      <w:pPr>
        <w:pStyle w:val="Titre4"/>
      </w:pPr>
      <w:bookmarkStart w:id="3978" w:name="BKM_84F1004A_AA50_459B_B70A_65E13CA8B294"/>
      <w:bookmarkEnd w:id="3978"/>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3979" w:author="Boisvert, Eric" w:date="2016-03-29T09:08:00Z">
        <w:r w:rsidR="00606F7E" w:rsidRPr="00606F7E" w:rsidDel="008279FB">
          <w:delText xml:space="preserve"> </w:delText>
        </w:r>
      </w:del>
      <w:r w:rsidR="00606F7E" w:rsidRPr="00606F7E">
        <w:t>boundary between two geochronologic time periods</w:t>
      </w:r>
      <w:ins w:id="3980" w:author="Boisvert, Eric" w:date="2016-03-29T09:08:00Z">
        <w:r w:rsidR="008279FB">
          <w:t>.</w:t>
        </w:r>
      </w:ins>
    </w:p>
    <w:p w14:paraId="7D8220B0" w14:textId="77777777" w:rsidR="00606F7E" w:rsidRDefault="00606F7E" w:rsidP="00821F1F"/>
    <w:p w14:paraId="5A63EE19" w14:textId="38BBBEB7" w:rsidR="00C343CA" w:rsidRDefault="0024128E" w:rsidP="00C343CA">
      <w:pPr>
        <w:keepNext/>
      </w:pPr>
      <w:r>
        <w:rPr>
          <w:noProof/>
          <w:lang w:val="en-CA" w:eastAsia="en-CA"/>
        </w:rPr>
        <w:lastRenderedPageBreak/>
        <w:pict w14:anchorId="1938F27F">
          <v:shape id="_x0000_i1101" type="#_x0000_t75" style="width:431.55pt;height:470.75pt;visibility:visible;mso-wrap-style:square">
            <v:imagedata r:id="rId92"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3981" w:author="Boisvert, Eric" w:date="2016-03-29T09:08:00Z">
        <w:r w:rsidR="008279FB">
          <w:rPr>
            <w:noProof/>
          </w:rPr>
          <w:t>75</w:t>
        </w:r>
      </w:ins>
      <w:ins w:id="3982" w:author="Eric Boisvert" w:date="2016-03-28T16:06:00Z">
        <w:del w:id="3983" w:author="Boisvert, Eric" w:date="2016-03-29T08:51:00Z">
          <w:r w:rsidR="003842F3" w:rsidDel="00CB122C">
            <w:rPr>
              <w:noProof/>
            </w:rPr>
            <w:delText>74</w:delText>
          </w:r>
        </w:del>
      </w:ins>
      <w:del w:id="3984"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3985" w:author="Boisvert, Eric" w:date="2016-03-29T09:08:00Z">
        <w:r w:rsidR="008279FB">
          <w:t>.</w:t>
        </w:r>
      </w:ins>
    </w:p>
    <w:p w14:paraId="2687DBC0" w14:textId="75DDB11F" w:rsidR="00757EBF" w:rsidRDefault="00757EBF" w:rsidP="00D20646">
      <w:pPr>
        <w:pStyle w:val="Titre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986" w:author="Eric Boisvert" w:date="2016-03-28T16:06:00Z">
        <w:r w:rsidR="003842F3">
          <w:t xml:space="preserve">Figure </w:t>
        </w:r>
        <w:r w:rsidR="003842F3">
          <w:rPr>
            <w:noProof/>
          </w:rPr>
          <w:t>75</w:t>
        </w:r>
      </w:ins>
      <w:del w:id="3987"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24128E" w:rsidP="008132F4">
      <w:pPr>
        <w:keepNext/>
      </w:pPr>
      <w:r>
        <w:pict w14:anchorId="5AC5B4AF">
          <v:shape id="_x0000_i1102" type="#_x0000_t75" style="width:431.55pt;height:227.1pt">
            <v:imagedata r:id="rId93" o:title=""/>
          </v:shape>
        </w:pict>
      </w:r>
    </w:p>
    <w:p w14:paraId="50D97A28" w14:textId="0CC7BBF3" w:rsidR="008132F4" w:rsidRDefault="008132F4" w:rsidP="008132F4">
      <w:pPr>
        <w:pStyle w:val="Lgende"/>
      </w:pPr>
      <w:bookmarkStart w:id="3988" w:name="_Ref440945032"/>
      <w:r>
        <w:t xml:space="preserve">Figure </w:t>
      </w:r>
      <w:r>
        <w:fldChar w:fldCharType="begin"/>
      </w:r>
      <w:r>
        <w:instrText xml:space="preserve"> SEQ Figure \* ARABIC </w:instrText>
      </w:r>
      <w:r>
        <w:fldChar w:fldCharType="separate"/>
      </w:r>
      <w:ins w:id="3989" w:author="Boisvert, Eric" w:date="2016-03-29T09:08:00Z">
        <w:r w:rsidR="008279FB">
          <w:rPr>
            <w:noProof/>
          </w:rPr>
          <w:t>76</w:t>
        </w:r>
      </w:ins>
      <w:ins w:id="3990" w:author="Eric Boisvert" w:date="2016-03-28T16:06:00Z">
        <w:del w:id="3991" w:author="Boisvert, Eric" w:date="2016-03-29T08:51:00Z">
          <w:r w:rsidR="003842F3" w:rsidDel="00CB122C">
            <w:rPr>
              <w:noProof/>
            </w:rPr>
            <w:delText>75</w:delText>
          </w:r>
        </w:del>
      </w:ins>
      <w:del w:id="3992" w:author="Boisvert, Eric" w:date="2016-03-29T08:51:00Z">
        <w:r w:rsidR="0085617E" w:rsidDel="00CB122C">
          <w:rPr>
            <w:noProof/>
          </w:rPr>
          <w:delText>77</w:delText>
        </w:r>
      </w:del>
      <w:r>
        <w:fldChar w:fldCharType="end"/>
      </w:r>
      <w:bookmarkEnd w:id="3988"/>
      <w:r>
        <w:t xml:space="preserve"> : Partial encoding of Miocene</w:t>
      </w:r>
      <w:ins w:id="3993"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172FA562" w14:textId="77777777" w:rsidR="008279FB" w:rsidRDefault="0024128E">
      <w:pPr>
        <w:keepNext/>
        <w:rPr>
          <w:ins w:id="3994" w:author="Boisvert, Eric" w:date="2016-03-29T09:08:00Z"/>
        </w:rPr>
        <w:pPrChange w:id="3995" w:author="Boisvert, Eric" w:date="2016-03-29T09:08:00Z">
          <w:pPr/>
        </w:pPrChange>
      </w:pPr>
      <w:r>
        <w:rPr>
          <w:noProof/>
          <w:lang w:val="en-CA" w:eastAsia="en-CA"/>
        </w:rPr>
        <w:lastRenderedPageBreak/>
        <w:pict w14:anchorId="344623C1">
          <v:shape id="_x0000_i1103" type="#_x0000_t75" style="width:278.75pt;height:327.25pt;visibility:visible;mso-wrap-style:square">
            <v:imagedata r:id="rId94" o:title=""/>
          </v:shape>
        </w:pict>
      </w:r>
    </w:p>
    <w:p w14:paraId="701A1A7D" w14:textId="51EC04D8" w:rsidR="00B42641" w:rsidRDefault="008279FB">
      <w:pPr>
        <w:pStyle w:val="Lgende"/>
        <w:pPrChange w:id="3996" w:author="Boisvert, Eric" w:date="2016-03-29T09:08:00Z">
          <w:pPr/>
        </w:pPrChange>
      </w:pPr>
      <w:ins w:id="3997" w:author="Boisvert, Eric" w:date="2016-03-29T09:08:00Z">
        <w:r>
          <w:t xml:space="preserve">Figure </w:t>
        </w:r>
        <w:r>
          <w:fldChar w:fldCharType="begin"/>
        </w:r>
        <w:r>
          <w:instrText xml:space="preserve"> SEQ Figure \* ARABIC </w:instrText>
        </w:r>
      </w:ins>
      <w:r>
        <w:fldChar w:fldCharType="separate"/>
      </w:r>
      <w:ins w:id="3998" w:author="Boisvert, Eric" w:date="2016-03-29T09:08:00Z">
        <w:r>
          <w:rPr>
            <w:noProof/>
          </w:rPr>
          <w:t>77</w:t>
        </w:r>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3999"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000" w:name="_Toc446944613"/>
      <w:r>
        <w:t>Geologic time</w:t>
      </w:r>
      <w:r w:rsidR="00B42641">
        <w:t xml:space="preserve"> vocabularies</w:t>
      </w:r>
      <w:bookmarkEnd w:id="4000"/>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001" w:author="Eric Boisvert" w:date="2016-03-28T16:06:00Z">
        <w:r w:rsidR="003842F3">
          <w:t xml:space="preserve">Table </w:t>
        </w:r>
        <w:r w:rsidR="003842F3">
          <w:rPr>
            <w:noProof/>
          </w:rPr>
          <w:t>6</w:t>
        </w:r>
      </w:ins>
      <w:del w:id="4002"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003"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3842F3">
        <w:rPr>
          <w:noProof/>
        </w:rPr>
        <w:t>6</w:t>
      </w:r>
      <w:r w:rsidR="00415E41">
        <w:fldChar w:fldCharType="end"/>
      </w:r>
      <w:bookmarkEnd w:id="4003"/>
      <w:r>
        <w:t>: Geologic time vocabulary</w:t>
      </w:r>
      <w:ins w:id="4004" w:author="Boisvert, Eric" w:date="2016-03-29T09:08: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Titre2"/>
        <w:rPr>
          <w:lang w:val="en-CA"/>
        </w:rPr>
      </w:pPr>
      <w:bookmarkStart w:id="4005"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005"/>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24128E" w:rsidP="000B1244">
      <w:pPr>
        <w:keepNext/>
      </w:pPr>
      <w:r>
        <w:rPr>
          <w:noProof/>
          <w:lang w:val="en-CA" w:eastAsia="en-CA"/>
        </w:rPr>
        <w:pict w14:anchorId="05DF672F">
          <v:shape id="_x0000_i1104" type="#_x0000_t75" style="width:6in;height:316.6pt;visibility:visible;mso-wrap-style:square">
            <v:imagedata r:id="rId95"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006" w:author="Boisvert, Eric" w:date="2016-03-29T09:08:00Z">
        <w:r w:rsidR="008279FB">
          <w:rPr>
            <w:noProof/>
          </w:rPr>
          <w:t>78</w:t>
        </w:r>
      </w:ins>
      <w:ins w:id="4007" w:author="Eric Boisvert" w:date="2016-03-28T16:06:00Z">
        <w:del w:id="4008" w:author="Boisvert, Eric" w:date="2016-03-29T08:51:00Z">
          <w:r w:rsidR="003842F3" w:rsidDel="00CB122C">
            <w:rPr>
              <w:noProof/>
            </w:rPr>
            <w:delText>76</w:delText>
          </w:r>
        </w:del>
      </w:ins>
      <w:del w:id="4009" w:author="Boisvert, Eric" w:date="2016-03-29T08:51:00Z">
        <w:r w:rsidR="0085617E" w:rsidDel="00CB122C">
          <w:rPr>
            <w:noProof/>
          </w:rPr>
          <w:delText>78</w:delText>
        </w:r>
      </w:del>
      <w:r w:rsidR="00673E83">
        <w:rPr>
          <w:noProof/>
        </w:rPr>
        <w:fldChar w:fldCharType="end"/>
      </w:r>
      <w:r>
        <w:t>: Borehole dependency diagram</w:t>
      </w:r>
      <w:ins w:id="4010" w:author="Boisvert, Eric" w:date="2016-03-29T09:09:00Z">
        <w:r w:rsidR="00B8253A">
          <w:t>.</w:t>
        </w:r>
      </w:ins>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24128E" w:rsidP="00F46BB7">
      <w:pPr>
        <w:keepNext/>
      </w:pPr>
      <w:r>
        <w:rPr>
          <w:noProof/>
          <w:lang w:val="en-CA" w:eastAsia="en-CA"/>
        </w:rPr>
        <w:pict w14:anchorId="7FDE0D21">
          <v:shape id="_x0000_i1105" type="#_x0000_t75" style="width:431.55pt;height:336pt;visibility:visible;mso-wrap-style:square">
            <v:imagedata r:id="rId96"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011" w:author="Boisvert, Eric" w:date="2016-03-29T09:08:00Z">
        <w:r w:rsidR="008279FB">
          <w:rPr>
            <w:noProof/>
          </w:rPr>
          <w:t>79</w:t>
        </w:r>
      </w:ins>
      <w:ins w:id="4012" w:author="Eric Boisvert" w:date="2016-03-28T16:06:00Z">
        <w:del w:id="4013" w:author="Boisvert, Eric" w:date="2016-03-29T08:51:00Z">
          <w:r w:rsidR="003842F3" w:rsidDel="00CB122C">
            <w:rPr>
              <w:noProof/>
            </w:rPr>
            <w:delText>77</w:delText>
          </w:r>
        </w:del>
      </w:ins>
      <w:del w:id="4014" w:author="Boisvert, Eric" w:date="2016-03-29T08:51:00Z">
        <w:r w:rsidR="0085617E" w:rsidDel="00CB122C">
          <w:rPr>
            <w:noProof/>
          </w:rPr>
          <w:delText>79</w:delText>
        </w:r>
      </w:del>
      <w:r w:rsidR="00673E83">
        <w:rPr>
          <w:noProof/>
        </w:rPr>
        <w:fldChar w:fldCharType="end"/>
      </w:r>
      <w:r>
        <w:t>: Borehole summary diagram</w:t>
      </w:r>
      <w:ins w:id="4015"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016" w:name="_Toc446944615"/>
      <w:r>
        <w:rPr>
          <w:lang w:val="en-CA"/>
        </w:rPr>
        <w:t>Borehole</w:t>
      </w:r>
      <w:bookmarkEnd w:id="4016"/>
    </w:p>
    <w:p w14:paraId="54B9517D" w14:textId="77777777" w:rsidR="00B8253A" w:rsidRDefault="00B8253A" w:rsidP="00CD7325">
      <w:pPr>
        <w:rPr>
          <w:ins w:id="4017"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24128E" w:rsidP="00F46BB7">
      <w:pPr>
        <w:keepNext/>
      </w:pPr>
      <w:r>
        <w:rPr>
          <w:noProof/>
          <w:lang w:val="en-CA" w:eastAsia="en-CA"/>
        </w:rPr>
        <w:lastRenderedPageBreak/>
        <w:pict w14:anchorId="6B5502F1">
          <v:shape id="_x0000_i1106" type="#_x0000_t75" style="width:6in;height:243.7pt;visibility:visible;mso-wrap-style:square">
            <v:imagedata r:id="rId97"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018" w:author="Boisvert, Eric" w:date="2016-03-29T09:08:00Z">
        <w:r w:rsidR="008279FB">
          <w:rPr>
            <w:noProof/>
          </w:rPr>
          <w:t>80</w:t>
        </w:r>
      </w:ins>
      <w:ins w:id="4019" w:author="Eric Boisvert" w:date="2016-03-28T16:06:00Z">
        <w:del w:id="4020" w:author="Boisvert, Eric" w:date="2016-03-29T08:51:00Z">
          <w:r w:rsidR="003842F3" w:rsidDel="00CB122C">
            <w:rPr>
              <w:noProof/>
            </w:rPr>
            <w:delText>78</w:delText>
          </w:r>
        </w:del>
      </w:ins>
      <w:del w:id="4021" w:author="Boisvert, Eric" w:date="2016-03-29T08:51:00Z">
        <w:r w:rsidR="0085617E" w:rsidDel="00CB122C">
          <w:rPr>
            <w:noProof/>
          </w:rPr>
          <w:delText>80</w:delText>
        </w:r>
      </w:del>
      <w:r w:rsidR="00673E83">
        <w:rPr>
          <w:noProof/>
        </w:rPr>
        <w:fldChar w:fldCharType="end"/>
      </w:r>
      <w:r>
        <w:t>: Borehole</w:t>
      </w:r>
      <w:ins w:id="4022"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7BFE172" w:rsidR="008B1DC6" w:rsidRDefault="008B1DC6" w:rsidP="008B1DC6">
      <w:pPr>
        <w:keepNext/>
        <w:rPr>
          <w:ins w:id="4023" w:author="Eric Boisvert" w:date="2016-03-25T13:08:00Z"/>
          <w:noProof/>
          <w:lang w:val="en-CA" w:eastAsia="en-CA"/>
        </w:rPr>
      </w:pPr>
    </w:p>
    <w:p w14:paraId="72C112B5" w14:textId="18D7BED0" w:rsidR="00745739" w:rsidRDefault="0024128E" w:rsidP="008B1DC6">
      <w:pPr>
        <w:keepNext/>
      </w:pPr>
      <w:ins w:id="4024" w:author="Eric Boisvert" w:date="2016-03-25T13:08:00Z">
        <w:r>
          <w:pict w14:anchorId="703301F9">
            <v:shape id="_x0000_i1107" type="#_x0000_t75" style="width:432.45pt;height:277.4pt">
              <v:imagedata r:id="rId98"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025" w:author="Boisvert, Eric" w:date="2016-03-29T09:08:00Z">
        <w:r w:rsidR="008279FB">
          <w:rPr>
            <w:noProof/>
          </w:rPr>
          <w:t>81</w:t>
        </w:r>
      </w:ins>
      <w:ins w:id="4026" w:author="Eric Boisvert" w:date="2016-03-28T16:06:00Z">
        <w:del w:id="4027" w:author="Boisvert, Eric" w:date="2016-03-29T08:51:00Z">
          <w:r w:rsidR="003842F3" w:rsidDel="00CB122C">
            <w:rPr>
              <w:noProof/>
            </w:rPr>
            <w:delText>79</w:delText>
          </w:r>
        </w:del>
      </w:ins>
      <w:del w:id="4028"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7B158B65"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ins w:id="4029" w:author="Boisvert, Eric" w:date="2016-03-29T09:09:00Z">
        <w:r w:rsidR="00B8253A">
          <w:rPr>
            <w:lang w:val="en-CA"/>
          </w:rPr>
          <w:t>,</w:t>
        </w:r>
      </w:ins>
      <w:del w:id="4030" w:author="Boisvert, Eric" w:date="2016-03-29T09:09:00Z">
        <w:r w:rsidRPr="0056286F" w:rsidDel="00B8253A">
          <w:rPr>
            <w:lang w:val="en-CA"/>
          </w:rPr>
          <w:delText>;</w:delText>
        </w:r>
      </w:del>
      <w:r w:rsidRPr="0056286F">
        <w:rPr>
          <w:lang w:val="en-CA"/>
        </w:rPr>
        <w:t xml:space="preserve"> auger</w:t>
      </w:r>
      <w:ins w:id="4031" w:author="Boisvert, Eric" w:date="2016-03-29T09:09:00Z">
        <w:r w:rsidR="00B8253A">
          <w:rPr>
            <w:lang w:val="en-CA"/>
          </w:rPr>
          <w:t>,</w:t>
        </w:r>
      </w:ins>
      <w:del w:id="4032" w:author="Boisvert, Eric" w:date="2016-03-29T09:09:00Z">
        <w:r w:rsidRPr="0056286F" w:rsidDel="00B8253A">
          <w:rPr>
            <w:lang w:val="en-CA"/>
          </w:rPr>
          <w:delText>;</w:delText>
        </w:r>
      </w:del>
      <w:r w:rsidRPr="0056286F">
        <w:rPr>
          <w:lang w:val="en-CA"/>
        </w:rPr>
        <w:t xml:space="preserve"> diamond core</w:t>
      </w:r>
      <w:ins w:id="4033" w:author="Boisvert, Eric" w:date="2016-03-29T09:10:00Z">
        <w:r w:rsidR="00B8253A">
          <w:rPr>
            <w:lang w:val="en-CA"/>
          </w:rPr>
          <w:t>,</w:t>
        </w:r>
      </w:ins>
      <w:del w:id="4034" w:author="Boisvert, Eric" w:date="2016-03-29T09:10:00Z">
        <w:r w:rsidRPr="0056286F" w:rsidDel="00B8253A">
          <w:rPr>
            <w:lang w:val="en-CA"/>
          </w:rPr>
          <w:delText>;</w:delText>
        </w:r>
      </w:del>
      <w:r w:rsidRPr="0056286F">
        <w:rPr>
          <w:lang w:val="en-CA"/>
        </w:rPr>
        <w:t xml:space="preserve"> air core</w:t>
      </w:r>
      <w:ins w:id="4035" w:author="Boisvert, Eric" w:date="2016-03-29T09:10:00Z">
        <w:r w:rsidR="00B8253A">
          <w:rPr>
            <w:lang w:val="en-CA"/>
          </w:rPr>
          <w:t>,</w:t>
        </w:r>
      </w:ins>
      <w:del w:id="4036" w:author="Boisvert, Eric" w:date="2016-03-29T09:10:00Z">
        <w:r w:rsidRPr="0056286F" w:rsidDel="00B8253A">
          <w:rPr>
            <w:lang w:val="en-CA"/>
          </w:rPr>
          <w:delText>;</w:delText>
        </w:r>
      </w:del>
      <w:r w:rsidRPr="0056286F">
        <w:rPr>
          <w:lang w:val="en-CA"/>
        </w:rPr>
        <w:t xml:space="preserve"> etc</w:t>
      </w:r>
      <w:ins w:id="4037" w:author="Boisvert, Eric" w:date="2016-03-29T09:09:00Z">
        <w:r w:rsidR="00B8253A">
          <w:rPr>
            <w:lang w:val="en-CA"/>
          </w:rPr>
          <w:t>.</w:t>
        </w:r>
      </w:ins>
    </w:p>
    <w:p w14:paraId="10A4F4C1" w14:textId="77777777" w:rsidR="0056286F" w:rsidRDefault="0056286F">
      <w:pPr>
        <w:rPr>
          <w:lang w:val="en-CA"/>
        </w:rPr>
      </w:pPr>
    </w:p>
    <w:p w14:paraId="42B31125" w14:textId="72FFD682" w:rsidR="0056286F" w:rsidRDefault="0056286F" w:rsidP="00D20646">
      <w:pPr>
        <w:pStyle w:val="Titre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Titre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4038" w:name="BKM_A12417ED_F0A6_4403_85AA_20F080BAB4D5"/>
      <w:bookmarkEnd w:id="4038"/>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Titre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039"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040"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5F985B68" w:rsidR="00B3403C" w:rsidRDefault="00B3403C" w:rsidP="00B3403C">
      <w:pPr>
        <w:rPr>
          <w:lang w:val="en-CA"/>
        </w:rPr>
      </w:pPr>
      <w:bookmarkStart w:id="4041" w:name="BKM_25F49F60_E3B5_4649_859A_CB23C16B4FDD"/>
      <w:bookmarkStart w:id="4042" w:name="BKM_D18D7519_9180_4B84_84F3_D595F9367FF9"/>
      <w:bookmarkStart w:id="4043" w:name="BKM_E2471C2A_7288_4681_B62D_57416C5AAFFF"/>
      <w:bookmarkStart w:id="4044" w:name="BKM_C67677C2_A392_4DF9_BEE3_2543E744EE8A"/>
      <w:bookmarkEnd w:id="4041"/>
      <w:bookmarkEnd w:id="4042"/>
      <w:bookmarkEnd w:id="4043"/>
      <w:bookmarkEnd w:id="404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ins w:id="4045"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046" w:name="_Ref443827761"/>
      <w:r>
        <w:rPr>
          <w:lang w:val="en-CA"/>
        </w:rPr>
        <w:t>BoreholeInterval</w:t>
      </w:r>
      <w:bookmarkEnd w:id="4046"/>
    </w:p>
    <w:p w14:paraId="3F9555FC" w14:textId="77777777" w:rsidR="008B1DC6" w:rsidRDefault="008B1DC6" w:rsidP="00CD7325">
      <w:pPr>
        <w:rPr>
          <w:lang w:val="en-CA"/>
        </w:rPr>
      </w:pPr>
    </w:p>
    <w:p w14:paraId="2A54F8DB" w14:textId="72F79FF6" w:rsidR="008B1DC6" w:rsidRDefault="008B1DC6" w:rsidP="00CD7325">
      <w:pPr>
        <w:rPr>
          <w:lang w:val="en-CA"/>
        </w:rPr>
      </w:pPr>
      <w:proofErr w:type="gramStart"/>
      <w:r w:rsidRPr="008B1DC6">
        <w:rPr>
          <w:lang w:val="en-CA"/>
        </w:rPr>
        <w:t>A special kind of Mapped Feature whose shape is 1-D interval and uses the SRS of the containing borehole</w:t>
      </w:r>
      <w:ins w:id="4047" w:author="Boisvert, Eric" w:date="2016-03-29T09:10:00Z">
        <w:r w:rsidR="00B8253A">
          <w:rPr>
            <w:lang w:val="en-CA"/>
          </w:rPr>
          <w:t>.</w:t>
        </w:r>
      </w:ins>
      <w:proofErr w:type="gramEnd"/>
    </w:p>
    <w:p w14:paraId="2DA1AC18" w14:textId="52F6C02A" w:rsidR="008B1DC6" w:rsidRDefault="008B1DC6" w:rsidP="008B1DC6">
      <w:pPr>
        <w:keepNext/>
        <w:rPr>
          <w:ins w:id="4048" w:author="Eric Boisvert" w:date="2016-03-25T16:40:00Z"/>
          <w:noProof/>
          <w:lang w:val="en-CA" w:eastAsia="en-CA"/>
        </w:rPr>
      </w:pPr>
    </w:p>
    <w:p w14:paraId="521D6CB5" w14:textId="35D1F6D3" w:rsidR="00E62D87" w:rsidRDefault="0024128E" w:rsidP="008B1DC6">
      <w:pPr>
        <w:keepNext/>
      </w:pPr>
      <w:ins w:id="4049" w:author="Eric Boisvert" w:date="2016-03-25T16:43:00Z">
        <w:r>
          <w:pict w14:anchorId="7C3E7E6D">
            <v:shape id="_x0000_i1108" type="#_x0000_t75" style="width:6in;height:315.25pt">
              <v:imagedata r:id="rId99"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050" w:author="Boisvert, Eric" w:date="2016-03-29T09:08:00Z">
        <w:r w:rsidR="008279FB">
          <w:rPr>
            <w:noProof/>
          </w:rPr>
          <w:t>82</w:t>
        </w:r>
      </w:ins>
      <w:ins w:id="4051" w:author="Eric Boisvert" w:date="2016-03-28T16:06:00Z">
        <w:del w:id="4052" w:author="Boisvert, Eric" w:date="2016-03-29T08:51:00Z">
          <w:r w:rsidR="003842F3" w:rsidDel="00CB122C">
            <w:rPr>
              <w:noProof/>
            </w:rPr>
            <w:delText>80</w:delText>
          </w:r>
        </w:del>
      </w:ins>
      <w:del w:id="4053" w:author="Boisvert, Eric" w:date="2016-03-29T08:51:00Z">
        <w:r w:rsidR="0085617E" w:rsidDel="00CB122C">
          <w:rPr>
            <w:noProof/>
          </w:rPr>
          <w:delText>82</w:delText>
        </w:r>
      </w:del>
      <w:r w:rsidR="00673E83">
        <w:rPr>
          <w:noProof/>
        </w:rPr>
        <w:fldChar w:fldCharType="end"/>
      </w:r>
      <w:r>
        <w:t>: Borehole interval</w:t>
      </w:r>
      <w:ins w:id="4054"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Titre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F5EC23C" w:rsidR="008B42C0" w:rsidRPr="00D12552" w:rsidRDefault="008B42C0" w:rsidP="008B42C0">
            <w:pPr>
              <w:pStyle w:val="Tabletext10"/>
              <w:jc w:val="left"/>
              <w:rPr>
                <w:rStyle w:val="reqtext"/>
                <w:lang w:val="en-CA"/>
              </w:rPr>
            </w:pPr>
            <w:r>
              <w:rPr>
                <w:rStyle w:val="reqtext"/>
                <w:lang w:val="en-CA"/>
              </w:rPr>
              <w:t>The mappedIntervalEnd</w:t>
            </w:r>
            <w:ins w:id="4055" w:author="Eric Boisvert" w:date="2016-03-25T16:24:00Z">
              <w:r w:rsidR="00CD6CE1">
                <w:rPr>
                  <w:rStyle w:val="reqtext"/>
                  <w:lang w:val="en-CA"/>
                </w:rPr>
                <w:t xml:space="preserve"> </w:t>
              </w:r>
            </w:ins>
            <w:r>
              <w:rPr>
                <w:rStyle w:val="reqtext"/>
                <w:lang w:val="en-CA"/>
              </w:rPr>
              <w:t>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Titre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056" w:name="BKM_73DD4A6D_1BCE_421F_B6B6_00A34E56B7BC"/>
      <w:bookmarkStart w:id="4057" w:name="BKM_C7D17ABA_A07A_45C4_8096_F592A2DCBF59"/>
      <w:bookmarkStart w:id="4058" w:name="BKM_7AC10AA1_3FE2_4E49_AD1F_C27423759ACA"/>
      <w:bookmarkStart w:id="4059" w:name="BKM_E1DEAC71_7DFE_439E_9E4B_2C2A15DE8E14"/>
      <w:bookmarkStart w:id="4060" w:name="BKM_DEBFAE1D_DC46_4CB5_8920_4391F9626B7A"/>
      <w:bookmarkStart w:id="4061" w:name="BKM_EB3A6321_4939_429E_A4B6_C36556700F0A"/>
      <w:bookmarkEnd w:id="4056"/>
      <w:bookmarkEnd w:id="4057"/>
      <w:bookmarkEnd w:id="4058"/>
      <w:bookmarkEnd w:id="4059"/>
      <w:bookmarkEnd w:id="4060"/>
      <w:bookmarkEnd w:id="4061"/>
      <w:r w:rsidRPr="00B3403C">
        <w:rPr>
          <w:lang w:val="en-CA"/>
        </w:rPr>
        <w:t xml:space="preserve">Encoding of </w:t>
      </w:r>
      <w:proofErr w:type="gramStart"/>
      <w:r w:rsidRPr="00B3403C">
        <w:rPr>
          <w:lang w:val="en-CA"/>
        </w:rPr>
        <w:t>a</w:t>
      </w:r>
      <w:proofErr w:type="gramEnd"/>
      <w:r w:rsidRPr="00B3403C">
        <w:rPr>
          <w:lang w:val="en-CA"/>
        </w:rPr>
        <w:t xml:space="preserve"> intervals within the borehole using GM_LineString should consist of two 1D points only (the start and end point of the interval, measured as distance from the borehole collar), with a 1-D CRS corresponding to the borehole curve shape</w:t>
      </w:r>
      <w:ins w:id="4062"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063"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064"/>
            <w:r>
              <w:rPr>
                <w:rStyle w:val="reqtext"/>
                <w:lang w:val="en-CA"/>
              </w:rPr>
              <w:t>Coordinate Reference System of interval geometries SHALL use an appropriate 1D CRS</w:t>
            </w:r>
            <w:commentRangeEnd w:id="4064"/>
            <w:r>
              <w:rPr>
                <w:rStyle w:val="Marquedecommentaire"/>
                <w:rFonts w:ascii="Times New Roman" w:eastAsia="Times New Roman" w:hAnsi="Times New Roman"/>
                <w:lang w:val="en-US" w:eastAsia="en-US"/>
              </w:rPr>
              <w:commentReference w:id="4064"/>
            </w:r>
            <w:ins w:id="4065" w:author="Boisvert, Eric" w:date="2016-03-29T09:10:00Z">
              <w:r w:rsidR="00B8253A">
                <w:rPr>
                  <w:rStyle w:val="reqtext"/>
                  <w:lang w:val="en-CA"/>
                </w:rPr>
                <w:t>.</w:t>
              </w:r>
            </w:ins>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24128E" w:rsidP="00CD7325">
      <w:hyperlink r:id="rId100" w:history="1">
        <w:r w:rsidR="008023AC" w:rsidRPr="00C01D7F">
          <w:rPr>
            <w:rStyle w:val="Lienhypertexte"/>
          </w:rPr>
          <w:t>http://www.geologicacarpathica.com/GeolCarp_Vol56_No3_273_284.html</w:t>
        </w:r>
      </w:hyperlink>
    </w:p>
    <w:p w14:paraId="4CC9B1F8" w14:textId="77777777" w:rsidR="008023AC" w:rsidRDefault="008023AC" w:rsidP="00CD7325"/>
    <w:p w14:paraId="03E564E6" w14:textId="77777777" w:rsidR="008023AC" w:rsidRDefault="0024128E" w:rsidP="00D20646">
      <w:pPr>
        <w:keepNext/>
      </w:pPr>
      <w:r>
        <w:rPr>
          <w:noProof/>
          <w:lang w:val="en-CA" w:eastAsia="en-CA"/>
        </w:rPr>
        <w:lastRenderedPageBreak/>
        <w:pict w14:anchorId="1B3E3BC6">
          <v:shape id="_x0000_i1109" type="#_x0000_t75" style="width:409.4pt;height:273.25pt;visibility:visible;mso-wrap-style:square">
            <v:imagedata r:id="rId101" o:title=""/>
          </v:shape>
        </w:pict>
      </w:r>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066" w:author="Boisvert, Eric" w:date="2016-03-29T09:08:00Z">
        <w:r w:rsidR="008279FB">
          <w:rPr>
            <w:noProof/>
          </w:rPr>
          <w:t>83</w:t>
        </w:r>
      </w:ins>
      <w:ins w:id="4067" w:author="Eric Boisvert" w:date="2016-03-28T16:06:00Z">
        <w:del w:id="4068" w:author="Boisvert, Eric" w:date="2016-03-29T08:51:00Z">
          <w:r w:rsidR="003842F3" w:rsidDel="00CB122C">
            <w:rPr>
              <w:noProof/>
            </w:rPr>
            <w:delText>81</w:delText>
          </w:r>
        </w:del>
      </w:ins>
      <w:del w:id="4069" w:author="Boisvert, Eric" w:date="2016-03-29T08:51:00Z">
        <w:r w:rsidR="0085617E" w:rsidDel="00CB122C">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24128E">
      <w:pPr>
        <w:keepNext/>
        <w:pPrChange w:id="4070" w:author="Eric Boisvert" w:date="2016-01-19T19:09:00Z">
          <w:pPr/>
        </w:pPrChange>
      </w:pPr>
      <w:r>
        <w:lastRenderedPageBreak/>
        <w:pict w14:anchorId="3009B22B">
          <v:shape id="_x0000_i1110" type="#_x0000_t75" style="width:6in;height:285.25pt">
            <v:imagedata r:id="rId102"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071" w:author="Boisvert, Eric" w:date="2016-03-29T09:08:00Z">
        <w:r w:rsidR="008279FB">
          <w:rPr>
            <w:noProof/>
          </w:rPr>
          <w:t>84</w:t>
        </w:r>
      </w:ins>
      <w:ins w:id="4072" w:author="Eric Boisvert" w:date="2016-03-28T16:06:00Z">
        <w:del w:id="4073" w:author="Boisvert, Eric" w:date="2016-03-29T08:51:00Z">
          <w:r w:rsidR="003842F3" w:rsidDel="00CB122C">
            <w:rPr>
              <w:noProof/>
            </w:rPr>
            <w:delText>82</w:delText>
          </w:r>
        </w:del>
      </w:ins>
      <w:del w:id="4074" w:author="Boisvert, Eric" w:date="2016-03-29T08:51:00Z">
        <w:r w:rsidR="0085617E" w:rsidDel="00CB122C">
          <w:rPr>
            <w:noProof/>
          </w:rPr>
          <w:delText>84</w:delText>
        </w:r>
      </w:del>
      <w:r>
        <w:fldChar w:fldCharType="end"/>
      </w:r>
      <w:r>
        <w:t xml:space="preserve"> Encoding of a borehole with 2 distinct logs (collectionIdentifier)</w:t>
      </w:r>
      <w:ins w:id="4075"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24128E" w:rsidP="00D30B51">
      <w:pPr>
        <w:keepNext/>
      </w:pPr>
      <w:r>
        <w:rPr>
          <w:noProof/>
          <w:lang w:val="en-CA" w:eastAsia="en-CA"/>
        </w:rPr>
        <w:lastRenderedPageBreak/>
        <w:pict w14:anchorId="519B4BD7">
          <v:shape id="_x0000_i1111" type="#_x0000_t75" style="width:429.25pt;height:410.3pt;visibility:visible;mso-wrap-style:square">
            <v:imagedata r:id="rId103"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076" w:author="Boisvert, Eric" w:date="2016-03-29T09:08:00Z">
        <w:r w:rsidR="008279FB">
          <w:rPr>
            <w:noProof/>
          </w:rPr>
          <w:t>85</w:t>
        </w:r>
      </w:ins>
      <w:ins w:id="4077" w:author="Eric Boisvert" w:date="2016-03-28T16:06:00Z">
        <w:del w:id="4078" w:author="Boisvert, Eric" w:date="2016-03-29T08:51:00Z">
          <w:r w:rsidR="003842F3" w:rsidDel="00CB122C">
            <w:rPr>
              <w:noProof/>
            </w:rPr>
            <w:delText>83</w:delText>
          </w:r>
        </w:del>
      </w:ins>
      <w:del w:id="4079" w:author="Boisvert, Eric" w:date="2016-03-29T08:51:00Z">
        <w:r w:rsidR="0085617E" w:rsidDel="00CB122C">
          <w:rPr>
            <w:noProof/>
          </w:rPr>
          <w:delText>85</w:delText>
        </w:r>
      </w:del>
      <w:r w:rsidR="00673E83">
        <w:rPr>
          <w:noProof/>
        </w:rPr>
        <w:fldChar w:fldCharType="end"/>
      </w:r>
      <w:r>
        <w:t>: Borehole details</w:t>
      </w:r>
      <w:ins w:id="4080" w:author="Boisvert, Eric" w:date="2016-03-29T09:10:00Z">
        <w:r w:rsidR="00B8253A">
          <w:t xml:space="preserve"> context diagram.</w:t>
        </w:r>
      </w:ins>
    </w:p>
    <w:p w14:paraId="443F3108" w14:textId="5FCD9E8D" w:rsidR="00B3403C" w:rsidRDefault="00195EBB" w:rsidP="00D20646">
      <w:pPr>
        <w:pStyle w:val="Titre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081" w:name="BKM_DD9713AD_C742_4E77_9937_E79AF8E3F761"/>
      <w:bookmarkEnd w:id="4081"/>
    </w:p>
    <w:p w14:paraId="6DCE25CC" w14:textId="68BCE92A" w:rsidR="00195EBB" w:rsidRDefault="00195EBB" w:rsidP="00D20646">
      <w:pPr>
        <w:pStyle w:val="Titre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1FBCE507"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ins w:id="4082"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proofErr w:type="gramStart"/>
      <w:r w:rsidRPr="00195EBB">
        <w:rPr>
          <w:lang w:val="en-CA"/>
        </w:rPr>
        <w:lastRenderedPageBreak/>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CAB12E3"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id="4083" w:author="Boisvert, Eric" w:date="2016-03-29T09:11:00Z">
        <w:r w:rsidR="00B8253A">
          <w:rPr>
            <w:lang w:val="en-CA"/>
          </w:rPr>
          <w:t>.</w:t>
        </w:r>
      </w:ins>
    </w:p>
    <w:p w14:paraId="58EC4587" w14:textId="63168E08" w:rsidR="00195EBB" w:rsidRDefault="00195EBB" w:rsidP="00D20646">
      <w:pPr>
        <w:pStyle w:val="Titre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3A006409"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id="4084" w:author="Boisvert, Eric" w:date="2016-03-29T09:11:00Z">
        <w:r w:rsidR="00B8253A">
          <w:rPr>
            <w:lang w:val="en-CA"/>
          </w:rPr>
          <w:t>.</w:t>
        </w:r>
      </w:ins>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085" w:name="BKM_138D3390_B811_48AF_8A06_0C7EE945A325"/>
      <w:bookmarkStart w:id="4086" w:name="BKM_7C64B668_6255_4F21_934B_ED8983B04D0C"/>
      <w:bookmarkStart w:id="4087" w:name="BKM_0C4AECF7_73FF_44BA_9AA0_74A2155E1FB1"/>
      <w:bookmarkStart w:id="4088" w:name="BKM_405E5965_47DE_4F32_A8CF_BBB50354D56F"/>
      <w:bookmarkStart w:id="4089" w:name="BKM_8793A391_7A4C_4EEB_B8CF_F9D3F0D2716E"/>
      <w:bookmarkStart w:id="4090" w:name="BKM_3186C02E_BB7D_4207_BBD4_E76B02D0C894"/>
      <w:bookmarkStart w:id="4091" w:name="BKM_88BD49B2_8659_4CF8_BF4A_6EB59EB7D01A"/>
      <w:bookmarkStart w:id="4092" w:name="BKM_EDF197A9_47A0_4D71_AC33_859957294ED6"/>
      <w:bookmarkStart w:id="4093" w:name="BKM_F8F0AC0D_621F_42A5_92B3_5F5CC6F39AD8"/>
      <w:bookmarkEnd w:id="4085"/>
      <w:bookmarkEnd w:id="4086"/>
      <w:bookmarkEnd w:id="4087"/>
      <w:bookmarkEnd w:id="4088"/>
      <w:bookmarkEnd w:id="4089"/>
      <w:bookmarkEnd w:id="4090"/>
      <w:bookmarkEnd w:id="4091"/>
      <w:bookmarkEnd w:id="4092"/>
      <w:bookmarkEnd w:id="4093"/>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24128E" w:rsidP="00B3403C">
      <w:pPr>
        <w:keepNext/>
      </w:pPr>
      <w:r>
        <w:rPr>
          <w:noProof/>
          <w:lang w:val="en-CA" w:eastAsia="en-CA"/>
        </w:rPr>
        <w:pict w14:anchorId="45010DFF">
          <v:shape id="_x0000_i1112" type="#_x0000_t75" style="width:363.25pt;height:317.1pt;visibility:visible;mso-wrap-style:square">
            <v:imagedata r:id="rId104"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094" w:author="Boisvert, Eric" w:date="2016-03-29T09:08:00Z">
        <w:r w:rsidR="008279FB">
          <w:rPr>
            <w:noProof/>
          </w:rPr>
          <w:t>86</w:t>
        </w:r>
      </w:ins>
      <w:ins w:id="4095" w:author="Eric Boisvert" w:date="2016-03-28T16:06:00Z">
        <w:del w:id="4096" w:author="Boisvert, Eric" w:date="2016-03-29T08:51:00Z">
          <w:r w:rsidR="003842F3" w:rsidDel="00CB122C">
            <w:rPr>
              <w:noProof/>
            </w:rPr>
            <w:delText>84</w:delText>
          </w:r>
        </w:del>
      </w:ins>
      <w:del w:id="4097" w:author="Boisvert, Eric" w:date="2016-03-29T08:51:00Z">
        <w:r w:rsidR="0085617E" w:rsidDel="00CB122C">
          <w:rPr>
            <w:noProof/>
          </w:rPr>
          <w:delText>86</w:delText>
        </w:r>
      </w:del>
      <w:r w:rsidR="00673E83">
        <w:rPr>
          <w:noProof/>
        </w:rPr>
        <w:fldChar w:fldCharType="end"/>
      </w:r>
      <w:r>
        <w:t>: Origin position</w:t>
      </w:r>
      <w:ins w:id="4098"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099"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100" w:author="Eric Boisvert" w:date="2016-03-25T16:50:00Z">
        <w:r w:rsidRPr="007C69FE" w:rsidDel="00F8603E">
          <w:rPr>
            <w:lang w:val="en-CA"/>
          </w:rPr>
          <w:delText>If no GM_Point is available, a</w:delText>
        </w:r>
        <w:r w:rsidDel="00F8603E">
          <w:rPr>
            <w:lang w:val="en-CA"/>
          </w:rPr>
          <w:delText xml:space="preserve">n OGC nil value </w:delText>
        </w:r>
      </w:del>
      <w:del w:id="4101" w:author="Eric Boisvert" w:date="2016-03-25T16:47:00Z">
        <w:r w:rsidDel="00F8603E">
          <w:rPr>
            <w:lang w:val="en-CA"/>
          </w:rPr>
          <w:delText xml:space="preserve">should </w:delText>
        </w:r>
      </w:del>
      <w:del w:id="4102"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103"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104" w:author="Eric Boisvert" w:date="2016-03-25T16:50:00Z"/>
                <w:rStyle w:val="requri"/>
                <w:lang w:val="en-CA"/>
              </w:rPr>
              <w:pPrChange w:id="4105" w:author="Eric Boisvert" w:date="2016-03-25T16:50:00Z">
                <w:pPr>
                  <w:pStyle w:val="Tabletext10"/>
                </w:pPr>
              </w:pPrChange>
            </w:pPr>
            <w:del w:id="4106"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107" w:author="Eric Boisvert" w:date="2016-03-25T16:50:00Z"/>
                <w:rStyle w:val="reqtext"/>
                <w:lang w:val="en-CA"/>
              </w:rPr>
              <w:pPrChange w:id="4108" w:author="Eric Boisvert" w:date="2016-03-25T16:50:00Z">
                <w:pPr>
                  <w:pStyle w:val="Tabletext10"/>
                  <w:jc w:val="left"/>
                </w:pPr>
              </w:pPrChange>
            </w:pPr>
            <w:del w:id="4109"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110" w:author="Eric Boisvert" w:date="2016-03-25T16:50:00Z"/>
        </w:rPr>
      </w:pPr>
    </w:p>
    <w:p w14:paraId="0F2DB809" w14:textId="10F7F772" w:rsidR="007C69FE" w:rsidRDefault="007C69FE" w:rsidP="00F8603E">
      <w:pPr>
        <w:rPr>
          <w:lang w:val="en-CA"/>
        </w:rPr>
      </w:pPr>
      <w:del w:id="4111" w:author="Eric Boisvert" w:date="2016-03-25T16:50:00Z">
        <w:r w:rsidRPr="007C69FE" w:rsidDel="00F8603E">
          <w:rPr>
            <w:lang w:val="en-CA"/>
          </w:rPr>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112" w:author="Eric Boisvert" w:date="2016-03-25T16:50:00Z"/>
          <w:lang w:val="en-CA"/>
        </w:rPr>
      </w:pPr>
      <w:del w:id="4113" w:author="Eric Boisvert" w:date="2016-03-25T16:50:00Z">
        <w:r w:rsidRPr="007C69FE" w:rsidDel="00F8603E">
          <w:rPr>
            <w:lang w:val="en-CA"/>
          </w:rPr>
          <w:lastRenderedPageBreak/>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114"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115" w:author="Eric Boisvert" w:date="2016-03-25T16:50:00Z"/>
                <w:rStyle w:val="requri"/>
                <w:lang w:val="en-CA"/>
              </w:rPr>
            </w:pPr>
            <w:del w:id="4116"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117" w:author="Eric Boisvert" w:date="2016-03-25T16:50:00Z"/>
                <w:rStyle w:val="reqtext"/>
                <w:lang w:val="en-CA"/>
              </w:rPr>
            </w:pPr>
            <w:del w:id="4118"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119" w:author="Eric Boisvert" w:date="2016-03-25T16:50:00Z"/>
        </w:rPr>
      </w:pPr>
    </w:p>
    <w:p w14:paraId="1343FB34" w14:textId="71D02F71" w:rsidR="0071071E" w:rsidRDefault="0071071E" w:rsidP="00D20646">
      <w:pPr>
        <w:pStyle w:val="Titre5"/>
      </w:pPr>
      <w:proofErr w:type="gramStart"/>
      <w:r>
        <w:t>location</w:t>
      </w:r>
      <w:proofErr w:type="gramEnd"/>
    </w:p>
    <w:p w14:paraId="5AB90865" w14:textId="77777777" w:rsidR="0071071E" w:rsidRPr="0071071E" w:rsidRDefault="0071071E"/>
    <w:p w14:paraId="3208C62B" w14:textId="48CC6578" w:rsidR="0071071E" w:rsidRDefault="0071071E" w:rsidP="00CD7325">
      <w:pPr>
        <w:rPr>
          <w:ins w:id="4120"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121" w:author="Eric Boisvert" w:date="2016-03-25T16:50:00Z"/>
          <w:lang w:val="en-CA"/>
        </w:rPr>
      </w:pPr>
      <w:ins w:id="4122"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123"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124" w:author="Eric Boisvert" w:date="2016-03-25T16:50:00Z"/>
                <w:rStyle w:val="requri"/>
                <w:lang w:val="en-CA"/>
              </w:rPr>
            </w:pPr>
            <w:ins w:id="4125"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126" w:author="Eric Boisvert" w:date="2016-03-25T16:50:00Z"/>
                <w:rStyle w:val="reqtext"/>
                <w:lang w:val="en-CA"/>
              </w:rPr>
            </w:pPr>
            <w:ins w:id="4127"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128" w:author="Boisvert, Eric" w:date="2016-03-29T09:11:00Z">
              <w:r w:rsidR="00B8253A">
                <w:rPr>
                  <w:rStyle w:val="reqtext"/>
                  <w:lang w:val="en-CA"/>
                </w:rPr>
                <w:t>.</w:t>
              </w:r>
            </w:ins>
          </w:p>
        </w:tc>
      </w:tr>
    </w:tbl>
    <w:p w14:paraId="603A75D6" w14:textId="77777777" w:rsidR="00F8603E" w:rsidRPr="007C69FE" w:rsidRDefault="00F8603E" w:rsidP="00F8603E">
      <w:pPr>
        <w:rPr>
          <w:ins w:id="4129" w:author="Eric Boisvert" w:date="2016-03-25T16:50:00Z"/>
        </w:rPr>
      </w:pPr>
    </w:p>
    <w:p w14:paraId="3DC787B5" w14:textId="77777777" w:rsidR="00F8603E" w:rsidRDefault="00F8603E" w:rsidP="00F8603E">
      <w:pPr>
        <w:rPr>
          <w:ins w:id="4130" w:author="Eric Boisvert" w:date="2016-03-25T16:50:00Z"/>
          <w:lang w:val="en-CA"/>
        </w:rPr>
      </w:pPr>
      <w:ins w:id="4131"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44FCAD54" w14:textId="77777777" w:rsidR="001111B0" w:rsidRDefault="001111B0" w:rsidP="00CD7325">
      <w:pPr>
        <w:rPr>
          <w:ins w:id="4132" w:author="Eric Boisvert" w:date="2016-03-25T16:50:00Z"/>
        </w:rPr>
      </w:pPr>
    </w:p>
    <w:p w14:paraId="6409361F" w14:textId="77777777" w:rsidR="00F8603E" w:rsidRPr="007C69FE" w:rsidRDefault="00F8603E" w:rsidP="00F8603E">
      <w:pPr>
        <w:rPr>
          <w:ins w:id="4133" w:author="Eric Boisvert" w:date="2016-03-25T16:50:00Z"/>
          <w:lang w:val="en-CA"/>
        </w:rPr>
      </w:pPr>
      <w:ins w:id="4134"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135"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136" w:author="Eric Boisvert" w:date="2016-03-25T16:50:00Z"/>
                <w:rStyle w:val="requri"/>
                <w:lang w:val="en-CA"/>
              </w:rPr>
            </w:pPr>
            <w:ins w:id="4137"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138" w:author="Eric Boisvert" w:date="2016-03-25T16:50:00Z"/>
                <w:rStyle w:val="reqtext"/>
                <w:lang w:val="en-CA"/>
              </w:rPr>
            </w:pPr>
            <w:ins w:id="4139"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ins w:id="4140"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141" w:author="Eric Boisvert" w:date="2016-03-28T16:06:00Z">
        <w:r w:rsidR="003842F3">
          <w:t xml:space="preserve">Table </w:t>
        </w:r>
        <w:r w:rsidR="003842F3">
          <w:rPr>
            <w:noProof/>
          </w:rPr>
          <w:t>7</w:t>
        </w:r>
      </w:ins>
      <w:del w:id="4142"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143" w:name="_Ref433007016"/>
      <w:proofErr w:type="gramStart"/>
      <w:r>
        <w:t xml:space="preserve">Table </w:t>
      </w:r>
      <w:r w:rsidR="00415E41">
        <w:fldChar w:fldCharType="begin"/>
      </w:r>
      <w:r w:rsidR="00415E41">
        <w:instrText xml:space="preserve"> SEQ Table \* ARABIC </w:instrText>
      </w:r>
      <w:r w:rsidR="00415E41">
        <w:fldChar w:fldCharType="separate"/>
      </w:r>
      <w:r w:rsidR="003842F3">
        <w:rPr>
          <w:noProof/>
        </w:rPr>
        <w:t>7</w:t>
      </w:r>
      <w:r w:rsidR="00415E41">
        <w:fldChar w:fldCharType="end"/>
      </w:r>
      <w:bookmarkEnd w:id="4143"/>
      <w:r>
        <w:t>: Borehole vocabularies</w:t>
      </w:r>
      <w:ins w:id="4144" w:author="Boisvert, Eric" w:date="2016-03-29T09:11: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proofErr w:type="gramStart"/>
            <w:r w:rsidRPr="00D970E9">
              <w:rPr>
                <w:rFonts w:ascii="Calibri" w:hAnsi="Calibri"/>
                <w:color w:val="000000"/>
                <w:lang w:val="en-CA"/>
              </w:rPr>
              <w:t>eg</w:t>
            </w:r>
            <w:proofErr w:type="gramEnd"/>
            <w:r w:rsidRPr="00D970E9">
              <w:rPr>
                <w:rFonts w:ascii="Calibri" w:hAnsi="Calibri"/>
                <w:color w:val="000000"/>
                <w:lang w:val="en-CA"/>
              </w:rPr>
              <w:t>; auger, hand auger, air core, cable tool, diamond core, rotary air blast, etc)</w:t>
            </w:r>
            <w:ins w:id="4145"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146"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lastRenderedPageBreak/>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Titre3"/>
      </w:pPr>
      <w:bookmarkStart w:id="4147" w:name="_Toc446944616"/>
      <w:proofErr w:type="gramStart"/>
      <w:r>
        <w:t xml:space="preserve">Positioning </w:t>
      </w:r>
      <w:ins w:id="4148" w:author="Eric Boisvert" w:date="2016-03-13T16:37:00Z">
        <w:r w:rsidR="00283487">
          <w:t xml:space="preserve">sampling </w:t>
        </w:r>
      </w:ins>
      <w:r>
        <w:t>features and observations in context of boreholes.</w:t>
      </w:r>
      <w:bookmarkEnd w:id="4147"/>
      <w:proofErr w:type="gramEnd"/>
    </w:p>
    <w:p w14:paraId="0A738C83" w14:textId="77777777" w:rsidR="00BF4FFB" w:rsidRDefault="00BF4FFB" w:rsidP="00FD7CA9">
      <w:pPr>
        <w:rPr>
          <w:ins w:id="4149" w:author="Eric Boisvert" w:date="2016-03-20T14:43:00Z"/>
        </w:rPr>
      </w:pPr>
    </w:p>
    <w:p w14:paraId="4BAB9167" w14:textId="16DD4429" w:rsidR="009C2925" w:rsidRDefault="00E12ECA" w:rsidP="00FD7CA9">
      <w:pPr>
        <w:rPr>
          <w:ins w:id="4150" w:author="Eric Boisvert" w:date="2016-03-26T13:31:00Z"/>
        </w:rPr>
      </w:pPr>
      <w:ins w:id="4151" w:author="Eric Boisvert" w:date="2016-03-20T11:07:00Z">
        <w:r>
          <w:t xml:space="preserve">Conceptually, we can consider </w:t>
        </w:r>
        <w:r w:rsidR="00C45032">
          <w:t xml:space="preserve">drilling </w:t>
        </w:r>
      </w:ins>
      <w:ins w:id="4152" w:author="Eric Boisvert" w:date="2016-03-20T11:29:00Z">
        <w:r w:rsidR="00C45032">
          <w:t>a</w:t>
        </w:r>
      </w:ins>
      <w:ins w:id="4153" w:author="Eric Boisvert" w:date="2016-03-20T11:07:00Z">
        <w:r>
          <w:t>s a form of sampling, which definitively is when core</w:t>
        </w:r>
      </w:ins>
      <w:ins w:id="4154" w:author="Eric Boisvert" w:date="2016-03-20T11:28:00Z">
        <w:r w:rsidR="00C45032">
          <w:t>s</w:t>
        </w:r>
      </w:ins>
      <w:ins w:id="4155" w:author="Eric Boisvert" w:date="2016-03-20T11:07:00Z">
        <w:r>
          <w:t xml:space="preserve"> are extracted.  Even if measurement</w:t>
        </w:r>
      </w:ins>
      <w:ins w:id="4156" w:author="Eric Boisvert" w:date="2016-03-20T11:09:00Z">
        <w:r>
          <w:t>s</w:t>
        </w:r>
      </w:ins>
      <w:ins w:id="4157" w:author="Eric Boisvert" w:date="2016-03-20T11:07:00Z">
        <w:r>
          <w:t xml:space="preserve"> are taken directly in the borehole, it </w:t>
        </w:r>
      </w:ins>
      <w:ins w:id="4158" w:author="Eric Boisvert" w:date="2016-03-20T11:09:00Z">
        <w:r>
          <w:t>can still be considered as</w:t>
        </w:r>
      </w:ins>
      <w:ins w:id="4159" w:author="Eric Boisvert" w:date="2016-03-20T11:11:00Z">
        <w:r>
          <w:t xml:space="preserve"> </w:t>
        </w:r>
      </w:ins>
      <w:ins w:id="4160" w:author="Eric Boisvert" w:date="2016-03-20T12:31:00Z">
        <w:r w:rsidR="0081048A">
          <w:t>using</w:t>
        </w:r>
      </w:ins>
      <w:ins w:id="4161" w:author="Eric Boisvert" w:date="2016-03-20T11:09:00Z">
        <w:r>
          <w:t xml:space="preserve"> a</w:t>
        </w:r>
      </w:ins>
      <w:ins w:id="4162" w:author="Eric Boisvert" w:date="2016-03-20T11:11:00Z">
        <w:r>
          <w:t>n</w:t>
        </w:r>
      </w:ins>
      <w:ins w:id="4163" w:author="Eric Boisvert" w:date="2016-03-20T11:09:00Z">
        <w:r>
          <w:t xml:space="preserve"> </w:t>
        </w:r>
      </w:ins>
      <w:ins w:id="4164" w:author="Eric Boisvert" w:date="2016-03-20T11:10:00Z">
        <w:r w:rsidRPr="00E12ECA">
          <w:rPr>
            <w:i/>
            <w:rPrChange w:id="4165" w:author="Eric Boisvert" w:date="2016-03-20T11:11:00Z">
              <w:rPr/>
            </w:rPrChange>
          </w:rPr>
          <w:t>in situ</w:t>
        </w:r>
        <w:r>
          <w:t xml:space="preserve"> sampling</w:t>
        </w:r>
      </w:ins>
      <w:ins w:id="4166" w:author="Eric Boisvert" w:date="2016-03-20T11:11:00Z">
        <w:r>
          <w:t xml:space="preserve"> feature.</w:t>
        </w:r>
      </w:ins>
      <w:ins w:id="4167" w:author="Eric Boisvert" w:date="2016-03-20T11:29:00Z">
        <w:r w:rsidR="00C45032">
          <w:t xml:space="preserve">  </w:t>
        </w:r>
      </w:ins>
      <w:ins w:id="4168" w:author="Eric Boisvert" w:date="2016-03-20T13:30:00Z">
        <w:r w:rsidR="009C2925">
          <w:t xml:space="preserve">For consistency, this specification requires that any observation </w:t>
        </w:r>
      </w:ins>
      <w:ins w:id="4169" w:author="Eric Boisvert" w:date="2016-03-26T13:29:00Z">
        <w:r w:rsidR="002F2882">
          <w:t>made on the borehole’s sampled feature (eg, a GeologicUnit)</w:t>
        </w:r>
      </w:ins>
      <w:ins w:id="4170" w:author="Eric Boisvert" w:date="2016-03-20T13:30:00Z">
        <w:r w:rsidR="009C2925">
          <w:t xml:space="preserve"> shall be associated with a SF_SamplingFeature.</w:t>
        </w:r>
      </w:ins>
      <w:ins w:id="4171" w:author="Eric Boisvert" w:date="2016-03-26T13:29:00Z">
        <w:r w:rsidR="002F2882">
          <w:t xml:space="preserve">  This pattern provide</w:t>
        </w:r>
      </w:ins>
      <w:ins w:id="4172" w:author="Eric Boisvert" w:date="2016-03-26T13:30:00Z">
        <w:r w:rsidR="002F2882">
          <w:t>s</w:t>
        </w:r>
      </w:ins>
      <w:ins w:id="4173" w:author="Eric Boisvert" w:date="2016-03-26T13:29:00Z">
        <w:r w:rsidR="002F2882">
          <w:t xml:space="preserve"> a support to </w:t>
        </w:r>
      </w:ins>
      <w:ins w:id="4174" w:author="Eric Boisvert" w:date="2016-03-26T13:30:00Z">
        <w:r w:rsidR="002F2882">
          <w:t>position</w:t>
        </w:r>
      </w:ins>
      <w:ins w:id="4175" w:author="Eric Boisvert" w:date="2016-03-26T13:29:00Z">
        <w:r w:rsidR="002F2882">
          <w:t xml:space="preserve"> the observation along the path of the borehole</w:t>
        </w:r>
      </w:ins>
      <w:ins w:id="4176" w:author="Eric Boisvert" w:date="2016-03-26T13:30:00Z">
        <w:r w:rsidR="002F2882">
          <w:t>.</w:t>
        </w:r>
      </w:ins>
      <w:ins w:id="4177" w:author="Eric Boisvert" w:date="2016-03-26T13:35:00Z">
        <w:r w:rsidR="002F2882" w:rsidRPr="002F2882">
          <w:t xml:space="preserve"> </w:t>
        </w:r>
      </w:ins>
    </w:p>
    <w:p w14:paraId="7334CF3E" w14:textId="0CD5B877" w:rsidR="002F2882" w:rsidRDefault="002F2882" w:rsidP="00FD7CA9">
      <w:pPr>
        <w:rPr>
          <w:ins w:id="4178" w:author="Eric Boisvert" w:date="2016-03-26T13:31:00Z"/>
        </w:rPr>
      </w:pPr>
      <w:commentRangeStart w:id="4179"/>
      <w:ins w:id="4180" w:author="Eric Boisvert" w:date="2016-03-26T13:33:00Z">
        <w:r>
          <w:t>Pattern for Observation in the context of the borehole</w:t>
        </w:r>
      </w:ins>
      <w:ins w:id="4181" w:author="Boisvert, Eric" w:date="2016-03-29T09:13:00Z">
        <w:r w:rsidR="00B8253A">
          <w:t>:</w:t>
        </w:r>
      </w:ins>
    </w:p>
    <w:p w14:paraId="4BFF7136" w14:textId="1DE9AE60" w:rsidR="002F2882" w:rsidRPr="002F2882" w:rsidRDefault="002F2882" w:rsidP="00FD7CA9">
      <w:pPr>
        <w:rPr>
          <w:ins w:id="4182" w:author="Eric Boisvert" w:date="2016-03-26T13:31:00Z"/>
          <w:rStyle w:val="requri"/>
          <w:rPrChange w:id="4183" w:author="Eric Boisvert" w:date="2016-03-26T13:32:00Z">
            <w:rPr>
              <w:ins w:id="4184" w:author="Eric Boisvert" w:date="2016-03-26T13:31:00Z"/>
            </w:rPr>
          </w:rPrChange>
        </w:rPr>
      </w:pPr>
      <w:ins w:id="4185" w:author="Eric Boisvert" w:date="2016-03-26T13:31:00Z">
        <w:r w:rsidRPr="002F2882">
          <w:rPr>
            <w:rStyle w:val="requri"/>
            <w:rPrChange w:id="4186" w:author="Eric Boisvert" w:date="2016-03-26T13:32:00Z">
              <w:rPr/>
            </w:rPrChange>
          </w:rPr>
          <w:t xml:space="preserve">Borehole -&gt; relatedObservation -&gt; Observation </w:t>
        </w:r>
      </w:ins>
    </w:p>
    <w:p w14:paraId="4C63C63E" w14:textId="4ADA68B0" w:rsidR="002F2882" w:rsidRPr="002F2882" w:rsidRDefault="002F2882" w:rsidP="00FD7CA9">
      <w:pPr>
        <w:rPr>
          <w:ins w:id="4187" w:author="Eric Boisvert" w:date="2016-03-26T13:35:00Z"/>
          <w:rStyle w:val="requri"/>
          <w:rFonts w:ascii="Times New Roman" w:hAnsi="Times New Roman"/>
          <w:b w:val="0"/>
          <w:sz w:val="24"/>
          <w:rPrChange w:id="4188" w:author="Eric Boisvert" w:date="2016-03-26T13:36:00Z">
            <w:rPr>
              <w:ins w:id="4189" w:author="Eric Boisvert" w:date="2016-03-26T13:35:00Z"/>
              <w:rStyle w:val="requri"/>
              <w:rFonts w:ascii="Times New Roman" w:hAnsi="Times New Roman"/>
            </w:rPr>
          </w:rPrChange>
        </w:rPr>
      </w:pPr>
      <w:proofErr w:type="gramStart"/>
      <w:ins w:id="4190" w:author="Eric Boisvert" w:date="2016-03-26T13:36:00Z">
        <w:r w:rsidRPr="002F2882">
          <w:t>Pattern for Observation in the context of a geologic feature traversed by the borehole.</w:t>
        </w:r>
        <w:proofErr w:type="gramEnd"/>
        <w:r w:rsidRPr="002F2882">
          <w:t xml:space="preserve">  The SamplingFeature provides a location.</w:t>
        </w:r>
      </w:ins>
    </w:p>
    <w:p w14:paraId="2117822D" w14:textId="4CEE4CD3" w:rsidR="002F2882" w:rsidRPr="002F2882" w:rsidRDefault="002F2882" w:rsidP="00FD7CA9">
      <w:pPr>
        <w:rPr>
          <w:ins w:id="4191" w:author="Eric Boisvert" w:date="2016-03-26T13:31:00Z"/>
          <w:rStyle w:val="requri"/>
          <w:rPrChange w:id="4192" w:author="Eric Boisvert" w:date="2016-03-26T13:32:00Z">
            <w:rPr>
              <w:ins w:id="4193" w:author="Eric Boisvert" w:date="2016-03-26T13:31:00Z"/>
            </w:rPr>
          </w:rPrChange>
        </w:rPr>
      </w:pPr>
      <w:ins w:id="4194" w:author="Eric Boisvert" w:date="2016-03-26T13:31:00Z">
        <w:r w:rsidRPr="002F2882">
          <w:rPr>
            <w:rStyle w:val="requri"/>
            <w:rPrChange w:id="4195" w:author="Eric Boisvert" w:date="2016-03-26T13:32:00Z">
              <w:rPr/>
            </w:rPrChange>
          </w:rPr>
          <w:t>Borehole -&gt; relatedSamplingFeature -&gt; SamplingFeatureComplex -&gt; SamplingFeature -&gt; relatedObservation -&gt; Observation</w:t>
        </w:r>
      </w:ins>
      <w:commentRangeEnd w:id="4179"/>
      <w:ins w:id="4196" w:author="Eric Boisvert" w:date="2016-03-26T13:37:00Z">
        <w:r w:rsidR="00091990">
          <w:rPr>
            <w:rStyle w:val="Marquedecommentaire"/>
          </w:rPr>
          <w:commentReference w:id="4179"/>
        </w:r>
      </w:ins>
    </w:p>
    <w:p w14:paraId="5A3C309A" w14:textId="6A224D76" w:rsidR="009C2925" w:rsidRDefault="005802CB" w:rsidP="00FD7CA9">
      <w:pPr>
        <w:rPr>
          <w:ins w:id="4197" w:author="Eric Boisvert" w:date="2016-03-20T14:26:00Z"/>
        </w:rPr>
      </w:pPr>
      <w:r>
        <w:t>Observation and Measurement (ISO19156</w:t>
      </w:r>
      <w:r w:rsidR="00990E7C">
        <w:t>:2011 clause 7.2.4.1</w:t>
      </w:r>
      <w:r>
        <w:t xml:space="preserve">) </w:t>
      </w:r>
      <w:del w:id="4198" w:author="Eric Boisvert" w:date="2016-03-20T14:26:00Z">
        <w:r w:rsidDel="00B04DBC">
          <w:delText xml:space="preserve">already </w:delText>
        </w:r>
      </w:del>
      <w:r>
        <w:t>provide</w:t>
      </w:r>
      <w:ins w:id="4199" w:author="Eric Boisvert" w:date="2016-03-13T16:33:00Z">
        <w:r w:rsidR="00283487">
          <w:t>s mechanism</w:t>
        </w:r>
      </w:ins>
      <w:ins w:id="4200" w:author="Eric Boisvert" w:date="2016-03-13T16:35:00Z">
        <w:r w:rsidR="00283487">
          <w:t>s</w:t>
        </w:r>
      </w:ins>
      <w:ins w:id="4201" w:author="Eric Boisvert" w:date="2016-03-13T16:33:00Z">
        <w:r w:rsidR="00283487">
          <w:t xml:space="preserve"> to link observations and sampling </w:t>
        </w:r>
      </w:ins>
      <w:del w:id="4202" w:author="Eric Boisvert" w:date="2016-03-13T16:35:00Z">
        <w:r w:rsidDel="00283487">
          <w:delText xml:space="preserve"> </w:delText>
        </w:r>
      </w:del>
      <w:ins w:id="4203" w:author="Eric Boisvert" w:date="2016-03-13T16:35:00Z">
        <w:r w:rsidR="00283487">
          <w:t>features</w:t>
        </w:r>
      </w:ins>
      <w:ins w:id="4204" w:author="Eric Boisvert" w:date="2016-03-20T13:29:00Z">
        <w:r w:rsidR="009C2925">
          <w:t xml:space="preserve">.  </w:t>
        </w:r>
      </w:ins>
    </w:p>
    <w:p w14:paraId="5838C1DD" w14:textId="77777777" w:rsidR="00BF4FFB" w:rsidRDefault="0024128E">
      <w:pPr>
        <w:keepNext/>
        <w:rPr>
          <w:ins w:id="4205" w:author="Eric Boisvert" w:date="2016-03-20T14:40:00Z"/>
        </w:rPr>
        <w:pPrChange w:id="4206" w:author="Eric Boisvert" w:date="2016-03-20T14:40:00Z">
          <w:pPr/>
        </w:pPrChange>
      </w:pPr>
      <w:ins w:id="4207" w:author="Eric Boisvert" w:date="2016-03-20T14:39:00Z">
        <w:r>
          <w:lastRenderedPageBreak/>
          <w:pict w14:anchorId="6E7396D6">
            <v:shape id="_x0000_i1113" type="#_x0000_t75" style="width:427.4pt;height:352.15pt">
              <v:imagedata r:id="rId105" o:title=""/>
            </v:shape>
          </w:pict>
        </w:r>
      </w:ins>
    </w:p>
    <w:p w14:paraId="4102956A" w14:textId="7E125BD5" w:rsidR="00B04DBC" w:rsidRDefault="00BF4FFB">
      <w:pPr>
        <w:pStyle w:val="Lgende"/>
        <w:rPr>
          <w:ins w:id="4208" w:author="Eric Boisvert" w:date="2016-03-20T13:29:00Z"/>
        </w:rPr>
        <w:pPrChange w:id="4209" w:author="Eric Boisvert" w:date="2016-03-20T14:40:00Z">
          <w:pPr/>
        </w:pPrChange>
      </w:pPr>
      <w:ins w:id="4210" w:author="Eric Boisvert" w:date="2016-03-20T14:40:00Z">
        <w:r>
          <w:t xml:space="preserve">Figure </w:t>
        </w:r>
        <w:r>
          <w:fldChar w:fldCharType="begin"/>
        </w:r>
        <w:r>
          <w:instrText xml:space="preserve"> SEQ Figure \* ARABIC </w:instrText>
        </w:r>
      </w:ins>
      <w:r>
        <w:fldChar w:fldCharType="separate"/>
      </w:r>
      <w:ins w:id="4211" w:author="Boisvert, Eric" w:date="2016-03-29T09:08:00Z">
        <w:r w:rsidR="008279FB">
          <w:rPr>
            <w:noProof/>
          </w:rPr>
          <w:t>87</w:t>
        </w:r>
      </w:ins>
      <w:ins w:id="4212" w:author="Eric Boisvert" w:date="2016-03-28T16:06:00Z">
        <w:del w:id="4213" w:author="Boisvert, Eric" w:date="2016-03-29T08:51:00Z">
          <w:r w:rsidR="003842F3" w:rsidDel="00CB122C">
            <w:rPr>
              <w:noProof/>
            </w:rPr>
            <w:delText>85</w:delText>
          </w:r>
        </w:del>
      </w:ins>
      <w:ins w:id="4214" w:author="Eric Boisvert" w:date="2016-03-20T14:40:00Z">
        <w:r>
          <w:fldChar w:fldCharType="end"/>
        </w:r>
        <w:r>
          <w:t>: Observations along the path of a borehole are in context of the SF_SpatialSamplingFeature or a SF_Specimen</w:t>
        </w:r>
      </w:ins>
      <w:ins w:id="4215" w:author="Boisvert, Eric" w:date="2016-03-29T09:14:00Z">
        <w:r w:rsidR="00B8253A">
          <w:t>.</w:t>
        </w:r>
      </w:ins>
    </w:p>
    <w:p w14:paraId="68DE4E5A" w14:textId="58647A07" w:rsidR="0085617E" w:rsidRDefault="00BF4FFB" w:rsidP="00FD7CA9">
      <w:ins w:id="4216" w:author="Eric Boisvert" w:date="2016-03-20T14:41:00Z">
        <w:r>
          <w:t xml:space="preserve">Boreholes are linked to SF_SpatialSamplingFeature or SF_Specimen </w:t>
        </w:r>
      </w:ins>
      <w:del w:id="4217"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218" w:author="Eric Boisvert" w:date="2016-03-20T15:16:00Z">
        <w:r w:rsidR="005D2552">
          <w:t>SF_</w:t>
        </w:r>
      </w:ins>
      <w:ins w:id="4219" w:author="Eric Boisvert" w:date="2016-03-20T15:15:00Z">
        <w:r w:rsidR="005D2552">
          <w:t>Spatial</w:t>
        </w:r>
      </w:ins>
      <w:r w:rsidR="00166583">
        <w:t>SamplingFeatures</w:t>
      </w:r>
      <w:ins w:id="4220" w:author="Eric Boisvert" w:date="2016-03-20T15:15:00Z">
        <w:r w:rsidR="005D2552">
          <w:t xml:space="preserve"> and SF_Specimen</w:t>
        </w:r>
      </w:ins>
      <w:r w:rsidR="00166583">
        <w:t xml:space="preserve"> have their own geometry and therefore can report their </w:t>
      </w:r>
      <w:del w:id="4221" w:author="Eric Boisvert" w:date="2016-03-20T15:14:00Z">
        <w:r w:rsidR="00166583" w:rsidDel="005D2552">
          <w:delText xml:space="preserve">absolute </w:delText>
        </w:r>
      </w:del>
      <w:r w:rsidR="00166583">
        <w:t xml:space="preserve">location. </w:t>
      </w:r>
      <w:ins w:id="4222" w:author="Eric Boisvert" w:date="2016-03-20T15:16:00Z">
        <w:r w:rsidR="005D2552">
          <w:t xml:space="preserve">  </w:t>
        </w:r>
      </w:ins>
      <w:ins w:id="4223" w:author="Eric Boisvert" w:date="2016-03-20T15:15:00Z">
        <w:r w:rsidR="005D2552">
          <w:t xml:space="preserve"> </w:t>
        </w:r>
      </w:ins>
    </w:p>
    <w:p w14:paraId="7CCEA808" w14:textId="27F56E44" w:rsidR="00BF4FFB" w:rsidRDefault="00BF4FFB" w:rsidP="00FD7CA9">
      <w:pPr>
        <w:rPr>
          <w:ins w:id="4224" w:author="Eric Boisvert" w:date="2016-03-20T14:54:00Z"/>
        </w:rPr>
      </w:pPr>
      <w:ins w:id="4225" w:author="Eric Boisvert" w:date="2016-03-20T14:44:00Z">
        <w:r>
          <w:t xml:space="preserve">It is common to use relative distance from the start of a borehole as a coordinate system for </w:t>
        </w:r>
      </w:ins>
      <w:ins w:id="4226" w:author="Eric Boisvert" w:date="2016-03-20T14:45:00Z">
        <w:r>
          <w:t xml:space="preserve">positioning </w:t>
        </w:r>
      </w:ins>
      <w:ins w:id="4227" w:author="Eric Boisvert" w:date="2016-03-20T14:44:00Z">
        <w:r>
          <w:t>observations and features</w:t>
        </w:r>
      </w:ins>
      <w:ins w:id="4228" w:author="Eric Boisvert" w:date="2016-03-20T14:45:00Z">
        <w:r>
          <w:t xml:space="preserve"> in context of a borehole.  Relative position</w:t>
        </w:r>
      </w:ins>
      <w:ins w:id="4229" w:author="Eric Boisvert" w:date="2016-03-20T14:46:00Z">
        <w:r>
          <w:t>s are measured as the linear distance along the path of the borehole shape.</w:t>
        </w:r>
      </w:ins>
      <w:ins w:id="4230" w:author="Eric Boisvert" w:date="2016-03-20T14:48:00Z">
        <w:r>
          <w:t xml:space="preserve">  It is more convenient to model the location as an interval because it cover</w:t>
        </w:r>
      </w:ins>
      <w:ins w:id="4231" w:author="Eric Boisvert" w:date="2016-03-20T14:50:00Z">
        <w:r>
          <w:t>s</w:t>
        </w:r>
      </w:ins>
      <w:ins w:id="4232" w:author="Eric Boisvert" w:date="2016-03-20T14:48:00Z">
        <w:r>
          <w:t xml:space="preserve"> most</w:t>
        </w:r>
      </w:ins>
      <w:ins w:id="4233" w:author="Eric Boisvert" w:date="2016-03-20T15:17:00Z">
        <w:r w:rsidR="005D2552">
          <w:t xml:space="preserve"> of</w:t>
        </w:r>
      </w:ins>
      <w:ins w:id="4234" w:author="Eric Boisvert" w:date="2016-03-20T14:48:00Z">
        <w:r>
          <w:t xml:space="preserve"> </w:t>
        </w:r>
      </w:ins>
      <w:ins w:id="4235" w:author="Eric Boisvert" w:date="2016-03-20T15:17:00Z">
        <w:r w:rsidR="005D2552">
          <w:t xml:space="preserve">the </w:t>
        </w:r>
      </w:ins>
      <w:ins w:id="4236" w:author="Eric Boisvert" w:date="2016-03-20T14:48:00Z">
        <w:r>
          <w:t>use cases</w:t>
        </w:r>
      </w:ins>
      <w:ins w:id="4237" w:author="Eric Boisvert" w:date="2016-03-20T15:17:00Z">
        <w:r w:rsidR="005D2552">
          <w:t xml:space="preserve"> – samples always cover some space along the line</w:t>
        </w:r>
      </w:ins>
      <w:ins w:id="4238" w:author="Eric Boisvert" w:date="2016-03-20T14:48:00Z">
        <w:r>
          <w:t xml:space="preserve">.  A single point along the curve can then be modelled as an interval </w:t>
        </w:r>
      </w:ins>
      <w:ins w:id="4239" w:author="Eric Boisvert" w:date="2016-03-20T14:50:00Z">
        <w:r>
          <w:t xml:space="preserve">which start and end coincide. </w:t>
        </w:r>
      </w:ins>
      <w:ins w:id="4240" w:author="Eric Boisvert" w:date="2016-03-20T14:46:00Z">
        <w:r>
          <w:t xml:space="preserve">  </w:t>
        </w:r>
      </w:ins>
      <w:ins w:id="4241"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242" w:author="Eric Boisvert" w:date="2016-03-20T14:55:00Z"/>
        </w:rPr>
        <w:pPrChange w:id="4243" w:author="Eric Boisvert" w:date="2016-03-20T14:55:00Z">
          <w:pPr/>
        </w:pPrChange>
      </w:pPr>
      <w:ins w:id="4244" w:author="Eric Boisvert" w:date="2016-03-20T14:55:00Z">
        <w:r>
          <w:t xml:space="preserve">A pair of </w:t>
        </w:r>
      </w:ins>
      <w:ins w:id="4245" w:author="Eric Boisvert" w:date="2016-03-20T15:00:00Z">
        <w:r w:rsidR="00EA1FD5">
          <w:t>values</w:t>
        </w:r>
      </w:ins>
      <w:ins w:id="4246" w:author="Eric Boisvert" w:date="2016-03-20T14:55:00Z">
        <w:r>
          <w:t xml:space="preserve"> to represent the beginning and the end of the interval.</w:t>
        </w:r>
      </w:ins>
    </w:p>
    <w:p w14:paraId="71830506" w14:textId="3F8A50E3" w:rsidR="00BF4FFB" w:rsidRDefault="00F54A29">
      <w:pPr>
        <w:numPr>
          <w:ilvl w:val="0"/>
          <w:numId w:val="51"/>
        </w:numPr>
        <w:rPr>
          <w:ins w:id="4247" w:author="Eric Boisvert" w:date="2016-03-20T14:48:00Z"/>
        </w:rPr>
        <w:pPrChange w:id="4248" w:author="Eric Boisvert" w:date="2016-03-20T14:58:00Z">
          <w:pPr/>
        </w:pPrChange>
      </w:pPr>
      <w:ins w:id="4249" w:author="Eric Boisvert" w:date="2016-03-20T14:57:00Z">
        <w:r>
          <w:t>A</w:t>
        </w:r>
      </w:ins>
      <w:ins w:id="4250" w:author="Eric Boisvert" w:date="2016-03-20T14:58:00Z">
        <w:r>
          <w:t xml:space="preserve">n optional reference to a linear geometry (GM_Curve) </w:t>
        </w:r>
      </w:ins>
      <w:ins w:id="4251" w:author="Eric Boisvert" w:date="2016-03-20T15:00:00Z">
        <w:r w:rsidR="00EA1FD5">
          <w:t xml:space="preserve"> </w:t>
        </w:r>
      </w:ins>
    </w:p>
    <w:p w14:paraId="28316237" w14:textId="6AB70AE7" w:rsidR="00A672E5" w:rsidRDefault="00A672E5" w:rsidP="00FD7CA9">
      <w:pPr>
        <w:rPr>
          <w:ins w:id="4252" w:author="Eric Boisvert" w:date="2016-03-19T14:22:00Z"/>
        </w:rPr>
      </w:pPr>
      <w:ins w:id="4253" w:author="Eric Boisvert" w:date="2016-03-19T14:22:00Z">
        <w:r>
          <w:lastRenderedPageBreak/>
          <w:t xml:space="preserve">The requirement class does not prescribe a specific encoding, but do prescribe that the </w:t>
        </w:r>
      </w:ins>
      <w:ins w:id="4254" w:author="Eric Boisvert" w:date="2016-03-20T15:22:00Z">
        <w:r w:rsidR="005D2552">
          <w:t>above</w:t>
        </w:r>
      </w:ins>
      <w:ins w:id="4255" w:author="Eric Boisvert" w:date="2016-03-19T14:22:00Z">
        <w:r w:rsidR="008F08D6">
          <w:t xml:space="preserve"> information be explicitly o</w:t>
        </w:r>
      </w:ins>
      <w:ins w:id="4256" w:author="Eric Boisvert" w:date="2016-03-19T15:10:00Z">
        <w:r w:rsidR="008F08D6">
          <w:t>r</w:t>
        </w:r>
      </w:ins>
      <w:ins w:id="4257" w:author="Eric Boisvert" w:date="2016-03-19T14:22:00Z">
        <w:r>
          <w:t xml:space="preserve"> implicitely provided.  Different encoding</w:t>
        </w:r>
      </w:ins>
      <w:ins w:id="4258" w:author="Eric Boisvert" w:date="2016-03-20T15:19:00Z">
        <w:r w:rsidR="005D2552">
          <w:t>s</w:t>
        </w:r>
      </w:ins>
      <w:ins w:id="4259" w:author="Eric Boisvert" w:date="2016-03-19T14:22:00Z">
        <w:r>
          <w:t xml:space="preserve"> wil</w:t>
        </w:r>
        <w:r w:rsidR="008F08D6">
          <w:t>l address the issue differently</w:t>
        </w:r>
      </w:ins>
      <w:ins w:id="4260" w:author="Eric Boisvert" w:date="2016-03-20T15:22:00Z">
        <w:r w:rsidR="005D2552">
          <w:t xml:space="preserve"> and have their pros and cons.</w:t>
        </w:r>
      </w:ins>
    </w:p>
    <w:p w14:paraId="09919128" w14:textId="40C67FA1" w:rsidR="00A672E5" w:rsidRDefault="008F08D6" w:rsidP="00FD7CA9">
      <w:pPr>
        <w:rPr>
          <w:ins w:id="4261" w:author="Eric Boisvert" w:date="2016-03-20T15:58:00Z"/>
        </w:rPr>
      </w:pPr>
      <w:ins w:id="4262" w:author="Eric Boisvert" w:date="2016-03-19T15:11:00Z">
        <w:r>
          <w:t xml:space="preserve">The location shall be provided as a linear interval, formed by a “from” value, and a “to” </w:t>
        </w:r>
      </w:ins>
      <w:ins w:id="4263" w:author="Eric Boisvert" w:date="2016-03-20T15:00:00Z">
        <w:r w:rsidR="00EA1FD5">
          <w:t>measurement (a value and a unit of measure)</w:t>
        </w:r>
      </w:ins>
      <w:ins w:id="4264" w:author="Eric Boisvert" w:date="2016-03-19T15:11:00Z">
        <w:r w:rsidR="00EA1FD5">
          <w:t>. From is</w:t>
        </w:r>
        <w:r>
          <w:t xml:space="preserve"> closer to the origin of the path. </w:t>
        </w:r>
      </w:ins>
      <w:ins w:id="4265" w:author="Eric Boisvert" w:date="2016-03-19T15:17:00Z">
        <w:r>
          <w:t xml:space="preserve">  </w:t>
        </w:r>
      </w:ins>
    </w:p>
    <w:p w14:paraId="1A1B08BA" w14:textId="77777777" w:rsidR="00033D7C" w:rsidRDefault="00033D7C" w:rsidP="00FD7CA9">
      <w:pPr>
        <w:rPr>
          <w:ins w:id="4266"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267"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268" w:author="Eric Boisvert" w:date="2016-03-13T16:42:00Z"/>
                <w:rStyle w:val="requri"/>
                <w:lang w:val="en-CA"/>
              </w:rPr>
            </w:pPr>
            <w:ins w:id="4269" w:author="Eric Boisvert" w:date="2016-03-13T16:42:00Z">
              <w:r>
                <w:rPr>
                  <w:rStyle w:val="requri"/>
                  <w:lang w:val="en-CA"/>
                </w:rPr>
                <w:t>/req/gsml4-borehole</w:t>
              </w:r>
              <w:r w:rsidRPr="00D12552">
                <w:rPr>
                  <w:rStyle w:val="requri"/>
                  <w:lang w:val="en-CA"/>
                </w:rPr>
                <w:t>/</w:t>
              </w:r>
              <w:r w:rsidR="00033D7C">
                <w:rPr>
                  <w:rStyle w:val="requri"/>
                  <w:lang w:val="en-CA"/>
                </w:rPr>
                <w:t>borehole</w:t>
              </w:r>
            </w:ins>
            <w:ins w:id="4270" w:author="Eric Boisvert" w:date="2016-03-20T15:58:00Z">
              <w:r w:rsidR="00033D7C">
                <w:rPr>
                  <w:rStyle w:val="requri"/>
                  <w:lang w:val="en-CA"/>
                </w:rPr>
                <w:t>-</w:t>
              </w:r>
            </w:ins>
            <w:ins w:id="4271"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272" w:author="Eric Boisvert" w:date="2016-03-13T16:42:00Z"/>
                <w:rStyle w:val="reqtext"/>
                <w:lang w:val="en-CA"/>
              </w:rPr>
            </w:pPr>
            <w:ins w:id="4273" w:author="Eric Boisvert" w:date="2016-03-20T15:57:00Z">
              <w:r>
                <w:rPr>
                  <w:rStyle w:val="reqtext"/>
                  <w:lang w:val="en-CA"/>
                </w:rPr>
                <w:t>P</w:t>
              </w:r>
            </w:ins>
            <w:ins w:id="4274" w:author="Eric Boisvert" w:date="2016-03-13T16:42:00Z">
              <w:r w:rsidR="0069784E">
                <w:rPr>
                  <w:rStyle w:val="reqtext"/>
                  <w:lang w:val="en-CA"/>
                </w:rPr>
                <w:t xml:space="preserve">osition </w:t>
              </w:r>
            </w:ins>
            <w:ins w:id="4275" w:author="Eric Boisvert" w:date="2016-03-13T16:43:00Z">
              <w:r w:rsidR="0069784E">
                <w:rPr>
                  <w:rStyle w:val="reqtext"/>
                  <w:lang w:val="en-CA"/>
                </w:rPr>
                <w:t>SHALL</w:t>
              </w:r>
            </w:ins>
            <w:ins w:id="4276" w:author="Eric Boisvert" w:date="2016-03-13T16:42:00Z">
              <w:r w:rsidR="0069784E">
                <w:rPr>
                  <w:rStyle w:val="reqtext"/>
                  <w:lang w:val="en-CA"/>
                </w:rPr>
                <w:t xml:space="preserve"> </w:t>
              </w:r>
            </w:ins>
            <w:ins w:id="4277" w:author="Eric Boisvert" w:date="2016-03-19T14:23:00Z">
              <w:r w:rsidR="00A672E5">
                <w:rPr>
                  <w:rStyle w:val="reqtext"/>
                  <w:lang w:val="en-CA"/>
                </w:rPr>
                <w:t xml:space="preserve">be provided as a pair of </w:t>
              </w:r>
            </w:ins>
            <w:ins w:id="4278" w:author="Eric Boisvert" w:date="2016-03-20T15:14:00Z">
              <w:r w:rsidR="005D2552">
                <w:rPr>
                  <w:rStyle w:val="reqtext"/>
                  <w:lang w:val="en-CA"/>
                </w:rPr>
                <w:t>measurements</w:t>
              </w:r>
            </w:ins>
            <w:ins w:id="4279" w:author="Eric Boisvert" w:date="2016-03-19T14:23:00Z">
              <w:r w:rsidR="00A672E5">
                <w:rPr>
                  <w:rStyle w:val="reqtext"/>
                  <w:lang w:val="en-CA"/>
                </w:rPr>
                <w:t xml:space="preserve"> representing an interval along the path of the borehole</w:t>
              </w:r>
            </w:ins>
            <w:ins w:id="4280" w:author="Boisvert, Eric" w:date="2016-03-29T09:14:00Z">
              <w:r w:rsidR="00B8253A">
                <w:rPr>
                  <w:rStyle w:val="reqtext"/>
                  <w:lang w:val="en-CA"/>
                </w:rPr>
                <w:t>.</w:t>
              </w:r>
            </w:ins>
          </w:p>
        </w:tc>
      </w:tr>
    </w:tbl>
    <w:p w14:paraId="20B701C1" w14:textId="77777777" w:rsidR="0069784E" w:rsidRDefault="0069784E" w:rsidP="00FD7CA9">
      <w:pPr>
        <w:rPr>
          <w:ins w:id="4281" w:author="Eric Boisvert" w:date="2016-03-19T15:12:00Z"/>
        </w:rPr>
      </w:pPr>
    </w:p>
    <w:p w14:paraId="2E16D2E2" w14:textId="6C35F619" w:rsidR="008F08D6" w:rsidRDefault="008F08D6" w:rsidP="00FD7CA9">
      <w:pPr>
        <w:rPr>
          <w:ins w:id="4282" w:author="Eric Boisvert" w:date="2016-03-19T15:12:00Z"/>
        </w:rPr>
      </w:pPr>
      <w:ins w:id="4283" w:author="Eric Boisvert" w:date="2016-03-19T15:12:00Z">
        <w:r>
          <w:t xml:space="preserve">The location </w:t>
        </w:r>
      </w:ins>
      <w:ins w:id="4284" w:author="Eric Boisvert" w:date="2016-03-20T15:23:00Z">
        <w:r w:rsidR="005D2552">
          <w:t>may</w:t>
        </w:r>
      </w:ins>
      <w:ins w:id="4285"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286"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287"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288" w:author="Eric Boisvert" w:date="2016-03-13T16:43:00Z"/>
                <w:rStyle w:val="requri"/>
                <w:lang w:val="en-CA"/>
              </w:rPr>
            </w:pPr>
            <w:ins w:id="4289" w:author="Eric Boisvert" w:date="2016-03-13T16:43:00Z">
              <w:r>
                <w:rPr>
                  <w:rStyle w:val="requri"/>
                  <w:lang w:val="en-CA"/>
                </w:rPr>
                <w:t>/req/gsml4-borehole</w:t>
              </w:r>
              <w:r w:rsidRPr="00D12552">
                <w:rPr>
                  <w:rStyle w:val="requri"/>
                  <w:lang w:val="en-CA"/>
                </w:rPr>
                <w:t>/</w:t>
              </w:r>
              <w:r>
                <w:rPr>
                  <w:rStyle w:val="requri"/>
                  <w:lang w:val="en-CA"/>
                </w:rPr>
                <w:t>borehole-</w:t>
              </w:r>
            </w:ins>
            <w:ins w:id="4290" w:author="Eric Boisvert" w:date="2016-03-13T16:44:00Z">
              <w:r>
                <w:rPr>
                  <w:rStyle w:val="requri"/>
                  <w:lang w:val="en-CA"/>
                </w:rPr>
                <w:t>refere</w:t>
              </w:r>
            </w:ins>
            <w:ins w:id="4291" w:author="Eric Boisvert" w:date="2016-03-20T15:58:00Z">
              <w:r w:rsidR="00033D7C">
                <w:rPr>
                  <w:rStyle w:val="requri"/>
                  <w:lang w:val="en-CA"/>
                </w:rPr>
                <w:t>n</w:t>
              </w:r>
            </w:ins>
            <w:ins w:id="4292" w:author="Eric Boisvert" w:date="2016-03-13T16:44:00Z">
              <w:r w:rsidR="00033D7C">
                <w:rPr>
                  <w:rStyle w:val="requri"/>
                  <w:lang w:val="en-CA"/>
                </w:rPr>
                <w:t>ce</w:t>
              </w:r>
            </w:ins>
            <w:ins w:id="4293" w:author="Eric Boisvert" w:date="2016-03-20T15:59:00Z">
              <w:r w:rsidR="00033D7C">
                <w:rPr>
                  <w:rStyle w:val="requri"/>
                  <w:lang w:val="en-CA"/>
                </w:rPr>
                <w:t>-</w:t>
              </w:r>
            </w:ins>
            <w:ins w:id="4294" w:author="Eric Boisvert" w:date="2016-03-13T16:44:00Z">
              <w:r>
                <w:rPr>
                  <w:rStyle w:val="requri"/>
                  <w:lang w:val="en-CA"/>
                </w:rPr>
                <w:t>geom</w:t>
              </w:r>
            </w:ins>
          </w:p>
        </w:tc>
        <w:tc>
          <w:tcPr>
            <w:tcW w:w="4678" w:type="dxa"/>
            <w:tcBorders>
              <w:left w:val="nil"/>
            </w:tcBorders>
            <w:shd w:val="clear" w:color="auto" w:fill="auto"/>
          </w:tcPr>
          <w:p w14:paraId="2D6F9A3B" w14:textId="13D2392C" w:rsidR="0069784E" w:rsidRPr="00D12552" w:rsidRDefault="0069784E" w:rsidP="00BA27D0">
            <w:pPr>
              <w:pStyle w:val="Tabletext10"/>
              <w:jc w:val="left"/>
              <w:rPr>
                <w:ins w:id="4295" w:author="Eric Boisvert" w:date="2016-03-13T16:43:00Z"/>
                <w:rStyle w:val="reqtext"/>
                <w:lang w:val="en-CA"/>
              </w:rPr>
            </w:pPr>
            <w:ins w:id="4296" w:author="Eric Boisvert" w:date="2016-03-13T16:43:00Z">
              <w:r>
                <w:rPr>
                  <w:rStyle w:val="reqtext"/>
                  <w:lang w:val="en-CA"/>
                </w:rPr>
                <w:t xml:space="preserve">A </w:t>
              </w:r>
            </w:ins>
            <w:ins w:id="4297" w:author="Eric Boisvert" w:date="2016-03-13T16:44:00Z">
              <w:r>
                <w:rPr>
                  <w:rStyle w:val="reqtext"/>
                  <w:lang w:val="en-CA"/>
                </w:rPr>
                <w:t xml:space="preserve">position MAY identify a reference geometry to provide a coordinate reference system, otherwise, </w:t>
              </w:r>
              <w:proofErr w:type="gramStart"/>
              <w:r>
                <w:rPr>
                  <w:rStyle w:val="reqtext"/>
                  <w:lang w:val="en-CA"/>
                </w:rPr>
                <w:t>a the</w:t>
              </w:r>
              <w:proofErr w:type="gramEnd"/>
              <w:r>
                <w:rPr>
                  <w:rStyle w:val="reqtext"/>
                  <w:lang w:val="en-CA"/>
                </w:rPr>
                <w:t xml:space="preserve"> distanc</w:t>
              </w:r>
              <w:r w:rsidR="00A672E5">
                <w:rPr>
                  <w:rStyle w:val="reqtext"/>
                  <w:lang w:val="en-CA"/>
                </w:rPr>
                <w:t xml:space="preserve">e will be considered as </w:t>
              </w:r>
            </w:ins>
            <w:ins w:id="4298" w:author="Eric Boisvert" w:date="2016-03-19T14:25:00Z">
              <w:r w:rsidR="00A672E5">
                <w:rPr>
                  <w:rStyle w:val="reqtext"/>
                  <w:lang w:val="en-CA"/>
                </w:rPr>
                <w:t>directed vertically</w:t>
              </w:r>
            </w:ins>
            <w:ins w:id="4299" w:author="Boisvert, Eric" w:date="2016-03-29T09:14:00Z">
              <w:r w:rsidR="00B8253A">
                <w:rPr>
                  <w:rStyle w:val="reqtext"/>
                  <w:lang w:val="en-CA"/>
                </w:rPr>
                <w:t>.</w:t>
              </w:r>
            </w:ins>
            <w:ins w:id="4300" w:author="Eric Boisvert" w:date="2016-03-19T14:25:00Z">
              <w:del w:id="4301"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302" w:author="Eric Boisvert" w:date="2016-03-13T16:42:00Z"/>
        </w:rPr>
      </w:pPr>
    </w:p>
    <w:p w14:paraId="37942899" w14:textId="5491D499" w:rsidR="0069784E" w:rsidRDefault="0081048A">
      <w:pPr>
        <w:pStyle w:val="Titre4"/>
        <w:rPr>
          <w:ins w:id="4303" w:author="Eric Boisvert" w:date="2016-03-20T12:40:00Z"/>
        </w:rPr>
        <w:pPrChange w:id="4304" w:author="Eric Boisvert" w:date="2016-03-20T12:40:00Z">
          <w:pPr/>
        </w:pPrChange>
      </w:pPr>
      <w:ins w:id="4305" w:author="Eric Boisvert" w:date="2016-03-20T12:40:00Z">
        <w:r>
          <w:t>Coverage</w:t>
        </w:r>
      </w:ins>
    </w:p>
    <w:p w14:paraId="286562F3" w14:textId="77777777" w:rsidR="0081048A" w:rsidRDefault="0081048A" w:rsidP="00FD7CA9">
      <w:pPr>
        <w:rPr>
          <w:ins w:id="4306" w:author="Eric Boisvert" w:date="2016-02-28T17:26:00Z"/>
        </w:rPr>
      </w:pPr>
    </w:p>
    <w:p w14:paraId="66990E44" w14:textId="79BE80E7" w:rsidR="00BC33BD" w:rsidDel="008C3A1A" w:rsidRDefault="0081048A" w:rsidP="00FD7CA9">
      <w:pPr>
        <w:rPr>
          <w:del w:id="4307" w:author="Eric Boisvert" w:date="2016-03-13T16:42:00Z"/>
        </w:rPr>
      </w:pPr>
      <w:ins w:id="4308" w:author="Eric Boisvert" w:date="2016-03-20T12:40:00Z">
        <w:r>
          <w:t>Some communit</w:t>
        </w:r>
        <w:r w:rsidR="000C4BA0">
          <w:t xml:space="preserve">ies might consider using </w:t>
        </w:r>
      </w:ins>
      <w:ins w:id="4309" w:author="Eric Boisvert" w:date="2016-03-20T12:42:00Z">
        <w:r w:rsidR="000C4BA0">
          <w:t xml:space="preserve">ISO 19123:2005 </w:t>
        </w:r>
      </w:ins>
      <w:ins w:id="4310" w:author="Eric Boisvert" w:date="2016-03-20T12:43:00Z">
        <w:r w:rsidR="000C4BA0">
          <w:t xml:space="preserve">Coverage to model discrete or continuous observations along the borehole path.  </w:t>
        </w:r>
      </w:ins>
      <w:ins w:id="4311" w:author="Eric Boisvert" w:date="2016-03-20T12:40:00Z">
        <w:r w:rsidR="000C4BA0">
          <w:t xml:space="preserve"> </w:t>
        </w:r>
      </w:ins>
      <w:ins w:id="4312" w:author="Eric Boisvert" w:date="2016-03-20T12:45:00Z">
        <w:r w:rsidR="0003221C">
          <w:t xml:space="preserve">This spefication does not prescribe any specific coverage profile and communities shall </w:t>
        </w:r>
        <w:proofErr w:type="gramStart"/>
        <w:r w:rsidR="0003221C">
          <w:t>defined</w:t>
        </w:r>
        <w:proofErr w:type="gramEnd"/>
        <w:r w:rsidR="0003221C">
          <w:t xml:space="preserve"> their own profiles.</w:t>
        </w:r>
      </w:ins>
    </w:p>
    <w:p w14:paraId="23A79270" w14:textId="77777777" w:rsidR="008C3A1A" w:rsidRDefault="008C3A1A" w:rsidP="00FD7CA9">
      <w:pPr>
        <w:rPr>
          <w:ins w:id="4313" w:author="Eric Boisvert" w:date="2016-03-19T12:30:00Z"/>
        </w:rPr>
      </w:pPr>
    </w:p>
    <w:p w14:paraId="6EA9A0D6" w14:textId="77777777" w:rsidR="008C3A1A" w:rsidRDefault="008C3A1A" w:rsidP="00FD7CA9">
      <w:pPr>
        <w:rPr>
          <w:ins w:id="4314" w:author="Eric Boisvert" w:date="2016-03-19T12:30:00Z"/>
        </w:rPr>
      </w:pPr>
    </w:p>
    <w:p w14:paraId="24F874FF" w14:textId="101EA08A" w:rsidR="009B3BBD" w:rsidRPr="00D12552" w:rsidRDefault="009B3BBD" w:rsidP="009B3BBD">
      <w:pPr>
        <w:pStyle w:val="Titre2"/>
        <w:rPr>
          <w:lang w:val="en-CA"/>
        </w:rPr>
      </w:pPr>
      <w:bookmarkStart w:id="4315"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4315"/>
    </w:p>
    <w:p w14:paraId="314F9F4D" w14:textId="77777777" w:rsidR="002151F2" w:rsidRDefault="002151F2" w:rsidP="00CD7325">
      <w:pPr>
        <w:rPr>
          <w:lang w:val="en-CA"/>
        </w:rPr>
      </w:pPr>
    </w:p>
    <w:p w14:paraId="7E1A0401" w14:textId="02E809D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ins w:id="4316" w:author="Boisvert, Eric" w:date="2016-03-29T09:14:00Z">
        <w:r w:rsidR="00B8253A">
          <w:rPr>
            <w:lang w:val="en-CA"/>
          </w:rPr>
          <w:t>.</w:t>
        </w:r>
      </w:ins>
    </w:p>
    <w:p w14:paraId="2CD44B0D" w14:textId="77777777" w:rsidR="00090DCF" w:rsidRDefault="00090DCF" w:rsidP="00F67178">
      <w:pPr>
        <w:rPr>
          <w:lang w:val="en-CA"/>
        </w:rPr>
      </w:pPr>
    </w:p>
    <w:p w14:paraId="119515AA" w14:textId="6CE8260B" w:rsidR="00090DCF" w:rsidRDefault="0024128E" w:rsidP="00090DCF">
      <w:pPr>
        <w:keepNext/>
      </w:pPr>
      <w:r>
        <w:rPr>
          <w:noProof/>
          <w:lang w:val="en-CA" w:eastAsia="en-CA"/>
        </w:rPr>
        <w:lastRenderedPageBreak/>
        <w:pict w14:anchorId="540C09FE">
          <v:shape id="_x0000_i1114" type="#_x0000_t75" style="width:432.45pt;height:398.3pt;visibility:visible;mso-wrap-style:square">
            <v:imagedata r:id="rId106" o:title=""/>
          </v:shape>
        </w:pict>
      </w:r>
      <w:r w:rsidR="00043E8E">
        <w:rPr>
          <w:rStyle w:val="Marquedecommentaire"/>
        </w:rPr>
        <w:commentReference w:id="4317"/>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4318" w:author="Boisvert, Eric" w:date="2016-03-29T09:08:00Z">
        <w:r w:rsidR="008279FB">
          <w:rPr>
            <w:noProof/>
          </w:rPr>
          <w:t>88</w:t>
        </w:r>
      </w:ins>
      <w:ins w:id="4319" w:author="Eric Boisvert" w:date="2016-03-28T16:06:00Z">
        <w:del w:id="4320" w:author="Boisvert, Eric" w:date="2016-03-29T08:51:00Z">
          <w:r w:rsidR="003842F3" w:rsidDel="00CB122C">
            <w:rPr>
              <w:noProof/>
            </w:rPr>
            <w:delText>86</w:delText>
          </w:r>
        </w:del>
      </w:ins>
      <w:del w:id="4321" w:author="Boisvert, Eric" w:date="2016-03-29T08:51:00Z">
        <w:r w:rsidR="0085617E" w:rsidDel="00CB122C">
          <w:rPr>
            <w:noProof/>
          </w:rPr>
          <w:delText>88</w:delText>
        </w:r>
      </w:del>
      <w:r w:rsidR="00673E83">
        <w:rPr>
          <w:noProof/>
        </w:rPr>
        <w:fldChar w:fldCharType="end"/>
      </w:r>
      <w:r>
        <w:t>: LaboratoryAnalysis and Specimen dependencies</w:t>
      </w:r>
      <w:ins w:id="4322" w:author="Boisvert, Eric" w:date="2016-03-29T09:14:00Z">
        <w:r w:rsidR="00B8253A">
          <w:t>.</w:t>
        </w:r>
      </w:ins>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32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323"/>
            <w:r>
              <w:rPr>
                <w:rStyle w:val="Marquedecommentaire"/>
              </w:rPr>
              <w:commentReference w:id="4323"/>
            </w:r>
          </w:p>
        </w:tc>
      </w:tr>
    </w:tbl>
    <w:p w14:paraId="5E77148F" w14:textId="77777777" w:rsidR="002A58E0" w:rsidRDefault="002A58E0" w:rsidP="00F67178">
      <w:pPr>
        <w:rPr>
          <w:lang w:val="en-CA"/>
        </w:rPr>
      </w:pPr>
    </w:p>
    <w:p w14:paraId="7C25DBA1" w14:textId="77777777" w:rsidR="00733724" w:rsidRDefault="00733724" w:rsidP="00733724">
      <w:pPr>
        <w:pStyle w:val="Titre3"/>
        <w:rPr>
          <w:lang w:val="en-CA"/>
        </w:rPr>
      </w:pPr>
      <w:bookmarkStart w:id="4324" w:name="_Toc446944618"/>
      <w:r>
        <w:rPr>
          <w:lang w:val="en-CA"/>
        </w:rPr>
        <w:t>Laboratory Analysis</w:t>
      </w:r>
      <w:bookmarkEnd w:id="4324"/>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40D88C0C" w:rsidR="001111B0" w:rsidRDefault="00733724" w:rsidP="00D20646">
      <w:pPr>
        <w:pStyle w:val="Titre4"/>
        <w:rPr>
          <w:lang w:val="en-CA"/>
        </w:rPr>
      </w:pPr>
      <w:del w:id="4325" w:author="Eric Boisvert" w:date="2016-03-26T13:44:00Z">
        <w:r w:rsidDel="00A25212">
          <w:rPr>
            <w:lang w:val="en-CA"/>
          </w:rPr>
          <w:delText>OM_Observation</w:delText>
        </w:r>
      </w:del>
      <w:ins w:id="4326" w:author="Eric Boisvert" w:date="2016-03-26T13:44:00Z">
        <w:r w:rsidR="00A25212">
          <w:rPr>
            <w:lang w:val="en-CA"/>
          </w:rPr>
          <w:t>SF_SamplingFeature:</w:t>
        </w:r>
        <w:proofErr w:type="gramStart"/>
        <w:r w:rsidR="00A25212">
          <w:rPr>
            <w:lang w:val="en-CA"/>
          </w:rPr>
          <w:t>:</w:t>
        </w:r>
      </w:ins>
      <w:proofErr w:type="gramEnd"/>
      <w:del w:id="4327"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ins w:id="4328"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4329" w:author="Eric Boisvert" w:date="2016-03-26T14:01:00Z">
        <w:r w:rsidDel="005960FA">
          <w:delText>/</w:delText>
        </w:r>
      </w:del>
      <w:ins w:id="4330" w:author="Eric Boisvert" w:date="2016-03-26T14:01:00Z">
        <w:r w:rsidR="005960FA">
          <w:t>:</w:t>
        </w:r>
        <w:proofErr w:type="gramStart"/>
        <w:r w:rsidR="005960FA">
          <w:t>:</w:t>
        </w:r>
      </w:ins>
      <w:r>
        <w:t>resultQuality</w:t>
      </w:r>
      <w:proofErr w:type="gramEnd"/>
      <w:ins w:id="4331" w:author="Eric Boisvert" w:date="2016-03-26T14:01:00Z">
        <w:r w:rsidR="005960FA">
          <w:t>::</w:t>
        </w:r>
      </w:ins>
      <w:del w:id="4332"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333"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334"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335" w:author="Eric Boisvert" w:date="2016-03-26T14:02:00Z"/>
                <w:rStyle w:val="requri"/>
                <w:lang w:val="en-CA"/>
              </w:rPr>
            </w:pPr>
            <w:del w:id="4336"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337" w:author="Eric Boisvert" w:date="2016-03-26T14:02:00Z"/>
                <w:rStyle w:val="reqtext"/>
                <w:lang w:val="en-CA"/>
              </w:rPr>
            </w:pPr>
            <w:del w:id="4338"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339" w:author="Eric Boisvert" w:date="2016-03-26T14:02:00Z"/>
        </w:rPr>
      </w:pPr>
    </w:p>
    <w:p w14:paraId="06FD44A9" w14:textId="688E23DB" w:rsidR="0084053A" w:rsidRDefault="0084053A" w:rsidP="0084053A">
      <w:pPr>
        <w:rPr>
          <w:ins w:id="4340" w:author="Eric Boisvert" w:date="2016-03-26T14:06:00Z"/>
        </w:rPr>
      </w:pPr>
      <w:r>
        <w:t>At least "nameOfMeasure" and "result" shall be used when delivering om</w:t>
      </w:r>
      <w:proofErr w:type="gramStart"/>
      <w:r>
        <w:t>:resultQuality</w:t>
      </w:r>
      <w:proofErr w:type="gramEnd"/>
      <w:r>
        <w:t xml:space="preserve">/gmd:DQ_QuantitativeAttributeAccuracy.  </w:t>
      </w:r>
    </w:p>
    <w:p w14:paraId="75CBE3F7" w14:textId="77777777" w:rsidR="005960FA" w:rsidRDefault="0024128E">
      <w:pPr>
        <w:keepNext/>
        <w:rPr>
          <w:ins w:id="4341" w:author="Eric Boisvert" w:date="2016-03-26T14:06:00Z"/>
        </w:rPr>
        <w:pPrChange w:id="4342" w:author="Eric Boisvert" w:date="2016-03-26T14:06:00Z">
          <w:pPr/>
        </w:pPrChange>
      </w:pPr>
      <w:ins w:id="4343" w:author="Eric Boisvert" w:date="2016-03-26T14:06:00Z">
        <w:r>
          <w:rPr>
            <w:noProof/>
            <w:lang w:val="en-CA" w:eastAsia="en-CA"/>
          </w:rPr>
          <w:pict w14:anchorId="2A02038D">
            <v:shape id="_x0000_i1115" type="#_x0000_t75" style="width:332.75pt;height:148.15pt;visibility:visible;mso-wrap-style:square">
              <v:imagedata r:id="rId107" o:title=""/>
            </v:shape>
          </w:pict>
        </w:r>
      </w:ins>
    </w:p>
    <w:p w14:paraId="34CA648E" w14:textId="2A96AE41" w:rsidR="005960FA" w:rsidRDefault="005960FA">
      <w:pPr>
        <w:pStyle w:val="Lgende"/>
        <w:pPrChange w:id="4344" w:author="Eric Boisvert" w:date="2016-03-26T14:06:00Z">
          <w:pPr/>
        </w:pPrChange>
      </w:pPr>
      <w:ins w:id="4345" w:author="Eric Boisvert" w:date="2016-03-26T14:06:00Z">
        <w:r>
          <w:t xml:space="preserve">Figure </w:t>
        </w:r>
        <w:r>
          <w:fldChar w:fldCharType="begin"/>
        </w:r>
        <w:r>
          <w:instrText xml:space="preserve"> SEQ Figure \* ARABIC </w:instrText>
        </w:r>
      </w:ins>
      <w:r>
        <w:fldChar w:fldCharType="separate"/>
      </w:r>
      <w:ins w:id="4346" w:author="Boisvert, Eric" w:date="2016-03-29T09:08:00Z">
        <w:r w:rsidR="008279FB">
          <w:rPr>
            <w:noProof/>
          </w:rPr>
          <w:t>89</w:t>
        </w:r>
      </w:ins>
      <w:ins w:id="4347" w:author="Eric Boisvert" w:date="2016-03-28T16:06:00Z">
        <w:del w:id="4348" w:author="Boisvert, Eric" w:date="2016-03-29T08:51:00Z">
          <w:r w:rsidR="003842F3" w:rsidDel="00CB122C">
            <w:rPr>
              <w:noProof/>
            </w:rPr>
            <w:delText>87</w:delText>
          </w:r>
        </w:del>
      </w:ins>
      <w:ins w:id="4349" w:author="Eric Boisvert" w:date="2016-03-26T14:06:00Z">
        <w:r>
          <w:fldChar w:fldCharType="end"/>
        </w:r>
        <w:r>
          <w:t>: DQ_Element from ISO19115:2003</w:t>
        </w:r>
      </w:ins>
      <w:ins w:id="4350"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351"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352"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353" w:author="Boisvert, Eric" w:date="2016-03-29T09:14:00Z">
              <w:r w:rsidR="00B8253A">
                <w:rPr>
                  <w:rStyle w:val="reqtext"/>
                  <w:lang w:val="en-CA"/>
                </w:rPr>
                <w:t>.</w:t>
              </w:r>
            </w:ins>
          </w:p>
        </w:tc>
      </w:tr>
    </w:tbl>
    <w:p w14:paraId="5F669975" w14:textId="77777777" w:rsidR="00F67178" w:rsidRDefault="00F67178" w:rsidP="002151F2"/>
    <w:p w14:paraId="68AFE9D2" w14:textId="7AE9EB93" w:rsidR="00733724" w:rsidRDefault="00733724" w:rsidP="00D20646">
      <w:pPr>
        <w:pStyle w:val="Titre4"/>
      </w:pPr>
      <w:r>
        <w:t>OM_Observation.parameter</w:t>
      </w:r>
    </w:p>
    <w:p w14:paraId="7AFF5598" w14:textId="77777777" w:rsidR="00733724" w:rsidRPr="00733724" w:rsidRDefault="00733724"/>
    <w:p w14:paraId="1EC677FE" w14:textId="276D4ED2" w:rsidR="00C02200" w:rsidRDefault="00C02200" w:rsidP="002151F2">
      <w:pPr>
        <w:rPr>
          <w:ins w:id="4354"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355" w:author="Eric Boisvert" w:date="2016-03-26T14:11:00Z">
        <w:r w:rsidDel="002A6766">
          <w:delText xml:space="preserve">shall </w:delText>
        </w:r>
      </w:del>
      <w:ins w:id="4356"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357"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358"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359" w:author="Eric Boisvert" w:date="2016-03-26T14:11:00Z"/>
                <w:rStyle w:val="requri"/>
                <w:lang w:val="en-CA"/>
              </w:rPr>
            </w:pPr>
            <w:commentRangeStart w:id="4360"/>
            <w:del w:id="4361"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362" w:author="Eric Boisvert" w:date="2016-03-26T14:11:00Z"/>
                <w:rStyle w:val="reqtext"/>
                <w:lang w:val="en-CA"/>
              </w:rPr>
            </w:pPr>
            <w:del w:id="4363"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360"/>
            <w:r w:rsidR="002A6766">
              <w:rPr>
                <w:rStyle w:val="Marquedecommentaire"/>
                <w:rFonts w:ascii="Times New Roman" w:eastAsia="Times New Roman" w:hAnsi="Times New Roman"/>
                <w:lang w:val="en-US" w:eastAsia="en-US"/>
              </w:rPr>
              <w:commentReference w:id="4360"/>
            </w:r>
          </w:p>
        </w:tc>
      </w:tr>
    </w:tbl>
    <w:p w14:paraId="71A90CDD" w14:textId="5291D6BD" w:rsidR="00F67178" w:rsidRPr="00F67178" w:rsidDel="002A6766" w:rsidRDefault="00F67178" w:rsidP="002151F2">
      <w:pPr>
        <w:rPr>
          <w:del w:id="4364" w:author="Eric Boisvert" w:date="2016-03-26T14:11:00Z"/>
        </w:rPr>
      </w:pPr>
    </w:p>
    <w:p w14:paraId="520DD96C" w14:textId="6BCD88F7" w:rsidR="00775DD7" w:rsidRDefault="0024128E" w:rsidP="00775DD7">
      <w:pPr>
        <w:keepNext/>
      </w:pPr>
      <w:r>
        <w:rPr>
          <w:noProof/>
          <w:lang w:val="en-CA" w:eastAsia="en-CA"/>
        </w:rPr>
        <w:pict w14:anchorId="7C6C8F97">
          <v:shape id="_x0000_i1116" type="#_x0000_t75" style="width:432.9pt;height:253.85pt;visibility:visible;mso-wrap-style:square">
            <v:imagedata r:id="rId108"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4365" w:author="Boisvert, Eric" w:date="2016-03-29T09:08:00Z">
        <w:r w:rsidR="008279FB">
          <w:rPr>
            <w:noProof/>
          </w:rPr>
          <w:t>90</w:t>
        </w:r>
      </w:ins>
      <w:ins w:id="4366" w:author="Eric Boisvert" w:date="2016-03-28T16:06:00Z">
        <w:del w:id="4367" w:author="Boisvert, Eric" w:date="2016-03-29T08:51:00Z">
          <w:r w:rsidR="003842F3" w:rsidDel="00CB122C">
            <w:rPr>
              <w:noProof/>
            </w:rPr>
            <w:delText>88</w:delText>
          </w:r>
        </w:del>
      </w:ins>
      <w:del w:id="4368" w:author="Boisvert, Eric" w:date="2016-03-29T08:51:00Z">
        <w:r w:rsidR="0085617E" w:rsidDel="00CB122C">
          <w:rPr>
            <w:noProof/>
          </w:rPr>
          <w:delText>89</w:delText>
        </w:r>
      </w:del>
      <w:r w:rsidR="00673E83">
        <w:rPr>
          <w:noProof/>
        </w:rPr>
        <w:fldChar w:fldCharType="end"/>
      </w:r>
      <w:r>
        <w:t>: Laboratory analysis summary diagram</w:t>
      </w:r>
      <w:ins w:id="4369"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lastRenderedPageBreak/>
        <w:t>AnalyticalInstrument</w:t>
      </w:r>
    </w:p>
    <w:p w14:paraId="14C1204D" w14:textId="77777777" w:rsidR="00775DD7" w:rsidRDefault="00775DD7" w:rsidP="002151F2">
      <w:pPr>
        <w:rPr>
          <w:lang w:val="en-CA"/>
        </w:rPr>
      </w:pPr>
    </w:p>
    <w:p w14:paraId="479DAB6D" w14:textId="2D5B0FA5" w:rsidR="00775DD7" w:rsidRDefault="00775DD7" w:rsidP="002151F2">
      <w:pPr>
        <w:rPr>
          <w:lang w:val="en-CA"/>
        </w:rPr>
      </w:pPr>
      <w:r w:rsidRPr="00775DD7">
        <w:rPr>
          <w:lang w:val="en-CA"/>
        </w:rPr>
        <w:t>Type of instrument used to perform an analytical observation</w:t>
      </w:r>
      <w:ins w:id="4370" w:author="Boisvert, Eric" w:date="2016-03-29T09:14:00Z">
        <w:r w:rsidR="00B8253A">
          <w:rPr>
            <w:lang w:val="en-CA"/>
          </w:rPr>
          <w:t>.</w:t>
        </w:r>
      </w:ins>
    </w:p>
    <w:p w14:paraId="32485D33" w14:textId="0280CB51" w:rsidR="00775DD7" w:rsidRDefault="0024128E" w:rsidP="00775DD7">
      <w:pPr>
        <w:keepNext/>
      </w:pPr>
      <w:r>
        <w:rPr>
          <w:noProof/>
          <w:lang w:val="en-CA" w:eastAsia="en-CA"/>
        </w:rPr>
        <w:pict w14:anchorId="4548520E">
          <v:shape id="_x0000_i1117" type="#_x0000_t75" style="width:6in;height:229.4pt;visibility:visible;mso-wrap-style:square">
            <v:imagedata r:id="rId109"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371" w:author="Boisvert, Eric" w:date="2016-03-29T09:08:00Z">
        <w:r w:rsidR="008279FB">
          <w:rPr>
            <w:noProof/>
          </w:rPr>
          <w:t>91</w:t>
        </w:r>
      </w:ins>
      <w:ins w:id="4372" w:author="Eric Boisvert" w:date="2016-03-28T16:06:00Z">
        <w:del w:id="4373" w:author="Boisvert, Eric" w:date="2016-03-29T08:51:00Z">
          <w:r w:rsidR="003842F3" w:rsidDel="00CB122C">
            <w:rPr>
              <w:noProof/>
            </w:rPr>
            <w:delText>89</w:delText>
          </w:r>
        </w:del>
      </w:ins>
      <w:del w:id="4374"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375" w:author="Boisvert, Eric" w:date="2016-03-29T09:14:00Z">
        <w:r w:rsidR="00B8253A">
          <w:t>.</w:t>
        </w:r>
      </w:ins>
    </w:p>
    <w:p w14:paraId="4351A678" w14:textId="1FEFAAC6" w:rsidR="00733724" w:rsidRDefault="00733724" w:rsidP="00D20646">
      <w:pPr>
        <w:pStyle w:val="Titre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4376" w:name="BKM_4320F660_2F6E_4F45_98F8_50B996AF05CA"/>
      <w:bookmarkEnd w:id="4376"/>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Titre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Titre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Titre5"/>
        <w:rPr>
          <w:lang w:val="en-CA"/>
        </w:rPr>
      </w:pPr>
      <w:r w:rsidRPr="00B17686">
        <w:rPr>
          <w:lang w:val="en-CA"/>
        </w:rPr>
        <w:lastRenderedPageBreak/>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377" w:name="BKM_C47BB20E_AB3E_41B0_BEAF_8545314C826D"/>
      <w:bookmarkStart w:id="4378" w:name="BKM_5A9940B3_320D_4C85_8B41_0199FF52327B"/>
      <w:bookmarkStart w:id="4379" w:name="BKM_692BBE92_2CD8_471D_9014_13E6919FFDA7"/>
      <w:bookmarkStart w:id="4380" w:name="BKM_E14379F1_C7A7_42A6_B412_F1E01671E46F"/>
      <w:bookmarkStart w:id="4381" w:name="BKM_40997390_B407_46AF_928A_15F7B52273ED"/>
      <w:bookmarkEnd w:id="4377"/>
      <w:bookmarkEnd w:id="4378"/>
      <w:bookmarkEnd w:id="4379"/>
      <w:bookmarkEnd w:id="4380"/>
      <w:bookmarkEnd w:id="4381"/>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24128E" w:rsidP="00775DD7">
      <w:pPr>
        <w:keepNext/>
      </w:pPr>
      <w:r>
        <w:rPr>
          <w:noProof/>
          <w:lang w:val="en-CA" w:eastAsia="en-CA"/>
        </w:rPr>
        <w:lastRenderedPageBreak/>
        <w:pict w14:anchorId="787888AA">
          <v:shape id="_x0000_i1118" type="#_x0000_t75" style="width:6in;height:342pt;visibility:visible;mso-wrap-style:square">
            <v:imagedata r:id="rId110"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382" w:author="Boisvert, Eric" w:date="2016-03-29T09:08:00Z">
        <w:r w:rsidR="008279FB">
          <w:rPr>
            <w:noProof/>
          </w:rPr>
          <w:t>92</w:t>
        </w:r>
      </w:ins>
      <w:ins w:id="4383" w:author="Eric Boisvert" w:date="2016-03-28T16:06:00Z">
        <w:del w:id="4384" w:author="Boisvert, Eric" w:date="2016-03-29T08:51:00Z">
          <w:r w:rsidR="003842F3" w:rsidDel="00CB122C">
            <w:rPr>
              <w:noProof/>
            </w:rPr>
            <w:delText>90</w:delText>
          </w:r>
        </w:del>
      </w:ins>
      <w:del w:id="4385"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386" w:author="Boisvert, Eric" w:date="2016-03-29T09:14:00Z">
        <w:r w:rsidR="00B8253A">
          <w:t>.</w:t>
        </w:r>
      </w:ins>
    </w:p>
    <w:p w14:paraId="134D2DC3" w14:textId="5581F845" w:rsidR="00775DD7" w:rsidRDefault="00B17686" w:rsidP="00D20646">
      <w:pPr>
        <w:pStyle w:val="Titre5"/>
        <w:rPr>
          <w:lang w:val="en-CA"/>
        </w:rPr>
      </w:pPr>
      <w:bookmarkStart w:id="4387" w:name="BKM_BF1C223A_F0A6_4FC2_9EEF_88DC486F7DB4"/>
      <w:bookmarkEnd w:id="4387"/>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Titre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4388" w:name="BKM_FCC3B9BB_23CF_4B5C_A83B_A898D191B651"/>
      <w:bookmarkStart w:id="4389" w:name="BKM_D9B59F94_645D_4A43_B06F_F3308DA82998"/>
      <w:bookmarkStart w:id="4390" w:name="BKM_963C6EE0_1269_4609_B11A_C2CBF9678C56"/>
      <w:bookmarkEnd w:id="4388"/>
      <w:bookmarkEnd w:id="4389"/>
      <w:bookmarkEnd w:id="4390"/>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24128E" w:rsidP="00D01D0C">
      <w:pPr>
        <w:keepNext/>
      </w:pPr>
      <w:r>
        <w:rPr>
          <w:noProof/>
          <w:lang w:val="en-CA" w:eastAsia="en-CA"/>
        </w:rPr>
        <w:pict w14:anchorId="01F9E98B">
          <v:shape id="_x0000_i1119" type="#_x0000_t75" style="width:432.45pt;height:401.55pt;visibility:visible;mso-wrap-style:square">
            <v:imagedata r:id="rId111"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4391" w:author="Boisvert, Eric" w:date="2016-03-29T09:08:00Z">
        <w:r w:rsidR="008279FB">
          <w:rPr>
            <w:noProof/>
          </w:rPr>
          <w:t>93</w:t>
        </w:r>
      </w:ins>
      <w:ins w:id="4392" w:author="Eric Boisvert" w:date="2016-03-28T16:06:00Z">
        <w:del w:id="4393" w:author="Boisvert, Eric" w:date="2016-03-29T08:51:00Z">
          <w:r w:rsidR="003842F3" w:rsidDel="00CB122C">
            <w:rPr>
              <w:noProof/>
            </w:rPr>
            <w:delText>91</w:delText>
          </w:r>
        </w:del>
      </w:ins>
      <w:del w:id="4394"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Titre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Titre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Titre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395" w:author="Boisvert, Eric" w:date="2016-03-29T09:15:00Z">
        <w:r w:rsidR="00B8253A">
          <w:t>.</w:t>
        </w:r>
      </w:ins>
    </w:p>
    <w:p w14:paraId="1D49CAE8" w14:textId="77777777" w:rsidR="0026586A" w:rsidRDefault="0026586A" w:rsidP="00B51AB4"/>
    <w:p w14:paraId="276E92B7" w14:textId="5ACF5E08" w:rsidR="00E966AA" w:rsidRDefault="0024128E" w:rsidP="00E966AA">
      <w:pPr>
        <w:keepNext/>
      </w:pPr>
      <w:r>
        <w:rPr>
          <w:noProof/>
          <w:lang w:val="en-CA" w:eastAsia="en-CA"/>
        </w:rPr>
        <w:pict w14:anchorId="0B91289A">
          <v:shape id="_x0000_i1120" type="#_x0000_t75" style="width:366.45pt;height:244.15pt;visibility:visible;mso-wrap-style:square">
            <v:imagedata r:id="rId112"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396" w:author="Boisvert, Eric" w:date="2016-03-29T09:08:00Z">
        <w:r w:rsidR="008279FB">
          <w:rPr>
            <w:noProof/>
          </w:rPr>
          <w:t>94</w:t>
        </w:r>
      </w:ins>
      <w:ins w:id="4397" w:author="Eric Boisvert" w:date="2016-03-28T16:06:00Z">
        <w:del w:id="4398" w:author="Boisvert, Eric" w:date="2016-03-29T08:51:00Z">
          <w:r w:rsidR="003842F3" w:rsidDel="00CB122C">
            <w:rPr>
              <w:noProof/>
            </w:rPr>
            <w:delText>92</w:delText>
          </w:r>
        </w:del>
      </w:ins>
      <w:del w:id="4399"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proofErr w:type="gramStart"/>
      <w:r w:rsidRPr="0026586A">
        <w:t>methodName</w:t>
      </w:r>
      <w:proofErr w:type="gramEnd"/>
    </w:p>
    <w:p w14:paraId="6A155205" w14:textId="77777777" w:rsidR="0026586A" w:rsidRPr="0026586A" w:rsidRDefault="0026586A"/>
    <w:p w14:paraId="6E96A960" w14:textId="28BCF277"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id="4400" w:author="Boisvert, Eric" w:date="2016-03-29T09:15:00Z">
        <w:r w:rsidR="00B8253A">
          <w:t>.</w:t>
        </w:r>
      </w:ins>
    </w:p>
    <w:p w14:paraId="1D049858" w14:textId="19FE6029" w:rsidR="0026586A" w:rsidRDefault="0026586A" w:rsidP="00D20646">
      <w:pPr>
        <w:pStyle w:val="Titre5"/>
      </w:pPr>
      <w:proofErr w:type="gramStart"/>
      <w:r>
        <w:t>c</w:t>
      </w:r>
      <w:r w:rsidRPr="0026586A">
        <w:t>itation</w:t>
      </w:r>
      <w:proofErr w:type="gramEnd"/>
    </w:p>
    <w:p w14:paraId="096255E1" w14:textId="304C10D4" w:rsidR="0026586A" w:rsidRDefault="0026586A" w:rsidP="00E966AA">
      <w:r>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4401" w:name="BKM_79050478_59B4_46CF_B3EE_2B3B979B34B2"/>
      <w:bookmarkStart w:id="4402" w:name="BKM_49851DB0_5102_456A_B25E_E5E16C13E2EB"/>
      <w:bookmarkStart w:id="4403" w:name="BKM_B16CD918_4034_47F7_9393_204D6BE54C10"/>
      <w:bookmarkEnd w:id="4401"/>
      <w:bookmarkEnd w:id="4402"/>
      <w:bookmarkEnd w:id="4403"/>
      <w:r>
        <w:lastRenderedPageBreak/>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24128E" w:rsidP="00E966AA">
      <w:pPr>
        <w:keepNext/>
      </w:pPr>
      <w:r>
        <w:rPr>
          <w:noProof/>
          <w:lang w:val="en-CA" w:eastAsia="en-CA"/>
        </w:rPr>
        <w:pict w14:anchorId="40102AE1">
          <v:shape id="_x0000_i1121" type="#_x0000_t75" style="width:213.25pt;height:248.3pt;visibility:visible;mso-wrap-style:square">
            <v:imagedata r:id="rId113"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404" w:author="Boisvert, Eric" w:date="2016-03-29T09:08:00Z">
        <w:r w:rsidR="008279FB">
          <w:rPr>
            <w:noProof/>
          </w:rPr>
          <w:t>95</w:t>
        </w:r>
      </w:ins>
      <w:ins w:id="4405" w:author="Eric Boisvert" w:date="2016-03-28T16:06:00Z">
        <w:del w:id="4406" w:author="Boisvert, Eric" w:date="2016-03-29T08:51:00Z">
          <w:r w:rsidR="003842F3" w:rsidDel="00CB122C">
            <w:rPr>
              <w:noProof/>
            </w:rPr>
            <w:delText>93</w:delText>
          </w:r>
        </w:del>
      </w:ins>
      <w:del w:id="4407" w:author="Boisvert, Eric" w:date="2016-03-29T08:51:00Z">
        <w:r w:rsidR="0085617E" w:rsidDel="00CB122C">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0B55C32C"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 camera</w:t>
      </w:r>
      <w:ins w:id="4408" w:author="Boisvert, Eric" w:date="2016-03-29T09:15:00Z">
        <w:r w:rsidR="00B8253A">
          <w:t>.</w:t>
        </w:r>
      </w:ins>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409"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4410" w:name="_Toc446944619"/>
      <w:r>
        <w:t>Geochronology</w:t>
      </w:r>
      <w:bookmarkEnd w:id="4410"/>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411" w:author="Boisvert, Eric" w:date="2016-03-29T09:15:00Z">
        <w:r w:rsidR="00B8253A">
          <w:t>.</w:t>
        </w:r>
      </w:ins>
    </w:p>
    <w:p w14:paraId="1BC74315" w14:textId="77777777" w:rsidR="007F7DE0" w:rsidRDefault="007F7DE0" w:rsidP="007F7DE0"/>
    <w:p w14:paraId="4B6BCEF4" w14:textId="0486A37D" w:rsidR="007F7DE0" w:rsidRDefault="0024128E" w:rsidP="007F7DE0">
      <w:pPr>
        <w:keepNext/>
      </w:pPr>
      <w:r>
        <w:rPr>
          <w:noProof/>
          <w:lang w:val="en-CA" w:eastAsia="en-CA"/>
        </w:rPr>
        <w:pict w14:anchorId="3C78E219">
          <v:shape id="_x0000_i1122" type="#_x0000_t75" style="width:431.55pt;height:261.7pt;visibility:visible;mso-wrap-style:square">
            <v:imagedata r:id="rId114"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412" w:author="Boisvert, Eric" w:date="2016-03-29T09:08:00Z">
        <w:r w:rsidR="008279FB">
          <w:rPr>
            <w:noProof/>
          </w:rPr>
          <w:t>96</w:t>
        </w:r>
      </w:ins>
      <w:ins w:id="4413" w:author="Eric Boisvert" w:date="2016-03-28T16:06:00Z">
        <w:del w:id="4414" w:author="Boisvert, Eric" w:date="2016-03-29T08:51:00Z">
          <w:r w:rsidR="003842F3" w:rsidDel="00CB122C">
            <w:rPr>
              <w:noProof/>
            </w:rPr>
            <w:delText>94</w:delText>
          </w:r>
        </w:del>
      </w:ins>
      <w:del w:id="4415" w:author="Boisvert, Eric" w:date="2016-03-29T08:51:00Z">
        <w:r w:rsidR="0085617E" w:rsidDel="00CB122C">
          <w:rPr>
            <w:noProof/>
          </w:rPr>
          <w:delText>95</w:delText>
        </w:r>
      </w:del>
      <w:r w:rsidR="00673E83">
        <w:rPr>
          <w:noProof/>
        </w:rPr>
        <w:fldChar w:fldCharType="end"/>
      </w:r>
      <w:r>
        <w:t>: Summary diagram of geochronology</w:t>
      </w:r>
      <w:ins w:id="4416"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4417" w:name="BKM_A1B6B909_67BC_419F_AEF9_8696BB63F29E"/>
      <w:bookmarkEnd w:id="4417"/>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24128E" w:rsidP="007F7DE0">
      <w:pPr>
        <w:keepNext/>
      </w:pPr>
      <w:r>
        <w:rPr>
          <w:noProof/>
          <w:lang w:val="en-CA" w:eastAsia="en-CA"/>
        </w:rPr>
        <w:lastRenderedPageBreak/>
        <w:pict w14:anchorId="2A5AD7C5">
          <v:shape id="_x0000_i1123" type="#_x0000_t75" style="width:6in;height:402.9pt;visibility:visible;mso-wrap-style:square">
            <v:imagedata r:id="rId115" o:title=""/>
          </v:shape>
        </w:pict>
      </w:r>
    </w:p>
    <w:p w14:paraId="1497C4AA" w14:textId="1C9B26E0" w:rsidR="007F7DE0" w:rsidRPr="00B8253A" w:rsidRDefault="007F7DE0" w:rsidP="007F7DE0">
      <w:pPr>
        <w:pStyle w:val="Lgende"/>
        <w:rPr>
          <w:lang w:val="fr-CA"/>
          <w:rPrChange w:id="4418" w:author="Boisvert, Eric" w:date="2016-03-29T09:15:00Z">
            <w:rPr/>
          </w:rPrChange>
        </w:rPr>
      </w:pPr>
      <w:r w:rsidRPr="00B8253A">
        <w:rPr>
          <w:lang w:val="fr-CA"/>
          <w:rPrChange w:id="4419" w:author="Boisvert, Eric" w:date="2016-03-29T09:15:00Z">
            <w:rPr/>
          </w:rPrChange>
        </w:rPr>
        <w:t xml:space="preserve">Figure </w:t>
      </w:r>
      <w:r w:rsidR="00673E83">
        <w:fldChar w:fldCharType="begin"/>
      </w:r>
      <w:r w:rsidR="00673E83" w:rsidRPr="00B8253A">
        <w:rPr>
          <w:lang w:val="fr-CA"/>
          <w:rPrChange w:id="4420" w:author="Boisvert, Eric" w:date="2016-03-29T09:15:00Z">
            <w:rPr/>
          </w:rPrChange>
        </w:rPr>
        <w:instrText xml:space="preserve"> SEQ Figure \* ARABIC </w:instrText>
      </w:r>
      <w:r w:rsidR="00673E83">
        <w:fldChar w:fldCharType="separate"/>
      </w:r>
      <w:ins w:id="4421" w:author="Boisvert, Eric" w:date="2016-03-29T09:08:00Z">
        <w:r w:rsidR="008279FB" w:rsidRPr="00B8253A">
          <w:rPr>
            <w:noProof/>
            <w:lang w:val="fr-CA"/>
            <w:rPrChange w:id="4422" w:author="Boisvert, Eric" w:date="2016-03-29T09:15:00Z">
              <w:rPr>
                <w:noProof/>
              </w:rPr>
            </w:rPrChange>
          </w:rPr>
          <w:t>97</w:t>
        </w:r>
      </w:ins>
      <w:ins w:id="4423" w:author="Eric Boisvert" w:date="2016-03-28T16:06:00Z">
        <w:del w:id="4424" w:author="Boisvert, Eric" w:date="2016-03-29T08:51:00Z">
          <w:r w:rsidR="003842F3" w:rsidRPr="00B8253A" w:rsidDel="00CB122C">
            <w:rPr>
              <w:noProof/>
              <w:lang w:val="fr-CA"/>
              <w:rPrChange w:id="4425" w:author="Boisvert, Eric" w:date="2016-03-29T09:15:00Z">
                <w:rPr>
                  <w:noProof/>
                </w:rPr>
              </w:rPrChange>
            </w:rPr>
            <w:delText>95</w:delText>
          </w:r>
        </w:del>
      </w:ins>
      <w:del w:id="4426" w:author="Boisvert, Eric" w:date="2016-03-29T08:51:00Z">
        <w:r w:rsidR="0085617E" w:rsidRPr="00B8253A" w:rsidDel="00CB122C">
          <w:rPr>
            <w:noProof/>
            <w:lang w:val="fr-CA"/>
            <w:rPrChange w:id="4427" w:author="Boisvert, Eric" w:date="2016-03-29T09:15:00Z">
              <w:rPr>
                <w:noProof/>
              </w:rPr>
            </w:rPrChange>
          </w:rPr>
          <w:delText>96</w:delText>
        </w:r>
      </w:del>
      <w:r w:rsidR="00673E83">
        <w:rPr>
          <w:noProof/>
        </w:rPr>
        <w:fldChar w:fldCharType="end"/>
      </w:r>
      <w:r w:rsidRPr="00B8253A">
        <w:rPr>
          <w:lang w:val="fr-CA"/>
          <w:rPrChange w:id="4428" w:author="Boisvert, Eric" w:date="2016-03-29T09:15:00Z">
            <w:rPr/>
          </w:rPrChange>
        </w:rPr>
        <w:t>: Geochronologic interpretation</w:t>
      </w:r>
      <w:ins w:id="4429" w:author="Boisvert, Eric" w:date="2016-03-29T09:15:00Z">
        <w:r w:rsidR="00B8253A" w:rsidRPr="00B8253A">
          <w:rPr>
            <w:lang w:val="fr-CA"/>
            <w:rPrChange w:id="4430" w:author="Boisvert, Eric" w:date="2016-03-29T09:15:00Z">
              <w:rPr/>
            </w:rPrChange>
          </w:rPr>
          <w:t xml:space="preserve"> context diagram.</w:t>
        </w:r>
      </w:ins>
    </w:p>
    <w:p w14:paraId="311A44BD" w14:textId="7CF3D841" w:rsidR="007F7DE0" w:rsidRDefault="00F701C7" w:rsidP="00D20646">
      <w:pPr>
        <w:pStyle w:val="Titre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Titre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lastRenderedPageBreak/>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431" w:author="Boisvert, Eric" w:date="2016-03-29T09:15:00Z">
        <w:r w:rsidR="00B8253A">
          <w:rPr>
            <w:lang w:val="en-CA"/>
          </w:rPr>
          <w:t>.</w:t>
        </w:r>
      </w:ins>
    </w:p>
    <w:p w14:paraId="553CE5C0" w14:textId="6313DACE" w:rsidR="00F701C7" w:rsidRDefault="00F701C7" w:rsidP="00D20646">
      <w:pPr>
        <w:pStyle w:val="Titre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4432" w:name="BKM_0B1CA329_7FCB_4838_9738_F600EF3A8B04"/>
      <w:bookmarkStart w:id="4433" w:name="BKM_1D244EC3_ED85_479D_9C71_0F691EEBA5EA"/>
      <w:bookmarkStart w:id="4434" w:name="BKM_9712572B_F199_4830_ACFD_E9764FB58028"/>
      <w:bookmarkStart w:id="4435" w:name="BKM_95947C71_177C_4EA6_8B4C_94C513E8FE7E"/>
      <w:bookmarkStart w:id="4436" w:name="BKM_F00B629C_EDB4_449B_8603_CDBBEFBA3576"/>
      <w:bookmarkStart w:id="4437" w:name="BKM_B465F0F6_D0B5_40C2_8492_D188CFF84ACF"/>
      <w:bookmarkStart w:id="4438" w:name="BKM_84CD8D11_428B_401E_A711_B019F6D0913D"/>
      <w:bookmarkStart w:id="4439" w:name="_Toc446944620"/>
      <w:bookmarkEnd w:id="4432"/>
      <w:bookmarkEnd w:id="4433"/>
      <w:bookmarkEnd w:id="4434"/>
      <w:bookmarkEnd w:id="4435"/>
      <w:bookmarkEnd w:id="4436"/>
      <w:bookmarkEnd w:id="4437"/>
      <w:bookmarkEnd w:id="4438"/>
      <w:r>
        <w:rPr>
          <w:lang w:val="en-CA"/>
        </w:rPr>
        <w:t>Geologic Specimen</w:t>
      </w:r>
      <w:bookmarkEnd w:id="4439"/>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24128E" w:rsidP="00672D0D">
      <w:pPr>
        <w:keepNext/>
      </w:pPr>
      <w:r>
        <w:rPr>
          <w:noProof/>
          <w:lang w:val="en-CA" w:eastAsia="en-CA"/>
        </w:rPr>
        <w:lastRenderedPageBreak/>
        <w:pict w14:anchorId="2C9B2F6F">
          <v:shape id="_x0000_i1124" type="#_x0000_t75" style="width:431.55pt;height:383.55pt;visibility:visible;mso-wrap-style:square">
            <v:imagedata r:id="rId116"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440" w:author="Boisvert, Eric" w:date="2016-03-29T09:08:00Z">
        <w:r w:rsidR="008279FB">
          <w:rPr>
            <w:noProof/>
          </w:rPr>
          <w:t>98</w:t>
        </w:r>
      </w:ins>
      <w:ins w:id="4441" w:author="Eric Boisvert" w:date="2016-03-28T16:06:00Z">
        <w:del w:id="4442" w:author="Boisvert, Eric" w:date="2016-03-29T08:51:00Z">
          <w:r w:rsidR="003842F3" w:rsidDel="00CB122C">
            <w:rPr>
              <w:noProof/>
            </w:rPr>
            <w:delText>96</w:delText>
          </w:r>
        </w:del>
      </w:ins>
      <w:del w:id="4443" w:author="Boisvert, Eric" w:date="2016-03-29T08:51:00Z">
        <w:r w:rsidR="0085617E" w:rsidDel="00CB122C">
          <w:rPr>
            <w:noProof/>
          </w:rPr>
          <w:delText>97</w:delText>
        </w:r>
      </w:del>
      <w:r w:rsidR="00673E83">
        <w:rPr>
          <w:noProof/>
        </w:rPr>
        <w:fldChar w:fldCharType="end"/>
      </w:r>
      <w:r>
        <w:t>: Geologic speciment summary diagram</w:t>
      </w:r>
      <w:ins w:id="4444"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24128E" w:rsidP="00672D0D">
      <w:pPr>
        <w:keepNext/>
      </w:pPr>
      <w:r>
        <w:rPr>
          <w:noProof/>
          <w:lang w:val="en-CA" w:eastAsia="en-CA"/>
        </w:rPr>
        <w:lastRenderedPageBreak/>
        <w:pict w14:anchorId="5B91989F">
          <v:shape id="_x0000_i1125" type="#_x0000_t75" style="width:226.6pt;height:347.1pt;visibility:visible;mso-wrap-style:square">
            <v:imagedata r:id="rId117"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445" w:author="Boisvert, Eric" w:date="2016-03-29T09:08:00Z">
        <w:r w:rsidR="008279FB">
          <w:rPr>
            <w:noProof/>
          </w:rPr>
          <w:t>99</w:t>
        </w:r>
      </w:ins>
      <w:ins w:id="4446" w:author="Eric Boisvert" w:date="2016-03-28T16:06:00Z">
        <w:del w:id="4447" w:author="Boisvert, Eric" w:date="2016-03-29T08:51:00Z">
          <w:r w:rsidR="003842F3" w:rsidDel="00CB122C">
            <w:rPr>
              <w:noProof/>
            </w:rPr>
            <w:delText>97</w:delText>
          </w:r>
        </w:del>
      </w:ins>
      <w:del w:id="4448"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4449" w:author="Boisvert, Eric" w:date="2016-03-29T09:15:00Z">
        <w:r w:rsidR="00B8253A">
          <w:t>.</w:t>
        </w:r>
      </w:ins>
    </w:p>
    <w:p w14:paraId="12F5F644" w14:textId="48518A83" w:rsidR="00672D0D" w:rsidRDefault="00437ED0" w:rsidP="00D20646">
      <w:pPr>
        <w:pStyle w:val="Titre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4450" w:name="BKM_A953E1E0_629C_4E85_A72E_737CDDDCFAE9"/>
      <w:bookmarkEnd w:id="4450"/>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4451" w:name="BKM_01360702_0FF9_4329_8A24_6080B84F3852"/>
      <w:bookmarkEnd w:id="4451"/>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ins w:id="4452" w:author="Boisvert, Eric" w:date="2016-03-29T09:15:00Z">
        <w:r w:rsidR="00B8253A">
          <w:rPr>
            <w:lang w:val="en-CA"/>
          </w:rPr>
          <w:t>.</w:t>
        </w:r>
      </w:ins>
    </w:p>
    <w:p w14:paraId="3292B09B" w14:textId="0CDEF85E" w:rsidR="00180077" w:rsidRDefault="0024128E" w:rsidP="00D20646">
      <w:pPr>
        <w:keepNext/>
      </w:pPr>
      <w:r>
        <w:rPr>
          <w:noProof/>
          <w:lang w:val="en-CA" w:eastAsia="en-CA"/>
        </w:rPr>
        <w:pict w14:anchorId="35800F7D">
          <v:shape id="_x0000_i1126" type="#_x0000_t75" style="width:6in;height:353.55pt;visibility:visible;mso-wrap-style:square">
            <v:imagedata r:id="rId118"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453" w:author="Boisvert, Eric" w:date="2016-03-29T09:08:00Z">
        <w:r w:rsidR="008279FB">
          <w:rPr>
            <w:noProof/>
          </w:rPr>
          <w:t>100</w:t>
        </w:r>
      </w:ins>
      <w:ins w:id="4454" w:author="Eric Boisvert" w:date="2016-03-28T16:06:00Z">
        <w:del w:id="4455" w:author="Boisvert, Eric" w:date="2016-03-29T08:51:00Z">
          <w:r w:rsidR="003842F3" w:rsidDel="00CB122C">
            <w:rPr>
              <w:noProof/>
            </w:rPr>
            <w:delText>98</w:delText>
          </w:r>
        </w:del>
      </w:ins>
      <w:del w:id="4456"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4457" w:author="Boisvert, Eric" w:date="2016-03-29T09:15:00Z">
        <w:r w:rsidR="00B8253A">
          <w:t>.</w:t>
        </w:r>
      </w:ins>
    </w:p>
    <w:p w14:paraId="26FAB876" w14:textId="70DC2A0F" w:rsidR="00DD288D" w:rsidRDefault="00437ED0" w:rsidP="00D20646">
      <w:pPr>
        <w:pStyle w:val="Titre5"/>
        <w:rPr>
          <w:lang w:val="en-CA"/>
        </w:rPr>
      </w:pPr>
      <w:bookmarkStart w:id="4458" w:name="BKM_99DC7785_B09A_4EA4_AE4E_BDEDC4CCA382"/>
      <w:bookmarkEnd w:id="4458"/>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4459" w:name="BKM_2563A400_6C3B_4942_8487_10D45BA1555F"/>
      <w:bookmarkStart w:id="4460" w:name="BKM_F3DE8415_7817_43D1_B72D_75E85103B0DD"/>
      <w:bookmarkEnd w:id="4459"/>
      <w:bookmarkEnd w:id="4460"/>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24128E" w:rsidP="00D20646">
      <w:pPr>
        <w:keepNext/>
      </w:pPr>
      <w:r>
        <w:rPr>
          <w:noProof/>
          <w:lang w:val="en-CA" w:eastAsia="en-CA"/>
        </w:rPr>
        <w:pict w14:anchorId="14B5059D">
          <v:shape id="_x0000_i1127" type="#_x0000_t75" style="width:367.4pt;height:337.85pt;visibility:visible;mso-wrap-style:square">
            <v:imagedata r:id="rId119"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461" w:author="Boisvert, Eric" w:date="2016-03-29T09:08:00Z">
        <w:r w:rsidR="008279FB">
          <w:rPr>
            <w:noProof/>
          </w:rPr>
          <w:t>101</w:t>
        </w:r>
      </w:ins>
      <w:ins w:id="4462" w:author="Eric Boisvert" w:date="2016-03-28T16:06:00Z">
        <w:del w:id="4463" w:author="Boisvert, Eric" w:date="2016-03-29T08:51:00Z">
          <w:r w:rsidR="003842F3" w:rsidDel="00CB122C">
            <w:rPr>
              <w:noProof/>
            </w:rPr>
            <w:delText>99</w:delText>
          </w:r>
        </w:del>
      </w:ins>
      <w:del w:id="4464"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465" w:author="Eric Boisvert" w:date="2016-03-26T14:19:00Z"/>
          <w:lang w:val="en-CA"/>
        </w:rPr>
      </w:pPr>
      <w:del w:id="4466"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467"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468" w:author="Eric Boisvert" w:date="2016-03-26T14:19:00Z"/>
                <w:rStyle w:val="requri"/>
                <w:lang w:val="en-CA"/>
              </w:rPr>
            </w:pPr>
            <w:del w:id="4469"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470" w:author="Eric Boisvert" w:date="2016-03-26T14:19:00Z"/>
                <w:rStyle w:val="reqtext"/>
                <w:lang w:val="en-CA"/>
              </w:rPr>
            </w:pPr>
            <w:commentRangeStart w:id="4471"/>
            <w:del w:id="4472"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471"/>
              <w:r w:rsidDel="002B3C3F">
                <w:rPr>
                  <w:rStyle w:val="Marquedecommentaire"/>
                  <w:rFonts w:ascii="Times New Roman" w:eastAsia="Times New Roman" w:hAnsi="Times New Roman"/>
                  <w:lang w:val="en-US" w:eastAsia="en-US"/>
                </w:rPr>
                <w:commentReference w:id="4471"/>
              </w:r>
            </w:del>
          </w:p>
        </w:tc>
      </w:tr>
    </w:tbl>
    <w:p w14:paraId="39331A94" w14:textId="79B7BE5F" w:rsidR="00437ED0" w:rsidDel="002B3C3F" w:rsidRDefault="00437ED0" w:rsidP="00DD288D">
      <w:pPr>
        <w:rPr>
          <w:del w:id="4473"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4474" w:name="BKM_7694DED9_A4F1_4913_BBD8_F553EF63B4A9"/>
      <w:bookmarkEnd w:id="4474"/>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4475" w:name="BKM_D4F19968_4426_4517_BA14_BAB7917AB647"/>
      <w:bookmarkStart w:id="4476" w:name="BKM_04EA1B0A_66CA_4B08_B485_94449A53A44A"/>
      <w:bookmarkStart w:id="4477" w:name="_Toc446944621"/>
      <w:bookmarkEnd w:id="4475"/>
      <w:bookmarkEnd w:id="4476"/>
      <w:r>
        <w:rPr>
          <w:lang w:val="en-CA"/>
        </w:rPr>
        <w:t>GeoSciML Laboratory analysis and specimen vocabularies</w:t>
      </w:r>
      <w:bookmarkEnd w:id="447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478"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479"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480"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481"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482"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483"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proofErr w:type="gramStart"/>
            <w:r w:rsidRPr="00D970E9">
              <w:rPr>
                <w:rFonts w:ascii="Calibri" w:hAnsi="Calibri"/>
                <w:color w:val="000000"/>
                <w:lang w:val="en-CA"/>
              </w:rPr>
              <w:t>eg</w:t>
            </w:r>
            <w:proofErr w:type="gramEnd"/>
            <w:r w:rsidRPr="00D970E9">
              <w:rPr>
                <w:rFonts w:ascii="Calibri" w:hAnsi="Calibri"/>
                <w:color w:val="000000"/>
                <w:lang w:val="en-CA"/>
              </w:rPr>
              <w:t>:  crush, mineral separation, thin section, cut, polish, mount, acid digestion</w:t>
            </w:r>
            <w:ins w:id="4484"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485" w:name="_Ref433015177"/>
      <w:bookmarkStart w:id="4486" w:name="_Toc446944622"/>
      <w:r>
        <w:rPr>
          <w:lang w:val="en-CA"/>
        </w:rPr>
        <w:t>Outcrop encoding pattern</w:t>
      </w:r>
      <w:r w:rsidR="00DD288D">
        <w:rPr>
          <w:lang w:val="en-CA"/>
        </w:rPr>
        <w:t xml:space="preserve"> (</w:t>
      </w:r>
      <w:commentRangeStart w:id="4487"/>
      <w:r w:rsidR="00DD288D">
        <w:rPr>
          <w:lang w:val="en-CA"/>
        </w:rPr>
        <w:t>Informative</w:t>
      </w:r>
      <w:commentRangeEnd w:id="4487"/>
      <w:r w:rsidR="00DD288D">
        <w:rPr>
          <w:rStyle w:val="Marquedecommentaire"/>
          <w:b w:val="0"/>
          <w:bCs w:val="0"/>
        </w:rPr>
        <w:commentReference w:id="4487"/>
      </w:r>
      <w:r w:rsidR="00DD288D">
        <w:rPr>
          <w:lang w:val="en-CA"/>
        </w:rPr>
        <w:t>)</w:t>
      </w:r>
      <w:bookmarkEnd w:id="4485"/>
      <w:bookmarkEnd w:id="448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24128E" w:rsidP="00672D0D">
      <w:pPr>
        <w:keepNext/>
      </w:pPr>
      <w:r>
        <w:rPr>
          <w:noProof/>
          <w:lang w:val="en-CA" w:eastAsia="en-CA"/>
        </w:rPr>
        <w:pict w14:anchorId="6AAC71D2">
          <v:shape id="_x0000_i1128" type="#_x0000_t75" style="width:432.45pt;height:243.25pt;visibility:visible;mso-wrap-style:square">
            <v:imagedata r:id="rId120"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488" w:author="Boisvert, Eric" w:date="2016-03-29T09:08:00Z">
        <w:r w:rsidR="008279FB">
          <w:rPr>
            <w:noProof/>
          </w:rPr>
          <w:t>102</w:t>
        </w:r>
      </w:ins>
      <w:ins w:id="4489" w:author="Eric Boisvert" w:date="2016-03-28T16:06:00Z">
        <w:del w:id="4490" w:author="Boisvert, Eric" w:date="2016-03-29T08:51:00Z">
          <w:r w:rsidR="003842F3" w:rsidDel="00CB122C">
            <w:rPr>
              <w:noProof/>
            </w:rPr>
            <w:delText>100</w:delText>
          </w:r>
        </w:del>
      </w:ins>
      <w:del w:id="4491" w:author="Boisvert, Eric" w:date="2016-03-29T08:51:00Z">
        <w:r w:rsidR="00090DCF" w:rsidDel="00CB122C">
          <w:rPr>
            <w:noProof/>
          </w:rPr>
          <w:delText>81</w:delText>
        </w:r>
      </w:del>
      <w:r w:rsidR="00673E83">
        <w:rPr>
          <w:noProof/>
        </w:rPr>
        <w:fldChar w:fldCharType="end"/>
      </w:r>
      <w:r>
        <w:t>: Outcrop encoding pattern using ISO19156</w:t>
      </w:r>
      <w:ins w:id="4492"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493" w:author="Eric Boisvert" w:date="2016-03-28T16:06:00Z">
              <w:r w:rsidR="003842F3">
                <w:rPr>
                  <w:rStyle w:val="reqtext"/>
                  <w:lang w:val="en-CA"/>
                </w:rPr>
                <w:t>7.8.5</w:t>
              </w:r>
            </w:ins>
            <w:del w:id="4494" w:author="Eric Boisvert" w:date="2016-03-28T16:06:00Z">
              <w:r w:rsidR="004D34D6" w:rsidDel="003842F3">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495" w:author="Eric Boisvert" w:date="2016-03-28T16:06:00Z">
              <w:r w:rsidR="003842F3">
                <w:rPr>
                  <w:rStyle w:val="reqtext"/>
                  <w:noProof/>
                  <w:lang w:val="en-CA"/>
                </w:rPr>
                <w:t>203</w:t>
              </w:r>
            </w:ins>
            <w:r w:rsidR="00C2184E">
              <w:rPr>
                <w:rStyle w:val="reqtext"/>
                <w:lang w:val="en-CA"/>
              </w:rPr>
              <w:fldChar w:fldCharType="end"/>
            </w:r>
            <w:ins w:id="4496" w:author="Boisvert, Eric" w:date="2016-03-29T09:16:00Z">
              <w:r w:rsidR="00B8253A">
                <w:rPr>
                  <w:rStyle w:val="reqtext"/>
                  <w:lang w:val="en-CA"/>
                </w:rPr>
                <w:t>.</w:t>
              </w:r>
            </w:ins>
          </w:p>
        </w:tc>
      </w:tr>
    </w:tbl>
    <w:p w14:paraId="254431DB" w14:textId="76869EA6" w:rsidR="00437ED0" w:rsidRDefault="00437ED0" w:rsidP="007F7DE0">
      <w:pPr>
        <w:rPr>
          <w:ins w:id="4497" w:author="Eric Boisvert" w:date="2016-01-19T21:25:00Z"/>
        </w:rPr>
      </w:pPr>
    </w:p>
    <w:p w14:paraId="70D35591" w14:textId="77777777" w:rsidR="00672D0D" w:rsidRPr="0073628E" w:rsidRDefault="00437ED0" w:rsidP="007F7DE0">
      <w:ins w:id="4498" w:author="Eric Boisvert" w:date="2016-01-19T21:25:00Z">
        <w:r>
          <w:br w:type="page"/>
        </w:r>
      </w:ins>
    </w:p>
    <w:p w14:paraId="10AC2A8A" w14:textId="77777777" w:rsidR="009B3BBD" w:rsidRDefault="009B3BBD" w:rsidP="009B3BBD">
      <w:pPr>
        <w:pStyle w:val="Titre1"/>
        <w:rPr>
          <w:lang w:val="en-CA"/>
        </w:rPr>
      </w:pPr>
      <w:bookmarkStart w:id="4499" w:name="_Toc446944623"/>
      <w:r>
        <w:rPr>
          <w:lang w:val="en-CA"/>
        </w:rPr>
        <w:t>GML Encoding Requirements classes</w:t>
      </w:r>
      <w:bookmarkEnd w:id="4499"/>
    </w:p>
    <w:p w14:paraId="120C17FC" w14:textId="5F1BBEA1" w:rsidR="00504099" w:rsidRPr="00504099" w:rsidRDefault="00504099" w:rsidP="00156903">
      <w:pPr>
        <w:rPr>
          <w:lang w:val="en-CA"/>
        </w:rPr>
      </w:pPr>
      <w:r>
        <w:rPr>
          <w:lang w:val="en-CA"/>
        </w:rPr>
        <w:t>XSD</w:t>
      </w:r>
      <w:ins w:id="4500"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4501" w:author="Eric Boisvert" w:date="2016-01-04T09:19:00Z">
        <w:r w:rsidR="0064023A">
          <w:rPr>
            <w:lang w:val="en-CA"/>
          </w:rPr>
          <w:t xml:space="preserve">extends and </w:t>
        </w:r>
      </w:ins>
      <w:r w:rsidR="00156903">
        <w:rPr>
          <w:lang w:val="en-CA"/>
        </w:rPr>
        <w:t xml:space="preserve">superceeds some of </w:t>
      </w:r>
      <w:del w:id="4502" w:author="Eric Boisvert" w:date="2016-01-04T09:20:00Z">
        <w:r w:rsidR="00156903" w:rsidDel="0064023A">
          <w:rPr>
            <w:lang w:val="en-CA"/>
          </w:rPr>
          <w:delText xml:space="preserve">the </w:delText>
        </w:r>
      </w:del>
      <w:r w:rsidR="00156903">
        <w:rPr>
          <w:lang w:val="en-CA"/>
        </w:rPr>
        <w:t>ISO 19136-2007</w:t>
      </w:r>
      <w:del w:id="4503" w:author="Eric Boisvert" w:date="2016-01-04T09:20:00Z">
        <w:r w:rsidR="00156903" w:rsidDel="0064023A">
          <w:rPr>
            <w:lang w:val="en-CA"/>
          </w:rPr>
          <w:delText xml:space="preserve"> rules </w:delText>
        </w:r>
      </w:del>
      <w:ins w:id="4504" w:author="Eric Boisvert" w:date="2015-11-03T05:22:00Z">
        <w:r w:rsidR="004F0DC1">
          <w:rPr>
            <w:lang w:val="en-CA"/>
          </w:rPr>
          <w:t xml:space="preserve">, specifically regarding clauses 11 (CodeType encoding) and </w:t>
        </w:r>
      </w:ins>
      <w:ins w:id="4505" w:author="Eric Boisvert" w:date="2015-11-03T05:23:00Z">
        <w:r w:rsidR="004F0DC1">
          <w:rPr>
            <w:lang w:val="en-CA"/>
          </w:rPr>
          <w:t xml:space="preserve">12.3 (Association encoding) </w:t>
        </w:r>
      </w:ins>
      <w:del w:id="4506" w:author="Eric Boisvert" w:date="2015-11-03T05:15:00Z">
        <w:r w:rsidR="00156903" w:rsidDel="004F0DC1">
          <w:rPr>
            <w:lang w:val="en-CA"/>
          </w:rPr>
          <w:delText>(</w:delText>
        </w:r>
      </w:del>
      <w:del w:id="4507" w:author="Eric Boisvert" w:date="2015-11-03T05:24:00Z">
        <w:r w:rsidR="00156903" w:rsidDel="007C49F8">
          <w:rPr>
            <w:lang w:val="en-CA"/>
          </w:rPr>
          <w:delText>more specifically CodeType encoding)</w:delText>
        </w:r>
      </w:del>
      <w:del w:id="4508" w:author="Eric Boisvert" w:date="2015-10-30T05:10:00Z">
        <w:r w:rsidDel="00156903">
          <w:rPr>
            <w:lang w:val="en-CA"/>
          </w:rPr>
          <w:delText xml:space="preserve"> </w:delText>
        </w:r>
      </w:del>
      <w:del w:id="4509" w:author="Eric Boisvert" w:date="2015-11-03T05:24:00Z">
        <w:r w:rsidDel="007C49F8">
          <w:rPr>
            <w:lang w:val="en-CA"/>
          </w:rPr>
          <w:delText xml:space="preserve">.  </w:delText>
        </w:r>
      </w:del>
    </w:p>
    <w:p w14:paraId="0B58FD66" w14:textId="2DE47107" w:rsidR="00C648D4" w:rsidRDefault="009B3BBD" w:rsidP="009B3BBD">
      <w:pPr>
        <w:rPr>
          <w:ins w:id="451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511" w:author="Eric Boisvert" w:date="2016-02-14T13:30:00Z">
        <w:r w:rsidR="00415E41">
          <w:rPr>
            <w:lang w:val="en-CA"/>
          </w:rPr>
          <w:t xml:space="preserve"> of this document</w:t>
        </w:r>
      </w:ins>
      <w:r>
        <w:rPr>
          <w:lang w:val="en-CA"/>
        </w:rPr>
        <w:t>.</w:t>
      </w:r>
      <w:ins w:id="4512" w:author="Eric Boisvert" w:date="2016-02-14T13:30:00Z">
        <w:r w:rsidR="00415E41">
          <w:rPr>
            <w:lang w:val="en-CA"/>
          </w:rPr>
          <w:t xml:space="preserve">  Therefore, compliant XML instances shall </w:t>
        </w:r>
      </w:ins>
      <w:ins w:id="4513" w:author="Eric Boisvert" w:date="2016-02-14T13:32:00Z">
        <w:r w:rsidR="00415E41">
          <w:rPr>
            <w:lang w:val="en-CA"/>
          </w:rPr>
          <w:t xml:space="preserve">1) </w:t>
        </w:r>
      </w:ins>
      <w:ins w:id="4514" w:author="Eric Boisvert" w:date="2016-02-14T13:30:00Z">
        <w:r w:rsidR="00415E41">
          <w:rPr>
            <w:lang w:val="en-CA"/>
          </w:rPr>
          <w:t xml:space="preserve">validate with XSD schemas, </w:t>
        </w:r>
      </w:ins>
      <w:ins w:id="4515" w:author="Eric Boisvert" w:date="2016-02-14T13:32:00Z">
        <w:r w:rsidR="00415E41">
          <w:rPr>
            <w:lang w:val="en-CA"/>
          </w:rPr>
          <w:t xml:space="preserve">2) </w:t>
        </w:r>
      </w:ins>
      <w:ins w:id="4516" w:author="Eric Boisvert" w:date="2016-02-14T13:30:00Z">
        <w:r w:rsidR="00415E41">
          <w:rPr>
            <w:lang w:val="en-CA"/>
          </w:rPr>
          <w:t xml:space="preserve">pass schematron rules and then </w:t>
        </w:r>
      </w:ins>
      <w:ins w:id="4517" w:author="Eric Boisvert" w:date="2016-02-14T13:32:00Z">
        <w:r w:rsidR="00415E41">
          <w:rPr>
            <w:lang w:val="en-CA"/>
          </w:rPr>
          <w:t>3</w:t>
        </w:r>
        <w:proofErr w:type="gramStart"/>
        <w:r w:rsidR="00415E41">
          <w:rPr>
            <w:lang w:val="en-CA"/>
          </w:rPr>
          <w:t xml:space="preserve">) </w:t>
        </w:r>
      </w:ins>
      <w:ins w:id="4518" w:author="Eric Boisvert" w:date="2016-02-14T13:30:00Z">
        <w:r w:rsidR="00415E41">
          <w:rPr>
            <w:lang w:val="en-CA"/>
          </w:rPr>
          <w:t xml:space="preserve"> pass</w:t>
        </w:r>
        <w:proofErr w:type="gramEnd"/>
        <w:r w:rsidR="00415E41">
          <w:rPr>
            <w:lang w:val="en-CA"/>
          </w:rPr>
          <w:t xml:space="preserve"> compl</w:t>
        </w:r>
      </w:ins>
      <w:ins w:id="4519" w:author="Eric Boisvert" w:date="2016-02-14T13:31:00Z">
        <w:r w:rsidR="00415E41">
          <w:rPr>
            <w:lang w:val="en-CA"/>
          </w:rPr>
          <w:t>iance tests</w:t>
        </w:r>
      </w:ins>
      <w:ins w:id="4520" w:author="Eric Boisvert" w:date="2016-02-14T13:32:00Z">
        <w:r w:rsidR="00415E41">
          <w:rPr>
            <w:lang w:val="en-CA"/>
          </w:rPr>
          <w:t xml:space="preserve"> listed in relevant compliance sections.</w:t>
        </w:r>
      </w:ins>
      <w:del w:id="4521"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Titre2"/>
        <w:rPr>
          <w:lang w:val="en-CA"/>
        </w:rPr>
        <w:pPrChange w:id="4522" w:author="Eric Boisvert" w:date="2015-10-30T05:36:00Z">
          <w:pPr/>
        </w:pPrChange>
      </w:pPr>
      <w:bookmarkStart w:id="4523" w:name="_Toc446944624"/>
      <w:ins w:id="4524" w:author="Eric Boisvert" w:date="2015-10-30T05:35:00Z">
        <w:r>
          <w:rPr>
            <w:lang w:val="en-CA"/>
          </w:rPr>
          <w:t>Prefixes used in examples</w:t>
        </w:r>
      </w:ins>
      <w:bookmarkEnd w:id="4523"/>
    </w:p>
    <w:p w14:paraId="1E3C2AA6" w14:textId="77777777" w:rsidR="0099305B" w:rsidRDefault="0099305B" w:rsidP="009B3BBD">
      <w:pPr>
        <w:rPr>
          <w:ins w:id="4525"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842F3">
        <w:t xml:space="preserve">Table </w:t>
      </w:r>
      <w:r w:rsidR="003842F3">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24128E" w:rsidP="00A65B96">
            <w:pPr>
              <w:spacing w:after="0"/>
              <w:rPr>
                <w:rFonts w:ascii="Consolas" w:hAnsi="Consolas" w:cs="Consolas"/>
                <w:color w:val="000000"/>
                <w:sz w:val="20"/>
                <w:szCs w:val="20"/>
                <w:lang w:val="en-CA" w:eastAsia="en-CA"/>
              </w:rPr>
            </w:pPr>
            <w:hyperlink r:id="rId121"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24128E"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24128E"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24128E"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24128E"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526"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527"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4528"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24128E" w:rsidP="00A65B96">
            <w:pPr>
              <w:spacing w:after="0"/>
              <w:rPr>
                <w:rFonts w:ascii="Consolas" w:hAnsi="Consolas" w:cs="Consolas"/>
                <w:color w:val="000000"/>
                <w:sz w:val="20"/>
                <w:szCs w:val="20"/>
                <w:lang w:val="en-CA" w:eastAsia="en-CA"/>
              </w:rPr>
            </w:pPr>
            <w:hyperlink r:id="rId126"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24128E"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24128E"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24128E"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24128E"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24128E"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24128E"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24128E" w:rsidP="00A65B96">
            <w:pPr>
              <w:spacing w:after="0"/>
              <w:rPr>
                <w:rFonts w:ascii="Consolas" w:hAnsi="Consolas" w:cs="Consolas"/>
                <w:color w:val="000000"/>
                <w:sz w:val="20"/>
                <w:szCs w:val="20"/>
                <w:lang w:val="en-CA" w:eastAsia="en-CA"/>
              </w:rPr>
            </w:pPr>
            <w:hyperlink r:id="rId133"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24128E"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24128E"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24128E"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24128E"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24128E"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24128E"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24128E"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4529" w:name="_Ref443220196"/>
      <w:r>
        <w:t xml:space="preserve">Table </w:t>
      </w:r>
      <w:r>
        <w:fldChar w:fldCharType="begin"/>
      </w:r>
      <w:r>
        <w:instrText xml:space="preserve"> SEQ Table \* ARABIC </w:instrText>
      </w:r>
      <w:r>
        <w:fldChar w:fldCharType="separate"/>
      </w:r>
      <w:r w:rsidR="003842F3">
        <w:rPr>
          <w:noProof/>
        </w:rPr>
        <w:t>8</w:t>
      </w:r>
      <w:r>
        <w:fldChar w:fldCharType="end"/>
      </w:r>
      <w:bookmarkEnd w:id="4529"/>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530" w:author="Eric Boisvert" w:date="2016-02-14T14:08:00Z"/>
        </w:rPr>
      </w:pPr>
      <w:ins w:id="4531" w:author="Eric Boisvert" w:date="2016-02-14T14:08:00Z">
        <w:r>
          <w:t>Also to improve readability, the following XML entities are used</w:t>
        </w:r>
      </w:ins>
      <w:ins w:id="4532" w:author="Eric Boisvert" w:date="2016-03-06T13:56:00Z">
        <w:r w:rsidR="00B123AA">
          <w:t xml:space="preserve"> in instance examples</w:t>
        </w:r>
      </w:ins>
      <w:ins w:id="4533" w:author="Boisvert, Eric" w:date="2016-03-29T09:16:00Z">
        <w:r w:rsidR="00B8253A">
          <w:t>.</w:t>
        </w:r>
      </w:ins>
    </w:p>
    <w:p w14:paraId="3C9E2732" w14:textId="1CB7CF00" w:rsidR="00FE640E" w:rsidDel="00FE640E" w:rsidRDefault="00FE640E">
      <w:pPr>
        <w:numPr>
          <w:ilvl w:val="0"/>
          <w:numId w:val="48"/>
        </w:numPr>
        <w:rPr>
          <w:del w:id="4534" w:author="Eric Boisvert" w:date="2016-02-14T14:13:00Z"/>
        </w:rPr>
        <w:pPrChange w:id="4535" w:author="Eric Boisvert" w:date="2016-02-14T14:11:00Z">
          <w:pPr/>
        </w:pPrChange>
      </w:pPr>
    </w:p>
    <w:p w14:paraId="62A0F49E" w14:textId="544852C7" w:rsidR="00FE640E" w:rsidRPr="00B8253A" w:rsidRDefault="00FE640E">
      <w:pPr>
        <w:spacing w:after="0"/>
        <w:rPr>
          <w:ins w:id="4536" w:author="Eric Boisvert" w:date="2016-02-14T14:12:00Z"/>
          <w:rFonts w:ascii="Courier New" w:hAnsi="Courier New" w:cs="Courier New"/>
          <w:sz w:val="20"/>
          <w:szCs w:val="20"/>
          <w:lang w:val="en-CA"/>
          <w:rPrChange w:id="4537" w:author="Boisvert, Eric" w:date="2016-03-29T09:16:00Z">
            <w:rPr>
              <w:ins w:id="4538" w:author="Eric Boisvert" w:date="2016-02-14T14:12:00Z"/>
              <w:lang w:val="en-CA"/>
            </w:rPr>
          </w:rPrChange>
        </w:rPr>
        <w:pPrChange w:id="4539" w:author="Eric Boisvert" w:date="2016-02-14T14:12:00Z">
          <w:pPr/>
        </w:pPrChange>
      </w:pPr>
      <w:commentRangeStart w:id="4540"/>
      <w:proofErr w:type="gramStart"/>
      <w:ins w:id="4541" w:author="Eric Boisvert" w:date="2016-02-14T14:12:00Z">
        <w:r w:rsidRPr="00B8253A">
          <w:rPr>
            <w:rFonts w:ascii="Courier New" w:hAnsi="Courier New" w:cs="Courier New"/>
            <w:sz w:val="20"/>
            <w:szCs w:val="20"/>
            <w:lang w:val="en-CA"/>
            <w:rPrChange w:id="4542" w:author="Boisvert, Eric" w:date="2016-03-29T09:16:00Z">
              <w:rPr>
                <w:lang w:val="en-CA"/>
              </w:rPr>
            </w:rPrChange>
          </w:rPr>
          <w:t>&lt;!ENTITY</w:t>
        </w:r>
        <w:proofErr w:type="gramEnd"/>
        <w:r w:rsidRPr="00B8253A">
          <w:rPr>
            <w:rFonts w:ascii="Courier New" w:hAnsi="Courier New" w:cs="Courier New"/>
            <w:sz w:val="20"/>
            <w:szCs w:val="20"/>
            <w:lang w:val="en-CA"/>
            <w:rPrChange w:id="4543" w:author="Boisvert, Eric" w:date="2016-03-29T09:16:00Z">
              <w:rPr>
                <w:lang w:val="en-CA"/>
              </w:rPr>
            </w:rPrChange>
          </w:rPr>
          <w:t xml:space="preserve"> guid "</w:t>
        </w:r>
      </w:ins>
      <w:ins w:id="4544" w:author="Eric Boisvert" w:date="2016-02-14T14:13:00Z">
        <w:r w:rsidRPr="00B8253A">
          <w:rPr>
            <w:rFonts w:ascii="Courier New" w:hAnsi="Courier New" w:cs="Courier New"/>
            <w:sz w:val="20"/>
            <w:szCs w:val="20"/>
            <w:lang w:val="en-CA"/>
            <w:rPrChange w:id="4545" w:author="Boisvert, Eric" w:date="2016-03-29T09:16:00Z">
              <w:rPr>
                <w:rFonts w:ascii="Courier New" w:hAnsi="Courier New" w:cs="Courier New"/>
                <w:lang w:val="en-CA"/>
              </w:rPr>
            </w:rPrChange>
          </w:rPr>
          <w:t>http://www.ietf.org/rfc/rfc2616</w:t>
        </w:r>
      </w:ins>
      <w:ins w:id="4546" w:author="Eric Boisvert" w:date="2016-02-14T14:12:00Z">
        <w:r w:rsidRPr="00B8253A">
          <w:rPr>
            <w:rFonts w:ascii="Courier New" w:hAnsi="Courier New" w:cs="Courier New"/>
            <w:sz w:val="20"/>
            <w:szCs w:val="20"/>
            <w:lang w:val="en-CA"/>
            <w:rPrChange w:id="4547" w:author="Boisvert, Eric" w:date="2016-03-29T09:16:00Z">
              <w:rPr>
                <w:lang w:val="en-CA"/>
              </w:rPr>
            </w:rPrChange>
          </w:rPr>
          <w:t>"&gt;</w:t>
        </w:r>
      </w:ins>
      <w:commentRangeEnd w:id="4540"/>
      <w:ins w:id="4548" w:author="Eric Boisvert" w:date="2016-02-14T14:13:00Z">
        <w:r w:rsidRPr="00B8253A">
          <w:rPr>
            <w:rStyle w:val="Marquedecommentaire"/>
            <w:sz w:val="20"/>
            <w:szCs w:val="20"/>
            <w:rPrChange w:id="4549" w:author="Boisvert, Eric" w:date="2016-03-29T09:16:00Z">
              <w:rPr>
                <w:rStyle w:val="Marquedecommentaire"/>
              </w:rPr>
            </w:rPrChange>
          </w:rPr>
          <w:commentReference w:id="4540"/>
        </w:r>
      </w:ins>
    </w:p>
    <w:p w14:paraId="53D5459D" w14:textId="004B31ED" w:rsidR="00FE640E" w:rsidRPr="00B8253A" w:rsidRDefault="00FE640E">
      <w:pPr>
        <w:spacing w:after="0"/>
        <w:rPr>
          <w:ins w:id="4550" w:author="Eric Boisvert" w:date="2016-02-14T14:12:00Z"/>
          <w:rFonts w:ascii="Courier New" w:hAnsi="Courier New" w:cs="Courier New"/>
          <w:sz w:val="20"/>
          <w:szCs w:val="20"/>
          <w:lang w:val="en-CA"/>
          <w:rPrChange w:id="4551" w:author="Boisvert, Eric" w:date="2016-03-29T09:16:00Z">
            <w:rPr>
              <w:ins w:id="4552" w:author="Eric Boisvert" w:date="2016-02-14T14:12:00Z"/>
              <w:lang w:val="en-CA"/>
            </w:rPr>
          </w:rPrChange>
        </w:rPr>
        <w:pPrChange w:id="4553" w:author="Eric Boisvert" w:date="2016-02-14T14:12:00Z">
          <w:pPr/>
        </w:pPrChange>
      </w:pPr>
      <w:proofErr w:type="gramStart"/>
      <w:ins w:id="4554" w:author="Eric Boisvert" w:date="2016-02-14T14:12:00Z">
        <w:r w:rsidRPr="00B8253A">
          <w:rPr>
            <w:rFonts w:ascii="Courier New" w:hAnsi="Courier New" w:cs="Courier New"/>
            <w:sz w:val="20"/>
            <w:szCs w:val="20"/>
            <w:lang w:val="en-CA"/>
            <w:rPrChange w:id="4555" w:author="Boisvert, Eric" w:date="2016-03-29T09:16:00Z">
              <w:rPr>
                <w:lang w:val="en-CA"/>
              </w:rPr>
            </w:rPrChange>
          </w:rPr>
          <w:t>&lt;!ENTITY</w:t>
        </w:r>
        <w:proofErr w:type="gramEnd"/>
        <w:r w:rsidRPr="00B8253A">
          <w:rPr>
            <w:rFonts w:ascii="Courier New" w:hAnsi="Courier New" w:cs="Courier New"/>
            <w:sz w:val="20"/>
            <w:szCs w:val="20"/>
            <w:lang w:val="en-CA"/>
            <w:rPrChange w:id="4556" w:author="Boisvert, Eric" w:date="2016-03-29T09:16:00Z">
              <w:rPr>
                <w:lang w:val="en-CA"/>
              </w:rPr>
            </w:rPrChange>
          </w:rPr>
          <w:t xml:space="preserve"> </w:t>
        </w:r>
      </w:ins>
      <w:ins w:id="4557" w:author="Eric Boisvert" w:date="2016-02-14T14:13:00Z">
        <w:r w:rsidRPr="00B8253A">
          <w:rPr>
            <w:rFonts w:ascii="Courier New" w:hAnsi="Courier New" w:cs="Courier New"/>
            <w:sz w:val="20"/>
            <w:szCs w:val="20"/>
            <w:rPrChange w:id="4558" w:author="Boisvert, Eric" w:date="2016-03-29T09:16:00Z">
              <w:rPr>
                <w:rFonts w:ascii="Courier New" w:hAnsi="Courier New" w:cs="Courier New"/>
              </w:rPr>
            </w:rPrChange>
          </w:rPr>
          <w:t>resource</w:t>
        </w:r>
        <w:r w:rsidRPr="00B8253A">
          <w:rPr>
            <w:sz w:val="20"/>
            <w:szCs w:val="20"/>
            <w:rPrChange w:id="4559" w:author="Boisvert, Eric" w:date="2016-03-29T09:16:00Z">
              <w:rPr/>
            </w:rPrChange>
          </w:rPr>
          <w:t xml:space="preserve"> </w:t>
        </w:r>
      </w:ins>
      <w:ins w:id="4560" w:author="Eric Boisvert" w:date="2016-02-14T14:12:00Z">
        <w:r w:rsidRPr="00B8253A">
          <w:rPr>
            <w:rFonts w:ascii="Courier New" w:hAnsi="Courier New" w:cs="Courier New"/>
            <w:sz w:val="20"/>
            <w:szCs w:val="20"/>
            <w:lang w:val="en-CA"/>
            <w:rPrChange w:id="4561" w:author="Boisvert, Eric" w:date="2016-03-29T09:16:00Z">
              <w:rPr>
                <w:lang w:val="en-CA"/>
              </w:rPr>
            </w:rPrChange>
          </w:rPr>
          <w:t>"</w:t>
        </w:r>
      </w:ins>
      <w:ins w:id="4562" w:author="Eric Boisvert" w:date="2016-02-14T14:13:00Z">
        <w:r w:rsidRPr="00B8253A">
          <w:rPr>
            <w:sz w:val="20"/>
            <w:szCs w:val="20"/>
            <w:rPrChange w:id="4563" w:author="Boisvert, Eric" w:date="2016-03-29T09:16:00Z">
              <w:rPr/>
            </w:rPrChange>
          </w:rPr>
          <w:t xml:space="preserve"> </w:t>
        </w:r>
        <w:r w:rsidRPr="00B8253A">
          <w:rPr>
            <w:rFonts w:ascii="Courier New" w:hAnsi="Courier New" w:cs="Courier New"/>
            <w:sz w:val="20"/>
            <w:szCs w:val="20"/>
            <w:lang w:val="en-CA"/>
            <w:rPrChange w:id="4564" w:author="Boisvert, Eric" w:date="2016-03-29T09:16:00Z">
              <w:rPr>
                <w:rFonts w:ascii="Courier New" w:hAnsi="Courier New" w:cs="Courier New"/>
                <w:lang w:val="en-CA"/>
              </w:rPr>
            </w:rPrChange>
          </w:rPr>
          <w:t xml:space="preserve">http://resource.geosciml.org </w:t>
        </w:r>
      </w:ins>
      <w:ins w:id="4565" w:author="Eric Boisvert" w:date="2016-02-14T14:12:00Z">
        <w:r w:rsidRPr="00B8253A">
          <w:rPr>
            <w:rFonts w:ascii="Courier New" w:hAnsi="Courier New" w:cs="Courier New"/>
            <w:sz w:val="20"/>
            <w:szCs w:val="20"/>
            <w:lang w:val="en-CA"/>
            <w:rPrChange w:id="4566" w:author="Boisvert, Eric" w:date="2016-03-29T09:16:00Z">
              <w:rPr>
                <w:lang w:val="en-CA"/>
              </w:rPr>
            </w:rPrChange>
          </w:rPr>
          <w:t>"&gt;</w:t>
        </w:r>
      </w:ins>
    </w:p>
    <w:p w14:paraId="37DC674F" w14:textId="77777777" w:rsidR="00FE640E" w:rsidRPr="00B8253A" w:rsidRDefault="00FE640E">
      <w:pPr>
        <w:spacing w:after="0"/>
        <w:rPr>
          <w:ins w:id="4567" w:author="Eric Boisvert" w:date="2016-02-14T14:12:00Z"/>
          <w:rFonts w:ascii="Courier New" w:hAnsi="Courier New" w:cs="Courier New"/>
          <w:sz w:val="20"/>
          <w:szCs w:val="20"/>
          <w:lang w:val="en-CA"/>
          <w:rPrChange w:id="4568" w:author="Boisvert, Eric" w:date="2016-03-29T09:16:00Z">
            <w:rPr>
              <w:ins w:id="4569" w:author="Eric Boisvert" w:date="2016-02-14T14:12:00Z"/>
              <w:lang w:val="en-CA"/>
            </w:rPr>
          </w:rPrChange>
        </w:rPr>
        <w:pPrChange w:id="4570" w:author="Eric Boisvert" w:date="2016-02-14T14:12:00Z">
          <w:pPr/>
        </w:pPrChange>
      </w:pPr>
      <w:proofErr w:type="gramStart"/>
      <w:ins w:id="4571" w:author="Eric Boisvert" w:date="2016-02-14T14:12:00Z">
        <w:r w:rsidRPr="00B8253A">
          <w:rPr>
            <w:rFonts w:ascii="Courier New" w:hAnsi="Courier New" w:cs="Courier New"/>
            <w:sz w:val="20"/>
            <w:szCs w:val="20"/>
            <w:lang w:val="en-CA"/>
            <w:rPrChange w:id="4572" w:author="Boisvert, Eric" w:date="2016-03-29T09:16:00Z">
              <w:rPr>
                <w:lang w:val="en-CA"/>
              </w:rPr>
            </w:rPrChange>
          </w:rPr>
          <w:t>&lt;!ENTITY</w:t>
        </w:r>
        <w:proofErr w:type="gramEnd"/>
        <w:r w:rsidRPr="00B8253A">
          <w:rPr>
            <w:rFonts w:ascii="Courier New" w:hAnsi="Courier New" w:cs="Courier New"/>
            <w:sz w:val="20"/>
            <w:szCs w:val="20"/>
            <w:lang w:val="en-CA"/>
            <w:rPrChange w:id="4573" w:author="Boisvert, Eric" w:date="2016-03-29T09:16:00Z">
              <w:rPr>
                <w:lang w:val="en-CA"/>
              </w:rPr>
            </w:rPrChange>
          </w:rPr>
          <w:t xml:space="preserve"> nil "http://www.opengis.net/def/nil/OGC/0/unknown"&gt;</w:t>
        </w:r>
      </w:ins>
    </w:p>
    <w:p w14:paraId="4C6BAEAB" w14:textId="1D742249" w:rsidR="00FE640E" w:rsidRPr="00B8253A" w:rsidRDefault="00FE640E">
      <w:pPr>
        <w:spacing w:after="0"/>
        <w:rPr>
          <w:ins w:id="4574" w:author="Eric Boisvert" w:date="2016-02-14T14:12:00Z"/>
          <w:rFonts w:ascii="Courier New" w:hAnsi="Courier New" w:cs="Courier New"/>
          <w:sz w:val="20"/>
          <w:szCs w:val="20"/>
          <w:lang w:val="en-CA"/>
          <w:rPrChange w:id="4575" w:author="Boisvert, Eric" w:date="2016-03-29T09:16:00Z">
            <w:rPr>
              <w:ins w:id="4576" w:author="Eric Boisvert" w:date="2016-02-14T14:12:00Z"/>
              <w:lang w:val="en-CA"/>
            </w:rPr>
          </w:rPrChange>
        </w:rPr>
        <w:pPrChange w:id="4577" w:author="Eric Boisvert" w:date="2016-02-14T14:12:00Z">
          <w:pPr/>
        </w:pPrChange>
      </w:pPr>
      <w:ins w:id="4578" w:author="Eric Boisvert" w:date="2016-02-14T14:12:00Z">
        <w:r w:rsidRPr="00B8253A">
          <w:rPr>
            <w:rFonts w:ascii="Courier New" w:hAnsi="Courier New" w:cs="Courier New"/>
            <w:sz w:val="20"/>
            <w:szCs w:val="20"/>
            <w:lang w:val="en-CA"/>
            <w:rPrChange w:id="4579"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Titre2"/>
        <w:rPr>
          <w:lang w:val="en-CA"/>
        </w:rPr>
      </w:pPr>
      <w:bookmarkStart w:id="4580" w:name="_Toc446944625"/>
      <w:r w:rsidRPr="00D12552">
        <w:rPr>
          <w:lang w:val="en-CA"/>
        </w:rPr>
        <w:t xml:space="preserve">GeoSciML </w:t>
      </w:r>
      <w:r>
        <w:rPr>
          <w:lang w:val="en-CA"/>
        </w:rPr>
        <w:t>Core XML</w:t>
      </w:r>
      <w:r w:rsidRPr="00D12552">
        <w:rPr>
          <w:lang w:val="en-CA"/>
        </w:rPr>
        <w:t xml:space="preserve"> </w:t>
      </w:r>
      <w:ins w:id="4581" w:author="Eric Boisvert" w:date="2016-02-27T14:49:00Z">
        <w:r w:rsidR="00AF7E7A">
          <w:rPr>
            <w:lang w:val="en-CA"/>
          </w:rPr>
          <w:t xml:space="preserve">Abstract </w:t>
        </w:r>
      </w:ins>
      <w:r w:rsidRPr="00D12552">
        <w:rPr>
          <w:lang w:val="en-CA"/>
        </w:rPr>
        <w:t>Requirements Class</w:t>
      </w:r>
      <w:bookmarkEnd w:id="4580"/>
    </w:p>
    <w:p w14:paraId="46D450FC" w14:textId="77777777" w:rsidR="005A0C30" w:rsidRDefault="005A0C30" w:rsidP="005A0C30">
      <w:pPr>
        <w:rPr>
          <w:ins w:id="4582" w:author="Eric Boisvert" w:date="2016-01-24T13:38:00Z"/>
          <w:lang w:val="en-CA"/>
        </w:rPr>
      </w:pPr>
    </w:p>
    <w:p w14:paraId="7F6C0035" w14:textId="68D98CE7" w:rsidR="0099305B" w:rsidRPr="005A0C30" w:rsidRDefault="00AF7E7A" w:rsidP="005A0C30">
      <w:pPr>
        <w:rPr>
          <w:lang w:val="en-CA"/>
        </w:rPr>
      </w:pPr>
      <w:ins w:id="4583" w:author="Eric Boisvert" w:date="2016-01-24T13:38:00Z">
        <w:r>
          <w:rPr>
            <w:lang w:val="en-CA"/>
          </w:rPr>
          <w:t>Th</w:t>
        </w:r>
      </w:ins>
      <w:ins w:id="4584" w:author="Eric Boisvert" w:date="2016-02-27T14:48:00Z">
        <w:r>
          <w:rPr>
            <w:lang w:val="en-CA"/>
          </w:rPr>
          <w:t>is</w:t>
        </w:r>
      </w:ins>
      <w:ins w:id="4585" w:author="Eric Boisvert" w:date="2016-01-24T13:38:00Z">
        <w:r w:rsidR="0099305B">
          <w:rPr>
            <w:lang w:val="en-CA"/>
          </w:rPr>
          <w:t xml:space="preserve"> requiremen</w:t>
        </w:r>
      </w:ins>
      <w:ins w:id="4586"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4587"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58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589" w:author="Eric Boisvert" w:date="2015-10-30T05:55:00Z"/>
                <w:rFonts w:eastAsia="MS Mincho"/>
                <w:lang w:val="en-CA"/>
              </w:rPr>
            </w:pPr>
            <w:ins w:id="459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591" w:author="Eric Boisvert" w:date="2015-10-30T05:55:00Z"/>
                <w:rFonts w:eastAsia="MS Mincho"/>
                <w:b/>
                <w:color w:val="0000FF"/>
                <w:sz w:val="22"/>
                <w:lang w:val="en-CA"/>
              </w:rPr>
            </w:pPr>
            <w:ins w:id="459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59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593"/>
            <w:r w:rsidR="00106124">
              <w:rPr>
                <w:rStyle w:val="Marquedecommentaire"/>
              </w:rPr>
              <w:commentReference w:id="459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59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594"/>
            <w:r w:rsidR="00106124">
              <w:rPr>
                <w:rStyle w:val="Marquedecommentaire"/>
              </w:rPr>
              <w:commentReference w:id="4594"/>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4595" w:name="_Toc446944626"/>
      <w:r>
        <w:rPr>
          <w:lang w:val="en-CA"/>
        </w:rPr>
        <w:lastRenderedPageBreak/>
        <w:t>XML document validation</w:t>
      </w:r>
      <w:bookmarkEnd w:id="4595"/>
    </w:p>
    <w:p w14:paraId="0167B34A" w14:textId="77777777" w:rsidR="00B95F74" w:rsidRDefault="00B95F74" w:rsidP="00380908">
      <w:pPr>
        <w:rPr>
          <w:ins w:id="4596" w:author="Eric Boisvert" w:date="2016-01-20T05:27:00Z"/>
          <w:lang w:val="en-CA"/>
        </w:rPr>
      </w:pPr>
    </w:p>
    <w:p w14:paraId="474E80BF" w14:textId="77777777" w:rsidR="00380908" w:rsidRDefault="00380908" w:rsidP="00380908">
      <w:pPr>
        <w:rPr>
          <w:lang w:val="en-CA"/>
        </w:rPr>
      </w:pPr>
      <w:commentRangeStart w:id="4597"/>
      <w:r>
        <w:rPr>
          <w:lang w:val="en-CA"/>
        </w:rPr>
        <w:t xml:space="preserve">An XML instance shall validate to both the XSD and schematron rules provided by this specification for each of the XML requirements classes. </w:t>
      </w:r>
      <w:commentRangeEnd w:id="4597"/>
      <w:r w:rsidR="00C859E9">
        <w:rPr>
          <w:rStyle w:val="Marquedecommentaire"/>
        </w:rPr>
        <w:commentReference w:id="459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598" w:author="Eric Boisvert" w:date="2015-10-28T11:32:00Z">
              <w:r w:rsidR="00DE3D18">
                <w:rPr>
                  <w:rStyle w:val="reqtext"/>
                  <w:lang w:val="en-CA"/>
                </w:rPr>
                <w:t xml:space="preserve"> validate</w:t>
              </w:r>
            </w:ins>
            <w:r>
              <w:rPr>
                <w:rStyle w:val="reqtext"/>
                <w:lang w:val="en-CA"/>
              </w:rPr>
              <w:t xml:space="preserve"> against XSD schema</w:t>
            </w:r>
            <w:ins w:id="4599"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600" w:author="Eric Boisvert" w:date="2016-02-14T13:34:00Z">
              <w:r w:rsidR="00415E41">
                <w:rPr>
                  <w:rStyle w:val="reqtext"/>
                  <w:lang w:val="en-CA"/>
                </w:rPr>
                <w:t>pass</w:t>
              </w:r>
            </w:ins>
            <w:del w:id="4601" w:author="Eric Boisvert" w:date="2016-02-14T13:34:00Z">
              <w:r w:rsidDel="00415E41">
                <w:rPr>
                  <w:rStyle w:val="reqtext"/>
                  <w:lang w:val="en-CA"/>
                </w:rPr>
                <w:delText>against</w:delText>
              </w:r>
            </w:del>
            <w:r>
              <w:rPr>
                <w:rStyle w:val="reqtext"/>
                <w:lang w:val="en-CA"/>
              </w:rPr>
              <w:t xml:space="preserve"> schematron rules</w:t>
            </w:r>
            <w:ins w:id="4602"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603" w:author="Eric Boisvert" w:date="2016-03-26T14:25:00Z"/>
          <w:lang w:val="en-CA"/>
        </w:rPr>
      </w:pPr>
      <w:commentRangeStart w:id="4604"/>
      <w:del w:id="4605" w:author="Eric Boisvert" w:date="2016-03-26T14:25:00Z">
        <w:r w:rsidDel="002B3C3F">
          <w:rPr>
            <w:lang w:val="en-CA"/>
          </w:rPr>
          <w:delText xml:space="preserve">Some core rules are implemented in .sch </w:delText>
        </w:r>
      </w:del>
      <w:del w:id="4606" w:author="Eric Boisvert" w:date="2016-01-23T11:34:00Z">
        <w:r w:rsidDel="005F3FAD">
          <w:rPr>
            <w:lang w:val="en-CA"/>
          </w:rPr>
          <w:delText xml:space="preserve">that </w:delText>
        </w:r>
      </w:del>
      <w:del w:id="4607" w:author="Eric Boisvert" w:date="2016-03-26T14:25:00Z">
        <w:r w:rsidDel="002B3C3F">
          <w:rPr>
            <w:lang w:val="en-CA"/>
          </w:rPr>
          <w:delText>apply to all instances</w:delText>
        </w:r>
        <w:commentRangeEnd w:id="4604"/>
        <w:r w:rsidDel="002B3C3F">
          <w:rPr>
            <w:rStyle w:val="Marquedecommentaire"/>
          </w:rPr>
          <w:commentReference w:id="4604"/>
        </w:r>
        <w:r w:rsidR="005B40C3" w:rsidDel="002B3C3F">
          <w:rPr>
            <w:lang w:val="en-CA"/>
          </w:rPr>
          <w:delText xml:space="preserve">.  Since this is a </w:delText>
        </w:r>
        <w:r w:rsidR="005B40C3" w:rsidRPr="005F3FAD" w:rsidDel="002B3C3F">
          <w:rPr>
            <w:u w:val="single"/>
            <w:lang w:val="en-CA"/>
            <w:rPrChange w:id="4608"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609" w:author="Eric Boisvert" w:date="2016-01-23T11:35:00Z">
        <w:r w:rsidR="005B40C3" w:rsidDel="005F3FAD">
          <w:rPr>
            <w:lang w:val="en-CA"/>
          </w:rPr>
          <w:delText>targets will import this schematron file</w:delText>
        </w:r>
      </w:del>
      <w:del w:id="4610"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611"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612" w:author="Eric Boisvert" w:date="2016-03-26T14:25:00Z"/>
                <w:rStyle w:val="requri"/>
                <w:lang w:val="en-CA"/>
              </w:rPr>
            </w:pPr>
            <w:del w:id="4613" w:author="Eric Boisvert" w:date="2016-03-26T14:25:00Z">
              <w:r w:rsidDel="002B3C3F">
                <w:rPr>
                  <w:rStyle w:val="requri"/>
                  <w:lang w:val="en-CA"/>
                </w:rPr>
                <w:delText>/req/gsml4xsd/co</w:delText>
              </w:r>
            </w:del>
            <w:del w:id="4614" w:author="Eric Boisvert" w:date="2016-03-26T14:24:00Z">
              <w:r w:rsidDel="002B3C3F">
                <w:rPr>
                  <w:rStyle w:val="requri"/>
                  <w:lang w:val="en-CA"/>
                </w:rPr>
                <w:delText>d</w:delText>
              </w:r>
            </w:del>
            <w:del w:id="4615"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616" w:author="Eric Boisvert" w:date="2016-03-26T14:25:00Z"/>
                <w:rStyle w:val="reqtext"/>
                <w:lang w:val="en-CA"/>
              </w:rPr>
            </w:pPr>
            <w:del w:id="4617"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4618" w:author="Eric Boisvert" w:date="2016-02-14T13:46:00Z">
          <w:pPr/>
        </w:pPrChange>
      </w:pPr>
      <w:r>
        <w:rPr>
          <w:lang w:val="en-CA"/>
        </w:rPr>
        <w:t xml:space="preserve"> </w:t>
      </w:r>
      <w:bookmarkStart w:id="4619" w:name="_Toc446944627"/>
      <w:r>
        <w:rPr>
          <w:lang w:val="en-CA"/>
        </w:rPr>
        <w:t>Reference</w:t>
      </w:r>
      <w:bookmarkEnd w:id="4619"/>
    </w:p>
    <w:p w14:paraId="3BAEC3D3" w14:textId="77777777" w:rsidR="00B123AA" w:rsidRDefault="00B123AA" w:rsidP="00AD7649">
      <w:pPr>
        <w:rPr>
          <w:ins w:id="4620" w:author="Eric Boisvert" w:date="2016-03-06T13:59:00Z"/>
          <w:lang w:val="en-CA"/>
        </w:rPr>
      </w:pPr>
    </w:p>
    <w:p w14:paraId="3A9B36C4" w14:textId="40744685" w:rsidR="00B123AA" w:rsidRDefault="00B123AA" w:rsidP="00AD7649">
      <w:pPr>
        <w:rPr>
          <w:ins w:id="4621" w:author="Eric Boisvert" w:date="2016-02-14T13:46:00Z"/>
          <w:lang w:val="en-CA"/>
        </w:rPr>
      </w:pPr>
      <w:ins w:id="4622" w:author="Eric Boisvert" w:date="2016-03-06T13:59:00Z">
        <w:r>
          <w:rPr>
            <w:lang w:val="en-CA"/>
          </w:rPr>
          <w:t xml:space="preserve">This requirement enforces the use a Linked Data URI </w:t>
        </w:r>
      </w:ins>
      <w:ins w:id="4623" w:author="Eric Boisvert" w:date="2016-03-06T14:03:00Z">
        <w:r>
          <w:rPr>
            <w:lang w:val="en-CA"/>
          </w:rPr>
          <w:t>in xlink</w:t>
        </w:r>
        <w:proofErr w:type="gramStart"/>
        <w:r>
          <w:rPr>
            <w:lang w:val="en-CA"/>
          </w:rPr>
          <w:t>:href</w:t>
        </w:r>
        <w:proofErr w:type="gramEnd"/>
        <w:r>
          <w:rPr>
            <w:lang w:val="en-CA"/>
          </w:rPr>
          <w:t xml:space="preserve"> and gml:identifier.</w:t>
        </w:r>
      </w:ins>
      <w:ins w:id="4624" w:author="Eric Boisvert" w:date="2016-03-06T14:04:00Z">
        <w:r>
          <w:rPr>
            <w:lang w:val="en-CA"/>
          </w:rPr>
          <w:t xml:space="preserve">  Linked Data URIs play the dual role of identifier and accessor (a mean to retrieve an instance).  The requirement clarifies some</w:t>
        </w:r>
      </w:ins>
      <w:ins w:id="4625" w:author="Eric Boisvert" w:date="2016-03-06T14:07:00Z">
        <w:r w:rsidR="00C67B89">
          <w:rPr>
            <w:lang w:val="en-CA"/>
          </w:rPr>
          <w:t xml:space="preserve"> expectation about the use of those URIs </w:t>
        </w:r>
      </w:ins>
      <w:ins w:id="4626" w:author="Eric Boisvert" w:date="2016-03-06T14:08:00Z">
        <w:r w:rsidR="00C67B89">
          <w:rPr>
            <w:lang w:val="en-CA"/>
          </w:rPr>
          <w:t>in</w:t>
        </w:r>
      </w:ins>
      <w:ins w:id="4627" w:author="Eric Boisvert" w:date="2016-03-06T14:07:00Z">
        <w:r w:rsidR="00C67B89">
          <w:rPr>
            <w:lang w:val="en-CA"/>
          </w:rPr>
          <w:t xml:space="preserve"> processing XML instance</w:t>
        </w:r>
      </w:ins>
      <w:ins w:id="4628" w:author="Eric Boisvert" w:date="2016-03-06T14:08:00Z">
        <w:r w:rsidR="00C67B89">
          <w:rPr>
            <w:lang w:val="en-CA"/>
          </w:rPr>
          <w:t>s</w:t>
        </w:r>
      </w:ins>
      <w:ins w:id="4629" w:author="Eric Boisvert" w:date="2016-03-06T14:07:00Z">
        <w:r w:rsidR="00C67B89">
          <w:rPr>
            <w:lang w:val="en-CA"/>
          </w:rPr>
          <w:t>.</w:t>
        </w:r>
      </w:ins>
    </w:p>
    <w:p w14:paraId="1125D7C9" w14:textId="266E7145" w:rsidR="00A8510C" w:rsidRDefault="00A8510C" w:rsidP="00AD7649">
      <w:pPr>
        <w:rPr>
          <w:ins w:id="4630"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4631"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632" w:author="Eric Boisvert" w:date="2016-02-14T13:37:00Z"/>
          <w:lang w:val="en-CA"/>
        </w:rPr>
      </w:pPr>
      <w:ins w:id="4633" w:author="Eric Boisvert" w:date="2016-03-06T14:08:00Z">
        <w:r>
          <w:rPr>
            <w:lang w:val="en-CA"/>
          </w:rPr>
          <w:t xml:space="preserve">W3C XLink </w:t>
        </w:r>
      </w:ins>
      <w:ins w:id="4634" w:author="Eric Boisvert" w:date="2016-03-06T14:11:00Z">
        <w:r>
          <w:rPr>
            <w:lang w:val="en-CA"/>
          </w:rPr>
          <w:t xml:space="preserve">tells where the resource is, but not </w:t>
        </w:r>
        <w:r w:rsidRPr="00C67B89">
          <w:rPr>
            <w:u w:val="single"/>
            <w:lang w:val="en-CA"/>
            <w:rPrChange w:id="4635" w:author="Eric Boisvert" w:date="2016-03-06T14:12:00Z">
              <w:rPr>
                <w:lang w:val="en-CA"/>
              </w:rPr>
            </w:rPrChange>
          </w:rPr>
          <w:t>what</w:t>
        </w:r>
      </w:ins>
      <w:ins w:id="4636" w:author="Eric Boisvert" w:date="2016-03-06T14:25:00Z">
        <w:r w:rsidR="0042527D">
          <w:rPr>
            <w:u w:val="single"/>
            <w:lang w:val="en-CA"/>
          </w:rPr>
          <w:t xml:space="preserve"> it is</w:t>
        </w:r>
      </w:ins>
      <w:ins w:id="4637" w:author="Eric Boisvert" w:date="2016-03-06T14:12:00Z">
        <w:r>
          <w:rPr>
            <w:u w:val="single"/>
            <w:lang w:val="en-CA"/>
          </w:rPr>
          <w:t xml:space="preserve"> (</w:t>
        </w:r>
      </w:ins>
      <w:ins w:id="4638" w:author="Eric Boisvert" w:date="2016-03-06T14:24:00Z">
        <w:r w:rsidR="0042527D">
          <w:rPr>
            <w:u w:val="single"/>
            <w:lang w:val="en-CA"/>
          </w:rPr>
          <w:t>the identity of what will be retrieve</w:t>
        </w:r>
      </w:ins>
      <w:ins w:id="4639" w:author="Eric Boisvert" w:date="2016-03-06T14:12:00Z">
        <w:r>
          <w:rPr>
            <w:u w:val="single"/>
            <w:lang w:val="en-CA"/>
          </w:rPr>
          <w:t>)</w:t>
        </w:r>
      </w:ins>
      <w:ins w:id="4640" w:author="Eric Boisvert" w:date="2016-03-06T14:16:00Z">
        <w:r w:rsidR="0042527D">
          <w:rPr>
            <w:lang w:val="en-CA"/>
          </w:rPr>
          <w:t xml:space="preserve">.  </w:t>
        </w:r>
      </w:ins>
      <w:ins w:id="4641" w:author="Eric Boisvert" w:date="2016-03-06T14:12:00Z">
        <w:r>
          <w:rPr>
            <w:lang w:val="en-CA"/>
          </w:rPr>
          <w:t>Obviously, the identifier is often part of the link</w:t>
        </w:r>
      </w:ins>
      <w:ins w:id="4642" w:author="Eric Boisvert" w:date="2016-03-06T14:21:00Z">
        <w:r w:rsidR="0042527D">
          <w:rPr>
            <w:lang w:val="en-CA"/>
          </w:rPr>
          <w:t>, but it requires from the client a prior knowledge of the API (SOS or WFS</w:t>
        </w:r>
      </w:ins>
      <w:ins w:id="4643" w:author="Eric Boisvert" w:date="2016-03-06T14:25:00Z">
        <w:r w:rsidR="0042527D">
          <w:rPr>
            <w:lang w:val="en-CA"/>
          </w:rPr>
          <w:t xml:space="preserve"> for example</w:t>
        </w:r>
      </w:ins>
      <w:ins w:id="4644" w:author="Eric Boisvert" w:date="2016-03-06T14:21:00Z">
        <w:r w:rsidR="0042527D">
          <w:rPr>
            <w:lang w:val="en-CA"/>
          </w:rPr>
          <w:t>) and where to find the identifier in the list of parameters.</w:t>
        </w:r>
      </w:ins>
    </w:p>
    <w:p w14:paraId="02275925" w14:textId="28DCA5CD" w:rsidR="00C13B9B" w:rsidRDefault="00C13B9B" w:rsidP="00C13B9B">
      <w:pPr>
        <w:rPr>
          <w:ins w:id="4645" w:author="Eric Boisvert" w:date="2016-02-14T13:37:00Z"/>
          <w:lang w:val="en-CA"/>
        </w:rPr>
      </w:pPr>
      <w:ins w:id="4646"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4647" w:author="Eric Boisvert" w:date="2016-03-06T14:26:00Z">
        <w:r w:rsidR="0042527D">
          <w:rPr>
            <w:lang w:val="en-CA"/>
          </w:rPr>
          <w:t>the same</w:t>
        </w:r>
      </w:ins>
      <w:ins w:id="4648" w:author="Eric Boisvert" w:date="2016-02-14T13:37:00Z">
        <w:r>
          <w:rPr>
            <w:lang w:val="en-CA"/>
          </w:rPr>
          <w:t xml:space="preserve"> gsmlb:GeologicUnit</w:t>
        </w:r>
      </w:ins>
      <w:ins w:id="4649" w:author="Eric Boisvert" w:date="2016-03-06T14:26:00Z">
        <w:r w:rsidR="0042527D">
          <w:rPr>
            <w:lang w:val="en-CA"/>
          </w:rPr>
          <w:t xml:space="preserve"> instance</w:t>
        </w:r>
      </w:ins>
      <w:ins w:id="4650" w:author="Eric Boisvert" w:date="2016-02-14T13:37:00Z">
        <w:r>
          <w:rPr>
            <w:lang w:val="en-CA"/>
          </w:rPr>
          <w:t xml:space="preserve">.  The first is </w:t>
        </w:r>
        <w:proofErr w:type="gramStart"/>
        <w:r>
          <w:rPr>
            <w:lang w:val="en-CA"/>
          </w:rPr>
          <w:t>inline,</w:t>
        </w:r>
        <w:proofErr w:type="gramEnd"/>
        <w:r>
          <w:rPr>
            <w:lang w:val="en-CA"/>
          </w:rPr>
          <w:t xml:space="preserve"> </w:t>
        </w:r>
      </w:ins>
      <w:ins w:id="4651" w:author="Eric Boisvert" w:date="2016-03-06T14:26:00Z">
        <w:r w:rsidR="0042527D">
          <w:rPr>
            <w:lang w:val="en-CA"/>
          </w:rPr>
          <w:t>the second uses a local reference, while the last</w:t>
        </w:r>
      </w:ins>
      <w:ins w:id="4652"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653" w:author="Eric Boisvert" w:date="2015-10-30T06:31:00Z">
            <w:rPr>
              <w:lang w:val="en-CA"/>
            </w:rPr>
          </w:rPrChange>
        </w:rPr>
        <w:pPrChange w:id="4654" w:author="Eric Boisvert" w:date="2015-10-30T06:31:00Z">
          <w:pPr/>
        </w:pPrChange>
      </w:pPr>
      <w:r w:rsidRPr="00174304">
        <w:rPr>
          <w:rFonts w:ascii="Courier New" w:hAnsi="Courier New" w:cs="Courier New"/>
          <w:sz w:val="20"/>
          <w:szCs w:val="20"/>
          <w:lang w:val="en-CA"/>
          <w:rPrChange w:id="4655" w:author="Eric Boisvert" w:date="2015-10-30T06:31:00Z">
            <w:rPr>
              <w:lang w:val="en-CA"/>
            </w:rPr>
          </w:rPrChange>
        </w:rPr>
        <w:t>&lt;</w:t>
      </w:r>
      <w:proofErr w:type="gramStart"/>
      <w:r w:rsidRPr="00174304">
        <w:rPr>
          <w:rFonts w:ascii="Courier New" w:hAnsi="Courier New" w:cs="Courier New"/>
          <w:sz w:val="20"/>
          <w:szCs w:val="20"/>
          <w:lang w:val="en-CA"/>
          <w:rPrChange w:id="4656" w:author="Eric Boisvert" w:date="2015-10-30T06:31:00Z">
            <w:rPr>
              <w:lang w:val="en-CA"/>
            </w:rPr>
          </w:rPrChange>
        </w:rPr>
        <w:t>gsmlb:</w:t>
      </w:r>
      <w:proofErr w:type="gramEnd"/>
      <w:r w:rsidRPr="00174304">
        <w:rPr>
          <w:rFonts w:ascii="Courier New" w:hAnsi="Courier New" w:cs="Courier New"/>
          <w:sz w:val="20"/>
          <w:szCs w:val="20"/>
          <w:lang w:val="en-CA"/>
          <w:rPrChange w:id="4657"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4658" w:author="Eric Boisvert" w:date="2015-10-30T06:31:00Z">
            <w:rPr>
              <w:lang w:val="en-CA"/>
            </w:rPr>
          </w:rPrChange>
        </w:rPr>
        <w:pPrChange w:id="4659" w:author="Eric Boisvert" w:date="2015-10-30T06:31:00Z">
          <w:pPr/>
        </w:pPrChange>
      </w:pPr>
      <w:r w:rsidRPr="00174304">
        <w:rPr>
          <w:rFonts w:ascii="Courier New" w:hAnsi="Courier New" w:cs="Courier New"/>
          <w:sz w:val="20"/>
          <w:szCs w:val="20"/>
          <w:lang w:val="en-CA"/>
          <w:rPrChange w:id="4660" w:author="Eric Boisvert" w:date="2015-10-30T06:31:00Z">
            <w:rPr>
              <w:lang w:val="en-CA"/>
            </w:rPr>
          </w:rPrChange>
        </w:rPr>
        <w:t>&lt;</w:t>
      </w:r>
      <w:proofErr w:type="gramStart"/>
      <w:r w:rsidRPr="00174304">
        <w:rPr>
          <w:rFonts w:ascii="Courier New" w:hAnsi="Courier New" w:cs="Courier New"/>
          <w:sz w:val="20"/>
          <w:szCs w:val="20"/>
          <w:lang w:val="en-CA"/>
          <w:rPrChange w:id="4661" w:author="Eric Boisvert" w:date="2015-10-30T06:31:00Z">
            <w:rPr>
              <w:lang w:val="en-CA"/>
            </w:rPr>
          </w:rPrChange>
        </w:rPr>
        <w:t>gsmlb:</w:t>
      </w:r>
      <w:proofErr w:type="gramEnd"/>
      <w:r w:rsidRPr="00174304">
        <w:rPr>
          <w:rFonts w:ascii="Courier New" w:hAnsi="Courier New" w:cs="Courier New"/>
          <w:sz w:val="20"/>
          <w:szCs w:val="20"/>
          <w:lang w:val="en-CA"/>
          <w:rPrChange w:id="4662"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4663" w:author="Eric Boisvert" w:date="2015-10-30T06:31:00Z">
            <w:rPr>
              <w:lang w:val="en-CA"/>
            </w:rPr>
          </w:rPrChange>
        </w:rPr>
        <w:pPrChange w:id="4664" w:author="Eric Boisvert" w:date="2015-10-30T06:31:00Z">
          <w:pPr/>
        </w:pPrChange>
      </w:pPr>
      <w:r w:rsidRPr="00174304">
        <w:rPr>
          <w:rFonts w:ascii="Courier New" w:hAnsi="Courier New" w:cs="Courier New"/>
          <w:sz w:val="20"/>
          <w:szCs w:val="20"/>
          <w:lang w:val="en-CA"/>
          <w:rPrChange w:id="4665" w:author="Eric Boisvert" w:date="2015-10-30T06:31:00Z">
            <w:rPr>
              <w:lang w:val="en-CA"/>
            </w:rPr>
          </w:rPrChange>
        </w:rPr>
        <w:lastRenderedPageBreak/>
        <w:tab/>
        <w:t>&lt;gsmlb</w:t>
      </w:r>
      <w:proofErr w:type="gramStart"/>
      <w:r w:rsidRPr="00174304">
        <w:rPr>
          <w:rFonts w:ascii="Courier New" w:hAnsi="Courier New" w:cs="Courier New"/>
          <w:sz w:val="20"/>
          <w:szCs w:val="20"/>
          <w:lang w:val="en-CA"/>
          <w:rPrChange w:id="4666" w:author="Eric Boisvert" w:date="2015-10-30T06:31:00Z">
            <w:rPr>
              <w:lang w:val="en-CA"/>
            </w:rPr>
          </w:rPrChange>
        </w:rPr>
        <w:t>:MappedFeature</w:t>
      </w:r>
      <w:proofErr w:type="gramEnd"/>
      <w:r w:rsidRPr="00174304">
        <w:rPr>
          <w:rFonts w:ascii="Courier New" w:hAnsi="Courier New" w:cs="Courier New"/>
          <w:sz w:val="20"/>
          <w:szCs w:val="20"/>
          <w:lang w:val="en-CA"/>
          <w:rPrChange w:id="4667"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4668" w:author="Eric Boisvert" w:date="2015-10-30T06:31:00Z">
            <w:rPr>
              <w:lang w:val="en-CA"/>
            </w:rPr>
          </w:rPrChange>
        </w:rPr>
        <w:pPrChange w:id="4669" w:author="Eric Boisvert" w:date="2015-10-30T06:31:00Z">
          <w:pPr/>
        </w:pPrChange>
      </w:pPr>
      <w:r w:rsidRPr="00174304">
        <w:rPr>
          <w:rFonts w:ascii="Courier New" w:hAnsi="Courier New" w:cs="Courier New"/>
          <w:sz w:val="20"/>
          <w:szCs w:val="20"/>
          <w:lang w:val="en-CA"/>
          <w:rPrChange w:id="4670" w:author="Eric Boisvert" w:date="2015-10-30T06:31:00Z">
            <w:rPr>
              <w:lang w:val="en-CA"/>
            </w:rPr>
          </w:rPrChange>
        </w:rPr>
        <w:tab/>
      </w:r>
      <w:r w:rsidRPr="00174304">
        <w:rPr>
          <w:rFonts w:ascii="Courier New" w:hAnsi="Courier New" w:cs="Courier New"/>
          <w:sz w:val="20"/>
          <w:szCs w:val="20"/>
          <w:lang w:val="en-CA"/>
          <w:rPrChange w:id="4671" w:author="Eric Boisvert" w:date="2015-10-30T06:31:00Z">
            <w:rPr>
              <w:lang w:val="en-CA"/>
            </w:rPr>
          </w:rPrChange>
        </w:rPr>
        <w:tab/>
        <w:t>&lt;</w:t>
      </w:r>
      <w:proofErr w:type="gramStart"/>
      <w:r w:rsidRPr="00174304">
        <w:rPr>
          <w:rFonts w:ascii="Courier New" w:hAnsi="Courier New" w:cs="Courier New"/>
          <w:sz w:val="20"/>
          <w:szCs w:val="20"/>
          <w:lang w:val="en-CA"/>
          <w:rPrChange w:id="4672" w:author="Eric Boisvert" w:date="2015-10-30T06:31:00Z">
            <w:rPr>
              <w:lang w:val="en-CA"/>
            </w:rPr>
          </w:rPrChange>
        </w:rPr>
        <w:t>gsmlb:</w:t>
      </w:r>
      <w:proofErr w:type="gramEnd"/>
      <w:r w:rsidRPr="00174304">
        <w:rPr>
          <w:rFonts w:ascii="Courier New" w:hAnsi="Courier New" w:cs="Courier New"/>
          <w:sz w:val="20"/>
          <w:szCs w:val="20"/>
          <w:lang w:val="en-CA"/>
          <w:rPrChange w:id="4673" w:author="Eric Boisvert" w:date="2015-10-30T06:31:00Z">
            <w:rPr>
              <w:lang w:val="en-CA"/>
            </w:rPr>
          </w:rPrChange>
        </w:rPr>
        <w:t>specification&gt;</w:t>
      </w:r>
    </w:p>
    <w:p w14:paraId="65F9D5E5" w14:textId="77777777" w:rsidR="00174304" w:rsidRDefault="00174304">
      <w:pPr>
        <w:contextualSpacing/>
        <w:rPr>
          <w:ins w:id="4674" w:author="Eric Boisvert" w:date="2016-02-14T13:53:00Z"/>
          <w:rFonts w:ascii="Courier New" w:hAnsi="Courier New" w:cs="Courier New"/>
          <w:sz w:val="20"/>
          <w:szCs w:val="20"/>
          <w:lang w:val="en-CA"/>
        </w:rPr>
        <w:pPrChange w:id="4675" w:author="Eric Boisvert" w:date="2015-10-30T06:31:00Z">
          <w:pPr/>
        </w:pPrChange>
      </w:pPr>
      <w:r w:rsidRPr="00174304">
        <w:rPr>
          <w:rFonts w:ascii="Courier New" w:hAnsi="Courier New" w:cs="Courier New"/>
          <w:sz w:val="20"/>
          <w:szCs w:val="20"/>
          <w:lang w:val="en-CA"/>
          <w:rPrChange w:id="4676" w:author="Eric Boisvert" w:date="2015-10-30T06:31:00Z">
            <w:rPr>
              <w:lang w:val="en-CA"/>
            </w:rPr>
          </w:rPrChange>
        </w:rPr>
        <w:tab/>
      </w:r>
      <w:r w:rsidRPr="00174304">
        <w:rPr>
          <w:rFonts w:ascii="Courier New" w:hAnsi="Courier New" w:cs="Courier New"/>
          <w:sz w:val="20"/>
          <w:szCs w:val="20"/>
          <w:lang w:val="en-CA"/>
          <w:rPrChange w:id="4677" w:author="Eric Boisvert" w:date="2015-10-30T06:31:00Z">
            <w:rPr>
              <w:lang w:val="en-CA"/>
            </w:rPr>
          </w:rPrChange>
        </w:rPr>
        <w:tab/>
      </w:r>
      <w:r w:rsidRPr="00174304">
        <w:rPr>
          <w:rFonts w:ascii="Courier New" w:hAnsi="Courier New" w:cs="Courier New"/>
          <w:sz w:val="20"/>
          <w:szCs w:val="20"/>
          <w:lang w:val="en-CA"/>
          <w:rPrChange w:id="4678" w:author="Eric Boisvert" w:date="2015-10-30T06:31:00Z">
            <w:rPr>
              <w:lang w:val="en-CA"/>
            </w:rPr>
          </w:rPrChange>
        </w:rPr>
        <w:tab/>
        <w:t>&lt;gsmlb</w:t>
      </w:r>
      <w:proofErr w:type="gramStart"/>
      <w:r w:rsidRPr="00174304">
        <w:rPr>
          <w:rFonts w:ascii="Courier New" w:hAnsi="Courier New" w:cs="Courier New"/>
          <w:sz w:val="20"/>
          <w:szCs w:val="20"/>
          <w:lang w:val="en-CA"/>
          <w:rPrChange w:id="4679" w:author="Eric Boisvert" w:date="2015-10-30T06:31:00Z">
            <w:rPr>
              <w:lang w:val="en-CA"/>
            </w:rPr>
          </w:rPrChange>
        </w:rPr>
        <w:t>:GeologicUnit</w:t>
      </w:r>
      <w:proofErr w:type="gramEnd"/>
      <w:r w:rsidRPr="00174304">
        <w:rPr>
          <w:rFonts w:ascii="Courier New" w:hAnsi="Courier New" w:cs="Courier New"/>
          <w:sz w:val="20"/>
          <w:szCs w:val="20"/>
          <w:lang w:val="en-CA"/>
          <w:rPrChange w:id="4680" w:author="Eric Boisvert" w:date="2015-10-30T06:31:00Z">
            <w:rPr>
              <w:lang w:val="en-CA"/>
            </w:rPr>
          </w:rPrChange>
        </w:rPr>
        <w:t xml:space="preserve"> gml:id="G1"&gt;</w:t>
      </w:r>
    </w:p>
    <w:p w14:paraId="26F633BF" w14:textId="7285F93A" w:rsidR="00BB76F4" w:rsidRDefault="00BB76F4">
      <w:pPr>
        <w:contextualSpacing/>
        <w:rPr>
          <w:ins w:id="4681" w:author="Eric Boisvert" w:date="2016-02-14T13:53:00Z"/>
          <w:rFonts w:ascii="Courier New" w:hAnsi="Courier New" w:cs="Courier New"/>
          <w:sz w:val="20"/>
          <w:szCs w:val="20"/>
          <w:lang w:val="en-CA"/>
        </w:rPr>
        <w:pPrChange w:id="4682" w:author="Eric Boisvert" w:date="2015-10-30T06:31:00Z">
          <w:pPr/>
        </w:pPrChange>
      </w:pPr>
      <w:commentRangeStart w:id="4683"/>
      <w:ins w:id="4684"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4685" w:author="Eric Boisvert" w:date="2016-02-14T13:54:00Z">
        <w:r>
          <w:rPr>
            <w:rFonts w:ascii="Courier New" w:hAnsi="Courier New" w:cs="Courier New"/>
            <w:sz w:val="20"/>
            <w:szCs w:val="20"/>
            <w:lang w:val="en-CA"/>
          </w:rPr>
          <w:t>identifier</w:t>
        </w:r>
      </w:ins>
      <w:proofErr w:type="gramEnd"/>
      <w:ins w:id="4686"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687" w:author="Eric Boisvert" w:date="2016-02-14T13:54:00Z">
        <w:r w:rsidRPr="00BB76F4">
          <w:t xml:space="preserve"> </w:t>
        </w:r>
      </w:ins>
      <w:ins w:id="4688" w:author="Eric Boisvert" w:date="2016-02-14T14:10:00Z">
        <w:r w:rsidR="00FE640E">
          <w:rPr>
            <w:rFonts w:ascii="Courier New" w:hAnsi="Courier New" w:cs="Courier New"/>
            <w:sz w:val="20"/>
            <w:szCs w:val="20"/>
            <w:lang w:val="en-CA"/>
          </w:rPr>
          <w:t>&amp;resource;</w:t>
        </w:r>
      </w:ins>
      <w:ins w:id="4689" w:author="Eric Boisvert" w:date="2016-02-14T13:57:00Z">
        <w:r w:rsidR="00E20E2E" w:rsidRPr="00E20E2E">
          <w:rPr>
            <w:rFonts w:ascii="Courier New" w:hAnsi="Courier New" w:cs="Courier New"/>
            <w:sz w:val="20"/>
            <w:szCs w:val="20"/>
            <w:lang w:val="en-CA"/>
          </w:rPr>
          <w:t>/feature/GeologicUnit/45247347623</w:t>
        </w:r>
      </w:ins>
      <w:ins w:id="4690" w:author="Eric Boisvert" w:date="2016-02-14T13:54:00Z">
        <w:r>
          <w:rPr>
            <w:rFonts w:ascii="Courier New" w:hAnsi="Courier New" w:cs="Courier New"/>
            <w:sz w:val="20"/>
            <w:szCs w:val="20"/>
            <w:lang w:val="en-CA"/>
          </w:rPr>
          <w:t>&lt;/gml:identifier&gt;</w:t>
        </w:r>
        <w:commentRangeEnd w:id="4683"/>
        <w:r>
          <w:rPr>
            <w:rStyle w:val="Marquedecommentaire"/>
          </w:rPr>
          <w:commentReference w:id="4683"/>
        </w:r>
      </w:ins>
    </w:p>
    <w:p w14:paraId="29E1646A" w14:textId="483FDC82" w:rsidR="00BB76F4" w:rsidRPr="00174304" w:rsidDel="00BB76F4" w:rsidRDefault="00BB76F4">
      <w:pPr>
        <w:contextualSpacing/>
        <w:rPr>
          <w:del w:id="4691" w:author="Eric Boisvert" w:date="2016-02-14T13:53:00Z"/>
          <w:rFonts w:ascii="Courier New" w:hAnsi="Courier New" w:cs="Courier New"/>
          <w:sz w:val="20"/>
          <w:szCs w:val="20"/>
          <w:lang w:val="en-CA"/>
          <w:rPrChange w:id="4692" w:author="Eric Boisvert" w:date="2015-10-30T06:31:00Z">
            <w:rPr>
              <w:del w:id="4693" w:author="Eric Boisvert" w:date="2016-02-14T13:53:00Z"/>
              <w:lang w:val="en-CA"/>
            </w:rPr>
          </w:rPrChange>
        </w:rPr>
        <w:pPrChange w:id="4694"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695" w:author="Eric Boisvert" w:date="2015-10-30T06:31:00Z">
            <w:rPr>
              <w:lang w:val="en-CA"/>
            </w:rPr>
          </w:rPrChange>
        </w:rPr>
        <w:pPrChange w:id="4696" w:author="Eric Boisvert" w:date="2015-10-30T06:31:00Z">
          <w:pPr/>
        </w:pPrChange>
      </w:pPr>
      <w:del w:id="4697" w:author="Eric Boisvert" w:date="2016-02-14T13:53:00Z">
        <w:r w:rsidRPr="00174304" w:rsidDel="00BB76F4">
          <w:rPr>
            <w:rFonts w:ascii="Courier New" w:hAnsi="Courier New" w:cs="Courier New"/>
            <w:sz w:val="20"/>
            <w:szCs w:val="20"/>
            <w:lang w:val="en-CA"/>
            <w:rPrChange w:id="4698" w:author="Eric Boisvert" w:date="2015-10-30T06:31:00Z">
              <w:rPr>
                <w:lang w:val="en-CA"/>
              </w:rPr>
            </w:rPrChange>
          </w:rPr>
          <w:tab/>
        </w:r>
        <w:r w:rsidRPr="00174304" w:rsidDel="00BB76F4">
          <w:rPr>
            <w:rFonts w:ascii="Courier New" w:hAnsi="Courier New" w:cs="Courier New"/>
            <w:sz w:val="20"/>
            <w:szCs w:val="20"/>
            <w:lang w:val="en-CA"/>
            <w:rPrChange w:id="4699" w:author="Eric Boisvert" w:date="2015-10-30T06:31:00Z">
              <w:rPr>
                <w:lang w:val="en-CA"/>
              </w:rPr>
            </w:rPrChange>
          </w:rPr>
          <w:tab/>
        </w:r>
      </w:del>
      <w:r w:rsidRPr="00174304">
        <w:rPr>
          <w:rFonts w:ascii="Courier New" w:hAnsi="Courier New" w:cs="Courier New"/>
          <w:sz w:val="20"/>
          <w:szCs w:val="20"/>
          <w:lang w:val="en-CA"/>
          <w:rPrChange w:id="4700"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701" w:author="Eric Boisvert" w:date="2015-10-30T06:31:00Z">
            <w:rPr>
              <w:lang w:val="en-CA"/>
            </w:rPr>
          </w:rPrChange>
        </w:rPr>
        <w:pPrChange w:id="4702" w:author="Eric Boisvert" w:date="2015-10-30T06:31:00Z">
          <w:pPr/>
        </w:pPrChange>
      </w:pPr>
      <w:r w:rsidRPr="00174304">
        <w:rPr>
          <w:rFonts w:ascii="Courier New" w:hAnsi="Courier New" w:cs="Courier New"/>
          <w:sz w:val="20"/>
          <w:szCs w:val="20"/>
          <w:lang w:val="en-CA"/>
          <w:rPrChange w:id="4703" w:author="Eric Boisvert" w:date="2015-10-30T06:31:00Z">
            <w:rPr>
              <w:lang w:val="en-CA"/>
            </w:rPr>
          </w:rPrChange>
        </w:rPr>
        <w:tab/>
      </w:r>
      <w:r w:rsidRPr="00174304">
        <w:rPr>
          <w:rFonts w:ascii="Courier New" w:hAnsi="Courier New" w:cs="Courier New"/>
          <w:sz w:val="20"/>
          <w:szCs w:val="20"/>
          <w:lang w:val="en-CA"/>
          <w:rPrChange w:id="4704" w:author="Eric Boisvert" w:date="2015-10-30T06:31:00Z">
            <w:rPr>
              <w:lang w:val="en-CA"/>
            </w:rPr>
          </w:rPrChange>
        </w:rPr>
        <w:tab/>
      </w:r>
      <w:r w:rsidRPr="00174304">
        <w:rPr>
          <w:rFonts w:ascii="Courier New" w:hAnsi="Courier New" w:cs="Courier New"/>
          <w:sz w:val="20"/>
          <w:szCs w:val="20"/>
          <w:lang w:val="en-CA"/>
          <w:rPrChange w:id="4705" w:author="Eric Boisvert" w:date="2015-10-30T06:31:00Z">
            <w:rPr>
              <w:lang w:val="en-CA"/>
            </w:rPr>
          </w:rPrChange>
        </w:rPr>
        <w:tab/>
        <w:t>&lt;/gsmlb</w:t>
      </w:r>
      <w:proofErr w:type="gramStart"/>
      <w:r w:rsidRPr="00174304">
        <w:rPr>
          <w:rFonts w:ascii="Courier New" w:hAnsi="Courier New" w:cs="Courier New"/>
          <w:sz w:val="20"/>
          <w:szCs w:val="20"/>
          <w:lang w:val="en-CA"/>
          <w:rPrChange w:id="4706" w:author="Eric Boisvert" w:date="2015-10-30T06:31:00Z">
            <w:rPr>
              <w:lang w:val="en-CA"/>
            </w:rPr>
          </w:rPrChange>
        </w:rPr>
        <w:t>:GeologicUnit</w:t>
      </w:r>
      <w:proofErr w:type="gramEnd"/>
      <w:r w:rsidRPr="00174304">
        <w:rPr>
          <w:rFonts w:ascii="Courier New" w:hAnsi="Courier New" w:cs="Courier New"/>
          <w:sz w:val="20"/>
          <w:szCs w:val="20"/>
          <w:lang w:val="en-CA"/>
          <w:rPrChange w:id="4707"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4708" w:author="Eric Boisvert" w:date="2015-10-30T06:31:00Z">
            <w:rPr>
              <w:lang w:val="en-CA"/>
            </w:rPr>
          </w:rPrChange>
        </w:rPr>
        <w:pPrChange w:id="4709" w:author="Eric Boisvert" w:date="2015-10-30T06:31:00Z">
          <w:pPr/>
        </w:pPrChange>
      </w:pPr>
      <w:r w:rsidRPr="00174304">
        <w:rPr>
          <w:rFonts w:ascii="Courier New" w:hAnsi="Courier New" w:cs="Courier New"/>
          <w:sz w:val="20"/>
          <w:szCs w:val="20"/>
          <w:lang w:val="en-CA"/>
          <w:rPrChange w:id="4710" w:author="Eric Boisvert" w:date="2015-10-30T06:31:00Z">
            <w:rPr>
              <w:lang w:val="en-CA"/>
            </w:rPr>
          </w:rPrChange>
        </w:rPr>
        <w:tab/>
      </w:r>
      <w:r w:rsidRPr="00174304">
        <w:rPr>
          <w:rFonts w:ascii="Courier New" w:hAnsi="Courier New" w:cs="Courier New"/>
          <w:sz w:val="20"/>
          <w:szCs w:val="20"/>
          <w:lang w:val="en-CA"/>
          <w:rPrChange w:id="4711" w:author="Eric Boisvert" w:date="2015-10-30T06:31:00Z">
            <w:rPr>
              <w:lang w:val="en-CA"/>
            </w:rPr>
          </w:rPrChange>
        </w:rPr>
        <w:tab/>
        <w:t>&lt;/gsmlb</w:t>
      </w:r>
      <w:proofErr w:type="gramStart"/>
      <w:r w:rsidRPr="00174304">
        <w:rPr>
          <w:rFonts w:ascii="Courier New" w:hAnsi="Courier New" w:cs="Courier New"/>
          <w:sz w:val="20"/>
          <w:szCs w:val="20"/>
          <w:lang w:val="en-CA"/>
          <w:rPrChange w:id="4712" w:author="Eric Boisvert" w:date="2015-10-30T06:31:00Z">
            <w:rPr>
              <w:lang w:val="en-CA"/>
            </w:rPr>
          </w:rPrChange>
        </w:rPr>
        <w:t>:specification</w:t>
      </w:r>
      <w:proofErr w:type="gramEnd"/>
      <w:r w:rsidRPr="00174304">
        <w:rPr>
          <w:rFonts w:ascii="Courier New" w:hAnsi="Courier New" w:cs="Courier New"/>
          <w:sz w:val="20"/>
          <w:szCs w:val="20"/>
          <w:lang w:val="en-CA"/>
          <w:rPrChange w:id="4713"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4714" w:author="Eric Boisvert" w:date="2015-10-30T06:31:00Z">
            <w:rPr>
              <w:lang w:val="en-CA"/>
            </w:rPr>
          </w:rPrChange>
        </w:rPr>
        <w:pPrChange w:id="4715" w:author="Eric Boisvert" w:date="2015-10-30T06:31:00Z">
          <w:pPr/>
        </w:pPrChange>
      </w:pPr>
      <w:r w:rsidRPr="00174304">
        <w:rPr>
          <w:rFonts w:ascii="Courier New" w:hAnsi="Courier New" w:cs="Courier New"/>
          <w:sz w:val="20"/>
          <w:szCs w:val="20"/>
          <w:lang w:val="en-CA"/>
          <w:rPrChange w:id="4716" w:author="Eric Boisvert" w:date="2015-10-30T06:31:00Z">
            <w:rPr>
              <w:lang w:val="en-CA"/>
            </w:rPr>
          </w:rPrChange>
        </w:rPr>
        <w:tab/>
        <w:t>&lt;/gsmlb</w:t>
      </w:r>
      <w:proofErr w:type="gramStart"/>
      <w:r w:rsidRPr="00174304">
        <w:rPr>
          <w:rFonts w:ascii="Courier New" w:hAnsi="Courier New" w:cs="Courier New"/>
          <w:sz w:val="20"/>
          <w:szCs w:val="20"/>
          <w:lang w:val="en-CA"/>
          <w:rPrChange w:id="4717" w:author="Eric Boisvert" w:date="2015-10-30T06:31:00Z">
            <w:rPr>
              <w:lang w:val="en-CA"/>
            </w:rPr>
          </w:rPrChange>
        </w:rPr>
        <w:t>:MappedFeature</w:t>
      </w:r>
      <w:proofErr w:type="gramEnd"/>
      <w:r w:rsidRPr="00174304">
        <w:rPr>
          <w:rFonts w:ascii="Courier New" w:hAnsi="Courier New" w:cs="Courier New"/>
          <w:sz w:val="20"/>
          <w:szCs w:val="20"/>
          <w:lang w:val="en-CA"/>
          <w:rPrChange w:id="4718"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4719" w:author="Eric Boisvert" w:date="2015-10-30T06:31:00Z">
            <w:rPr>
              <w:lang w:val="en-CA"/>
            </w:rPr>
          </w:rPrChange>
        </w:rPr>
        <w:pPrChange w:id="4720" w:author="Eric Boisvert" w:date="2015-10-30T06:31:00Z">
          <w:pPr/>
        </w:pPrChange>
      </w:pPr>
      <w:r w:rsidRPr="00174304">
        <w:rPr>
          <w:rFonts w:ascii="Courier New" w:hAnsi="Courier New" w:cs="Courier New"/>
          <w:sz w:val="20"/>
          <w:szCs w:val="20"/>
          <w:lang w:val="en-CA"/>
          <w:rPrChange w:id="4721" w:author="Eric Boisvert" w:date="2015-10-30T06:31:00Z">
            <w:rPr>
              <w:lang w:val="en-CA"/>
            </w:rPr>
          </w:rPrChange>
        </w:rPr>
        <w:t>&lt;/gsmlb</w:t>
      </w:r>
      <w:proofErr w:type="gramStart"/>
      <w:r w:rsidRPr="00174304">
        <w:rPr>
          <w:rFonts w:ascii="Courier New" w:hAnsi="Courier New" w:cs="Courier New"/>
          <w:sz w:val="20"/>
          <w:szCs w:val="20"/>
          <w:lang w:val="en-CA"/>
          <w:rPrChange w:id="4722" w:author="Eric Boisvert" w:date="2015-10-30T06:31:00Z">
            <w:rPr>
              <w:lang w:val="en-CA"/>
            </w:rPr>
          </w:rPrChange>
        </w:rPr>
        <w:t>:mappedItem</w:t>
      </w:r>
      <w:proofErr w:type="gramEnd"/>
      <w:r w:rsidRPr="00174304">
        <w:rPr>
          <w:rFonts w:ascii="Courier New" w:hAnsi="Courier New" w:cs="Courier New"/>
          <w:sz w:val="20"/>
          <w:szCs w:val="20"/>
          <w:lang w:val="en-CA"/>
          <w:rPrChange w:id="4723"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4724" w:author="Eric Boisvert" w:date="2015-10-30T06:31:00Z">
            <w:rPr>
              <w:lang w:val="en-CA"/>
            </w:rPr>
          </w:rPrChange>
        </w:rPr>
        <w:pPrChange w:id="4725" w:author="Eric Boisvert" w:date="2015-10-30T06:31:00Z">
          <w:pPr/>
        </w:pPrChange>
      </w:pPr>
      <w:r w:rsidRPr="00174304">
        <w:rPr>
          <w:rFonts w:ascii="Courier New" w:hAnsi="Courier New" w:cs="Courier New"/>
          <w:sz w:val="20"/>
          <w:szCs w:val="20"/>
          <w:lang w:val="en-CA"/>
          <w:rPrChange w:id="4726" w:author="Eric Boisvert" w:date="2015-10-30T06:31:00Z">
            <w:rPr>
              <w:lang w:val="en-CA"/>
            </w:rPr>
          </w:rPrChange>
        </w:rPr>
        <w:t>&lt;</w:t>
      </w:r>
      <w:proofErr w:type="gramStart"/>
      <w:r w:rsidRPr="00174304">
        <w:rPr>
          <w:rFonts w:ascii="Courier New" w:hAnsi="Courier New" w:cs="Courier New"/>
          <w:sz w:val="20"/>
          <w:szCs w:val="20"/>
          <w:lang w:val="en-CA"/>
          <w:rPrChange w:id="4727" w:author="Eric Boisvert" w:date="2015-10-30T06:31:00Z">
            <w:rPr>
              <w:lang w:val="en-CA"/>
            </w:rPr>
          </w:rPrChange>
        </w:rPr>
        <w:t>gsmlb:</w:t>
      </w:r>
      <w:proofErr w:type="gramEnd"/>
      <w:r w:rsidRPr="00174304">
        <w:rPr>
          <w:rFonts w:ascii="Courier New" w:hAnsi="Courier New" w:cs="Courier New"/>
          <w:sz w:val="20"/>
          <w:szCs w:val="20"/>
          <w:lang w:val="en-CA"/>
          <w:rPrChange w:id="4728"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4729" w:author="Eric Boisvert" w:date="2015-10-30T06:31:00Z">
            <w:rPr>
              <w:lang w:val="en-CA"/>
            </w:rPr>
          </w:rPrChange>
        </w:rPr>
        <w:pPrChange w:id="4730" w:author="Eric Boisvert" w:date="2015-10-30T06:31:00Z">
          <w:pPr/>
        </w:pPrChange>
      </w:pPr>
      <w:r w:rsidRPr="00174304">
        <w:rPr>
          <w:rFonts w:ascii="Courier New" w:hAnsi="Courier New" w:cs="Courier New"/>
          <w:sz w:val="20"/>
          <w:szCs w:val="20"/>
          <w:lang w:val="en-CA"/>
          <w:rPrChange w:id="4731" w:author="Eric Boisvert" w:date="2015-10-30T06:31:00Z">
            <w:rPr>
              <w:lang w:val="en-CA"/>
            </w:rPr>
          </w:rPrChange>
        </w:rPr>
        <w:tab/>
        <w:t>&lt;gsmlb</w:t>
      </w:r>
      <w:proofErr w:type="gramStart"/>
      <w:r w:rsidRPr="00174304">
        <w:rPr>
          <w:rFonts w:ascii="Courier New" w:hAnsi="Courier New" w:cs="Courier New"/>
          <w:sz w:val="20"/>
          <w:szCs w:val="20"/>
          <w:lang w:val="en-CA"/>
          <w:rPrChange w:id="4732" w:author="Eric Boisvert" w:date="2015-10-30T06:31:00Z">
            <w:rPr>
              <w:lang w:val="en-CA"/>
            </w:rPr>
          </w:rPrChange>
        </w:rPr>
        <w:t>:MappedFeature</w:t>
      </w:r>
      <w:proofErr w:type="gramEnd"/>
      <w:r w:rsidRPr="00174304">
        <w:rPr>
          <w:rFonts w:ascii="Courier New" w:hAnsi="Courier New" w:cs="Courier New"/>
          <w:sz w:val="20"/>
          <w:szCs w:val="20"/>
          <w:lang w:val="en-CA"/>
          <w:rPrChange w:id="4733"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4734" w:author="Eric Boisvert" w:date="2015-10-30T06:32:00Z">
            <w:rPr>
              <w:lang w:val="en-CA"/>
            </w:rPr>
          </w:rPrChange>
        </w:rPr>
        <w:pPrChange w:id="4735" w:author="Eric Boisvert" w:date="2015-10-30T06:31:00Z">
          <w:pPr/>
        </w:pPrChange>
      </w:pPr>
      <w:r w:rsidRPr="00174304">
        <w:rPr>
          <w:rFonts w:ascii="Courier New" w:hAnsi="Courier New" w:cs="Courier New"/>
          <w:b/>
          <w:sz w:val="20"/>
          <w:szCs w:val="20"/>
          <w:lang w:val="en-CA"/>
          <w:rPrChange w:id="4736" w:author="Eric Boisvert" w:date="2015-10-30T06:32:00Z">
            <w:rPr>
              <w:lang w:val="en-CA"/>
            </w:rPr>
          </w:rPrChange>
        </w:rPr>
        <w:tab/>
      </w:r>
      <w:r w:rsidRPr="00174304">
        <w:rPr>
          <w:rFonts w:ascii="Courier New" w:hAnsi="Courier New" w:cs="Courier New"/>
          <w:b/>
          <w:sz w:val="20"/>
          <w:szCs w:val="20"/>
          <w:lang w:val="en-CA"/>
          <w:rPrChange w:id="4737" w:author="Eric Boisvert" w:date="2015-10-30T06:32:00Z">
            <w:rPr>
              <w:lang w:val="en-CA"/>
            </w:rPr>
          </w:rPrChange>
        </w:rPr>
        <w:tab/>
        <w:t>&lt;gsmlb</w:t>
      </w:r>
      <w:proofErr w:type="gramStart"/>
      <w:r w:rsidRPr="00174304">
        <w:rPr>
          <w:rFonts w:ascii="Courier New" w:hAnsi="Courier New" w:cs="Courier New"/>
          <w:b/>
          <w:sz w:val="20"/>
          <w:szCs w:val="20"/>
          <w:lang w:val="en-CA"/>
          <w:rPrChange w:id="4738" w:author="Eric Boisvert" w:date="2015-10-30T06:32:00Z">
            <w:rPr>
              <w:lang w:val="en-CA"/>
            </w:rPr>
          </w:rPrChange>
        </w:rPr>
        <w:t>:specification</w:t>
      </w:r>
      <w:proofErr w:type="gramEnd"/>
      <w:r w:rsidRPr="00174304">
        <w:rPr>
          <w:rFonts w:ascii="Courier New" w:hAnsi="Courier New" w:cs="Courier New"/>
          <w:b/>
          <w:sz w:val="20"/>
          <w:szCs w:val="20"/>
          <w:lang w:val="en-CA"/>
          <w:rPrChange w:id="4739"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740"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741" w:author="Eric Boisvert" w:date="2015-10-30T06:31:00Z">
            <w:rPr>
              <w:lang w:val="en-CA"/>
            </w:rPr>
          </w:rPrChange>
        </w:rPr>
        <w:pPrChange w:id="4742" w:author="Eric Boisvert" w:date="2015-10-30T06:31:00Z">
          <w:pPr/>
        </w:pPrChange>
      </w:pPr>
      <w:r w:rsidRPr="00174304">
        <w:rPr>
          <w:rFonts w:ascii="Courier New" w:hAnsi="Courier New" w:cs="Courier New"/>
          <w:sz w:val="20"/>
          <w:szCs w:val="20"/>
          <w:lang w:val="en-CA"/>
          <w:rPrChange w:id="4743" w:author="Eric Boisvert" w:date="2015-10-30T06:31:00Z">
            <w:rPr>
              <w:lang w:val="en-CA"/>
            </w:rPr>
          </w:rPrChange>
        </w:rPr>
        <w:tab/>
        <w:t>&lt;/gsmlb</w:t>
      </w:r>
      <w:proofErr w:type="gramStart"/>
      <w:r w:rsidRPr="00174304">
        <w:rPr>
          <w:rFonts w:ascii="Courier New" w:hAnsi="Courier New" w:cs="Courier New"/>
          <w:sz w:val="20"/>
          <w:szCs w:val="20"/>
          <w:lang w:val="en-CA"/>
          <w:rPrChange w:id="4744" w:author="Eric Boisvert" w:date="2015-10-30T06:31:00Z">
            <w:rPr>
              <w:lang w:val="en-CA"/>
            </w:rPr>
          </w:rPrChange>
        </w:rPr>
        <w:t>:MappedFeature</w:t>
      </w:r>
      <w:proofErr w:type="gramEnd"/>
      <w:r w:rsidRPr="00174304">
        <w:rPr>
          <w:rFonts w:ascii="Courier New" w:hAnsi="Courier New" w:cs="Courier New"/>
          <w:sz w:val="20"/>
          <w:szCs w:val="20"/>
          <w:lang w:val="en-CA"/>
          <w:rPrChange w:id="4745"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4746" w:author="Eric Boisvert" w:date="2015-10-30T06:31:00Z">
          <w:pPr/>
        </w:pPrChange>
      </w:pPr>
      <w:r w:rsidRPr="00174304">
        <w:rPr>
          <w:rFonts w:ascii="Courier New" w:hAnsi="Courier New" w:cs="Courier New"/>
          <w:sz w:val="20"/>
          <w:szCs w:val="20"/>
          <w:lang w:val="en-CA"/>
          <w:rPrChange w:id="4747" w:author="Eric Boisvert" w:date="2015-10-30T06:31:00Z">
            <w:rPr>
              <w:lang w:val="en-CA"/>
            </w:rPr>
          </w:rPrChange>
        </w:rPr>
        <w:t>&lt;/gsmlb</w:t>
      </w:r>
      <w:proofErr w:type="gramStart"/>
      <w:r w:rsidRPr="00174304">
        <w:rPr>
          <w:rFonts w:ascii="Courier New" w:hAnsi="Courier New" w:cs="Courier New"/>
          <w:sz w:val="20"/>
          <w:szCs w:val="20"/>
          <w:lang w:val="en-CA"/>
          <w:rPrChange w:id="4748" w:author="Eric Boisvert" w:date="2015-10-30T06:31:00Z">
            <w:rPr>
              <w:lang w:val="en-CA"/>
            </w:rPr>
          </w:rPrChange>
        </w:rPr>
        <w:t>:mappedItem</w:t>
      </w:r>
      <w:proofErr w:type="gramEnd"/>
      <w:r w:rsidRPr="00174304">
        <w:rPr>
          <w:rFonts w:ascii="Courier New" w:hAnsi="Courier New" w:cs="Courier New"/>
          <w:sz w:val="20"/>
          <w:szCs w:val="20"/>
          <w:lang w:val="en-CA"/>
          <w:rPrChange w:id="4749"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4750"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4751" w:author="Eric Boisvert" w:date="2015-10-30T06:31:00Z">
            <w:rPr>
              <w:lang w:val="en-CA"/>
            </w:rPr>
          </w:rPrChange>
        </w:rPr>
        <w:pPrChange w:id="4752"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753" w:author="Eric Boisvert" w:date="2015-10-30T06:31:00Z">
            <w:rPr>
              <w:lang w:val="en-CA"/>
            </w:rPr>
          </w:rPrChange>
        </w:rPr>
        <w:pPrChange w:id="4754" w:author="Eric Boisvert" w:date="2015-10-30T06:31:00Z">
          <w:pPr/>
        </w:pPrChange>
      </w:pPr>
      <w:r w:rsidRPr="00174304">
        <w:rPr>
          <w:rFonts w:ascii="Courier New" w:hAnsi="Courier New" w:cs="Courier New"/>
          <w:sz w:val="20"/>
          <w:szCs w:val="20"/>
          <w:lang w:val="en-CA"/>
          <w:rPrChange w:id="4755" w:author="Eric Boisvert" w:date="2015-10-30T06:31:00Z">
            <w:rPr>
              <w:lang w:val="en-CA"/>
            </w:rPr>
          </w:rPrChange>
        </w:rPr>
        <w:t>&lt;/gsmlb</w:t>
      </w:r>
      <w:proofErr w:type="gramStart"/>
      <w:r w:rsidRPr="00174304">
        <w:rPr>
          <w:rFonts w:ascii="Courier New" w:hAnsi="Courier New" w:cs="Courier New"/>
          <w:sz w:val="20"/>
          <w:szCs w:val="20"/>
          <w:lang w:val="en-CA"/>
          <w:rPrChange w:id="4756" w:author="Eric Boisvert" w:date="2015-10-30T06:31:00Z">
            <w:rPr>
              <w:lang w:val="en-CA"/>
            </w:rPr>
          </w:rPrChange>
        </w:rPr>
        <w:t>:GSML</w:t>
      </w:r>
      <w:proofErr w:type="gramEnd"/>
      <w:r w:rsidRPr="00174304">
        <w:rPr>
          <w:rFonts w:ascii="Courier New" w:hAnsi="Courier New" w:cs="Courier New"/>
          <w:sz w:val="20"/>
          <w:szCs w:val="20"/>
          <w:lang w:val="en-CA"/>
          <w:rPrChange w:id="4757" w:author="Eric Boisvert" w:date="2015-10-30T06:31:00Z">
            <w:rPr>
              <w:lang w:val="en-CA"/>
            </w:rPr>
          </w:rPrChange>
        </w:rPr>
        <w:t>&gt;</w:t>
      </w:r>
      <w:r w:rsidRPr="00174304">
        <w:rPr>
          <w:rFonts w:ascii="Courier New" w:hAnsi="Courier New" w:cs="Courier New"/>
          <w:sz w:val="20"/>
          <w:szCs w:val="20"/>
          <w:lang w:val="en-CA"/>
          <w:rPrChange w:id="4758" w:author="Eric Boisvert" w:date="2015-10-30T06:31:00Z">
            <w:rPr>
              <w:lang w:val="en-CA"/>
            </w:rPr>
          </w:rPrChange>
        </w:rPr>
        <w:tab/>
      </w:r>
    </w:p>
    <w:p w14:paraId="0AD1A072" w14:textId="77777777" w:rsidR="00174304" w:rsidRDefault="00174304" w:rsidP="00A8510C">
      <w:pPr>
        <w:rPr>
          <w:ins w:id="4759" w:author="Eric Boisvert" w:date="2016-02-14T13:37:00Z"/>
          <w:lang w:val="en-CA"/>
        </w:rPr>
      </w:pPr>
    </w:p>
    <w:p w14:paraId="56876531" w14:textId="5A990A6B" w:rsidR="00C13B9B" w:rsidRDefault="00C13B9B" w:rsidP="00C13B9B">
      <w:pPr>
        <w:rPr>
          <w:ins w:id="4760" w:author="Eric Boisvert" w:date="2016-02-14T13:37:00Z"/>
          <w:lang w:val="en-CA"/>
        </w:rPr>
      </w:pPr>
      <w:ins w:id="4761" w:author="Eric Boisvert" w:date="2016-02-14T13:37:00Z">
        <w:r>
          <w:rPr>
            <w:lang w:val="en-CA"/>
          </w:rPr>
          <w:t xml:space="preserve">The next example shows yet </w:t>
        </w:r>
      </w:ins>
      <w:ins w:id="4762" w:author="Eric Boisvert" w:date="2016-02-27T14:53:00Z">
        <w:r w:rsidR="00AF7E7A">
          <w:rPr>
            <w:lang w:val="en-CA"/>
          </w:rPr>
          <w:t>an</w:t>
        </w:r>
      </w:ins>
      <w:ins w:id="4763" w:author="Eric Boisvert" w:date="2016-02-14T13:38:00Z">
        <w:r>
          <w:rPr>
            <w:lang w:val="en-CA"/>
          </w:rPr>
          <w:t>other</w:t>
        </w:r>
      </w:ins>
      <w:ins w:id="4764" w:author="Eric Boisvert" w:date="2016-02-14T13:37:00Z">
        <w:r>
          <w:rPr>
            <w:lang w:val="en-CA"/>
          </w:rPr>
          <w:t xml:space="preserve"> W3C encoding of a link using a WFS 2.0 request.  While </w:t>
        </w:r>
      </w:ins>
      <w:ins w:id="4765" w:author="Eric Boisvert" w:date="2016-02-27T14:54:00Z">
        <w:r w:rsidR="00AF7E7A">
          <w:rPr>
            <w:lang w:val="en-CA"/>
          </w:rPr>
          <w:t>it</w:t>
        </w:r>
      </w:ins>
      <w:ins w:id="4766" w:author="Eric Boisvert" w:date="2016-02-14T13:37:00Z">
        <w:r w:rsidR="00AF7E7A">
          <w:rPr>
            <w:lang w:val="en-CA"/>
          </w:rPr>
          <w:t xml:space="preserve"> </w:t>
        </w:r>
      </w:ins>
      <w:ins w:id="4767" w:author="Eric Boisvert" w:date="2016-02-27T14:54:00Z">
        <w:r w:rsidR="00AF7E7A">
          <w:rPr>
            <w:lang w:val="en-CA"/>
          </w:rPr>
          <w:t>is an</w:t>
        </w:r>
      </w:ins>
      <w:ins w:id="4768" w:author="Eric Boisvert" w:date="2016-02-14T13:37:00Z">
        <w:r>
          <w:rPr>
            <w:lang w:val="en-CA"/>
          </w:rPr>
          <w:t xml:space="preserve"> </w:t>
        </w:r>
      </w:ins>
      <w:ins w:id="4769" w:author="Eric Boisvert" w:date="2016-02-27T14:51:00Z">
        <w:r w:rsidR="00AF7E7A">
          <w:rPr>
            <w:lang w:val="en-CA"/>
          </w:rPr>
          <w:t xml:space="preserve">XSD </w:t>
        </w:r>
      </w:ins>
      <w:ins w:id="4770" w:author="Eric Boisvert" w:date="2016-02-14T13:37:00Z">
        <w:r w:rsidR="00AF7E7A">
          <w:rPr>
            <w:lang w:val="en-CA"/>
          </w:rPr>
          <w:t xml:space="preserve">valid encoding, the link </w:t>
        </w:r>
      </w:ins>
      <w:ins w:id="4771" w:author="Eric Boisvert" w:date="2016-02-27T14:54:00Z">
        <w:r w:rsidR="00AF7E7A">
          <w:rPr>
            <w:lang w:val="en-CA"/>
          </w:rPr>
          <w:t>is</w:t>
        </w:r>
      </w:ins>
      <w:ins w:id="4772" w:author="Eric Boisvert" w:date="2016-02-14T13:37:00Z">
        <w:r>
          <w:rPr>
            <w:lang w:val="en-CA"/>
          </w:rPr>
          <w:t xml:space="preserve"> not</w:t>
        </w:r>
      </w:ins>
      <w:ins w:id="4773" w:author="Eric Boisvert" w:date="2016-02-27T14:54:00Z">
        <w:r w:rsidR="00AF7E7A">
          <w:rPr>
            <w:lang w:val="en-CA"/>
          </w:rPr>
          <w:t xml:space="preserve"> an</w:t>
        </w:r>
      </w:ins>
      <w:ins w:id="4774" w:author="Eric Boisvert" w:date="2016-02-14T13:37:00Z">
        <w:r>
          <w:rPr>
            <w:lang w:val="en-CA"/>
          </w:rPr>
          <w:t xml:space="preserve"> identifier (although </w:t>
        </w:r>
      </w:ins>
      <w:ins w:id="4775" w:author="Eric Boisvert" w:date="2016-02-27T14:51:00Z">
        <w:r w:rsidR="00AF7E7A">
          <w:rPr>
            <w:lang w:val="en-CA"/>
          </w:rPr>
          <w:t>an identifier might appear somewhere in the</w:t>
        </w:r>
      </w:ins>
      <w:ins w:id="4776"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777"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4778"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4779" w:author="Eric Boisvert" w:date="2016-02-14T13:37:00Z">
        <w:r w:rsidDel="00C13B9B">
          <w:rPr>
            <w:rFonts w:ascii="Courier New" w:hAnsi="Courier New" w:cs="Courier New"/>
            <w:sz w:val="20"/>
            <w:szCs w:val="20"/>
            <w:lang w:val="en-CA"/>
          </w:rPr>
          <w:delText>m4</w:delText>
        </w:r>
      </w:del>
      <w:ins w:id="4780"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78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78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78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784"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4785" w:author="Eric Boisvert" w:date="2016-03-06T14:28:00Z"/>
          <w:lang w:val="en-CA"/>
        </w:rPr>
      </w:pPr>
    </w:p>
    <w:p w14:paraId="7C856C8D" w14:textId="7D7EE9C9" w:rsidR="005171DA" w:rsidRDefault="005171DA" w:rsidP="00A8510C">
      <w:pPr>
        <w:rPr>
          <w:lang w:val="en-CA"/>
        </w:rPr>
      </w:pPr>
      <w:ins w:id="4786" w:author="Eric Boisvert" w:date="2016-03-06T14:28:00Z">
        <w:r>
          <w:rPr>
            <w:lang w:val="en-CA"/>
          </w:rPr>
          <w:t xml:space="preserve">This encoding does not readily tell the client </w:t>
        </w:r>
      </w:ins>
      <w:ins w:id="4787" w:author="Eric Boisvert" w:date="2016-03-06T14:29:00Z">
        <w:r>
          <w:rPr>
            <w:lang w:val="en-CA"/>
          </w:rPr>
          <w:t xml:space="preserve">application </w:t>
        </w:r>
      </w:ins>
      <w:ins w:id="4788" w:author="Eric Boisvert" w:date="2016-03-06T14:28:00Z">
        <w:r>
          <w:rPr>
            <w:lang w:val="en-CA"/>
          </w:rPr>
          <w:t xml:space="preserve">what to expect by following that link (again, unless </w:t>
        </w:r>
      </w:ins>
      <w:ins w:id="4789" w:author="Eric Boisvert" w:date="2016-03-06T14:29:00Z">
        <w:r>
          <w:rPr>
            <w:lang w:val="en-CA"/>
          </w:rPr>
          <w:t xml:space="preserve">it can figure it’s a WFS request and the ID parameter is a datastore reference to </w:t>
        </w:r>
      </w:ins>
      <w:ins w:id="4790"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4791" w:author="Eric Boisvert" w:date="2016-03-06T14:34:00Z">
        <w:r>
          <w:rPr>
            <w:lang w:val="en-CA"/>
          </w:rPr>
          <w:t>)</w:t>
        </w:r>
      </w:ins>
      <w:ins w:id="4792" w:author="Eric Boisvert" w:date="2016-03-06T14:35:00Z">
        <w:r>
          <w:rPr>
            <w:lang w:val="en-CA"/>
          </w:rPr>
          <w:t xml:space="preserve"> </w:t>
        </w:r>
      </w:ins>
      <w:ins w:id="4793" w:author="Eric Boisvert" w:date="2016-03-06T14:34:00Z">
        <w:r>
          <w:rPr>
            <w:lang w:val="en-CA"/>
          </w:rPr>
          <w:t xml:space="preserve"> </w:t>
        </w:r>
      </w:ins>
      <w:ins w:id="4794"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795" w:author="Eric Boisvert" w:date="2016-02-14T13:42:00Z"/>
          <w:lang w:val="en-CA"/>
        </w:rPr>
      </w:pPr>
      <w:del w:id="4796"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797"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798"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799" w:author="Eric Boisvert" w:date="2015-10-30T06:36:00Z">
              <w:r w:rsidR="003E6590">
                <w:rPr>
                  <w:rStyle w:val="reqtext"/>
                  <w:lang w:val="en-CA"/>
                </w:rPr>
                <w:t xml:space="preserve">referencing to an external resource </w:t>
              </w:r>
            </w:ins>
            <w:r w:rsidRPr="00106124">
              <w:rPr>
                <w:rStyle w:val="reqtext"/>
                <w:lang w:val="en-CA"/>
              </w:rPr>
              <w:t>SHALL be encoded with 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ins w:id="4800" w:author="Boisvert, Eric" w:date="2016-03-29T09:16:00Z">
              <w:r w:rsidR="00B8253A">
                <w:rPr>
                  <w:rStyle w:val="reqtext"/>
                  <w:lang w:val="en-CA"/>
                </w:rPr>
                <w:t>.</w:t>
              </w:r>
            </w:ins>
          </w:p>
        </w:tc>
      </w:tr>
    </w:tbl>
    <w:p w14:paraId="64B30BCC" w14:textId="77777777" w:rsidR="00106124" w:rsidRDefault="00106124" w:rsidP="00AD7649">
      <w:pPr>
        <w:rPr>
          <w:ins w:id="4801" w:author="Eric Boisvert" w:date="2015-10-30T06:47:00Z"/>
          <w:lang w:val="en-CA"/>
        </w:rPr>
      </w:pPr>
      <w:r>
        <w:rPr>
          <w:lang w:val="en-CA"/>
        </w:rPr>
        <w:t xml:space="preserve"> </w:t>
      </w:r>
    </w:p>
    <w:p w14:paraId="00A2CAF8" w14:textId="77777777" w:rsidR="00652E95" w:rsidRDefault="00652E95" w:rsidP="00652E95">
      <w:pPr>
        <w:pStyle w:val="Titre3"/>
        <w:rPr>
          <w:ins w:id="4802" w:author="Eric Boisvert" w:date="2015-10-30T06:47:00Z"/>
          <w:lang w:val="en-CA"/>
        </w:rPr>
      </w:pPr>
      <w:bookmarkStart w:id="4803" w:name="_Toc446944628"/>
      <w:ins w:id="4804" w:author="Eric Boisvert" w:date="2015-10-30T06:47:00Z">
        <w:r>
          <w:rPr>
            <w:lang w:val="en-CA"/>
          </w:rPr>
          <w:t>CodeList</w:t>
        </w:r>
        <w:bookmarkEnd w:id="4803"/>
      </w:ins>
    </w:p>
    <w:p w14:paraId="00512E31" w14:textId="77777777" w:rsidR="00652E95" w:rsidRDefault="00652E95" w:rsidP="00652E95">
      <w:pPr>
        <w:rPr>
          <w:ins w:id="4805" w:author="Eric Boisvert" w:date="2015-10-30T06:47:00Z"/>
          <w:lang w:val="en-CA"/>
        </w:rPr>
      </w:pPr>
    </w:p>
    <w:p w14:paraId="4565B3B7" w14:textId="461BF747" w:rsidR="00652E95" w:rsidRDefault="00652E95" w:rsidP="00652E95">
      <w:pPr>
        <w:rPr>
          <w:ins w:id="4806" w:author="Eric Boisvert" w:date="2015-10-30T06:47:00Z"/>
          <w:lang w:val="en-CA"/>
        </w:rPr>
      </w:pPr>
      <w:ins w:id="4807" w:author="Eric Boisvert" w:date="2015-10-30T06:47:00Z">
        <w:r>
          <w:rPr>
            <w:lang w:val="en-CA"/>
          </w:rPr>
          <w:t>Code List</w:t>
        </w:r>
      </w:ins>
      <w:ins w:id="4808" w:author="Eric Boisvert" w:date="2016-02-14T14:37:00Z">
        <w:r w:rsidR="00D70F03">
          <w:rPr>
            <w:lang w:val="en-CA"/>
          </w:rPr>
          <w:t>s</w:t>
        </w:r>
      </w:ins>
      <w:ins w:id="4809"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4810" w:author="Eric Boisvert" w:date="2016-01-20T05:31:00Z">
        <w:r w:rsidR="00B95F74">
          <w:rPr>
            <w:lang w:val="en-CA"/>
          </w:rPr>
          <w:t xml:space="preserve"> term</w:t>
        </w:r>
      </w:ins>
      <w:ins w:id="4811" w:author="Eric Boisvert" w:date="2015-10-30T06:47:00Z">
        <w:r w:rsidR="00D70F03">
          <w:rPr>
            <w:lang w:val="en-CA"/>
          </w:rPr>
          <w:t xml:space="preserve"> reference ha</w:t>
        </w:r>
      </w:ins>
      <w:ins w:id="4812" w:author="Eric Boisvert" w:date="2016-02-14T14:37:00Z">
        <w:r w:rsidR="00D70F03">
          <w:rPr>
            <w:lang w:val="en-CA"/>
          </w:rPr>
          <w:t>s</w:t>
        </w:r>
      </w:ins>
      <w:ins w:id="4813"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814" w:author="Eric Boisvert" w:date="2015-10-30T06:47:00Z"/>
          <w:rFonts w:ascii="Consolas" w:hAnsi="Consolas" w:cs="Consolas"/>
          <w:sz w:val="20"/>
          <w:szCs w:val="20"/>
          <w:lang w:val="en-CA"/>
        </w:rPr>
      </w:pPr>
      <w:ins w:id="4815"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816"/>
        <w:r w:rsidRPr="008D2309">
          <w:rPr>
            <w:rFonts w:ascii="Consolas" w:hAnsi="Consolas" w:cs="Consolas"/>
            <w:sz w:val="20"/>
            <w:szCs w:val="20"/>
            <w:lang w:val="en-CA"/>
          </w:rPr>
          <w:t>http://resource.geosciml.org/classifier/cgi/simplelithology/mudstone</w:t>
        </w:r>
        <w:commentRangeEnd w:id="4816"/>
        <w:r>
          <w:rPr>
            <w:rStyle w:val="Marquedecommentaire"/>
          </w:rPr>
          <w:commentReference w:id="4816"/>
        </w:r>
        <w:r w:rsidRPr="008D2309">
          <w:rPr>
            <w:rFonts w:ascii="Consolas" w:hAnsi="Consolas" w:cs="Consolas"/>
            <w:sz w:val="20"/>
            <w:szCs w:val="20"/>
            <w:lang w:val="en-CA"/>
          </w:rPr>
          <w:t>" xlink:title="mudstone"/&gt;</w:t>
        </w:r>
      </w:ins>
    </w:p>
    <w:p w14:paraId="13540271" w14:textId="4D0DCD42" w:rsidR="00652E95" w:rsidRDefault="00652E95" w:rsidP="00652E95">
      <w:pPr>
        <w:rPr>
          <w:ins w:id="4817" w:author="Eric Boisvert" w:date="2015-10-30T06:47:00Z"/>
          <w:lang w:val="en-CA"/>
        </w:rPr>
      </w:pPr>
      <w:ins w:id="4818"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819" w:author="Eric Boisvert" w:date="2016-01-24T13:41:00Z">
        <w:r w:rsidR="0099305B">
          <w:rPr>
            <w:lang w:val="en-CA"/>
          </w:rPr>
          <w:t>should</w:t>
        </w:r>
      </w:ins>
      <w:ins w:id="4820" w:author="Eric Boisvert" w:date="2015-10-30T06:47:00Z">
        <w:r>
          <w:rPr>
            <w:lang w:val="en-CA"/>
          </w:rPr>
          <w:t xml:space="preserve"> resolve to a resource</w:t>
        </w:r>
      </w:ins>
      <w:ins w:id="4821" w:author="Eric Boisvert" w:date="2016-01-24T13:41:00Z">
        <w:r w:rsidR="0099305B">
          <w:rPr>
            <w:lang w:val="en-CA"/>
          </w:rPr>
          <w:t xml:space="preserve"> representation</w:t>
        </w:r>
      </w:ins>
      <w:ins w:id="4822"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82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82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825" w:author="Eric Boisvert" w:date="2015-10-30T06:48:00Z"/>
                <w:rStyle w:val="requri"/>
                <w:lang w:val="en-CA"/>
              </w:rPr>
            </w:pPr>
            <w:ins w:id="482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4827" w:author="Eric Boisvert" w:date="2015-10-30T06:48:00Z"/>
                <w:rStyle w:val="reqtext"/>
                <w:lang w:val="en-CA"/>
              </w:rPr>
            </w:pPr>
            <w:ins w:id="4828" w:author="Eric Boisvert" w:date="2015-10-30T06:48:00Z">
              <w:r w:rsidRPr="00106124">
                <w:rPr>
                  <w:rStyle w:val="reqtext"/>
                  <w:lang w:val="en-CA"/>
                </w:rPr>
                <w:t xml:space="preserve">Vocabulary term </w:t>
              </w:r>
            </w:ins>
            <w:ins w:id="4829" w:author="Eric Boisvert" w:date="2016-03-25T17:16:00Z">
              <w:r w:rsidR="0063099F">
                <w:rPr>
                  <w:rStyle w:val="reqtext"/>
                  <w:lang w:val="en-CA"/>
                </w:rPr>
                <w:t>SHALL</w:t>
              </w:r>
            </w:ins>
            <w:ins w:id="4830" w:author="Eric Boisvert" w:date="2015-10-30T06:48:00Z">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ins>
            <w:ins w:id="4831" w:author="Boisvert, Eric" w:date="2016-03-29T09:17:00Z">
              <w:r w:rsidR="00B8253A">
                <w:rPr>
                  <w:rStyle w:val="reqtext"/>
                  <w:lang w:val="en-CA"/>
                </w:rPr>
                <w:t>.</w:t>
              </w:r>
            </w:ins>
          </w:p>
        </w:tc>
      </w:tr>
    </w:tbl>
    <w:p w14:paraId="7BEF1021" w14:textId="77777777" w:rsidR="00160943" w:rsidRDefault="00160943" w:rsidP="00160943">
      <w:pPr>
        <w:rPr>
          <w:ins w:id="483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833" w:author="Eric Boisvert" w:date="2015-10-30T05:38:00Z"/>
          <w:lang w:val="en-CA"/>
        </w:rPr>
      </w:pPr>
      <w:del w:id="483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835" w:author="Eric Boisvert" w:date="2015-10-30T05:38:00Z"/>
          <w:rFonts w:ascii="Consolas" w:hAnsi="Consolas" w:cs="Consolas"/>
          <w:sz w:val="20"/>
          <w:szCs w:val="20"/>
          <w:lang w:val="en-CA"/>
        </w:rPr>
      </w:pPr>
      <w:del w:id="4836" w:author="Eric Boisvert" w:date="2015-10-30T05:38:00Z">
        <w:r w:rsidRPr="008D2309" w:rsidDel="00E97666">
          <w:rPr>
            <w:rFonts w:ascii="Consolas" w:hAnsi="Consolas" w:cs="Consolas"/>
            <w:sz w:val="20"/>
            <w:szCs w:val="20"/>
            <w:lang w:val="en-CA"/>
          </w:rPr>
          <w:delText>&lt;gsmlb:lithology xlink:href="</w:delText>
        </w:r>
        <w:commentRangeStart w:id="4837"/>
        <w:r w:rsidRPr="008D2309" w:rsidDel="00E97666">
          <w:rPr>
            <w:rFonts w:ascii="Consolas" w:hAnsi="Consolas" w:cs="Consolas"/>
            <w:sz w:val="20"/>
            <w:szCs w:val="20"/>
            <w:lang w:val="en-CA"/>
          </w:rPr>
          <w:delText>http://resource.geosciml.org/classifier/cgi/simplelithology/mudstone</w:delText>
        </w:r>
        <w:commentRangeEnd w:id="4837"/>
        <w:r w:rsidR="008D1584" w:rsidDel="00E97666">
          <w:rPr>
            <w:rStyle w:val="Marquedecommentaire"/>
          </w:rPr>
          <w:commentReference w:id="483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838" w:author="Eric Boisvert" w:date="2015-10-30T05:38:00Z"/>
          <w:lang w:val="en-CA"/>
        </w:rPr>
      </w:pPr>
      <w:del w:id="483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4840" w:name="_Toc446944629"/>
      <w:r>
        <w:rPr>
          <w:lang w:val="en-CA"/>
        </w:rPr>
        <w:lastRenderedPageBreak/>
        <w:t>Identifiers</w:t>
      </w:r>
      <w:bookmarkEnd w:id="4840"/>
    </w:p>
    <w:p w14:paraId="4DD0F239" w14:textId="77777777" w:rsidR="00370329" w:rsidRDefault="00370329" w:rsidP="00AD7649">
      <w:pPr>
        <w:rPr>
          <w:ins w:id="4841" w:author="Eric Boisvert" w:date="2016-03-26T14:38:00Z"/>
          <w:lang w:val="en-CA"/>
        </w:rPr>
      </w:pPr>
    </w:p>
    <w:p w14:paraId="35FFE370" w14:textId="490102C9" w:rsidR="00DB594D" w:rsidRDefault="00DB594D" w:rsidP="00AD7649">
      <w:pPr>
        <w:rPr>
          <w:lang w:val="en-CA"/>
        </w:rPr>
      </w:pPr>
      <w:ins w:id="4842" w:author="Eric Boisvert" w:date="2016-03-26T14:38:00Z">
        <w:r>
          <w:rPr>
            <w:lang w:val="en-CA"/>
          </w:rPr>
          <w:t>Gml</w:t>
        </w:r>
        <w:proofErr w:type="gramStart"/>
        <w:r>
          <w:rPr>
            <w:lang w:val="en-CA"/>
          </w:rPr>
          <w:t>:identifier</w:t>
        </w:r>
      </w:ins>
      <w:ins w:id="4843" w:author="Eric Boisvert" w:date="2016-03-26T14:39:00Z">
        <w:r>
          <w:rPr>
            <w:lang w:val="en-CA"/>
          </w:rPr>
          <w:t>’s</w:t>
        </w:r>
        <w:proofErr w:type="gramEnd"/>
        <w:r>
          <w:rPr>
            <w:lang w:val="en-CA"/>
          </w:rPr>
          <w:t xml:space="preserve"> identified with the specific codeSpace “</w:t>
        </w:r>
        <w:r w:rsidRPr="00DB594D">
          <w:rPr>
            <w:rStyle w:val="reqtext"/>
            <w:rPrChange w:id="4844" w:author="Eric Boisvert" w:date="2016-03-26T14:39:00Z">
              <w:rPr>
                <w:lang w:val="en-CA"/>
              </w:rPr>
            </w:rPrChange>
          </w:rPr>
          <w:t>http://www.ietf.org/rfc/rfc2616</w:t>
        </w:r>
        <w:r>
          <w:rPr>
            <w:lang w:val="en-CA"/>
          </w:rPr>
          <w:t xml:space="preserve">” shall be resolvable HTTP URI that return an instance of </w:t>
        </w:r>
      </w:ins>
      <w:ins w:id="4845" w:author="Eric Boisvert" w:date="2016-03-26T14:41:00Z">
        <w:r>
          <w:rPr>
            <w:lang w:val="en-CA"/>
          </w:rPr>
          <w:t>itself.</w:t>
        </w:r>
      </w:ins>
    </w:p>
    <w:p w14:paraId="4980DCF9" w14:textId="67ADC14D" w:rsidR="008C6C76" w:rsidRDefault="008C6C76" w:rsidP="00AD7649">
      <w:pPr>
        <w:rPr>
          <w:lang w:val="en-CA"/>
        </w:rPr>
      </w:pPr>
      <w:del w:id="4846" w:author="Eric Boisvert" w:date="2016-03-26T14:41:00Z">
        <w:r w:rsidDel="00DB594D">
          <w:rPr>
            <w:lang w:val="en-CA"/>
          </w:rPr>
          <w:delText xml:space="preserve">Feature identifiers shall be encoded as gml:identifier which value is </w:delText>
        </w:r>
        <w:commentRangeStart w:id="4847"/>
        <w:r w:rsidDel="00DB594D">
          <w:rPr>
            <w:lang w:val="en-CA"/>
          </w:rPr>
          <w:delText>a Linked Open Data resource identifier</w:delText>
        </w:r>
        <w:commentRangeEnd w:id="4847"/>
        <w:r w:rsidR="0068411B" w:rsidDel="00DB594D">
          <w:rPr>
            <w:rStyle w:val="Marquedecommentaire"/>
          </w:rPr>
          <w:commentReference w:id="4847"/>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4848"/>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ins w:id="4849" w:author="Eric Boisvert" w:date="2016-03-26T14:40:00Z">
              <w:r w:rsidR="00DB594D">
                <w:rPr>
                  <w:rStyle w:val="reqtext"/>
                  <w:lang w:val="en-CA"/>
                </w:rPr>
                <w:t>and codeSpace = “</w:t>
              </w:r>
            </w:ins>
            <w:ins w:id="4850" w:author="Eric Boisvert" w:date="2016-03-26T14:41:00Z">
              <w:r w:rsidR="00DB594D" w:rsidRPr="00DB594D">
                <w:rPr>
                  <w:rStyle w:val="reqtext"/>
                  <w:lang w:val="en-CA"/>
                </w:rPr>
                <w:t>http://www.ietf.org/rfc/rfc2616</w:t>
              </w:r>
            </w:ins>
            <w:ins w:id="4851"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848"/>
            <w:r>
              <w:rPr>
                <w:rStyle w:val="Marquedecommentaire"/>
                <w:rFonts w:ascii="Times New Roman" w:eastAsia="Times New Roman" w:hAnsi="Times New Roman"/>
                <w:lang w:val="en-US" w:eastAsia="en-US"/>
              </w:rPr>
              <w:commentReference w:id="4848"/>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852" w:author="Eric Boisvert" w:date="2016-02-14T14:38:00Z">
        <w:r w:rsidR="00D70F03" w:rsidRPr="008C6C76" w:rsidDel="00D70F03">
          <w:rPr>
            <w:rFonts w:ascii="Consolas" w:hAnsi="Consolas" w:cs="Consolas"/>
            <w:color w:val="000000"/>
            <w:sz w:val="20"/>
            <w:szCs w:val="20"/>
            <w:highlight w:val="white"/>
            <w:lang w:val="fr-CA"/>
          </w:rPr>
          <w:t xml:space="preserve"> </w:t>
        </w:r>
      </w:ins>
      <w:del w:id="4853" w:author="Eric Boisvert" w:date="2016-02-14T14:38:00Z">
        <w:r w:rsidRPr="008C6C76" w:rsidDel="00D70F03">
          <w:rPr>
            <w:rFonts w:ascii="Consolas" w:hAnsi="Consolas" w:cs="Consolas"/>
            <w:color w:val="000000"/>
            <w:sz w:val="20"/>
            <w:szCs w:val="20"/>
            <w:highlight w:val="white"/>
            <w:lang w:val="fr-CA"/>
          </w:rPr>
          <w:delText>http://data.geoscience.gov.xx</w:delText>
        </w:r>
      </w:del>
      <w:ins w:id="4854" w:author="Eric Boisvert" w:date="2016-03-26T14:41:00Z">
        <w:r w:rsidR="00DB594D" w:rsidRPr="007C5519">
          <w:rPr>
            <w:lang w:val="fr-CA"/>
            <w:rPrChange w:id="4855"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856"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4857" w:author="Eric Boisvert" w:date="2016-03-26T14:42:00Z"/>
          <w:lang w:val="en-CA"/>
          <w:rPrChange w:id="4858" w:author="Boisvert, Eric" w:date="2016-03-29T07:53:00Z">
            <w:rPr>
              <w:ins w:id="4859" w:author="Eric Boisvert" w:date="2016-03-26T14:42:00Z"/>
              <w:lang w:val="fr-CA"/>
            </w:rPr>
          </w:rPrChange>
        </w:rPr>
      </w:pPr>
      <w:ins w:id="4860" w:author="Eric Boisvert" w:date="2016-03-26T14:42:00Z">
        <w:r w:rsidRPr="007C5519">
          <w:rPr>
            <w:lang w:val="en-CA"/>
            <w:rPrChange w:id="4861" w:author="Boisvert, Eric" w:date="2016-03-29T07:53:00Z">
              <w:rPr>
                <w:lang w:val="fr-CA"/>
              </w:rPr>
            </w:rPrChange>
          </w:rPr>
          <w:t xml:space="preserve">Resolving </w:t>
        </w:r>
        <w:r>
          <w:rPr>
            <w:lang w:val="fr-CA"/>
          </w:rPr>
          <w:fldChar w:fldCharType="begin"/>
        </w:r>
        <w:r w:rsidRPr="007C5519">
          <w:rPr>
            <w:lang w:val="en-CA"/>
            <w:rPrChange w:id="4862"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4863"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4864" w:author="Boisvert, Eric" w:date="2016-03-29T07:53:00Z">
              <w:rPr>
                <w:lang w:val="fr-CA"/>
              </w:rPr>
            </w:rPrChange>
          </w:rPr>
          <w:t xml:space="preserve">  shall return </w:t>
        </w:r>
      </w:ins>
    </w:p>
    <w:p w14:paraId="4D149DE6" w14:textId="77777777" w:rsidR="00DB594D" w:rsidRPr="00DB594D" w:rsidRDefault="00DB594D" w:rsidP="00DB594D">
      <w:pPr>
        <w:contextualSpacing/>
        <w:rPr>
          <w:ins w:id="4865" w:author="Eric Boisvert" w:date="2016-03-26T14:43:00Z"/>
          <w:rStyle w:val="reqtext"/>
          <w:rPrChange w:id="4866" w:author="Eric Boisvert" w:date="2016-03-26T14:43:00Z">
            <w:rPr>
              <w:ins w:id="4867" w:author="Eric Boisvert" w:date="2016-03-26T14:43:00Z"/>
              <w:rFonts w:ascii="Courier New" w:hAnsi="Courier New" w:cs="Courier New"/>
              <w:sz w:val="20"/>
              <w:szCs w:val="20"/>
              <w:lang w:val="en-CA"/>
            </w:rPr>
          </w:rPrChange>
        </w:rPr>
      </w:pPr>
      <w:ins w:id="4868" w:author="Eric Boisvert" w:date="2016-03-26T14:43:00Z">
        <w:r w:rsidRPr="00DB594D">
          <w:rPr>
            <w:rStyle w:val="reqtext"/>
            <w:rPrChange w:id="4869" w:author="Eric Boisvert" w:date="2016-03-26T14:43:00Z">
              <w:rPr>
                <w:rFonts w:ascii="Courier New" w:hAnsi="Courier New" w:cs="Courier New"/>
                <w:sz w:val="20"/>
                <w:szCs w:val="20"/>
                <w:lang w:val="en-CA"/>
              </w:rPr>
            </w:rPrChange>
          </w:rPr>
          <w:t>&lt;gsmlb</w:t>
        </w:r>
        <w:proofErr w:type="gramStart"/>
        <w:r w:rsidRPr="00DB594D">
          <w:rPr>
            <w:rStyle w:val="reqtext"/>
            <w:rPrChange w:id="4870" w:author="Eric Boisvert" w:date="2016-03-26T14:43:00Z">
              <w:rPr>
                <w:rFonts w:ascii="Courier New" w:hAnsi="Courier New" w:cs="Courier New"/>
                <w:sz w:val="20"/>
                <w:szCs w:val="20"/>
                <w:lang w:val="en-CA"/>
              </w:rPr>
            </w:rPrChange>
          </w:rPr>
          <w:t>:GeologicUnit</w:t>
        </w:r>
        <w:proofErr w:type="gramEnd"/>
        <w:r w:rsidRPr="00DB594D">
          <w:rPr>
            <w:rStyle w:val="reqtext"/>
            <w:rPrChange w:id="4871" w:author="Eric Boisvert" w:date="2016-03-26T14:43:00Z">
              <w:rPr>
                <w:rFonts w:ascii="Courier New" w:hAnsi="Courier New" w:cs="Courier New"/>
                <w:sz w:val="20"/>
                <w:szCs w:val="20"/>
                <w:lang w:val="en-CA"/>
              </w:rPr>
            </w:rPrChange>
          </w:rPr>
          <w:t xml:space="preserve"> gml:id="G1"&gt;</w:t>
        </w:r>
      </w:ins>
    </w:p>
    <w:p w14:paraId="049D8AD4" w14:textId="27600CDB" w:rsidR="00DB594D" w:rsidRPr="0024128E" w:rsidRDefault="00DB594D" w:rsidP="00AD7649">
      <w:pPr>
        <w:rPr>
          <w:ins w:id="4872" w:author="Eric Boisvert" w:date="2016-03-26T14:43:00Z"/>
          <w:rStyle w:val="reqtext"/>
          <w:lang w:val="fr-CA"/>
          <w:rPrChange w:id="4873" w:author="Boisvert, Eric" w:date="2016-03-29T12:36:00Z">
            <w:rPr>
              <w:ins w:id="4874" w:author="Eric Boisvert" w:date="2016-03-26T14:43:00Z"/>
              <w:lang w:val="fr-CA"/>
            </w:rPr>
          </w:rPrChange>
        </w:rPr>
      </w:pPr>
      <w:ins w:id="4875" w:author="Eric Boisvert" w:date="2016-03-26T14:43:00Z">
        <w:r w:rsidRPr="0024128E">
          <w:rPr>
            <w:rStyle w:val="reqtext"/>
            <w:lang w:val="fr-CA"/>
            <w:rPrChange w:id="4876" w:author="Boisvert, Eric" w:date="2016-03-29T12:36:00Z">
              <w:rPr>
                <w:lang w:val="fr-CA"/>
              </w:rPr>
            </w:rPrChange>
          </w:rPr>
          <w:t>(…)</w:t>
        </w:r>
      </w:ins>
    </w:p>
    <w:p w14:paraId="2AD9F664" w14:textId="77777777" w:rsidR="00DB594D" w:rsidRPr="0024128E" w:rsidRDefault="00DB594D" w:rsidP="00DB594D">
      <w:pPr>
        <w:rPr>
          <w:ins w:id="4877" w:author="Eric Boisvert" w:date="2016-03-26T14:43:00Z"/>
          <w:rStyle w:val="reqtext"/>
          <w:lang w:val="fr-CA"/>
          <w:rPrChange w:id="4878" w:author="Boisvert, Eric" w:date="2016-03-29T12:36:00Z">
            <w:rPr>
              <w:ins w:id="4879" w:author="Eric Boisvert" w:date="2016-03-26T14:43:00Z"/>
              <w:rFonts w:ascii="Consolas" w:hAnsi="Consolas" w:cs="Consolas"/>
              <w:color w:val="0000FF"/>
              <w:sz w:val="20"/>
              <w:szCs w:val="20"/>
              <w:lang w:val="fr-CA"/>
            </w:rPr>
          </w:rPrChange>
        </w:rPr>
      </w:pPr>
      <w:ins w:id="4880" w:author="Eric Boisvert" w:date="2016-03-26T14:43:00Z">
        <w:r w:rsidRPr="0024128E">
          <w:rPr>
            <w:rStyle w:val="reqtext"/>
            <w:highlight w:val="white"/>
            <w:lang w:val="fr-CA"/>
            <w:rPrChange w:id="4881" w:author="Boisvert, Eric" w:date="2016-03-29T12:36:00Z">
              <w:rPr>
                <w:rFonts w:ascii="Consolas" w:hAnsi="Consolas" w:cs="Consolas"/>
                <w:color w:val="0000FF"/>
                <w:sz w:val="20"/>
                <w:szCs w:val="20"/>
                <w:highlight w:val="white"/>
                <w:lang w:val="fr-CA"/>
              </w:rPr>
            </w:rPrChange>
          </w:rPr>
          <w:t>&lt;</w:t>
        </w:r>
        <w:proofErr w:type="gramStart"/>
        <w:r w:rsidRPr="0024128E">
          <w:rPr>
            <w:rStyle w:val="reqtext"/>
            <w:highlight w:val="white"/>
            <w:lang w:val="fr-CA"/>
            <w:rPrChange w:id="4882" w:author="Boisvert, Eric" w:date="2016-03-29T12:36:00Z">
              <w:rPr>
                <w:rFonts w:ascii="Consolas" w:hAnsi="Consolas" w:cs="Consolas"/>
                <w:color w:val="0000FF"/>
                <w:sz w:val="20"/>
                <w:szCs w:val="20"/>
                <w:highlight w:val="white"/>
                <w:lang w:val="fr-CA"/>
              </w:rPr>
            </w:rPrChange>
          </w:rPr>
          <w:t>gml:</w:t>
        </w:r>
        <w:proofErr w:type="gramEnd"/>
        <w:r w:rsidRPr="0024128E">
          <w:rPr>
            <w:rStyle w:val="reqtext"/>
            <w:highlight w:val="white"/>
            <w:lang w:val="fr-CA"/>
            <w:rPrChange w:id="4883" w:author="Boisvert, Eric" w:date="2016-03-29T12:36:00Z">
              <w:rPr>
                <w:rFonts w:ascii="Consolas" w:hAnsi="Consolas" w:cs="Consolas"/>
                <w:color w:val="0000FF"/>
                <w:sz w:val="20"/>
                <w:szCs w:val="20"/>
                <w:highlight w:val="white"/>
                <w:lang w:val="fr-CA"/>
              </w:rPr>
            </w:rPrChange>
          </w:rPr>
          <w:t>identifier codeSpace="</w:t>
        </w:r>
        <w:r w:rsidRPr="0024128E" w:rsidDel="00D70F03">
          <w:rPr>
            <w:rStyle w:val="reqtext"/>
            <w:highlight w:val="white"/>
            <w:lang w:val="fr-CA"/>
            <w:rPrChange w:id="4884" w:author="Boisvert, Eric" w:date="2016-03-29T12:36:00Z">
              <w:rPr>
                <w:rFonts w:ascii="Consolas" w:hAnsi="Consolas" w:cs="Consolas"/>
                <w:color w:val="000000"/>
                <w:sz w:val="20"/>
                <w:szCs w:val="20"/>
                <w:highlight w:val="white"/>
                <w:lang w:val="fr-CA"/>
              </w:rPr>
            </w:rPrChange>
          </w:rPr>
          <w:t xml:space="preserve"> </w:t>
        </w:r>
        <w:r w:rsidRPr="007C5519">
          <w:rPr>
            <w:rStyle w:val="reqtext"/>
            <w:lang w:val="fr-CA"/>
            <w:rPrChange w:id="4885" w:author="Boisvert, Eric" w:date="2016-03-29T07:53:00Z">
              <w:rPr/>
            </w:rPrChange>
          </w:rPr>
          <w:t xml:space="preserve"> http://www.ietf.org/rfc/rfc2616</w:t>
        </w:r>
        <w:r w:rsidRPr="0024128E">
          <w:rPr>
            <w:rStyle w:val="reqtext"/>
            <w:highlight w:val="white"/>
            <w:lang w:val="fr-CA"/>
            <w:rPrChange w:id="4886" w:author="Boisvert, Eric" w:date="2016-03-29T12:36:00Z">
              <w:rPr>
                <w:rFonts w:ascii="Consolas" w:hAnsi="Consolas" w:cs="Consolas"/>
                <w:color w:val="000000"/>
                <w:sz w:val="20"/>
                <w:szCs w:val="20"/>
                <w:highlight w:val="white"/>
                <w:lang w:val="fr-CA"/>
              </w:rPr>
            </w:rPrChange>
          </w:rPr>
          <w:t>/"&gt;</w:t>
        </w:r>
        <w:r w:rsidRPr="00DB594D">
          <w:rPr>
            <w:rStyle w:val="reqtext"/>
            <w:rPrChange w:id="4887" w:author="Eric Boisvert" w:date="2016-03-26T14:43:00Z">
              <w:rPr/>
            </w:rPrChange>
          </w:rPr>
          <w:fldChar w:fldCharType="begin"/>
        </w:r>
        <w:r w:rsidRPr="0024128E">
          <w:rPr>
            <w:rStyle w:val="reqtext"/>
            <w:lang w:val="fr-CA"/>
            <w:rPrChange w:id="4888" w:author="Boisvert, Eric" w:date="2016-03-29T12:36:00Z">
              <w:rPr>
                <w:lang w:val="fr-CA"/>
              </w:rPr>
            </w:rPrChange>
          </w:rPr>
          <w:instrText xml:space="preserve"> HYPERLINK "http://data.geoscience.gov.xx/feature/asc/geologicunit/stratno/25947%3c/gml:identifier" </w:instrText>
        </w:r>
        <w:r w:rsidRPr="00DB594D">
          <w:rPr>
            <w:rStyle w:val="reqtext"/>
            <w:rPrChange w:id="4889" w:author="Eric Boisvert" w:date="2016-03-26T14:43:00Z">
              <w:rPr>
                <w:rStyle w:val="Lienhypertexte"/>
                <w:rFonts w:ascii="Consolas" w:hAnsi="Consolas" w:cs="Consolas"/>
                <w:sz w:val="20"/>
                <w:szCs w:val="20"/>
                <w:highlight w:val="white"/>
                <w:lang w:val="fr-CA"/>
              </w:rPr>
            </w:rPrChange>
          </w:rPr>
          <w:fldChar w:fldCharType="separate"/>
        </w:r>
        <w:r w:rsidRPr="0024128E">
          <w:rPr>
            <w:rStyle w:val="reqtext"/>
            <w:highlight w:val="white"/>
            <w:lang w:val="fr-CA"/>
            <w:rPrChange w:id="4890" w:author="Boisvert, Eric" w:date="2016-03-29T12:36: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4891" w:author="Eric Boisvert" w:date="2016-03-26T14:43:00Z">
              <w:rPr>
                <w:rStyle w:val="Lienhypertexte"/>
                <w:rFonts w:ascii="Consolas" w:hAnsi="Consolas" w:cs="Consolas"/>
                <w:sz w:val="20"/>
                <w:szCs w:val="20"/>
                <w:highlight w:val="white"/>
                <w:lang w:val="fr-CA"/>
              </w:rPr>
            </w:rPrChange>
          </w:rPr>
          <w:fldChar w:fldCharType="end"/>
        </w:r>
        <w:r w:rsidRPr="0024128E">
          <w:rPr>
            <w:rStyle w:val="reqtext"/>
            <w:highlight w:val="white"/>
            <w:lang w:val="fr-CA"/>
            <w:rPrChange w:id="4892" w:author="Boisvert, Eric" w:date="2016-03-29T12:36: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4893" w:author="Eric Boisvert" w:date="2016-03-26T14:43:00Z"/>
          <w:rStyle w:val="reqtext"/>
          <w:rPrChange w:id="4894" w:author="Eric Boisvert" w:date="2016-03-26T14:43:00Z">
            <w:rPr>
              <w:ins w:id="4895" w:author="Eric Boisvert" w:date="2016-03-26T14:43:00Z"/>
              <w:rFonts w:ascii="Consolas" w:hAnsi="Consolas" w:cs="Consolas"/>
              <w:color w:val="0000FF"/>
              <w:sz w:val="20"/>
              <w:szCs w:val="20"/>
              <w:lang w:val="fr-CA"/>
            </w:rPr>
          </w:rPrChange>
        </w:rPr>
      </w:pPr>
      <w:ins w:id="4896" w:author="Eric Boisvert" w:date="2016-03-26T14:43:00Z">
        <w:r w:rsidRPr="00DB594D">
          <w:rPr>
            <w:rStyle w:val="reqtext"/>
            <w:rPrChange w:id="4897"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4898" w:author="Eric Boisvert" w:date="2016-03-26T14:43:00Z"/>
          <w:rStyle w:val="reqtext"/>
          <w:rPrChange w:id="4899" w:author="Eric Boisvert" w:date="2016-03-26T14:43:00Z">
            <w:rPr>
              <w:ins w:id="4900" w:author="Eric Boisvert" w:date="2016-03-26T14:43:00Z"/>
              <w:rFonts w:ascii="Courier New" w:hAnsi="Courier New" w:cs="Courier New"/>
              <w:sz w:val="20"/>
              <w:szCs w:val="20"/>
              <w:lang w:val="en-CA"/>
            </w:rPr>
          </w:rPrChange>
        </w:rPr>
      </w:pPr>
      <w:ins w:id="4901" w:author="Eric Boisvert" w:date="2016-03-26T14:43:00Z">
        <w:r w:rsidRPr="00DB594D">
          <w:rPr>
            <w:rStyle w:val="reqtext"/>
            <w:rPrChange w:id="4902" w:author="Eric Boisvert" w:date="2016-03-26T14:43:00Z">
              <w:rPr>
                <w:rFonts w:ascii="Courier New" w:hAnsi="Courier New" w:cs="Courier New"/>
                <w:sz w:val="20"/>
                <w:szCs w:val="20"/>
                <w:lang w:val="en-CA"/>
              </w:rPr>
            </w:rPrChange>
          </w:rPr>
          <w:t>&lt;/gsmlb</w:t>
        </w:r>
        <w:proofErr w:type="gramStart"/>
        <w:r w:rsidRPr="00DB594D">
          <w:rPr>
            <w:rStyle w:val="reqtext"/>
            <w:rPrChange w:id="4903" w:author="Eric Boisvert" w:date="2016-03-26T14:43:00Z">
              <w:rPr>
                <w:rFonts w:ascii="Courier New" w:hAnsi="Courier New" w:cs="Courier New"/>
                <w:sz w:val="20"/>
                <w:szCs w:val="20"/>
                <w:lang w:val="en-CA"/>
              </w:rPr>
            </w:rPrChange>
          </w:rPr>
          <w:t>:GeologicUnit</w:t>
        </w:r>
        <w:proofErr w:type="gramEnd"/>
        <w:r w:rsidRPr="00DB594D">
          <w:rPr>
            <w:rStyle w:val="reqtext"/>
            <w:rPrChange w:id="4904" w:author="Eric Boisvert" w:date="2016-03-26T14:43:00Z">
              <w:rPr>
                <w:rFonts w:ascii="Courier New" w:hAnsi="Courier New" w:cs="Courier New"/>
                <w:sz w:val="20"/>
                <w:szCs w:val="20"/>
                <w:lang w:val="en-CA"/>
              </w:rPr>
            </w:rPrChange>
          </w:rPr>
          <w:t>&gt;</w:t>
        </w:r>
      </w:ins>
    </w:p>
    <w:p w14:paraId="0BD938AD" w14:textId="77777777" w:rsidR="00DB594D" w:rsidRDefault="00DB594D" w:rsidP="00AD7649">
      <w:pPr>
        <w:rPr>
          <w:ins w:id="4905" w:author="Eric Boisvert" w:date="2016-03-26T14:42:00Z"/>
          <w:lang w:val="fr-CA"/>
        </w:rPr>
      </w:pPr>
    </w:p>
    <w:p w14:paraId="1E7F0706" w14:textId="1B3CBFFA" w:rsidR="008C6C76" w:rsidRPr="008C6C76" w:rsidRDefault="00DB594D" w:rsidP="00AD7649">
      <w:pPr>
        <w:rPr>
          <w:lang w:val="fr-CA"/>
        </w:rPr>
      </w:pPr>
      <w:ins w:id="4906" w:author="Eric Boisvert" w:date="2016-03-26T14:42:00Z">
        <w:r>
          <w:rPr>
            <w:lang w:val="fr-CA"/>
          </w:rPr>
          <w:t> </w:t>
        </w:r>
      </w:ins>
    </w:p>
    <w:p w14:paraId="63E94E9E" w14:textId="573E3412" w:rsidR="00370329" w:rsidRDefault="00370329" w:rsidP="00370329">
      <w:pPr>
        <w:pStyle w:val="Titre3"/>
        <w:rPr>
          <w:lang w:val="en-CA"/>
        </w:rPr>
      </w:pPr>
      <w:bookmarkStart w:id="4907" w:name="_Toc446944630"/>
      <w:r>
        <w:rPr>
          <w:lang w:val="en-CA"/>
        </w:rPr>
        <w:t>Nillables or Voidables</w:t>
      </w:r>
      <w:bookmarkEnd w:id="4907"/>
    </w:p>
    <w:p w14:paraId="168C9B83" w14:textId="77777777" w:rsidR="00370329" w:rsidRDefault="00370329" w:rsidP="00AD7649">
      <w:pPr>
        <w:rPr>
          <w:lang w:val="en-CA"/>
        </w:rPr>
      </w:pPr>
    </w:p>
    <w:p w14:paraId="1F86A32A" w14:textId="526BBC3E" w:rsidR="00E966AA" w:rsidRDefault="00370329" w:rsidP="00AD7649">
      <w:pPr>
        <w:rPr>
          <w:ins w:id="4908"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909" w:author="Eric Boisvert" w:date="2016-03-06T10:39:00Z">
        <w:r w:rsidR="00C47395">
          <w:rPr>
            <w:lang w:val="en-CA"/>
          </w:rPr>
          <w:t>a value is not provided.</w:t>
        </w:r>
      </w:ins>
      <w:del w:id="4910" w:author="Eric Boisvert" w:date="2016-01-20T05:39:00Z">
        <w:r w:rsidR="008A6B29" w:rsidDel="00B63214">
          <w:rPr>
            <w:lang w:val="en-CA"/>
          </w:rPr>
          <w:delText>it</w:delText>
        </w:r>
      </w:del>
      <w:del w:id="4911" w:author="Eric Boisvert" w:date="2016-03-06T10:39:00Z">
        <w:r w:rsidR="008A6B29" w:rsidDel="00C47395">
          <w:rPr>
            <w:lang w:val="en-CA"/>
          </w:rPr>
          <w:delText xml:space="preserve"> d</w:delText>
        </w:r>
      </w:del>
      <w:del w:id="4912" w:author="Eric Boisvert" w:date="2016-01-20T05:39:00Z">
        <w:r w:rsidR="008A6B29" w:rsidDel="00B63214">
          <w:rPr>
            <w:lang w:val="en-CA"/>
          </w:rPr>
          <w:delText>oes</w:delText>
        </w:r>
      </w:del>
      <w:del w:id="4913"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914" w:author="Eric Boisvert" w:date="2016-01-20T05:39:00Z">
        <w:r w:rsidR="00B63214">
          <w:rPr>
            <w:lang w:val="en-CA"/>
          </w:rPr>
          <w:t>.</w:t>
        </w:r>
      </w:ins>
    </w:p>
    <w:p w14:paraId="4E1749C7" w14:textId="3011CF13" w:rsidR="00B63214" w:rsidRDefault="00B63214">
      <w:pPr>
        <w:numPr>
          <w:ilvl w:val="0"/>
          <w:numId w:val="37"/>
        </w:numPr>
        <w:rPr>
          <w:ins w:id="4915" w:author="Eric Boisvert" w:date="2016-01-20T05:40:00Z"/>
          <w:lang w:val="en-CA"/>
        </w:rPr>
        <w:pPrChange w:id="4916" w:author="Eric Boisvert" w:date="2016-01-20T05:40:00Z">
          <w:pPr/>
        </w:pPrChange>
      </w:pPr>
      <w:ins w:id="4917" w:author="Eric Boisvert" w:date="2016-01-20T05:39:00Z">
        <w:r>
          <w:rPr>
            <w:lang w:val="en-CA"/>
          </w:rPr>
          <w:t>Using XSD xsi:nill=”true” and nilReason</w:t>
        </w:r>
      </w:ins>
    </w:p>
    <w:p w14:paraId="453B707B" w14:textId="47A88E00" w:rsidR="00B63214" w:rsidRDefault="00B63214">
      <w:pPr>
        <w:numPr>
          <w:ilvl w:val="0"/>
          <w:numId w:val="37"/>
        </w:numPr>
        <w:rPr>
          <w:ins w:id="4918" w:author="Eric Boisvert" w:date="2016-01-20T05:39:00Z"/>
          <w:lang w:val="en-CA"/>
        </w:rPr>
        <w:pPrChange w:id="4919" w:author="Eric Boisvert" w:date="2016-01-20T05:40:00Z">
          <w:pPr/>
        </w:pPrChange>
      </w:pPr>
      <w:ins w:id="4920" w:author="Eric Boisvert" w:date="2016-01-20T05:40:00Z">
        <w:r>
          <w:rPr>
            <w:lang w:val="en-CA"/>
          </w:rPr>
          <w:t xml:space="preserve">Using a HTTP URI identifier defined by a community as representing a null value.  OGC uses </w:t>
        </w:r>
      </w:ins>
      <w:ins w:id="4921"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4922"/>
        <w:r>
          <w:rPr>
            <w:lang w:val="en-CA"/>
          </w:rPr>
          <w:t>(OGC 12-110).</w:t>
        </w:r>
        <w:commentRangeEnd w:id="4922"/>
        <w:r>
          <w:rPr>
            <w:rStyle w:val="Marquedecommentaire"/>
          </w:rPr>
          <w:commentReference w:id="4922"/>
        </w:r>
      </w:ins>
    </w:p>
    <w:p w14:paraId="53D1BB78" w14:textId="77777777" w:rsidR="00B63214" w:rsidRDefault="00B63214" w:rsidP="00AD7649">
      <w:pPr>
        <w:rPr>
          <w:ins w:id="4923"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4924" w:name="_Toc446944631"/>
      <w:r>
        <w:rPr>
          <w:lang w:val="en-CA"/>
        </w:rPr>
        <w:t>Date encoding</w:t>
      </w:r>
      <w:bookmarkEnd w:id="4924"/>
    </w:p>
    <w:p w14:paraId="4E700643" w14:textId="77777777" w:rsidR="00330E0C" w:rsidRDefault="00330E0C" w:rsidP="00AD7649">
      <w:pPr>
        <w:rPr>
          <w:lang w:val="en-CA"/>
        </w:rPr>
      </w:pPr>
    </w:p>
    <w:p w14:paraId="34A50A34" w14:textId="35ECE71C" w:rsidR="00330E0C" w:rsidRDefault="00330E0C" w:rsidP="00330E0C">
      <w:r>
        <w:t xml:space="preserve">The date-time </w:t>
      </w:r>
      <w:del w:id="4925" w:author="Eric Boisvert" w:date="2016-01-20T05:47:00Z">
        <w:r w:rsidDel="00AE70BC">
          <w:delText xml:space="preserve">formats </w:delText>
        </w:r>
      </w:del>
      <w:ins w:id="4926" w:author="Eric Boisvert" w:date="2016-01-20T05:47:00Z">
        <w:r w:rsidR="00AE70BC">
          <w:t>values shall</w:t>
        </w:r>
      </w:ins>
      <w:del w:id="4927" w:author="Eric Boisvert" w:date="2016-01-20T05:47:00Z">
        <w:r w:rsidDel="00AE70BC">
          <w:delText>will</w:delText>
        </w:r>
      </w:del>
      <w:r>
        <w:t xml:space="preserve"> conform to ISO</w:t>
      </w:r>
      <w:ins w:id="4928" w:author="Eric Boisvert" w:date="2016-01-20T05:47:00Z">
        <w:r w:rsidR="00AE70BC">
          <w:t xml:space="preserve"> 8601</w:t>
        </w:r>
      </w:ins>
      <w:r>
        <w:t xml:space="preserve"> standards.  Although this is already a GML 3.2 encoding rule (clause 14.2.2.7), this format shall also be used in any string </w:t>
      </w:r>
      <w:del w:id="4929" w:author="Eric Boisvert" w:date="2016-01-20T05:47:00Z">
        <w:r w:rsidDel="00AE70BC">
          <w:delText>that does not attempt to validate</w:delText>
        </w:r>
      </w:del>
      <w:ins w:id="4930" w:author="Eric Boisvert" w:date="2016-01-20T05:47:00Z">
        <w:r w:rsidR="00AE70BC">
          <w:t>that contain</w:t>
        </w:r>
      </w:ins>
      <w:del w:id="4931" w:author="Eric Boisvert" w:date="2016-01-20T05:47:00Z">
        <w:r w:rsidDel="00AE70BC">
          <w:delText xml:space="preserve"> the</w:delText>
        </w:r>
      </w:del>
      <w:r>
        <w:t xml:space="preserve"> </w:t>
      </w:r>
      <w:ins w:id="4932" w:author="Eric Boisvert" w:date="2016-01-20T05:47:00Z">
        <w:r w:rsidR="00AE70BC">
          <w:t xml:space="preserve">a </w:t>
        </w:r>
      </w:ins>
      <w:r>
        <w:t>date</w:t>
      </w:r>
      <w:ins w:id="4933" w:author="Eric Boisvert" w:date="2016-01-20T05:48:00Z">
        <w:r w:rsidR="00AE70BC">
          <w:t>-</w:t>
        </w:r>
      </w:ins>
      <w:del w:id="4934" w:author="Eric Boisvert" w:date="2016-01-20T05:48:00Z">
        <w:r w:rsidDel="00AE70BC">
          <w:delText xml:space="preserve"> </w:delText>
        </w:r>
      </w:del>
      <w:proofErr w:type="gramStart"/>
      <w:r>
        <w:t xml:space="preserve">time </w:t>
      </w:r>
      <w:proofErr w:type="gramEnd"/>
      <w:del w:id="4935"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252E38" w:rsidR="00330E0C" w:rsidRPr="00031D61" w:rsidRDefault="00330E0C" w:rsidP="00AE70BC">
            <w:pPr>
              <w:pStyle w:val="Tabletext10"/>
              <w:jc w:val="left"/>
              <w:rPr>
                <w:rStyle w:val="reqtext"/>
              </w:rPr>
            </w:pPr>
            <w:r w:rsidRPr="00031D61">
              <w:rPr>
                <w:rStyle w:val="reqtext"/>
              </w:rPr>
              <w:t xml:space="preserve">All date-time </w:t>
            </w:r>
            <w:del w:id="4936" w:author="Eric Boisvert" w:date="2016-01-20T05:48:00Z">
              <w:r w:rsidRPr="00031D61" w:rsidDel="00AE70BC">
                <w:rPr>
                  <w:rStyle w:val="reqtext"/>
                </w:rPr>
                <w:delText xml:space="preserve">elements </w:delText>
              </w:r>
            </w:del>
            <w:ins w:id="4937"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ins w:id="4938"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4939" w:author="Eric Boisvert" w:date="2016-01-20T05:49:00Z"/>
        </w:rPr>
      </w:pPr>
      <w:r>
        <w:t xml:space="preserve">Note that this precludes the use of time-coordinate systems such as UNIX time. This is specified in order to be maximally consistent with </w:t>
      </w:r>
      <w:del w:id="4940" w:author="Eric Boisvert" w:date="2016-02-28T14:38:00Z">
        <w:r w:rsidDel="00457AE6">
          <w:delText xml:space="preserve">WML2 </w:delText>
        </w:r>
      </w:del>
      <w:ins w:id="4941"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942" w:author="Eric Boisvert" w:date="2016-01-20T05:49:00Z">
        <w:r w:rsidDel="00AE70BC">
          <w:delText xml:space="preserve">will </w:delText>
        </w:r>
      </w:del>
      <w:ins w:id="4943"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ins w:id="4944"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4945" w:name="_Toc446944632"/>
      <w:r>
        <w:t>Units of Measure</w:t>
      </w:r>
      <w:bookmarkEnd w:id="4945"/>
    </w:p>
    <w:p w14:paraId="76D71FB5" w14:textId="77777777" w:rsidR="00E966AA" w:rsidRDefault="00E966AA" w:rsidP="00AD7649">
      <w:pPr>
        <w:rPr>
          <w:lang w:val="en-CA"/>
        </w:rPr>
      </w:pPr>
    </w:p>
    <w:p w14:paraId="71B250A1" w14:textId="439BDF21" w:rsidR="008D6449" w:rsidRDefault="008D6449" w:rsidP="00AD7649">
      <w:pPr>
        <w:rPr>
          <w:lang w:val="en-CA"/>
        </w:rPr>
      </w:pPr>
      <w:del w:id="4946" w:author="Eric Boisvert" w:date="2016-01-24T13:46:00Z">
        <w:r w:rsidDel="00974714">
          <w:rPr>
            <w:lang w:val="en-CA"/>
          </w:rPr>
          <w:delText xml:space="preserve">SWE </w:delText>
        </w:r>
      </w:del>
      <w:proofErr w:type="gramStart"/>
      <w:ins w:id="4947" w:author="Eric Boisvert" w:date="2016-01-24T13:46:00Z">
        <w:r w:rsidR="00974714">
          <w:rPr>
            <w:lang w:val="en-CA"/>
          </w:rPr>
          <w:t>swe:</w:t>
        </w:r>
      </w:ins>
      <w:proofErr w:type="gramEnd"/>
      <w:r>
        <w:rPr>
          <w:lang w:val="en-CA"/>
        </w:rPr>
        <w:t>Quantity shall have a unit of measure (uom)</w:t>
      </w:r>
      <w:ins w:id="4948"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4949" w:author="Eric Boisvert" w:date="2016-01-24T13:46:00Z">
              <w:r w:rsidR="00974714">
                <w:rPr>
                  <w:rStyle w:val="reqtext"/>
                </w:rPr>
                <w:t>swe</w:t>
              </w:r>
              <w:proofErr w:type="gramStart"/>
              <w:r w:rsidR="00974714">
                <w:rPr>
                  <w:rStyle w:val="reqtext"/>
                </w:rPr>
                <w:t>:</w:t>
              </w:r>
            </w:ins>
            <w:r>
              <w:rPr>
                <w:rStyle w:val="reqtext"/>
              </w:rPr>
              <w:t>Quantities</w:t>
            </w:r>
            <w:proofErr w:type="gramEnd"/>
            <w:r>
              <w:rPr>
                <w:rStyle w:val="reqtext"/>
              </w:rPr>
              <w:t xml:space="preserve"> SHALL have a defined unit of measure</w:t>
            </w:r>
            <w:ins w:id="4950"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4951" w:name="_Ref444433734"/>
      <w:bookmarkStart w:id="4952"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951"/>
      <w:bookmarkEnd w:id="4952"/>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4953"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4954"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955" w:author="Eric Boisvert" w:date="2015-10-29T03:56:00Z"/>
        </w:rPr>
      </w:pPr>
    </w:p>
    <w:p w14:paraId="6378C5AC" w14:textId="1836A7BD" w:rsidR="007A1979" w:rsidDel="00974714" w:rsidRDefault="007A1979" w:rsidP="00225333">
      <w:pPr>
        <w:rPr>
          <w:del w:id="4956"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4957" w:author="Eric Boisvert" w:date="2016-01-24T14:17:00Z">
        <w:r w:rsidR="006F54EF">
          <w:t>0</w:t>
        </w:r>
      </w:ins>
      <w:del w:id="4958" w:author="Eric Boisvert" w:date="2016-01-24T14:17:00Z">
        <w:r w:rsidR="00112EA6" w:rsidDel="006F54EF">
          <w:delText>1</w:delText>
        </w:r>
      </w:del>
      <w:r w:rsidR="00112EA6">
        <w:t xml:space="preserve"> (OGC 10-100r3</w:t>
      </w:r>
      <w:r>
        <w:t>)</w:t>
      </w:r>
      <w:ins w:id="4959" w:author="Eric Boisvert" w:date="2016-01-20T05:54:00Z">
        <w:r w:rsidR="00AE70BC">
          <w:t xml:space="preserve">. </w:t>
        </w:r>
      </w:ins>
      <w:del w:id="4960" w:author="Eric Boisvert" w:date="2016-01-20T05:54:00Z">
        <w:r w:rsidR="00112EA6" w:rsidDel="00AE70BC">
          <w:delText>,</w:delText>
        </w:r>
      </w:del>
      <w:r w:rsidR="00112EA6">
        <w:t xml:space="preserve"> </w:t>
      </w:r>
      <w:commentRangeStart w:id="4961"/>
      <w:ins w:id="4962" w:author="Eric Boisvert" w:date="2016-01-20T05:54:00Z">
        <w:r w:rsidR="00AE70BC">
          <w:t>U</w:t>
        </w:r>
      </w:ins>
      <w:del w:id="4963" w:author="Eric Boisvert" w:date="2016-01-20T05:54:00Z">
        <w:r w:rsidR="00112EA6" w:rsidDel="00AE70BC">
          <w:delText>u</w:delText>
        </w:r>
      </w:del>
      <w:r w:rsidR="00112EA6">
        <w:t>ser defined properties must respect the same constrains as defined in SF-1 specification</w:t>
      </w:r>
      <w:commentRangeEnd w:id="4961"/>
      <w:r w:rsidR="00AE70BC">
        <w:rPr>
          <w:rStyle w:val="Marquedecommentaire"/>
        </w:rPr>
        <w:commentReference w:id="4961"/>
      </w:r>
      <w:ins w:id="496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1CAE050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w:t>
            </w:r>
            <w:proofErr w:type="gramStart"/>
            <w:r>
              <w:rPr>
                <w:rStyle w:val="reqtext"/>
                <w:lang w:val="en-CA"/>
              </w:rPr>
              <w:t xml:space="preserve">1 </w:t>
            </w:r>
            <w:ins w:id="4965" w:author="Boisvert, Eric" w:date="2016-03-29T09:17:00Z">
              <w:r w:rsidR="00B8253A">
                <w:rPr>
                  <w:rStyle w:val="reqtext"/>
                  <w:lang w:val="en-CA"/>
                </w:rPr>
                <w:t>.</w:t>
              </w:r>
            </w:ins>
            <w:proofErr w:type="gramEnd"/>
          </w:p>
        </w:tc>
      </w:tr>
    </w:tbl>
    <w:p w14:paraId="37E48400" w14:textId="77777777" w:rsidR="006A7DD0" w:rsidRDefault="006A7DD0" w:rsidP="00225333">
      <w:pPr>
        <w:rPr>
          <w:ins w:id="4966" w:author="Eric Boisvert" w:date="2016-01-24T14:21:00Z"/>
        </w:rPr>
      </w:pPr>
    </w:p>
    <w:p w14:paraId="11794971" w14:textId="5B02B1E2" w:rsidR="006F54EF" w:rsidRDefault="006F54EF" w:rsidP="00225333">
      <w:pPr>
        <w:rPr>
          <w:ins w:id="4967" w:author="Eric Boisvert" w:date="2016-01-24T14:22:00Z"/>
        </w:rPr>
      </w:pPr>
      <w:ins w:id="4968" w:author="Eric Boisvert" w:date="2016-01-24T14:21:00Z">
        <w:r>
          <w:t>Simple Feature defines 3 compliance levels</w:t>
        </w:r>
      </w:ins>
      <w:ins w:id="4969" w:author="Eric Boisvert" w:date="2016-01-24T14:22:00Z">
        <w:r>
          <w:t xml:space="preserve"> summarized </w:t>
        </w:r>
        <w:r w:rsidR="007F17CE">
          <w:t xml:space="preserve">in </w:t>
        </w:r>
      </w:ins>
      <w:ins w:id="4970" w:author="Eric Boisvert" w:date="2016-01-24T14:33:00Z">
        <w:r w:rsidR="007F17CE">
          <w:fldChar w:fldCharType="begin"/>
        </w:r>
        <w:r w:rsidR="007F17CE">
          <w:instrText xml:space="preserve"> REF _Ref441409363 \h </w:instrText>
        </w:r>
      </w:ins>
      <w:r w:rsidR="007F17CE">
        <w:fldChar w:fldCharType="separate"/>
      </w:r>
      <w:ins w:id="4971" w:author="Eric Boisvert" w:date="2016-03-28T16:06:00Z">
        <w:r w:rsidR="003842F3">
          <w:t xml:space="preserve">Table </w:t>
        </w:r>
        <w:r w:rsidR="003842F3">
          <w:rPr>
            <w:noProof/>
          </w:rPr>
          <w:t>9</w:t>
        </w:r>
      </w:ins>
      <w:ins w:id="4972" w:author="Eric Boisvert" w:date="2016-01-24T14:33:00Z">
        <w:r w:rsidR="007F17CE">
          <w:fldChar w:fldCharType="end"/>
        </w:r>
      </w:ins>
      <w:ins w:id="4973"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974" w:author="Eric Boisvert" w:date="2016-01-24T14:22:00Z"/>
        </w:trPr>
        <w:tc>
          <w:tcPr>
            <w:tcW w:w="4576" w:type="dxa"/>
            <w:shd w:val="clear" w:color="auto" w:fill="auto"/>
          </w:tcPr>
          <w:p w14:paraId="3E73F22B" w14:textId="54341E87" w:rsidR="006F54EF" w:rsidRDefault="006F54EF" w:rsidP="00225333">
            <w:pPr>
              <w:rPr>
                <w:ins w:id="497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976" w:author="Eric Boisvert" w:date="2016-01-24T14:22:00Z"/>
              </w:rPr>
            </w:pPr>
            <w:ins w:id="497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978" w:author="Eric Boisvert" w:date="2016-01-24T14:22:00Z"/>
              </w:rPr>
            </w:pPr>
            <w:ins w:id="497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980" w:author="Eric Boisvert" w:date="2016-01-24T14:22:00Z"/>
                <w:rFonts w:ascii="TimesNewRomanPS-BoldMT" w:hAnsi="TimesNewRomanPS-BoldMT" w:cs="TimesNewRomanPS-BoldMT"/>
                <w:b/>
                <w:bCs/>
                <w:sz w:val="20"/>
                <w:szCs w:val="20"/>
                <w:lang w:val="en-CA" w:eastAsia="en-CA"/>
              </w:rPr>
            </w:pPr>
            <w:ins w:id="498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98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983" w:author="Eric Boisvert" w:date="2016-01-24T14:24:00Z"/>
                <w:rFonts w:ascii="TimesNewRomanPSMT" w:hAnsi="TimesNewRomanPSMT" w:cs="TimesNewRomanPSMT"/>
                <w:sz w:val="20"/>
                <w:szCs w:val="20"/>
                <w:lang w:val="en-CA" w:eastAsia="en-CA"/>
              </w:rPr>
            </w:pPr>
            <w:ins w:id="498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985" w:author="Eric Boisvert" w:date="2016-01-24T14:22:00Z"/>
                <w:rFonts w:ascii="TimesNewRomanPSMT" w:hAnsi="TimesNewRomanPSMT" w:cs="TimesNewRomanPSMT"/>
                <w:sz w:val="20"/>
                <w:szCs w:val="20"/>
                <w:lang w:val="en-CA" w:eastAsia="en-CA"/>
              </w:rPr>
            </w:pPr>
            <w:ins w:id="498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987" w:author="Eric Boisvert" w:date="2016-01-24T14:22:00Z"/>
              </w:rPr>
            </w:pPr>
            <w:ins w:id="4988" w:author="Eric Boisvert" w:date="2016-01-24T14:26:00Z">
              <w:r>
                <w:t>Yes</w:t>
              </w:r>
            </w:ins>
            <w:ins w:id="498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990" w:author="Eric Boisvert" w:date="2016-01-24T14:22:00Z"/>
              </w:rPr>
            </w:pPr>
            <w:ins w:id="4991" w:author="Eric Boisvert" w:date="2016-01-24T14:26:00Z">
              <w:r>
                <w:t>Yes</w:t>
              </w:r>
            </w:ins>
            <w:ins w:id="499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993" w:author="Eric Boisvert" w:date="2016-01-24T14:22:00Z"/>
              </w:rPr>
            </w:pPr>
            <w:ins w:id="4994" w:author="Eric Boisvert" w:date="2016-01-24T14:26:00Z">
              <w:r>
                <w:t>No</w:t>
              </w:r>
            </w:ins>
          </w:p>
        </w:tc>
      </w:tr>
      <w:tr w:rsidR="0060248E" w14:paraId="2C7413B7" w14:textId="77777777" w:rsidTr="0060248E">
        <w:trPr>
          <w:ins w:id="4995" w:author="Eric Boisvert" w:date="2016-01-24T14:27:00Z"/>
        </w:trPr>
        <w:tc>
          <w:tcPr>
            <w:tcW w:w="4576" w:type="dxa"/>
            <w:shd w:val="clear" w:color="auto" w:fill="auto"/>
          </w:tcPr>
          <w:p w14:paraId="71CF1A5B" w14:textId="5CA09BD7" w:rsidR="007F17CE" w:rsidRPr="0060248E" w:rsidRDefault="007F17CE" w:rsidP="00225333">
            <w:pPr>
              <w:rPr>
                <w:ins w:id="4996" w:author="Eric Boisvert" w:date="2016-01-24T14:27:00Z"/>
                <w:rFonts w:ascii="TimesNewRomanPSMT" w:hAnsi="TimesNewRomanPSMT" w:cs="TimesNewRomanPSMT"/>
                <w:sz w:val="20"/>
                <w:szCs w:val="20"/>
                <w:lang w:val="en-CA" w:eastAsia="en-CA"/>
              </w:rPr>
            </w:pPr>
            <w:ins w:id="499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998" w:author="Eric Boisvert" w:date="2016-01-24T14:27:00Z"/>
              </w:rPr>
            </w:pPr>
            <w:ins w:id="4999" w:author="Eric Boisvert" w:date="2016-01-24T14:27:00Z">
              <w:r>
                <w:t>Yes</w:t>
              </w:r>
            </w:ins>
            <w:ins w:id="500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001" w:author="Eric Boisvert" w:date="2016-01-24T14:27:00Z"/>
              </w:rPr>
            </w:pPr>
            <w:ins w:id="5002" w:author="Eric Boisvert" w:date="2016-01-24T14:27:00Z">
              <w:r>
                <w:t>Yes</w:t>
              </w:r>
            </w:ins>
            <w:ins w:id="500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004" w:author="Eric Boisvert" w:date="2016-01-24T14:27:00Z"/>
              </w:rPr>
            </w:pPr>
            <w:ins w:id="5005" w:author="Eric Boisvert" w:date="2016-01-24T14:28:00Z">
              <w:r>
                <w:t>Yes</w:t>
              </w:r>
            </w:ins>
            <w:ins w:id="5006" w:author="Eric Boisvert" w:date="2016-01-24T14:30:00Z">
              <w:r w:rsidRPr="0060248E">
                <w:rPr>
                  <w:vertAlign w:val="superscript"/>
                </w:rPr>
                <w:t>2</w:t>
              </w:r>
            </w:ins>
          </w:p>
        </w:tc>
      </w:tr>
      <w:tr w:rsidR="0060248E" w14:paraId="714F7F34" w14:textId="77777777" w:rsidTr="0060248E">
        <w:trPr>
          <w:ins w:id="5007" w:author="Eric Boisvert" w:date="2016-01-24T14:22:00Z"/>
        </w:trPr>
        <w:tc>
          <w:tcPr>
            <w:tcW w:w="4576" w:type="dxa"/>
            <w:shd w:val="clear" w:color="auto" w:fill="auto"/>
          </w:tcPr>
          <w:p w14:paraId="1C761C97" w14:textId="7D516A12" w:rsidR="006F54EF" w:rsidRDefault="006F54EF" w:rsidP="00225333">
            <w:pPr>
              <w:rPr>
                <w:ins w:id="5008" w:author="Eric Boisvert" w:date="2016-01-24T14:22:00Z"/>
              </w:rPr>
            </w:pPr>
            <w:ins w:id="5009"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010" w:author="Eric Boisvert" w:date="2016-01-24T14:22:00Z"/>
              </w:rPr>
            </w:pPr>
            <w:ins w:id="5011" w:author="Eric Boisvert" w:date="2016-01-24T14:28:00Z">
              <w:r>
                <w:t>No</w:t>
              </w:r>
            </w:ins>
          </w:p>
        </w:tc>
        <w:tc>
          <w:tcPr>
            <w:tcW w:w="1403" w:type="dxa"/>
            <w:shd w:val="clear" w:color="auto" w:fill="auto"/>
          </w:tcPr>
          <w:p w14:paraId="0867A795" w14:textId="11E3557C" w:rsidR="006F54EF" w:rsidRDefault="006F54EF" w:rsidP="0060248E">
            <w:pPr>
              <w:jc w:val="center"/>
              <w:rPr>
                <w:ins w:id="5012" w:author="Eric Boisvert" w:date="2016-01-24T14:22:00Z"/>
              </w:rPr>
            </w:pPr>
            <w:ins w:id="5013" w:author="Eric Boisvert" w:date="2016-01-24T14:26:00Z">
              <w:r>
                <w:t>Yes</w:t>
              </w:r>
            </w:ins>
          </w:p>
        </w:tc>
        <w:tc>
          <w:tcPr>
            <w:tcW w:w="1523" w:type="dxa"/>
            <w:shd w:val="clear" w:color="auto" w:fill="auto"/>
          </w:tcPr>
          <w:p w14:paraId="25FCE0F9" w14:textId="595328EC" w:rsidR="006F54EF" w:rsidRDefault="006F54EF" w:rsidP="0060248E">
            <w:pPr>
              <w:jc w:val="center"/>
              <w:rPr>
                <w:ins w:id="5014" w:author="Eric Boisvert" w:date="2016-01-24T14:22:00Z"/>
              </w:rPr>
            </w:pPr>
            <w:ins w:id="5015" w:author="Eric Boisvert" w:date="2016-01-24T14:26:00Z">
              <w:r>
                <w:t>Yes</w:t>
              </w:r>
            </w:ins>
          </w:p>
        </w:tc>
      </w:tr>
      <w:tr w:rsidR="0060248E" w14:paraId="39F91C11" w14:textId="77777777" w:rsidTr="0060248E">
        <w:trPr>
          <w:ins w:id="5016" w:author="Eric Boisvert" w:date="2016-01-24T14:22:00Z"/>
        </w:trPr>
        <w:tc>
          <w:tcPr>
            <w:tcW w:w="4576" w:type="dxa"/>
            <w:shd w:val="clear" w:color="auto" w:fill="auto"/>
          </w:tcPr>
          <w:p w14:paraId="11CFEA6D" w14:textId="204B1521" w:rsidR="006F54EF" w:rsidRDefault="006F54EF" w:rsidP="00225333">
            <w:pPr>
              <w:rPr>
                <w:ins w:id="5017" w:author="Eric Boisvert" w:date="2016-01-24T14:22:00Z"/>
              </w:rPr>
            </w:pPr>
            <w:ins w:id="501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019" w:author="Eric Boisvert" w:date="2016-01-24T14:22:00Z"/>
              </w:rPr>
            </w:pPr>
            <w:ins w:id="5020" w:author="Eric Boisvert" w:date="2016-01-24T14:27:00Z">
              <w:r>
                <w:t>No</w:t>
              </w:r>
            </w:ins>
          </w:p>
        </w:tc>
        <w:tc>
          <w:tcPr>
            <w:tcW w:w="1403" w:type="dxa"/>
            <w:shd w:val="clear" w:color="auto" w:fill="auto"/>
          </w:tcPr>
          <w:p w14:paraId="62BCF42B" w14:textId="048EC5F7" w:rsidR="006F54EF" w:rsidRDefault="006F54EF" w:rsidP="0060248E">
            <w:pPr>
              <w:jc w:val="center"/>
              <w:rPr>
                <w:ins w:id="5021" w:author="Eric Boisvert" w:date="2016-01-24T14:22:00Z"/>
              </w:rPr>
            </w:pPr>
            <w:ins w:id="5022" w:author="Eric Boisvert" w:date="2016-01-24T14:27:00Z">
              <w:r>
                <w:t>Yes</w:t>
              </w:r>
            </w:ins>
          </w:p>
        </w:tc>
        <w:tc>
          <w:tcPr>
            <w:tcW w:w="1523" w:type="dxa"/>
            <w:shd w:val="clear" w:color="auto" w:fill="auto"/>
          </w:tcPr>
          <w:p w14:paraId="5551B0D1" w14:textId="744D3998" w:rsidR="006F54EF" w:rsidRDefault="006F54EF" w:rsidP="0060248E">
            <w:pPr>
              <w:jc w:val="center"/>
              <w:rPr>
                <w:ins w:id="5023" w:author="Eric Boisvert" w:date="2016-01-24T14:22:00Z"/>
              </w:rPr>
            </w:pPr>
            <w:ins w:id="5024" w:author="Eric Boisvert" w:date="2016-01-24T14:27:00Z">
              <w:r>
                <w:t>Yes</w:t>
              </w:r>
            </w:ins>
          </w:p>
        </w:tc>
      </w:tr>
      <w:tr w:rsidR="0060248E" w14:paraId="03E33332" w14:textId="77777777" w:rsidTr="0060248E">
        <w:trPr>
          <w:ins w:id="5025" w:author="Eric Boisvert" w:date="2016-01-24T14:22:00Z"/>
        </w:trPr>
        <w:tc>
          <w:tcPr>
            <w:tcW w:w="4576" w:type="dxa"/>
            <w:shd w:val="clear" w:color="auto" w:fill="auto"/>
          </w:tcPr>
          <w:p w14:paraId="24B67F5C" w14:textId="2AA6A805" w:rsidR="006F54EF" w:rsidRDefault="006F54EF" w:rsidP="00225333">
            <w:pPr>
              <w:rPr>
                <w:ins w:id="5026" w:author="Eric Boisvert" w:date="2016-01-24T14:22:00Z"/>
              </w:rPr>
            </w:pPr>
            <w:ins w:id="502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028" w:author="Eric Boisvert" w:date="2016-01-24T14:22:00Z"/>
              </w:rPr>
            </w:pPr>
            <w:ins w:id="5029" w:author="Eric Boisvert" w:date="2016-01-24T14:28:00Z">
              <w:r>
                <w:t>0..1</w:t>
              </w:r>
            </w:ins>
          </w:p>
        </w:tc>
        <w:tc>
          <w:tcPr>
            <w:tcW w:w="1403" w:type="dxa"/>
            <w:shd w:val="clear" w:color="auto" w:fill="auto"/>
          </w:tcPr>
          <w:p w14:paraId="638B3377" w14:textId="77E94A81" w:rsidR="006F54EF" w:rsidRDefault="007F17CE" w:rsidP="0060248E">
            <w:pPr>
              <w:jc w:val="center"/>
              <w:rPr>
                <w:ins w:id="5030" w:author="Eric Boisvert" w:date="2016-01-24T14:22:00Z"/>
              </w:rPr>
            </w:pPr>
            <w:ins w:id="5031" w:author="Eric Boisvert" w:date="2016-01-24T14:28:00Z">
              <w:r>
                <w:t>0..unbouded</w:t>
              </w:r>
            </w:ins>
          </w:p>
        </w:tc>
        <w:tc>
          <w:tcPr>
            <w:tcW w:w="1523" w:type="dxa"/>
            <w:shd w:val="clear" w:color="auto" w:fill="auto"/>
          </w:tcPr>
          <w:p w14:paraId="3579273E" w14:textId="4BDC3E09" w:rsidR="006F54EF" w:rsidRDefault="007F17CE" w:rsidP="0060248E">
            <w:pPr>
              <w:jc w:val="center"/>
              <w:rPr>
                <w:ins w:id="5032" w:author="Eric Boisvert" w:date="2016-01-24T14:22:00Z"/>
              </w:rPr>
            </w:pPr>
            <w:ins w:id="5033" w:author="Eric Boisvert" w:date="2016-01-24T14:28:00Z">
              <w:r>
                <w:t>0..unbounded</w:t>
              </w:r>
            </w:ins>
          </w:p>
        </w:tc>
      </w:tr>
      <w:tr w:rsidR="0060248E" w14:paraId="2ECF629C" w14:textId="77777777" w:rsidTr="0060248E">
        <w:trPr>
          <w:ins w:id="503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035" w:author="Eric Boisvert" w:date="2016-01-24T14:25:00Z"/>
                <w:rFonts w:ascii="TimesNewRomanPSMT" w:hAnsi="TimesNewRomanPSMT" w:cs="TimesNewRomanPSMT"/>
                <w:sz w:val="20"/>
                <w:szCs w:val="20"/>
                <w:lang w:val="en-CA" w:eastAsia="en-CA"/>
              </w:rPr>
            </w:pPr>
            <w:ins w:id="503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037" w:author="Eric Boisvert" w:date="2016-01-24T14:24:00Z"/>
                <w:rFonts w:ascii="TimesNewRomanPSMT" w:hAnsi="TimesNewRomanPSMT" w:cs="TimesNewRomanPSMT"/>
                <w:sz w:val="20"/>
                <w:szCs w:val="20"/>
                <w:lang w:val="en-CA" w:eastAsia="en-CA"/>
              </w:rPr>
            </w:pPr>
            <w:ins w:id="503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039" w:author="Eric Boisvert" w:date="2016-01-24T14:24:00Z"/>
              </w:rPr>
            </w:pPr>
            <w:ins w:id="5040" w:author="Eric Boisvert" w:date="2016-01-24T14:28:00Z">
              <w:r>
                <w:t>Yes</w:t>
              </w:r>
            </w:ins>
            <w:ins w:id="504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042" w:author="Eric Boisvert" w:date="2016-01-24T14:24:00Z"/>
              </w:rPr>
            </w:pPr>
            <w:ins w:id="5043" w:author="Eric Boisvert" w:date="2016-01-24T14:28:00Z">
              <w:r>
                <w:t>Yes</w:t>
              </w:r>
            </w:ins>
            <w:ins w:id="504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045" w:author="Eric Boisvert" w:date="2016-01-24T14:24:00Z"/>
              </w:rPr>
            </w:pPr>
            <w:ins w:id="5046" w:author="Eric Boisvert" w:date="2016-01-24T14:28:00Z">
              <w:r>
                <w:t>Yes</w:t>
              </w:r>
            </w:ins>
          </w:p>
        </w:tc>
      </w:tr>
      <w:tr w:rsidR="0060248E" w14:paraId="64620F7F" w14:textId="77777777" w:rsidTr="0060248E">
        <w:trPr>
          <w:ins w:id="504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048" w:author="Eric Boisvert" w:date="2016-01-24T14:25:00Z"/>
                <w:rFonts w:ascii="TimesNewRomanPSMT" w:hAnsi="TimesNewRomanPSMT" w:cs="TimesNewRomanPSMT"/>
                <w:sz w:val="20"/>
                <w:szCs w:val="20"/>
                <w:lang w:val="en-CA" w:eastAsia="en-CA"/>
              </w:rPr>
            </w:pPr>
            <w:ins w:id="5049"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5050" w:author="Eric Boisvert" w:date="2016-01-24T14:24:00Z"/>
                <w:rFonts w:ascii="TimesNewRomanPSMT" w:hAnsi="TimesNewRomanPSMT" w:cs="TimesNewRomanPSMT"/>
                <w:sz w:val="20"/>
                <w:szCs w:val="20"/>
                <w:lang w:val="en-CA" w:eastAsia="en-CA"/>
              </w:rPr>
            </w:pPr>
            <w:ins w:id="505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052" w:author="Eric Boisvert" w:date="2016-01-24T14:24:00Z"/>
              </w:rPr>
            </w:pPr>
            <w:ins w:id="5053" w:author="Eric Boisvert" w:date="2016-01-24T14:29:00Z">
              <w:r>
                <w:t>Yes</w:t>
              </w:r>
            </w:ins>
            <w:ins w:id="505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055" w:author="Eric Boisvert" w:date="2016-01-24T14:24:00Z"/>
              </w:rPr>
            </w:pPr>
            <w:ins w:id="5056" w:author="Eric Boisvert" w:date="2016-01-24T14:29:00Z">
              <w:r>
                <w:t>Yes</w:t>
              </w:r>
            </w:ins>
            <w:ins w:id="505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058" w:author="Eric Boisvert" w:date="2016-01-24T14:24:00Z"/>
              </w:rPr>
            </w:pPr>
            <w:ins w:id="5059" w:author="Eric Boisvert" w:date="2016-01-24T14:29:00Z">
              <w:r>
                <w:t>Yes</w:t>
              </w:r>
            </w:ins>
          </w:p>
        </w:tc>
      </w:tr>
      <w:tr w:rsidR="007F17CE" w14:paraId="3FA2299E" w14:textId="77777777" w:rsidTr="0060248E">
        <w:trPr>
          <w:ins w:id="506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061" w:author="Eric Boisvert" w:date="2016-01-24T14:29:00Z"/>
                <w:rFonts w:ascii="TimesNewRomanPSMT" w:hAnsi="TimesNewRomanPSMT" w:cs="TimesNewRomanPSMT"/>
                <w:sz w:val="20"/>
                <w:szCs w:val="20"/>
                <w:lang w:val="en-CA" w:eastAsia="en-CA"/>
              </w:rPr>
            </w:pPr>
            <w:ins w:id="506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063" w:author="Eric Boisvert" w:date="2016-01-24T14:29:00Z"/>
                <w:rFonts w:ascii="TimesNewRomanPSMT" w:hAnsi="TimesNewRomanPSMT" w:cs="TimesNewRomanPSMT"/>
                <w:sz w:val="20"/>
                <w:szCs w:val="20"/>
                <w:lang w:val="en-CA" w:eastAsia="en-CA"/>
              </w:rPr>
            </w:pPr>
            <w:ins w:id="506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065" w:author="Eric Boisvert" w:date="2016-01-24T14:32:00Z">
              <w:r w:rsidRPr="0060248E">
                <w:rPr>
                  <w:rFonts w:ascii="TimesNewRomanPSMT" w:hAnsi="TimesNewRomanPSMT" w:cs="TimesNewRomanPSMT"/>
                  <w:sz w:val="20"/>
                  <w:szCs w:val="20"/>
                  <w:lang w:val="en-CA" w:eastAsia="en-CA"/>
                </w:rPr>
                <w:t xml:space="preserve"> </w:t>
              </w:r>
            </w:ins>
            <w:ins w:id="506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067" w:author="Eric Boisvert" w:date="2016-01-24T14:24:00Z"/>
              </w:rPr>
            </w:pPr>
            <w:ins w:id="5068"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069" w:author="Eric Boisvert" w:date="2016-01-24T14:32:00Z">
              <w:r w:rsidRPr="0060248E">
                <w:rPr>
                  <w:rFonts w:ascii="TimesNewRomanPSMT" w:hAnsi="TimesNewRomanPSMT" w:cs="TimesNewRomanPSMT"/>
                  <w:sz w:val="20"/>
                  <w:szCs w:val="20"/>
                  <w:lang w:val="en-CA" w:eastAsia="en-CA"/>
                </w:rPr>
                <w:t xml:space="preserve"> g</w:t>
              </w:r>
            </w:ins>
            <w:ins w:id="5070"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5071" w:author="Eric Boisvert" w:date="2016-01-24T14:32:00Z">
              <w:r w:rsidRPr="0060248E">
                <w:rPr>
                  <w:rFonts w:ascii="TimesNewRomanPSMT" w:hAnsi="TimesNewRomanPSMT" w:cs="TimesNewRomanPSMT"/>
                  <w:sz w:val="20"/>
                  <w:szCs w:val="20"/>
                  <w:lang w:val="en-CA" w:eastAsia="en-CA"/>
                </w:rPr>
                <w:t xml:space="preserve"> </w:t>
              </w:r>
            </w:ins>
            <w:ins w:id="507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116EFFA0" w:rsidR="006F54EF" w:rsidRDefault="007F17CE">
      <w:pPr>
        <w:pStyle w:val="Lgende"/>
        <w:rPr>
          <w:ins w:id="5073" w:author="Eric Boisvert" w:date="2016-01-24T14:22:00Z"/>
        </w:rPr>
        <w:pPrChange w:id="5074" w:author="Eric Boisvert" w:date="2016-01-24T14:33:00Z">
          <w:pPr/>
        </w:pPrChange>
      </w:pPr>
      <w:bookmarkStart w:id="5075" w:name="_Ref441409363"/>
      <w:ins w:id="5076" w:author="Eric Boisvert" w:date="2016-01-24T14:33:00Z">
        <w:r>
          <w:t xml:space="preserve">Table </w:t>
        </w:r>
      </w:ins>
      <w:ins w:id="5077" w:author="Eric Boisvert" w:date="2016-02-14T13:33:00Z">
        <w:r w:rsidR="00415E41">
          <w:fldChar w:fldCharType="begin"/>
        </w:r>
        <w:r w:rsidR="00415E41">
          <w:instrText xml:space="preserve"> SEQ Table \* ARABIC </w:instrText>
        </w:r>
      </w:ins>
      <w:r w:rsidR="00415E41">
        <w:fldChar w:fldCharType="separate"/>
      </w:r>
      <w:ins w:id="5078" w:author="Eric Boisvert" w:date="2016-03-28T16:06:00Z">
        <w:r w:rsidR="003842F3">
          <w:rPr>
            <w:noProof/>
          </w:rPr>
          <w:t>9</w:t>
        </w:r>
      </w:ins>
      <w:ins w:id="5079" w:author="Eric Boisvert" w:date="2016-02-14T13:33:00Z">
        <w:r w:rsidR="00415E41">
          <w:fldChar w:fldCharType="end"/>
        </w:r>
      </w:ins>
      <w:bookmarkEnd w:id="5075"/>
      <w:ins w:id="5080" w:author="Eric Boisvert" w:date="2016-01-24T14:33:00Z">
        <w:r>
          <w:t xml:space="preserve"> : Reproduction of Table 1 of 10-100r3 (Clause 2.1)</w:t>
        </w:r>
      </w:ins>
      <w:ins w:id="5081"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082" w:author="Eric Boisvert" w:date="2016-01-24T14:17:00Z">
        <w:r w:rsidR="006F54EF">
          <w:t>0</w:t>
        </w:r>
      </w:ins>
      <w:del w:id="5083"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w:t>
      </w:r>
      <w:proofErr w:type="gramStart"/>
      <w:r w:rsidR="00753B5D">
        <w:t>database</w:t>
      </w:r>
      <w:proofErr w:type="gramEnd"/>
      <w:r w:rsidR="00753B5D">
        <w:t xml:space="preserve"> table to XML, this specification restrict user defined content to simple type</w:t>
      </w:r>
      <w:ins w:id="508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 xml:space="preserve">User defined elements SHALL be XSD </w:t>
            </w:r>
            <w:proofErr w:type="gramStart"/>
            <w:r>
              <w:rPr>
                <w:rStyle w:val="reqtext"/>
                <w:lang w:val="en-CA"/>
              </w:rPr>
              <w:t>simpleType</w:t>
            </w:r>
            <w:r w:rsidR="00112EA6">
              <w:rPr>
                <w:rStyle w:val="reqtext"/>
                <w:lang w:val="en-CA"/>
              </w:rPr>
              <w:t xml:space="preserve"> </w:t>
            </w:r>
            <w:ins w:id="5085" w:author="Boisvert, Eric" w:date="2016-03-29T09:17:00Z">
              <w:r w:rsidR="00B8253A">
                <w:rPr>
                  <w:rStyle w:val="reqtext"/>
                  <w:lang w:val="en-CA"/>
                </w:rPr>
                <w:t>.</w:t>
              </w:r>
            </w:ins>
            <w:proofErr w:type="gramEnd"/>
          </w:p>
        </w:tc>
      </w:tr>
    </w:tbl>
    <w:p w14:paraId="424D9698" w14:textId="77777777" w:rsidR="00112EA6" w:rsidRDefault="00112EA6" w:rsidP="00112EA6"/>
    <w:p w14:paraId="629FF36F" w14:textId="3EE9A1F0" w:rsidR="00112EA6" w:rsidRDefault="00753B5D" w:rsidP="00225333">
      <w:r>
        <w:t xml:space="preserve">User defined properties are </w:t>
      </w:r>
      <w:del w:id="5086" w:author="Eric Boisvert" w:date="2016-01-24T14:34:00Z">
        <w:r w:rsidDel="007F17CE">
          <w:delText xml:space="preserve">defined </w:delText>
        </w:r>
      </w:del>
      <w:ins w:id="5087" w:author="Eric Boisvert" w:date="2016-01-24T14:34:00Z">
        <w:r w:rsidR="007F17CE">
          <w:t xml:space="preserve">encoded </w:t>
        </w:r>
      </w:ins>
      <w:r>
        <w:t>as</w:t>
      </w:r>
      <w:ins w:id="5088"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089" w:author="Eric Boisvert" w:date="2016-01-24T14:35:00Z">
        <w:r w:rsidDel="007F17CE">
          <w:delText xml:space="preserve">that </w:delText>
        </w:r>
      </w:del>
      <w:r>
        <w:t xml:space="preserve">the validator will attempt to validate user defined property </w:t>
      </w:r>
      <w:ins w:id="5090" w:author="Eric Boisvert" w:date="2016-01-24T14:35:00Z">
        <w:r w:rsidR="007F17CE">
          <w:t xml:space="preserve">only </w:t>
        </w:r>
      </w:ins>
      <w:r>
        <w:t>i</w:t>
      </w:r>
      <w:ins w:id="5091" w:author="Eric Boisvert" w:date="2016-01-20T05:57:00Z">
        <w:r w:rsidR="00153787">
          <w:t>f</w:t>
        </w:r>
      </w:ins>
      <w:del w:id="5092" w:author="Eric Boisvert" w:date="2016-01-20T05:57:00Z">
        <w:r w:rsidDel="00153787">
          <w:delText>s</w:delText>
        </w:r>
      </w:del>
      <w:r>
        <w:t xml:space="preserve"> a schema is available.  To help client applications and developer to validate instance containing use</w:t>
      </w:r>
      <w:ins w:id="5093" w:author="Eric Boisvert" w:date="2016-01-24T14:35:00Z">
        <w:r w:rsidR="007F17CE">
          <w:t>r</w:t>
        </w:r>
      </w:ins>
      <w:r>
        <w:t xml:space="preserve"> defined propert</w:t>
      </w:r>
      <w:ins w:id="5094" w:author="Eric Boisvert" w:date="2016-01-24T14:35:00Z">
        <w:r w:rsidR="007F17CE">
          <w:t>ies</w:t>
        </w:r>
      </w:ins>
      <w:del w:id="5095" w:author="Eric Boisvert" w:date="2016-01-24T14:35:00Z">
        <w:r w:rsidDel="007F17CE">
          <w:delText>y</w:delText>
        </w:r>
      </w:del>
      <w:r>
        <w:t xml:space="preserve">, a XSD </w:t>
      </w:r>
      <w:ins w:id="5096" w:author="Eric Boisvert" w:date="2016-01-24T14:36:00Z">
        <w:r w:rsidR="007F17CE">
          <w:t>schema</w:t>
        </w:r>
      </w:ins>
      <w:del w:id="5097" w:author="Eric Boisvert" w:date="2016-01-24T14:36:00Z">
        <w:r w:rsidDel="007F17CE">
          <w:delText xml:space="preserve">file </w:delText>
        </w:r>
      </w:del>
      <w:r>
        <w:t>should be provided</w:t>
      </w:r>
      <w:ins w:id="5098" w:author="Eric Boisvert" w:date="2016-01-20T05:57:00Z">
        <w:r w:rsidR="00153787">
          <w:t xml:space="preserve"> in the instance</w:t>
        </w:r>
      </w:ins>
      <w:ins w:id="5099" w:author="Eric Boisvert" w:date="2016-01-24T14:36:00Z">
        <w:r w:rsidR="007F17CE">
          <w:t>’s</w:t>
        </w:r>
      </w:ins>
      <w:ins w:id="510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10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5102" w:name="_Ref439836832"/>
      <w:bookmarkStart w:id="5103" w:name="_Toc446944634"/>
      <w:r>
        <w:t>GeoSciML Portrayal GML 3.1 profile</w:t>
      </w:r>
      <w:bookmarkEnd w:id="5102"/>
      <w:bookmarkEnd w:id="5103"/>
    </w:p>
    <w:p w14:paraId="28785625" w14:textId="77777777" w:rsidR="00746B77" w:rsidRDefault="00746B77" w:rsidP="00225333">
      <w:pPr>
        <w:rPr>
          <w:ins w:id="5104" w:author="Eric Boisvert" w:date="2016-01-24T13:47:00Z"/>
        </w:rPr>
      </w:pPr>
    </w:p>
    <w:p w14:paraId="24EAECDC" w14:textId="6AC0E28B" w:rsidR="00746B77" w:rsidRDefault="00974714" w:rsidP="00974714">
      <w:commentRangeStart w:id="5105"/>
      <w:r>
        <w:t xml:space="preserve">Because of the limited availability of WFS 2.0 compliant servers and clients, GeoSciML SWG officially supports WFS 1.1.0 and GML 3.1.1. </w:t>
      </w:r>
      <w:commentRangeEnd w:id="5105"/>
      <w:r>
        <w:rPr>
          <w:rStyle w:val="Marquedecommentaire"/>
        </w:rPr>
        <w:commentReference w:id="5105"/>
      </w:r>
      <w:r>
        <w:t>(</w:t>
      </w:r>
      <w:proofErr w:type="gramStart"/>
      <w:r>
        <w:t xml:space="preserve">See  </w:t>
      </w:r>
      <w:proofErr w:type="gramEnd"/>
      <w:r>
        <w:fldChar w:fldCharType="begin"/>
      </w:r>
      <w:r>
        <w:instrText xml:space="preserve"> REF _Ref439836832 \r \h </w:instrText>
      </w:r>
      <w:r>
        <w:fldChar w:fldCharType="separate"/>
      </w:r>
      <w:ins w:id="5106" w:author="Eric Boisvert" w:date="2016-03-28T16:06:00Z">
        <w:r w:rsidR="003842F3">
          <w:t>8.4</w:t>
        </w:r>
      </w:ins>
      <w:del w:id="5107" w:author="Eric Boisvert" w:date="2016-03-06T13:27:00Z">
        <w:r w:rsidDel="004D34D6">
          <w:delText>9.5</w:delText>
        </w:r>
      </w:del>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5108" w:author="Eric Boisvert" w:date="2016-02-28T14:39:00Z">
        <w:r w:rsidR="00457AE6">
          <w:t xml:space="preserve"> of </w:t>
        </w:r>
      </w:ins>
      <w:ins w:id="5109" w:author="Eric Boisvert" w:date="2016-02-28T14:40:00Z">
        <w:r w:rsidR="00457AE6">
          <w:fldChar w:fldCharType="begin"/>
        </w:r>
        <w:r w:rsidR="00457AE6">
          <w:instrText xml:space="preserve"> REF _Ref444433734 \r \h </w:instrText>
        </w:r>
      </w:ins>
      <w:r w:rsidR="00457AE6">
        <w:fldChar w:fldCharType="separate"/>
      </w:r>
      <w:ins w:id="5110" w:author="Eric Boisvert" w:date="2016-03-28T16:06:00Z">
        <w:r w:rsidR="003842F3">
          <w:t>8.3</w:t>
        </w:r>
      </w:ins>
      <w:ins w:id="5111" w:author="Eric Boisvert" w:date="2016-02-28T14:40:00Z">
        <w:r w:rsidR="00457AE6">
          <w:fldChar w:fldCharType="end"/>
        </w:r>
      </w:ins>
      <w:ins w:id="5112" w:author="Eric Boisvert" w:date="2016-01-24T13:48:00Z">
        <w:r>
          <w:t>.</w:t>
        </w:r>
      </w:ins>
      <w:r>
        <w:t xml:space="preserve"> </w:t>
      </w:r>
      <w:del w:id="5113"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114" w:author="Eric Boisvert" w:date="2016-01-20T05:58:00Z">
        <w:r w:rsidDel="00153787">
          <w:delText>-wfs1</w:delText>
        </w:r>
      </w:del>
      <w:r w:rsidRPr="005372A3">
        <w:t>.xsd</w:t>
      </w:r>
      <w:ins w:id="5115"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116" w:author="Eric Boisvert" w:date="2016-01-20T05:58:00Z">
              <w:r w:rsidDel="00153787">
                <w:rPr>
                  <w:rStyle w:val="reqtext"/>
                  <w:lang w:val="en-CA"/>
                </w:rPr>
                <w:delText>_wfs1</w:delText>
              </w:r>
            </w:del>
            <w:r w:rsidRPr="005372A3">
              <w:rPr>
                <w:rStyle w:val="reqtext"/>
                <w:lang w:val="en-CA"/>
              </w:rPr>
              <w:t>.xsd</w:t>
            </w:r>
            <w:ins w:id="5117"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1" w:history="1">
        <w:r w:rsidRPr="00140F09">
          <w:rPr>
            <w:rStyle w:val="Lienhypertexte"/>
          </w:rPr>
          <w:t>http://schemas.opengis.net/gsml/4.0/geosciml-portrayal.sch</w:t>
        </w:r>
      </w:hyperlink>
      <w:ins w:id="5118"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119" w:author="Eric Boisvert" w:date="2016-03-25T17:23:00Z">
              <w:r w:rsidR="0063099F">
                <w:rPr>
                  <w:rStyle w:val="requri"/>
                  <w:lang w:val="en-CA"/>
                </w:rPr>
                <w:t>ch</w:t>
              </w:r>
            </w:ins>
            <w:del w:id="5120"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121"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5122" w:name="_Ref446664275"/>
      <w:bookmarkStart w:id="5123" w:name="_Toc446944635"/>
      <w:r w:rsidRPr="00D12552">
        <w:rPr>
          <w:lang w:val="en-CA"/>
        </w:rPr>
        <w:t xml:space="preserve">GeoSciML </w:t>
      </w:r>
      <w:r>
        <w:rPr>
          <w:lang w:val="en-CA"/>
        </w:rPr>
        <w:t>Basic XML</w:t>
      </w:r>
      <w:r w:rsidRPr="00D12552">
        <w:rPr>
          <w:lang w:val="en-CA"/>
        </w:rPr>
        <w:t xml:space="preserve"> Requirements Class</w:t>
      </w:r>
      <w:bookmarkEnd w:id="5122"/>
      <w:bookmarkEnd w:id="512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4AB8FEA3"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 xml:space="preserve">Instance document SHALL validate with against XSD of the </w:t>
            </w:r>
            <w:proofErr w:type="gramStart"/>
            <w:r>
              <w:rPr>
                <w:rFonts w:eastAsia="MS Mincho"/>
                <w:i/>
                <w:lang w:val="en-CA"/>
              </w:rPr>
              <w:t>package</w:t>
            </w:r>
            <w:r w:rsidRPr="005166DF">
              <w:rPr>
                <w:rFonts w:eastAsia="MS Mincho"/>
                <w:i/>
                <w:lang w:val="en-CA"/>
              </w:rPr>
              <w:t xml:space="preserve"> </w:t>
            </w:r>
            <w:ins w:id="5124" w:author="Boisvert, Eric" w:date="2016-03-29T09:18:00Z">
              <w:r w:rsidR="00B8253A">
                <w:rPr>
                  <w:rFonts w:eastAsia="MS Mincho"/>
                  <w:i/>
                  <w:lang w:val="en-CA"/>
                </w:rPr>
                <w:t>.</w:t>
              </w:r>
            </w:ins>
            <w:proofErr w:type="gramEnd"/>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125"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126">
          <w:tblGrid>
            <w:gridCol w:w="4219"/>
            <w:gridCol w:w="4678"/>
          </w:tblGrid>
        </w:tblGridChange>
      </w:tblGrid>
      <w:tr w:rsidR="005372A3" w:rsidRPr="00D12552" w14:paraId="1DAD4D89" w14:textId="77777777" w:rsidTr="00C859E9">
        <w:trPr>
          <w:cantSplit/>
          <w:trPrChange w:id="5127" w:author="Eric Boisvert" w:date="2016-01-24T14:40:00Z">
            <w:trPr>
              <w:cantSplit/>
            </w:trPr>
          </w:trPrChange>
        </w:trPr>
        <w:tc>
          <w:tcPr>
            <w:tcW w:w="4077" w:type="dxa"/>
            <w:tcBorders>
              <w:right w:val="nil"/>
            </w:tcBorders>
            <w:shd w:val="clear" w:color="auto" w:fill="auto"/>
            <w:tcPrChange w:id="5128"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129"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130"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131"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Lienhypertexte"/>
          </w:rPr>
          <w:t>http://schemas.opengis.net/gsml/4.0/geoSciMLBasic.sch</w:t>
        </w:r>
      </w:hyperlink>
      <w:ins w:id="5132"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133"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134"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3842F3">
        <w:t>5.2</w:t>
      </w:r>
      <w:r w:rsidR="008A0D27">
        <w:fldChar w:fldCharType="end"/>
      </w:r>
      <w:r w:rsidR="008A0D27">
        <w:t>) which value are empty abstract classes</w:t>
      </w:r>
      <w:ins w:id="5135" w:author="Eric Boisvert" w:date="2016-03-06T14:57:00Z">
        <w:r w:rsidR="004F0435">
          <w:t xml:space="preserve"> in Basic package</w:t>
        </w:r>
      </w:ins>
      <w:ins w:id="5136" w:author="Eric Boisvert" w:date="2016-03-06T14:37:00Z">
        <w:r w:rsidR="00C70FFE">
          <w:t xml:space="preserve">. </w:t>
        </w:r>
      </w:ins>
      <w:del w:id="5137" w:author="Eric Boisvert" w:date="2016-03-06T14:37:00Z">
        <w:r w:rsidR="002A2C89" w:rsidDel="00C70FFE">
          <w:delText>,</w:delText>
        </w:r>
      </w:del>
      <w:r w:rsidR="002A2C89">
        <w:t xml:space="preserve"> </w:t>
      </w:r>
      <w:ins w:id="5138" w:author="Eric Boisvert" w:date="2016-03-06T14:57:00Z">
        <w:r w:rsidR="004F0435">
          <w:t xml:space="preserve">Since abstract description classes are DataType, the property is inline only and therefore an empty property is not schema valid.  </w:t>
        </w:r>
      </w:ins>
      <w:del w:id="5139" w:author="Eric Boisvert" w:date="2016-03-06T14:37:00Z">
        <w:r w:rsidR="002A2C89" w:rsidDel="00C70FFE">
          <w:delText>t</w:delText>
        </w:r>
      </w:del>
      <w:del w:id="5140" w:author="Eric Boisvert" w:date="2016-03-06T14:57:00Z">
        <w:r w:rsidR="002A2C89" w:rsidDel="004F0435">
          <w:delText xml:space="preserve">herefore no value </w:delText>
        </w:r>
      </w:del>
      <w:del w:id="5141" w:author="Eric Boisvert" w:date="2016-03-06T14:56:00Z">
        <w:r w:rsidR="002A2C89" w:rsidDel="004F0435">
          <w:delText>can be</w:delText>
        </w:r>
      </w:del>
      <w:del w:id="5142" w:author="Eric Boisvert" w:date="2016-03-06T14:57:00Z">
        <w:r w:rsidR="002A2C89" w:rsidDel="004F0435">
          <w:delText xml:space="preserve"> provided in basic package.  </w:delText>
        </w:r>
      </w:del>
    </w:p>
    <w:p w14:paraId="3DF8D3C9" w14:textId="31F73FB6" w:rsidR="005372A3" w:rsidDel="004F0435" w:rsidRDefault="004F0435" w:rsidP="006A7DD0">
      <w:pPr>
        <w:rPr>
          <w:del w:id="5143" w:author="Eric Boisvert" w:date="2016-03-06T14:58:00Z"/>
        </w:rPr>
      </w:pPr>
      <w:ins w:id="5144" w:author="Eric Boisvert" w:date="2016-03-06T14:58:00Z">
        <w:r w:rsidDel="004F0435">
          <w:t xml:space="preserve"> </w:t>
        </w:r>
      </w:ins>
      <w:del w:id="5145"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146" w:author="Eric Boisvert" w:date="2016-03-06T14:58:00Z"/>
          <w:rFonts w:ascii="Courier New" w:hAnsi="Courier New" w:cs="Courier New"/>
          <w:b/>
          <w:bCs/>
          <w:color w:val="000000"/>
          <w:sz w:val="20"/>
          <w:szCs w:val="20"/>
          <w:highlight w:val="white"/>
          <w:lang w:val="en-CA" w:eastAsia="en-CA"/>
        </w:rPr>
      </w:pPr>
      <w:del w:id="5147"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148" w:author="Eric Boisvert" w:date="2016-03-06T14:58:00Z"/>
          <w:rFonts w:ascii="Courier New" w:hAnsi="Courier New" w:cs="Courier New"/>
          <w:b/>
          <w:bCs/>
          <w:color w:val="000000"/>
          <w:sz w:val="20"/>
          <w:szCs w:val="20"/>
          <w:highlight w:val="white"/>
          <w:lang w:val="en-CA" w:eastAsia="en-CA"/>
        </w:rPr>
      </w:pPr>
      <w:del w:id="5149"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150" w:author="Eric Boisvert" w:date="2016-03-06T14:58:00Z"/>
          <w:rFonts w:ascii="Courier New" w:hAnsi="Courier New" w:cs="Courier New"/>
          <w:b/>
          <w:bCs/>
          <w:color w:val="000000"/>
          <w:sz w:val="20"/>
          <w:szCs w:val="20"/>
          <w:highlight w:val="white"/>
          <w:lang w:val="en-CA" w:eastAsia="en-CA"/>
        </w:rPr>
      </w:pPr>
      <w:del w:id="515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152" w:author="Eric Boisvert" w:date="2016-03-06T14:58:00Z"/>
          <w:rFonts w:ascii="Courier New" w:hAnsi="Courier New" w:cs="Courier New"/>
          <w:b/>
          <w:bCs/>
          <w:color w:val="000000"/>
          <w:sz w:val="20"/>
          <w:szCs w:val="20"/>
          <w:highlight w:val="white"/>
          <w:lang w:val="en-CA" w:eastAsia="en-CA"/>
        </w:rPr>
      </w:pPr>
      <w:del w:id="515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154" w:author="Eric Boisvert" w:date="2016-01-24T14:51:00Z"/>
          <w:rFonts w:ascii="Courier New" w:hAnsi="Courier New" w:cs="Courier New"/>
          <w:color w:val="0000FF"/>
          <w:sz w:val="20"/>
          <w:szCs w:val="20"/>
          <w:lang w:val="en-CA" w:eastAsia="en-CA"/>
        </w:rPr>
      </w:pPr>
      <w:del w:id="5155"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156"/>
      <w:ins w:id="5157" w:author="Eric Boisvert" w:date="2016-01-24T14:51:00Z">
        <w:r w:rsidR="00811785">
          <w:rPr>
            <w:rFonts w:ascii="Courier New" w:hAnsi="Courier New" w:cs="Courier New"/>
            <w:color w:val="0000FF"/>
            <w:sz w:val="20"/>
            <w:szCs w:val="20"/>
            <w:lang w:val="en-CA" w:eastAsia="en-CA"/>
          </w:rPr>
          <w:t>(…)</w:t>
        </w:r>
      </w:ins>
      <w:commentRangeEnd w:id="5156"/>
      <w:ins w:id="5158" w:author="Eric Boisvert" w:date="2016-01-24T14:52:00Z">
        <w:r w:rsidR="00811785">
          <w:rPr>
            <w:rStyle w:val="Marquedecommentaire"/>
          </w:rPr>
          <w:commentReference w:id="5156"/>
        </w:r>
      </w:ins>
    </w:p>
    <w:p w14:paraId="4E1553E9" w14:textId="77777777" w:rsidR="00811785" w:rsidRDefault="00811785" w:rsidP="006A7DD0">
      <w:pPr>
        <w:rPr>
          <w:ins w:id="5159"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160" w:author="Eric Boisvert" w:date="2016-03-06T14:59:00Z"/>
        </w:rPr>
      </w:pPr>
      <w:ins w:id="5161" w:author="Eric Boisvert" w:date="2016-03-06T14:59:00Z">
        <w:r>
          <w:t xml:space="preserve">This instance is </w:t>
        </w:r>
        <w:r w:rsidRPr="004F0435">
          <w:rPr>
            <w:b/>
            <w:u w:val="single"/>
            <w:rPrChange w:id="5162"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5163"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164" w:author="Eric Boisvert" w:date="2016-03-06T14:56:00Z"/>
          <w:rFonts w:ascii="Consolas" w:hAnsi="Consolas" w:cs="Consolas"/>
          <w:color w:val="0000FF"/>
          <w:sz w:val="20"/>
          <w:szCs w:val="20"/>
          <w:highlight w:val="white"/>
          <w:lang w:val="en-CA" w:eastAsia="en-CA"/>
        </w:rPr>
        <w:pPrChange w:id="5165"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166"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167" w:author="Eric Boisvert" w:date="2016-03-06T14:54:00Z"/>
        </w:rPr>
      </w:pPr>
      <w:del w:id="5168"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169"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170" w:author="Eric Boisvert" w:date="2016-03-06T14:54:00Z"/>
                <w:rStyle w:val="requri"/>
                <w:lang w:val="en-CA"/>
              </w:rPr>
            </w:pPr>
            <w:commentRangeStart w:id="5171"/>
            <w:del w:id="5172"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173" w:author="Eric Boisvert" w:date="2016-03-06T14:54:00Z"/>
                <w:rStyle w:val="reqtext"/>
                <w:lang w:val="en-CA"/>
              </w:rPr>
            </w:pPr>
            <w:del w:id="5174" w:author="Eric Boisvert" w:date="2016-03-06T14:54:00Z">
              <w:r w:rsidDel="004F0435">
                <w:rPr>
                  <w:rStyle w:val="reqtext"/>
                  <w:lang w:val="en-CA"/>
                </w:rPr>
                <w:delText>Properties that link to abstract description classes should not be serialized.</w:delText>
              </w:r>
            </w:del>
            <w:commentRangeEnd w:id="5171"/>
            <w:r w:rsidR="004F0435">
              <w:rPr>
                <w:rStyle w:val="Marquedecommentaire"/>
                <w:rFonts w:ascii="Times New Roman" w:eastAsia="Times New Roman" w:hAnsi="Times New Roman"/>
                <w:lang w:val="en-US" w:eastAsia="en-US"/>
              </w:rPr>
              <w:commentReference w:id="5171"/>
            </w:r>
          </w:p>
        </w:tc>
      </w:tr>
    </w:tbl>
    <w:p w14:paraId="5612A58C" w14:textId="14426536" w:rsidR="002A2C89" w:rsidDel="004F0435" w:rsidRDefault="002A2C89" w:rsidP="006A7DD0">
      <w:pPr>
        <w:rPr>
          <w:del w:id="5175" w:author="Eric Boisvert" w:date="2016-03-06T14:54:00Z"/>
        </w:rPr>
      </w:pPr>
    </w:p>
    <w:p w14:paraId="71A5BB71" w14:textId="5335EA28" w:rsidR="002A2C89" w:rsidDel="009C6C9E" w:rsidRDefault="004F0435" w:rsidP="006A7DD0">
      <w:pPr>
        <w:rPr>
          <w:del w:id="5176" w:author="Eric Boisvert" w:date="2016-03-06T14:59:00Z"/>
        </w:rPr>
      </w:pPr>
      <w:ins w:id="5177" w:author="Eric Boisvert" w:date="2016-03-06T15:00:00Z">
        <w:r>
          <w:t>Is should be noted that this is indeed by design.</w:t>
        </w:r>
      </w:ins>
    </w:p>
    <w:p w14:paraId="55D6E5A3" w14:textId="77777777" w:rsidR="009C6C9E" w:rsidRDefault="009C6C9E" w:rsidP="006A7DD0">
      <w:pPr>
        <w:rPr>
          <w:ins w:id="5178" w:author="Eric Boisvert" w:date="2016-03-17T05:51:00Z"/>
        </w:rPr>
      </w:pPr>
    </w:p>
    <w:p w14:paraId="695012D9" w14:textId="54890481" w:rsidR="009C6C9E" w:rsidRDefault="009C6C9E">
      <w:pPr>
        <w:pStyle w:val="Titre3"/>
        <w:rPr>
          <w:ins w:id="5179" w:author="Eric Boisvert" w:date="2016-03-17T05:51:00Z"/>
        </w:rPr>
        <w:pPrChange w:id="5180" w:author="Eric Boisvert" w:date="2016-03-17T05:53:00Z">
          <w:pPr/>
        </w:pPrChange>
      </w:pPr>
      <w:bookmarkStart w:id="5181" w:name="_Toc446944636"/>
      <w:proofErr w:type="gramStart"/>
      <w:ins w:id="5182" w:author="Eric Boisvert" w:date="2016-03-17T05:51:00Z">
        <w:r>
          <w:t>relatedFeature</w:t>
        </w:r>
        <w:bookmarkEnd w:id="5181"/>
        <w:proofErr w:type="gramEnd"/>
      </w:ins>
    </w:p>
    <w:p w14:paraId="6DBC9F7A" w14:textId="77777777" w:rsidR="009C6C9E" w:rsidRDefault="009C6C9E" w:rsidP="006A7DD0">
      <w:pPr>
        <w:rPr>
          <w:ins w:id="5183" w:author="Eric Boisvert" w:date="2016-03-17T05:53:00Z"/>
        </w:rPr>
      </w:pPr>
    </w:p>
    <w:p w14:paraId="2CC2345B" w14:textId="494DE0A5" w:rsidR="009C6C9E" w:rsidRDefault="009C6C9E" w:rsidP="006A7DD0">
      <w:pPr>
        <w:rPr>
          <w:ins w:id="5184" w:author="Eric Boisvert" w:date="2016-03-17T05:51:00Z"/>
        </w:rPr>
      </w:pPr>
      <w:ins w:id="5185" w:author="Eric Boisvert" w:date="2016-03-17T05:51:00Z">
        <w:r>
          <w:t>In GeoSciML Basic, relatedFeature is byReference only as AbstractFeatureRelation</w:t>
        </w:r>
      </w:ins>
      <w:ins w:id="5186" w:author="Eric Boisvert" w:date="2016-03-17T05:55:00Z">
        <w:r w:rsidR="00617DFF">
          <w:t xml:space="preserve"> subtypes</w:t>
        </w:r>
      </w:ins>
      <w:ins w:id="5187" w:author="Eric Boisvert" w:date="2016-03-17T05:51:00Z">
        <w:r w:rsidR="00617DFF">
          <w:t xml:space="preserve"> </w:t>
        </w:r>
      </w:ins>
      <w:ins w:id="5188" w:author="Eric Boisvert" w:date="2016-03-17T05:55:00Z">
        <w:r w:rsidR="00617DFF">
          <w:t>are</w:t>
        </w:r>
      </w:ins>
      <w:ins w:id="5189" w:author="Eric Boisvert" w:date="2016-03-17T05:51:00Z">
        <w:r>
          <w:t xml:space="preserve"> </w:t>
        </w:r>
      </w:ins>
      <w:ins w:id="5190" w:author="Eric Boisvert" w:date="2016-03-17T05:52:00Z">
        <w:r>
          <w:t>materialized</w:t>
        </w:r>
      </w:ins>
      <w:ins w:id="5191" w:author="Eric Boisvert" w:date="2016-03-17T05:51:00Z">
        <w:r>
          <w:t xml:space="preserve"> </w:t>
        </w:r>
      </w:ins>
      <w:ins w:id="5192" w:author="Eric Boisvert" w:date="2016-03-17T05:52:00Z">
        <w:r>
          <w:t>in Extension package.</w:t>
        </w:r>
      </w:ins>
      <w:ins w:id="5193" w:author="Eric Boisvert" w:date="2016-03-17T05:55:00Z">
        <w:r w:rsidR="00617DFF">
          <w:t xml:space="preserve"> </w:t>
        </w:r>
      </w:ins>
    </w:p>
    <w:p w14:paraId="30348145" w14:textId="77777777" w:rsidR="009C6C9E" w:rsidRPr="006A7DD0" w:rsidRDefault="009C6C9E" w:rsidP="006A7DD0">
      <w:pPr>
        <w:rPr>
          <w:ins w:id="5194" w:author="Eric Boisvert" w:date="2016-03-17T05:51:00Z"/>
        </w:rPr>
      </w:pPr>
    </w:p>
    <w:p w14:paraId="4F39824A" w14:textId="77777777" w:rsidR="009B3BBD" w:rsidRDefault="009B3BBD" w:rsidP="009B3BBD">
      <w:pPr>
        <w:pStyle w:val="Titre2"/>
        <w:rPr>
          <w:lang w:val="en-CA"/>
        </w:rPr>
      </w:pPr>
      <w:bookmarkStart w:id="5195"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195"/>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19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197"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19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199"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5200"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200"/>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20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202"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3" w:history="1">
        <w:r w:rsidRPr="00140F09">
          <w:rPr>
            <w:rStyle w:val="Lienhypertexte"/>
          </w:rPr>
          <w:t>http://schemas.opengis.net/gsml/4.0/geologictime.sch</w:t>
        </w:r>
      </w:hyperlink>
      <w:ins w:id="5203"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204"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5205"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20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ins w:id="520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207"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20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209"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5210" w:name="_Toc446944640"/>
      <w:r w:rsidRPr="00D12552">
        <w:rPr>
          <w:lang w:val="en-CA"/>
        </w:rPr>
        <w:t xml:space="preserve">GeoSciML </w:t>
      </w:r>
      <w:r>
        <w:rPr>
          <w:lang w:val="en-CA"/>
        </w:rPr>
        <w:t>Laboratory XML Analysis</w:t>
      </w:r>
      <w:r w:rsidRPr="00D12552">
        <w:rPr>
          <w:lang w:val="en-CA"/>
        </w:rPr>
        <w:t xml:space="preserve"> Requirements Class</w:t>
      </w:r>
      <w:bookmarkEnd w:id="521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21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212"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21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214" w:author="Boisvert, Eric" w:date="2016-03-29T09:18:00Z">
              <w:r w:rsidR="00B8253A">
                <w:rPr>
                  <w:rStyle w:val="reqtext"/>
                  <w:lang w:val="en-CA"/>
                </w:rPr>
                <w:t>.</w:t>
              </w:r>
            </w:ins>
          </w:p>
        </w:tc>
      </w:tr>
    </w:tbl>
    <w:p w14:paraId="7F3DC502" w14:textId="77777777" w:rsidR="00B020FC" w:rsidRDefault="00B020FC" w:rsidP="00C648D4"/>
    <w:p w14:paraId="2C8A8649" w14:textId="7D3FBB8B" w:rsidR="00C648D4" w:rsidRDefault="00C648D4" w:rsidP="00C648D4">
      <w:pPr>
        <w:pStyle w:val="Titre1"/>
        <w:rPr>
          <w:ins w:id="5215" w:author="Eric Boisvert" w:date="2016-03-20T15:30:00Z"/>
          <w:lang w:val="en-CA"/>
        </w:rPr>
      </w:pPr>
      <w:bookmarkStart w:id="5216" w:name="_Toc446944641"/>
      <w:r>
        <w:rPr>
          <w:lang w:val="en-CA"/>
        </w:rPr>
        <w:t xml:space="preserve">GeoSciML </w:t>
      </w:r>
      <w:del w:id="5217" w:author="Eric Boisvert" w:date="2016-03-19T15:51:00Z">
        <w:r w:rsidDel="005413FE">
          <w:rPr>
            <w:lang w:val="en-CA"/>
          </w:rPr>
          <w:delText>CGI-IUGS Profile</w:delText>
        </w:r>
      </w:del>
      <w:ins w:id="5218" w:author="Eric Boisvert" w:date="2016-03-19T15:51:00Z">
        <w:r w:rsidR="005413FE">
          <w:rPr>
            <w:lang w:val="en-CA"/>
          </w:rPr>
          <w:t xml:space="preserve"> XML encoding profiles</w:t>
        </w:r>
      </w:ins>
      <w:bookmarkEnd w:id="5216"/>
    </w:p>
    <w:p w14:paraId="1EE3D327" w14:textId="16700479" w:rsidR="00545E09" w:rsidRDefault="00545E09">
      <w:pPr>
        <w:rPr>
          <w:ins w:id="5219" w:author="Eric Boisvert" w:date="2016-03-20T15:31:00Z"/>
          <w:lang w:val="en-CA"/>
        </w:rPr>
        <w:pPrChange w:id="5220" w:author="Eric Boisvert" w:date="2016-03-20T15:31:00Z">
          <w:pPr>
            <w:pStyle w:val="Titre1"/>
          </w:pPr>
        </w:pPrChange>
      </w:pPr>
      <w:ins w:id="5221" w:author="Eric Boisvert" w:date="2016-03-20T15:30:00Z">
        <w:r>
          <w:rPr>
            <w:lang w:val="en-CA"/>
          </w:rPr>
          <w:t>Intro on why we need profiles</w:t>
        </w:r>
      </w:ins>
    </w:p>
    <w:p w14:paraId="62684FE0" w14:textId="58EBE88B" w:rsidR="00545E09" w:rsidRDefault="00545E09">
      <w:pPr>
        <w:numPr>
          <w:ilvl w:val="0"/>
          <w:numId w:val="52"/>
        </w:numPr>
        <w:rPr>
          <w:ins w:id="5222" w:author="Eric Boisvert" w:date="2016-03-20T15:31:00Z"/>
          <w:lang w:val="en-CA"/>
        </w:rPr>
        <w:pPrChange w:id="5223" w:author="Eric Boisvert" w:date="2016-03-20T15:31:00Z">
          <w:pPr>
            <w:pStyle w:val="Titre1"/>
          </w:pPr>
        </w:pPrChange>
      </w:pPr>
      <w:ins w:id="5224" w:author="Eric Boisvert" w:date="2016-03-20T15:31:00Z">
        <w:r>
          <w:rPr>
            <w:lang w:val="en-CA"/>
          </w:rPr>
          <w:t>No unique solution or encoding pattern depends of the use cases.</w:t>
        </w:r>
      </w:ins>
      <w:ins w:id="5225" w:author="Eric Boisvert" w:date="2016-03-20T15:33:00Z">
        <w:r>
          <w:rPr>
            <w:lang w:val="en-CA"/>
          </w:rPr>
          <w:t xml:space="preserve"> Several equaly valid solutions</w:t>
        </w:r>
      </w:ins>
    </w:p>
    <w:p w14:paraId="78A1EEB8" w14:textId="6B05CF3B" w:rsidR="00545E09" w:rsidRDefault="00545E09">
      <w:pPr>
        <w:numPr>
          <w:ilvl w:val="0"/>
          <w:numId w:val="52"/>
        </w:numPr>
        <w:rPr>
          <w:ins w:id="5226" w:author="Eric Boisvert" w:date="2016-03-20T15:30:00Z"/>
          <w:lang w:val="en-CA"/>
        </w:rPr>
        <w:pPrChange w:id="5227" w:author="Eric Boisvert" w:date="2016-03-20T15:31:00Z">
          <w:pPr>
            <w:pStyle w:val="Titre1"/>
          </w:pPr>
        </w:pPrChange>
      </w:pPr>
      <w:ins w:id="5228" w:author="Eric Boisvert" w:date="2016-03-20T15:32:00Z">
        <w:r>
          <w:rPr>
            <w:lang w:val="en-CA"/>
          </w:rPr>
          <w:t xml:space="preserve">Specification is open and generic but communities need to constrain it to make it usable.  Pretty much the case of every </w:t>
        </w:r>
      </w:ins>
      <w:ins w:id="5229" w:author="Eric Boisvert" w:date="2016-03-20T15:33:00Z">
        <w:r>
          <w:rPr>
            <w:lang w:val="en-CA"/>
          </w:rPr>
          <w:t>application</w:t>
        </w:r>
      </w:ins>
      <w:ins w:id="5230" w:author="Eric Boisvert" w:date="2016-03-20T15:32:00Z">
        <w:r>
          <w:rPr>
            <w:lang w:val="en-CA"/>
          </w:rPr>
          <w:t xml:space="preserve"> of O&amp;M</w:t>
        </w:r>
      </w:ins>
      <w:ins w:id="5231" w:author="Eric Boisvert" w:date="2016-03-20T15:33:00Z">
        <w:r>
          <w:rPr>
            <w:lang w:val="en-CA"/>
          </w:rPr>
          <w:t xml:space="preserve"> (too generic) – almost a metamodel.</w:t>
        </w:r>
      </w:ins>
    </w:p>
    <w:p w14:paraId="25284F1E" w14:textId="77777777" w:rsidR="00545E09" w:rsidRPr="00545E09" w:rsidRDefault="00545E09">
      <w:pPr>
        <w:rPr>
          <w:ins w:id="5232" w:author="Eric Boisvert" w:date="2016-03-19T15:54:00Z"/>
          <w:lang w:val="en-CA"/>
        </w:rPr>
        <w:pPrChange w:id="5233" w:author="Eric Boisvert" w:date="2016-03-20T15:30:00Z">
          <w:pPr>
            <w:pStyle w:val="Titre1"/>
          </w:pPr>
        </w:pPrChange>
      </w:pPr>
    </w:p>
    <w:p w14:paraId="60199F28" w14:textId="10277058" w:rsidR="005413FE" w:rsidRDefault="00E30DA0">
      <w:pPr>
        <w:pStyle w:val="Titre2"/>
        <w:rPr>
          <w:ins w:id="5234" w:author="Eric Boisvert" w:date="2016-03-19T15:55:00Z"/>
        </w:rPr>
        <w:pPrChange w:id="5235" w:author="Eric Boisvert" w:date="2016-03-19T15:55:00Z">
          <w:pPr>
            <w:pStyle w:val="AnnexNumbered"/>
          </w:pPr>
        </w:pPrChange>
      </w:pPr>
      <w:bookmarkStart w:id="5236" w:name="_Toc446944642"/>
      <w:ins w:id="5237" w:author="Eric Boisvert" w:date="2016-03-19T17:06:00Z">
        <w:r>
          <w:t>Relative</w:t>
        </w:r>
      </w:ins>
      <w:ins w:id="5238" w:author="Eric Boisvert" w:date="2016-03-19T15:54:00Z">
        <w:r>
          <w:t xml:space="preserve"> borehole position </w:t>
        </w:r>
      </w:ins>
      <w:ins w:id="5239" w:author="Eric Boisvert" w:date="2016-03-19T17:07:00Z">
        <w:r>
          <w:t>by geometry profile</w:t>
        </w:r>
      </w:ins>
      <w:bookmarkEnd w:id="5236"/>
    </w:p>
    <w:p w14:paraId="0400EF6A" w14:textId="77777777" w:rsidR="007C5528" w:rsidRDefault="007C5528">
      <w:pPr>
        <w:rPr>
          <w:ins w:id="5240" w:author="Eric Boisvert" w:date="2016-03-20T15:38:00Z"/>
        </w:rPr>
        <w:pPrChange w:id="5241" w:author="Eric Boisvert" w:date="2016-03-19T15:55:00Z">
          <w:pPr>
            <w:pStyle w:val="AnnexNumbered"/>
          </w:pPr>
        </w:pPrChange>
      </w:pPr>
    </w:p>
    <w:p w14:paraId="5EF50196" w14:textId="0172F198" w:rsidR="005413FE" w:rsidRDefault="007C5528">
      <w:pPr>
        <w:rPr>
          <w:ins w:id="5242" w:author="Eric Boisvert" w:date="2016-03-20T13:24:00Z"/>
        </w:rPr>
        <w:pPrChange w:id="5243" w:author="Eric Boisvert" w:date="2016-03-19T15:55:00Z">
          <w:pPr>
            <w:pStyle w:val="AnnexNumbered"/>
          </w:pPr>
        </w:pPrChange>
      </w:pPr>
      <w:ins w:id="5244" w:author="Eric Boisvert" w:date="2016-03-20T15:38:00Z">
        <w:r>
          <w:t>This profile defines a series of requirement to encode the position of a SF_SamplingFeature or a SF_Specimen</w:t>
        </w:r>
      </w:ins>
      <w:ins w:id="5245" w:author="Eric Boisvert" w:date="2016-03-20T15:39:00Z">
        <w:r>
          <w:t xml:space="preserve"> along a linear path.  The common use case is to report the location of sampling feature</w:t>
        </w:r>
      </w:ins>
      <w:ins w:id="5246" w:author="Eric Boisvert" w:date="2016-03-20T15:40:00Z">
        <w:r>
          <w:t>s</w:t>
        </w:r>
      </w:ins>
      <w:ins w:id="5247" w:author="Eric Boisvert" w:date="2016-03-20T15:39:00Z">
        <w:r>
          <w:t xml:space="preserve"> and associated observations</w:t>
        </w:r>
      </w:ins>
      <w:ins w:id="5248" w:author="Eric Boisvert" w:date="2016-03-20T15:40:00Z">
        <w:r>
          <w:t xml:space="preserve"> </w:t>
        </w:r>
      </w:ins>
      <w:ins w:id="5249" w:author="Eric Boisvert" w:date="2016-03-20T15:39:00Z">
        <w:r>
          <w:t xml:space="preserve"> </w:t>
        </w:r>
      </w:ins>
      <w:ins w:id="5250" w:author="Eric Boisvert" w:date="2016-03-20T15:38:00Z">
        <w:r>
          <w:t xml:space="preserve"> </w:t>
        </w:r>
      </w:ins>
      <w:proofErr w:type="gramStart"/>
      <w:ins w:id="5251" w:author="Eric Boisvert" w:date="2016-03-19T15:55:00Z">
        <w:r w:rsidR="00796E2C">
          <w:t>This</w:t>
        </w:r>
        <w:proofErr w:type="gramEnd"/>
        <w:r w:rsidR="00796E2C">
          <w:t xml:space="preserve"> profile, </w:t>
        </w:r>
      </w:ins>
      <w:ins w:id="5252" w:author="Eric Boisvert" w:date="2016-03-20T15:34:00Z">
        <w:r>
          <w:t xml:space="preserve">uses a formal GM_Object to represent the position.  It can either be </w:t>
        </w:r>
      </w:ins>
      <w:ins w:id="5253" w:author="Eric Boisvert" w:date="2016-03-20T15:35:00Z">
        <w:r>
          <w:t xml:space="preserve">“absolute”, as it uses a formally recognized CRS (Coordinate Reference </w:t>
        </w:r>
        <w:proofErr w:type="gramStart"/>
        <w:r>
          <w:t>System),</w:t>
        </w:r>
        <w:proofErr w:type="gramEnd"/>
        <w:r>
          <w:t xml:space="preserve"> or relative by using an arbitrary geometry as its </w:t>
        </w:r>
      </w:ins>
      <w:ins w:id="5254" w:author="Eric Boisvert" w:date="2016-03-20T15:36:00Z">
        <w:r>
          <w:t>positioning</w:t>
        </w:r>
      </w:ins>
      <w:ins w:id="5255" w:author="Eric Boisvert" w:date="2016-03-20T15:35:00Z">
        <w:r>
          <w:t xml:space="preserve"> </w:t>
        </w:r>
      </w:ins>
      <w:ins w:id="5256" w:author="Eric Boisvert" w:date="2016-03-20T15:36:00Z">
        <w:r>
          <w:t>frame.</w:t>
        </w:r>
      </w:ins>
      <w:ins w:id="5257" w:author="Eric Boisvert" w:date="2016-03-20T15:46:00Z">
        <w:r w:rsidR="00C45EEC">
          <w:t xml:space="preserve">  This profile is suitable is environments that can </w:t>
        </w:r>
      </w:ins>
      <w:ins w:id="5258"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5259"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5260" w:author="Eric Boisvert" w:date="2016-03-20T13:24:00Z"/>
                <w:rFonts w:eastAsia="MS Mincho"/>
                <w:b/>
                <w:sz w:val="22"/>
                <w:lang w:val="en-CA"/>
              </w:rPr>
            </w:pPr>
            <w:ins w:id="5261" w:author="Eric Boisvert" w:date="2016-03-20T13:24:00Z">
              <w:r w:rsidRPr="00D12552">
                <w:rPr>
                  <w:rFonts w:eastAsia="MS Mincho"/>
                  <w:b/>
                  <w:sz w:val="22"/>
                  <w:lang w:val="en-CA"/>
                </w:rPr>
                <w:t>Requirements Class</w:t>
              </w:r>
            </w:ins>
          </w:p>
        </w:tc>
      </w:tr>
      <w:tr w:rsidR="005D2CCE" w:rsidRPr="00D12552" w14:paraId="594724FB" w14:textId="77777777" w:rsidTr="005941A0">
        <w:trPr>
          <w:ins w:id="5262"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5263" w:author="Eric Boisvert" w:date="2016-03-20T13:24:00Z"/>
                <w:rFonts w:eastAsia="MS Mincho"/>
                <w:b/>
                <w:color w:val="FF0000"/>
                <w:sz w:val="22"/>
                <w:lang w:val="en-CA"/>
              </w:rPr>
            </w:pPr>
            <w:ins w:id="5264" w:author="Eric Boisvert" w:date="2016-03-20T13:24:00Z">
              <w:r>
                <w:rPr>
                  <w:rFonts w:eastAsia="MS Mincho"/>
                  <w:b/>
                  <w:color w:val="FF0000"/>
                  <w:sz w:val="22"/>
                  <w:lang w:val="en-CA"/>
                </w:rPr>
                <w:t>/req/gsml4xsd-</w:t>
              </w:r>
            </w:ins>
            <w:ins w:id="5265" w:author="Eric Boisvert" w:date="2016-03-20T15:37:00Z">
              <w:r w:rsidR="007C5528">
                <w:rPr>
                  <w:rFonts w:eastAsia="MS Mincho"/>
                  <w:b/>
                  <w:color w:val="FF0000"/>
                  <w:sz w:val="22"/>
                  <w:lang w:val="en-CA"/>
                </w:rPr>
                <w:t>geom-</w:t>
              </w:r>
            </w:ins>
            <w:ins w:id="5266" w:author="Eric Boisvert" w:date="2016-03-20T13:25:00Z">
              <w:r>
                <w:rPr>
                  <w:rFonts w:eastAsia="MS Mincho"/>
                  <w:b/>
                  <w:color w:val="FF0000"/>
                  <w:sz w:val="22"/>
                  <w:lang w:val="en-CA"/>
                </w:rPr>
                <w:t>pos</w:t>
              </w:r>
            </w:ins>
          </w:p>
        </w:tc>
      </w:tr>
      <w:tr w:rsidR="005D2CCE" w:rsidRPr="00D12552" w14:paraId="0721A4D9" w14:textId="77777777" w:rsidTr="005941A0">
        <w:trPr>
          <w:ins w:id="5267"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5268" w:author="Eric Boisvert" w:date="2016-03-20T13:24:00Z"/>
                <w:rFonts w:eastAsia="MS Mincho"/>
                <w:b/>
                <w:color w:val="FF0000"/>
                <w:sz w:val="22"/>
                <w:lang w:val="en-CA"/>
              </w:rPr>
            </w:pPr>
            <w:ins w:id="5269"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5270" w:author="Eric Boisvert" w:date="2016-03-20T13:24:00Z"/>
                <w:rFonts w:eastAsia="MS Mincho"/>
                <w:lang w:val="en-CA"/>
              </w:rPr>
            </w:pPr>
            <w:ins w:id="5271" w:author="Eric Boisvert" w:date="2016-03-20T13:24:00Z">
              <w:r>
                <w:rPr>
                  <w:rFonts w:eastAsia="MS Mincho"/>
                  <w:lang w:val="en-CA"/>
                </w:rPr>
                <w:t>XML instance</w:t>
              </w:r>
            </w:ins>
          </w:p>
        </w:tc>
      </w:tr>
      <w:tr w:rsidR="00033D7C" w:rsidRPr="00D12552" w14:paraId="2DF5A4E0" w14:textId="77777777" w:rsidTr="005941A0">
        <w:trPr>
          <w:ins w:id="5272"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5273" w:author="Eric Boisvert" w:date="2016-03-20T15:56:00Z"/>
                <w:rFonts w:eastAsia="MS Mincho"/>
                <w:lang w:val="en-CA"/>
              </w:rPr>
            </w:pPr>
            <w:ins w:id="5274"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5275" w:author="Eric Boisvert" w:date="2016-03-20T15:56:00Z"/>
                <w:rFonts w:eastAsia="MS Mincho"/>
                <w:lang w:val="en-CA"/>
              </w:rPr>
            </w:pPr>
            <w:ins w:id="5276"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5277"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5278" w:author="Eric Boisvert" w:date="2016-03-20T15:59:00Z"/>
                <w:rFonts w:eastAsia="MS Mincho"/>
                <w:lang w:val="en-CA"/>
              </w:rPr>
            </w:pPr>
            <w:ins w:id="5279"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5280" w:author="Eric Boisvert" w:date="2016-03-20T15:59:00Z"/>
                <w:rFonts w:eastAsia="MS Mincho"/>
                <w:lang w:val="en-CA"/>
              </w:rPr>
            </w:pPr>
            <w:ins w:id="5281" w:author="Eric Boisvert" w:date="2016-03-20T15:59:00Z">
              <w:r w:rsidRPr="00033D7C">
                <w:rPr>
                  <w:rFonts w:eastAsia="MS Mincho"/>
                  <w:lang w:val="en-CA"/>
                </w:rPr>
                <w:t>/req/gsml4-borehole/borehole-pos</w:t>
              </w:r>
            </w:ins>
          </w:p>
        </w:tc>
      </w:tr>
      <w:tr w:rsidR="005D2CCE" w:rsidRPr="00D12552" w14:paraId="339B4C2E" w14:textId="77777777" w:rsidTr="005941A0">
        <w:trPr>
          <w:ins w:id="5282"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5283" w:author="Eric Boisvert" w:date="2016-03-20T13:24:00Z"/>
                <w:rFonts w:eastAsia="MS Mincho"/>
                <w:b/>
                <w:sz w:val="20"/>
                <w:szCs w:val="20"/>
                <w:lang w:val="en-CA"/>
              </w:rPr>
            </w:pPr>
            <w:ins w:id="5284"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5285" w:author="Eric Boisvert" w:date="2016-03-20T13:24:00Z"/>
                <w:rFonts w:eastAsia="MS Mincho"/>
                <w:b/>
                <w:color w:val="FF0000"/>
                <w:sz w:val="22"/>
                <w:lang w:val="en-CA"/>
              </w:rPr>
            </w:pPr>
            <w:ins w:id="5286"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5287" w:author="Eric Boisvert" w:date="2016-03-20T13:24:00Z"/>
                <w:rFonts w:eastAsia="MS Mincho"/>
                <w:i/>
                <w:lang w:val="en-CA"/>
              </w:rPr>
            </w:pPr>
          </w:p>
        </w:tc>
      </w:tr>
    </w:tbl>
    <w:p w14:paraId="388741C0" w14:textId="77777777" w:rsidR="005D2CCE" w:rsidRDefault="005D2CCE">
      <w:pPr>
        <w:rPr>
          <w:ins w:id="5288" w:author="Eric Boisvert" w:date="2016-03-20T16:17:00Z"/>
        </w:rPr>
        <w:pPrChange w:id="5289" w:author="Eric Boisvert" w:date="2016-03-19T15:55:00Z">
          <w:pPr>
            <w:pStyle w:val="AnnexNumbered"/>
          </w:pPr>
        </w:pPrChange>
      </w:pPr>
    </w:p>
    <w:p w14:paraId="4447C95B" w14:textId="11048340" w:rsidR="003954CF" w:rsidRDefault="003954CF">
      <w:pPr>
        <w:pStyle w:val="Titre3"/>
        <w:rPr>
          <w:ins w:id="5290" w:author="Eric Boisvert" w:date="2016-03-20T15:49:00Z"/>
        </w:rPr>
        <w:pPrChange w:id="5291" w:author="Eric Boisvert" w:date="2016-03-20T16:21:00Z">
          <w:pPr>
            <w:pStyle w:val="AnnexNumbered"/>
          </w:pPr>
        </w:pPrChange>
      </w:pPr>
      <w:bookmarkStart w:id="5292" w:name="_Toc446944643"/>
      <w:ins w:id="5293" w:author="Eric Boisvert" w:date="2016-03-20T16:17:00Z">
        <w:r>
          <w:t>Absolute position</w:t>
        </w:r>
      </w:ins>
      <w:bookmarkEnd w:id="5292"/>
    </w:p>
    <w:p w14:paraId="62605290" w14:textId="77777777" w:rsidR="003954CF" w:rsidRDefault="003954CF">
      <w:pPr>
        <w:rPr>
          <w:ins w:id="5294" w:author="Eric Boisvert" w:date="2016-03-20T16:17:00Z"/>
        </w:rPr>
        <w:pPrChange w:id="5295" w:author="Eric Boisvert" w:date="2016-03-19T15:55:00Z">
          <w:pPr>
            <w:pStyle w:val="AnnexNumbered"/>
          </w:pPr>
        </w:pPrChange>
      </w:pPr>
    </w:p>
    <w:p w14:paraId="31AAF424" w14:textId="43375D5C" w:rsidR="00C45EEC" w:rsidRDefault="00C45EEC">
      <w:pPr>
        <w:rPr>
          <w:ins w:id="5296" w:author="Eric Boisvert" w:date="2016-03-20T16:00:00Z"/>
        </w:rPr>
        <w:pPrChange w:id="5297" w:author="Eric Boisvert" w:date="2016-03-19T15:55:00Z">
          <w:pPr>
            <w:pStyle w:val="AnnexNumbered"/>
          </w:pPr>
        </w:pPrChange>
      </w:pPr>
      <w:ins w:id="5298" w:author="Eric Boisvert" w:date="2016-03-20T15:49:00Z">
        <w:r>
          <w:t>A sampling feature located using absolute coordinates SHALL be a 3D GM_Curve (each coordinates are x</w:t>
        </w:r>
        <w:proofErr w:type="gramStart"/>
        <w:r>
          <w:t>,y</w:t>
        </w:r>
        <w:proofErr w:type="gramEnd"/>
        <w:r>
          <w:t xml:space="preserve">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5299"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5300" w:author="Eric Boisvert" w:date="2016-03-20T16:00:00Z"/>
                <w:rStyle w:val="requri"/>
                <w:rPrChange w:id="5301" w:author="Eric Boisvert" w:date="2016-03-25T17:34:00Z">
                  <w:rPr>
                    <w:ins w:id="5302" w:author="Eric Boisvert" w:date="2016-03-20T16:00:00Z"/>
                    <w:rStyle w:val="requri"/>
                    <w:b w:val="0"/>
                    <w:lang w:val="en-CA" w:eastAsia="en-AU"/>
                  </w:rPr>
                </w:rPrChange>
              </w:rPr>
            </w:pPr>
            <w:ins w:id="5303" w:author="Eric Boisvert" w:date="2016-03-20T16:00:00Z">
              <w:r w:rsidRPr="0043688E">
                <w:rPr>
                  <w:rStyle w:val="requri"/>
                  <w:rPrChange w:id="5304" w:author="Eric Boisvert" w:date="2016-03-25T17:34:00Z">
                    <w:rPr>
                      <w:b/>
                      <w:color w:val="FF0000"/>
                      <w:sz w:val="22"/>
                      <w:lang w:val="en-CA"/>
                    </w:rPr>
                  </w:rPrChange>
                </w:rPr>
                <w:lastRenderedPageBreak/>
                <w:t>/req/gsml4xsd-geom-pos/3d-curve</w:t>
              </w:r>
            </w:ins>
          </w:p>
        </w:tc>
        <w:tc>
          <w:tcPr>
            <w:tcW w:w="4678" w:type="dxa"/>
            <w:tcBorders>
              <w:left w:val="nil"/>
            </w:tcBorders>
            <w:shd w:val="clear" w:color="auto" w:fill="auto"/>
          </w:tcPr>
          <w:p w14:paraId="1EAF8718" w14:textId="21EAEB12" w:rsidR="00033D7C" w:rsidRPr="00D12552" w:rsidRDefault="00033D7C" w:rsidP="00B103E0">
            <w:pPr>
              <w:pStyle w:val="Tabletext10"/>
              <w:jc w:val="left"/>
              <w:rPr>
                <w:ins w:id="5305" w:author="Eric Boisvert" w:date="2016-03-20T16:00:00Z"/>
                <w:rStyle w:val="reqtext"/>
                <w:lang w:val="en-CA"/>
              </w:rPr>
            </w:pPr>
            <w:ins w:id="5306" w:author="Eric Boisvert" w:date="2016-03-20T16:00:00Z">
              <w:r>
                <w:rPr>
                  <w:rStyle w:val="reqtext"/>
                  <w:lang w:val="en-CA"/>
                </w:rPr>
                <w:t xml:space="preserve">SF_SamplingFeature position (SF_SamplingFeature/shape or SF_Specimen/samplingLocation) </w:t>
              </w:r>
            </w:ins>
            <w:ins w:id="5307" w:author="Eric Boisvert" w:date="2016-03-20T16:15:00Z">
              <w:r w:rsidR="00B103E0">
                <w:rPr>
                  <w:rStyle w:val="reqtext"/>
                  <w:lang w:val="en-CA"/>
                </w:rPr>
                <w:t xml:space="preserve">srsDimension SHALL be </w:t>
              </w:r>
              <w:proofErr w:type="gramStart"/>
              <w:r w:rsidR="00B103E0">
                <w:rPr>
                  <w:rStyle w:val="reqtext"/>
                  <w:lang w:val="en-CA"/>
                </w:rPr>
                <w:t>3</w:t>
              </w:r>
            </w:ins>
            <w:ins w:id="5308" w:author="Eric Boisvert" w:date="2016-03-20T16:00:00Z">
              <w:r>
                <w:rPr>
                  <w:rStyle w:val="reqtext"/>
                  <w:lang w:val="en-CA"/>
                </w:rPr>
                <w:t xml:space="preserve"> </w:t>
              </w:r>
            </w:ins>
            <w:ins w:id="5309" w:author="Boisvert, Eric" w:date="2016-03-29T09:18:00Z">
              <w:r w:rsidR="00B8253A">
                <w:rPr>
                  <w:rStyle w:val="reqtext"/>
                  <w:lang w:val="en-CA"/>
                </w:rPr>
                <w:t>.</w:t>
              </w:r>
            </w:ins>
            <w:proofErr w:type="gramEnd"/>
          </w:p>
        </w:tc>
      </w:tr>
    </w:tbl>
    <w:p w14:paraId="2B26F315" w14:textId="77777777" w:rsidR="00C2740E" w:rsidRDefault="00C2740E">
      <w:pPr>
        <w:rPr>
          <w:ins w:id="5310" w:author="Eric Boisvert" w:date="2016-03-20T16:03:00Z"/>
        </w:rPr>
        <w:pPrChange w:id="5311" w:author="Eric Boisvert" w:date="2016-03-19T15:55:00Z">
          <w:pPr>
            <w:pStyle w:val="AnnexNumbered"/>
          </w:pPr>
        </w:pPrChange>
      </w:pPr>
    </w:p>
    <w:p w14:paraId="622BBE7B" w14:textId="6FAA086F" w:rsidR="00C45EEC" w:rsidRDefault="00C45EEC">
      <w:pPr>
        <w:rPr>
          <w:ins w:id="5312" w:author="Eric Boisvert" w:date="2016-03-20T16:01:00Z"/>
        </w:rPr>
        <w:pPrChange w:id="5313" w:author="Eric Boisvert" w:date="2016-03-19T15:55:00Z">
          <w:pPr>
            <w:pStyle w:val="AnnexNumbered"/>
          </w:pPr>
        </w:pPrChange>
      </w:pPr>
      <w:ins w:id="5314"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5315"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5316" w:author="Eric Boisvert" w:date="2016-03-20T16:01:00Z"/>
                <w:rStyle w:val="requri"/>
                <w:rPrChange w:id="5317" w:author="Eric Boisvert" w:date="2016-03-25T17:34:00Z">
                  <w:rPr>
                    <w:ins w:id="5318" w:author="Eric Boisvert" w:date="2016-03-20T16:01:00Z"/>
                    <w:rStyle w:val="requri"/>
                    <w:b w:val="0"/>
                    <w:lang w:val="en-CA" w:eastAsia="en-AU"/>
                  </w:rPr>
                </w:rPrChange>
              </w:rPr>
            </w:pPr>
            <w:ins w:id="5319" w:author="Eric Boisvert" w:date="2016-03-20T16:01:00Z">
              <w:r w:rsidRPr="0043688E">
                <w:rPr>
                  <w:rStyle w:val="requri"/>
                  <w:rPrChange w:id="5320" w:author="Eric Boisvert" w:date="2016-03-25T17:34:00Z">
                    <w:rPr>
                      <w:b/>
                      <w:color w:val="FF0000"/>
                      <w:sz w:val="22"/>
                      <w:lang w:val="en-CA"/>
                    </w:rPr>
                  </w:rPrChange>
                </w:rPr>
                <w:t>/req/gsml4xsd-geom-pos/3d-CRS</w:t>
              </w:r>
            </w:ins>
          </w:p>
        </w:tc>
        <w:tc>
          <w:tcPr>
            <w:tcW w:w="4678" w:type="dxa"/>
            <w:tcBorders>
              <w:left w:val="nil"/>
            </w:tcBorders>
            <w:shd w:val="clear" w:color="auto" w:fill="auto"/>
          </w:tcPr>
          <w:p w14:paraId="5A1A6112" w14:textId="4C48E4EF" w:rsidR="00033D7C" w:rsidRPr="00D12552" w:rsidRDefault="00033D7C" w:rsidP="00C2740E">
            <w:pPr>
              <w:pStyle w:val="Tabletext10"/>
              <w:jc w:val="left"/>
              <w:rPr>
                <w:ins w:id="5321" w:author="Eric Boisvert" w:date="2016-03-20T16:01:00Z"/>
                <w:rStyle w:val="reqtext"/>
                <w:lang w:val="en-CA"/>
              </w:rPr>
            </w:pPr>
            <w:ins w:id="5322" w:author="Eric Boisvert" w:date="2016-03-20T16:01:00Z">
              <w:r>
                <w:rPr>
                  <w:rStyle w:val="reqtext"/>
                  <w:lang w:val="en-CA"/>
                </w:rPr>
                <w:t xml:space="preserve">SF_SamplingFeature position (SF_SamplingFeature/shape or SF_Specimen/samplingLocation) </w:t>
              </w:r>
            </w:ins>
            <w:ins w:id="5323" w:author="Eric Boisvert" w:date="2016-03-20T16:05:00Z">
              <w:r w:rsidR="00C2740E">
                <w:rPr>
                  <w:rStyle w:val="reqtext"/>
                  <w:lang w:val="en-CA"/>
                </w:rPr>
                <w:t xml:space="preserve">@srsName </w:t>
              </w:r>
            </w:ins>
            <w:ins w:id="5324" w:author="Eric Boisvert" w:date="2016-03-20T16:02:00Z">
              <w:r>
                <w:rPr>
                  <w:rStyle w:val="reqtext"/>
                  <w:lang w:val="en-CA"/>
                </w:rPr>
                <w:t xml:space="preserve">SHALL refer to a valid 3D </w:t>
              </w:r>
              <w:proofErr w:type="gramStart"/>
              <w:r>
                <w:rPr>
                  <w:rStyle w:val="reqtext"/>
                  <w:lang w:val="en-CA"/>
                </w:rPr>
                <w:t>CRS</w:t>
              </w:r>
            </w:ins>
            <w:ins w:id="5325" w:author="Eric Boisvert" w:date="2016-03-20T16:01:00Z">
              <w:r>
                <w:rPr>
                  <w:rStyle w:val="reqtext"/>
                  <w:lang w:val="en-CA"/>
                </w:rPr>
                <w:t xml:space="preserve"> </w:t>
              </w:r>
            </w:ins>
            <w:ins w:id="5326" w:author="Boisvert, Eric" w:date="2016-03-29T09:18:00Z">
              <w:r w:rsidR="00B8253A">
                <w:rPr>
                  <w:rStyle w:val="reqtext"/>
                  <w:lang w:val="en-CA"/>
                </w:rPr>
                <w:t>.</w:t>
              </w:r>
            </w:ins>
            <w:proofErr w:type="gramEnd"/>
          </w:p>
        </w:tc>
      </w:tr>
    </w:tbl>
    <w:p w14:paraId="58C080E8" w14:textId="77777777" w:rsidR="00033D7C" w:rsidRDefault="00033D7C">
      <w:pPr>
        <w:rPr>
          <w:ins w:id="5327" w:author="Eric Boisvert" w:date="2016-03-20T15:53:00Z"/>
        </w:rPr>
        <w:pPrChange w:id="5328" w:author="Eric Boisvert" w:date="2016-03-19T15:55:00Z">
          <w:pPr>
            <w:pStyle w:val="AnnexNumbered"/>
          </w:pPr>
        </w:pPrChange>
      </w:pPr>
    </w:p>
    <w:p w14:paraId="3E0562BF" w14:textId="41CE5B1D" w:rsidR="00C45EEC" w:rsidRDefault="00C45EEC">
      <w:pPr>
        <w:rPr>
          <w:ins w:id="5329" w:author="Eric Boisvert" w:date="2016-03-20T16:16:00Z"/>
        </w:rPr>
        <w:pPrChange w:id="5330" w:author="Eric Boisvert" w:date="2016-03-19T15:55:00Z">
          <w:pPr>
            <w:pStyle w:val="AnnexNumbered"/>
          </w:pPr>
        </w:pPrChange>
      </w:pPr>
      <w:ins w:id="5331" w:author="Eric Boisvert" w:date="2016-03-20T15:54:00Z">
        <w:r>
          <w:t>The relationship between the borehole and the sampling feature is explicitly ma</w:t>
        </w:r>
        <w:r w:rsidR="00C2740E">
          <w:t>de using relatedSamplingFeature</w:t>
        </w:r>
      </w:ins>
      <w:ins w:id="5332" w:author="Eric Boisvert" w:date="2016-03-20T16:02:00Z">
        <w:r w:rsidR="00C2740E">
          <w:t xml:space="preserve">.  Because the geometry </w:t>
        </w:r>
      </w:ins>
      <w:ins w:id="5333" w:author="Eric Boisvert" w:date="2016-03-20T16:03:00Z">
        <w:r w:rsidR="00C2740E">
          <w:t>has an absolute CRS, there is not need to make an explicit reference to the borehole</w:t>
        </w:r>
      </w:ins>
      <w:ins w:id="5334" w:author="Eric Boisvert" w:date="2016-03-20T16:04:00Z">
        <w:r w:rsidR="00C2740E">
          <w:t>’s shape.</w:t>
        </w:r>
      </w:ins>
    </w:p>
    <w:p w14:paraId="0C2ADCB4" w14:textId="77777777" w:rsidR="003954CF" w:rsidRDefault="003954CF" w:rsidP="003954CF">
      <w:pPr>
        <w:autoSpaceDE w:val="0"/>
        <w:autoSpaceDN w:val="0"/>
        <w:adjustRightInd w:val="0"/>
        <w:spacing w:after="0"/>
        <w:rPr>
          <w:ins w:id="5335" w:author="Eric Boisvert" w:date="2016-03-20T16:16:00Z"/>
          <w:rFonts w:ascii="Courier New" w:hAnsi="Courier New" w:cs="Courier New"/>
          <w:b/>
          <w:bCs/>
          <w:color w:val="000000"/>
          <w:sz w:val="20"/>
          <w:szCs w:val="20"/>
          <w:highlight w:val="white"/>
          <w:lang w:val="en-CA" w:eastAsia="en-CA"/>
        </w:rPr>
      </w:pPr>
      <w:ins w:id="5336"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63618C20" w14:textId="77777777" w:rsidR="003954CF" w:rsidRDefault="003954CF" w:rsidP="003954CF">
      <w:pPr>
        <w:autoSpaceDE w:val="0"/>
        <w:autoSpaceDN w:val="0"/>
        <w:adjustRightInd w:val="0"/>
        <w:spacing w:after="0"/>
        <w:rPr>
          <w:ins w:id="5337" w:author="Eric Boisvert" w:date="2016-03-20T16:16:00Z"/>
          <w:rFonts w:ascii="Courier New" w:hAnsi="Courier New" w:cs="Courier New"/>
          <w:b/>
          <w:bCs/>
          <w:color w:val="000000"/>
          <w:sz w:val="20"/>
          <w:szCs w:val="20"/>
          <w:highlight w:val="white"/>
          <w:lang w:val="en-CA" w:eastAsia="en-CA"/>
        </w:rPr>
      </w:pPr>
      <w:ins w:id="5338"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049A44F" w14:textId="16435785" w:rsidR="003954CF" w:rsidRDefault="003954CF" w:rsidP="003954CF">
      <w:pPr>
        <w:autoSpaceDE w:val="0"/>
        <w:autoSpaceDN w:val="0"/>
        <w:adjustRightInd w:val="0"/>
        <w:spacing w:after="0"/>
        <w:rPr>
          <w:ins w:id="5339" w:author="Eric Boisvert" w:date="2016-03-20T16:16:00Z"/>
          <w:rFonts w:ascii="Courier New" w:hAnsi="Courier New" w:cs="Courier New"/>
          <w:b/>
          <w:bCs/>
          <w:color w:val="000000"/>
          <w:sz w:val="20"/>
          <w:szCs w:val="20"/>
          <w:highlight w:val="white"/>
          <w:lang w:val="en-CA" w:eastAsia="en-CA"/>
        </w:rPr>
      </w:pPr>
      <w:ins w:id="5340"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5341" w:author="Eric Boisvert" w:date="2016-03-20T16:34:00Z">
        <w:r w:rsidR="00495F38">
          <w:rPr>
            <w:rFonts w:ascii="Courier New" w:hAnsi="Courier New" w:cs="Courier New"/>
            <w:b/>
            <w:bCs/>
            <w:color w:val="8000FF"/>
            <w:sz w:val="20"/>
            <w:szCs w:val="20"/>
            <w:highlight w:val="white"/>
            <w:u w:val="single"/>
            <w:lang w:val="en-CA" w:eastAsia="en-CA"/>
          </w:rPr>
          <w:t>gsml4/</w:t>
        </w:r>
      </w:ins>
      <w:ins w:id="5342"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5343" w:author="Eric Boisvert" w:date="2016-03-20T16:16:00Z"/>
          <w:rFonts w:ascii="Courier New" w:hAnsi="Courier New" w:cs="Courier New"/>
          <w:b/>
          <w:bCs/>
          <w:color w:val="000000"/>
          <w:sz w:val="20"/>
          <w:szCs w:val="20"/>
          <w:highlight w:val="white"/>
          <w:lang w:val="en-CA" w:eastAsia="en-CA"/>
        </w:rPr>
      </w:pPr>
      <w:ins w:id="5344"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CCF6577" w14:textId="77777777" w:rsidR="003954CF" w:rsidRDefault="003954CF" w:rsidP="003954CF">
      <w:pPr>
        <w:autoSpaceDE w:val="0"/>
        <w:autoSpaceDN w:val="0"/>
        <w:adjustRightInd w:val="0"/>
        <w:spacing w:after="0"/>
        <w:rPr>
          <w:ins w:id="5345" w:author="Eric Boisvert" w:date="2016-03-20T16:16:00Z"/>
          <w:rFonts w:ascii="Courier New" w:hAnsi="Courier New" w:cs="Courier New"/>
          <w:b/>
          <w:bCs/>
          <w:color w:val="000000"/>
          <w:sz w:val="20"/>
          <w:szCs w:val="20"/>
          <w:highlight w:val="white"/>
          <w:lang w:val="en-CA" w:eastAsia="en-CA"/>
        </w:rPr>
      </w:pPr>
      <w:ins w:id="534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5347" w:author="Eric Boisvert" w:date="2016-03-20T16:16:00Z"/>
          <w:rFonts w:ascii="Courier New" w:hAnsi="Courier New" w:cs="Courier New"/>
          <w:b/>
          <w:bCs/>
          <w:color w:val="000000"/>
          <w:sz w:val="20"/>
          <w:szCs w:val="20"/>
          <w:highlight w:val="white"/>
          <w:lang w:val="en-CA" w:eastAsia="en-CA"/>
        </w:rPr>
      </w:pPr>
      <w:ins w:id="534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BF5146F" w14:textId="77777777" w:rsidR="003954CF" w:rsidRDefault="003954CF" w:rsidP="003954CF">
      <w:pPr>
        <w:autoSpaceDE w:val="0"/>
        <w:autoSpaceDN w:val="0"/>
        <w:adjustRightInd w:val="0"/>
        <w:spacing w:after="0"/>
        <w:rPr>
          <w:ins w:id="5349" w:author="Eric Boisvert" w:date="2016-03-20T16:16:00Z"/>
          <w:rFonts w:ascii="Courier New" w:hAnsi="Courier New" w:cs="Courier New"/>
          <w:b/>
          <w:bCs/>
          <w:color w:val="000000"/>
          <w:sz w:val="20"/>
          <w:szCs w:val="20"/>
          <w:highlight w:val="white"/>
          <w:lang w:val="en-CA" w:eastAsia="en-CA"/>
        </w:rPr>
      </w:pPr>
      <w:ins w:id="535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5351" w:author="Eric Boisvert" w:date="2016-03-20T16:16:00Z"/>
          <w:rFonts w:ascii="Courier New" w:hAnsi="Courier New" w:cs="Courier New"/>
          <w:b/>
          <w:bCs/>
          <w:color w:val="000000"/>
          <w:sz w:val="20"/>
          <w:szCs w:val="20"/>
          <w:highlight w:val="white"/>
          <w:lang w:val="en-CA" w:eastAsia="en-CA"/>
        </w:rPr>
      </w:pPr>
      <w:ins w:id="535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5353" w:author="Eric Boisvert" w:date="2016-03-20T16:16:00Z"/>
          <w:rFonts w:ascii="Courier New" w:hAnsi="Courier New" w:cs="Courier New"/>
          <w:b/>
          <w:bCs/>
          <w:color w:val="000000"/>
          <w:sz w:val="20"/>
          <w:szCs w:val="20"/>
          <w:highlight w:val="white"/>
          <w:lang w:val="en-CA" w:eastAsia="en-CA"/>
        </w:rPr>
      </w:pPr>
      <w:ins w:id="535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20E49E6A" w14:textId="77777777" w:rsidR="003954CF" w:rsidRDefault="003954CF" w:rsidP="003954CF">
      <w:pPr>
        <w:autoSpaceDE w:val="0"/>
        <w:autoSpaceDN w:val="0"/>
        <w:adjustRightInd w:val="0"/>
        <w:spacing w:after="0"/>
        <w:rPr>
          <w:ins w:id="5355" w:author="Eric Boisvert" w:date="2016-03-20T16:16:00Z"/>
          <w:rFonts w:ascii="Courier New" w:hAnsi="Courier New" w:cs="Courier New"/>
          <w:b/>
          <w:bCs/>
          <w:color w:val="000000"/>
          <w:sz w:val="20"/>
          <w:szCs w:val="20"/>
          <w:highlight w:val="white"/>
          <w:lang w:val="en-CA" w:eastAsia="en-CA"/>
        </w:rPr>
      </w:pPr>
      <w:ins w:id="535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7D9E0040" w14:textId="77777777" w:rsidR="003954CF" w:rsidRDefault="003954CF" w:rsidP="003954CF">
      <w:pPr>
        <w:autoSpaceDE w:val="0"/>
        <w:autoSpaceDN w:val="0"/>
        <w:adjustRightInd w:val="0"/>
        <w:spacing w:after="0"/>
        <w:rPr>
          <w:ins w:id="5357" w:author="Eric Boisvert" w:date="2016-03-20T16:16:00Z"/>
          <w:rFonts w:ascii="Courier New" w:hAnsi="Courier New" w:cs="Courier New"/>
          <w:b/>
          <w:bCs/>
          <w:color w:val="000000"/>
          <w:sz w:val="20"/>
          <w:szCs w:val="20"/>
          <w:highlight w:val="white"/>
          <w:lang w:val="en-CA" w:eastAsia="en-CA"/>
        </w:rPr>
      </w:pPr>
      <w:ins w:id="535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317C9CD9" w14:textId="77777777" w:rsidR="003954CF" w:rsidRDefault="003954CF" w:rsidP="003954CF">
      <w:pPr>
        <w:autoSpaceDE w:val="0"/>
        <w:autoSpaceDN w:val="0"/>
        <w:adjustRightInd w:val="0"/>
        <w:spacing w:after="0"/>
        <w:rPr>
          <w:ins w:id="5359" w:author="Eric Boisvert" w:date="2016-03-20T16:16:00Z"/>
          <w:rFonts w:ascii="Courier New" w:hAnsi="Courier New" w:cs="Courier New"/>
          <w:b/>
          <w:bCs/>
          <w:color w:val="000000"/>
          <w:sz w:val="20"/>
          <w:szCs w:val="20"/>
          <w:highlight w:val="white"/>
          <w:lang w:val="en-CA" w:eastAsia="en-CA"/>
        </w:rPr>
      </w:pPr>
      <w:ins w:id="5360"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149A0594" w14:textId="77777777" w:rsidR="003954CF" w:rsidRDefault="003954CF" w:rsidP="003954CF">
      <w:pPr>
        <w:autoSpaceDE w:val="0"/>
        <w:autoSpaceDN w:val="0"/>
        <w:adjustRightInd w:val="0"/>
        <w:spacing w:after="0"/>
        <w:rPr>
          <w:ins w:id="5361" w:author="Eric Boisvert" w:date="2016-03-20T16:16:00Z"/>
          <w:rFonts w:ascii="Courier New" w:hAnsi="Courier New" w:cs="Courier New"/>
          <w:b/>
          <w:bCs/>
          <w:color w:val="000000"/>
          <w:sz w:val="20"/>
          <w:szCs w:val="20"/>
          <w:highlight w:val="white"/>
          <w:lang w:val="en-CA" w:eastAsia="en-CA"/>
        </w:rPr>
      </w:pPr>
      <w:ins w:id="5362"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4E47F44F" w14:textId="73D4C2F3" w:rsidR="003954CF" w:rsidRDefault="003954CF">
      <w:pPr>
        <w:rPr>
          <w:ins w:id="5363" w:author="Eric Boisvert" w:date="2016-03-20T15:54:00Z"/>
        </w:rPr>
        <w:pPrChange w:id="5364" w:author="Eric Boisvert" w:date="2016-03-19T15:55:00Z">
          <w:pPr>
            <w:pStyle w:val="AnnexNumbered"/>
          </w:pPr>
        </w:pPrChange>
      </w:pPr>
      <w:ins w:id="5365"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244C3D40" w14:textId="1BD6790C" w:rsidR="003954CF" w:rsidRDefault="003954CF">
      <w:pPr>
        <w:pStyle w:val="Titre3"/>
        <w:rPr>
          <w:ins w:id="5366" w:author="Eric Boisvert" w:date="2016-03-20T16:17:00Z"/>
        </w:rPr>
        <w:pPrChange w:id="5367" w:author="Eric Boisvert" w:date="2016-03-20T16:21:00Z">
          <w:pPr/>
        </w:pPrChange>
      </w:pPr>
      <w:bookmarkStart w:id="5368" w:name="_Toc446944644"/>
      <w:ins w:id="5369" w:author="Eric Boisvert" w:date="2016-03-20T16:17:00Z">
        <w:r>
          <w:t>Relative position</w:t>
        </w:r>
        <w:bookmarkEnd w:id="5368"/>
      </w:ins>
    </w:p>
    <w:p w14:paraId="0DEE8F10" w14:textId="77777777" w:rsidR="003954CF" w:rsidRDefault="003954CF" w:rsidP="0037299F">
      <w:pPr>
        <w:rPr>
          <w:ins w:id="5370" w:author="Eric Boisvert" w:date="2016-03-20T16:17:00Z"/>
        </w:rPr>
      </w:pPr>
    </w:p>
    <w:p w14:paraId="4A7C2997" w14:textId="18545DD3" w:rsidR="0037299F" w:rsidRDefault="00033D7C" w:rsidP="0037299F">
      <w:pPr>
        <w:rPr>
          <w:ins w:id="5371" w:author="Eric Boisvert" w:date="2016-03-20T16:09:00Z"/>
        </w:rPr>
      </w:pPr>
      <w:ins w:id="5372" w:author="Eric Boisvert" w:date="2016-03-20T15:55:00Z">
        <w:r>
          <w:t>A sampling feature located using relative coordinated SHALL be a 1D GM_Curve (each coordinate is a single value representing the distance from the beginning of the reference geometry)</w:t>
        </w:r>
      </w:ins>
      <w:ins w:id="5373" w:author="Eric Boisvert" w:date="2016-03-20T16:07:00Z">
        <w:r w:rsidR="0037299F">
          <w:t xml:space="preserve">.  </w:t>
        </w:r>
      </w:ins>
      <w:ins w:id="5374" w:author="Eric Boisvert" w:date="2016-03-20T16:09:00Z">
        <w:r w:rsidR="0037299F">
          <w:t xml:space="preserve">The unit of measure matches implicitly the unit of measure of the </w:t>
        </w:r>
        <w:proofErr w:type="gramStart"/>
        <w:r w:rsidR="0037299F">
          <w:t>borehole’s</w:t>
        </w:r>
        <w:proofErr w:type="gramEnd"/>
        <w:r w:rsidR="0037299F">
          <w:t xml:space="preserve"> shape CRS. </w:t>
        </w:r>
      </w:ins>
    </w:p>
    <w:p w14:paraId="69127C5D" w14:textId="5EE3212A" w:rsidR="00C45EEC" w:rsidRDefault="00C45EEC">
      <w:pPr>
        <w:rPr>
          <w:ins w:id="5375" w:author="Eric Boisvert" w:date="2016-03-20T16:04:00Z"/>
        </w:rPr>
        <w:pPrChange w:id="5376"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5377"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5378" w:author="Eric Boisvert" w:date="2016-03-20T16:04:00Z"/>
                <w:rStyle w:val="requri"/>
                <w:rPrChange w:id="5379" w:author="Eric Boisvert" w:date="2016-03-25T17:35:00Z">
                  <w:rPr>
                    <w:ins w:id="5380" w:author="Eric Boisvert" w:date="2016-03-20T16:04:00Z"/>
                    <w:rStyle w:val="requri"/>
                    <w:b w:val="0"/>
                    <w:lang w:val="en-CA" w:eastAsia="en-AU"/>
                  </w:rPr>
                </w:rPrChange>
              </w:rPr>
            </w:pPr>
            <w:ins w:id="5381" w:author="Eric Boisvert" w:date="2016-03-20T16:04:00Z">
              <w:r w:rsidRPr="0043688E">
                <w:rPr>
                  <w:rStyle w:val="requri"/>
                  <w:rPrChange w:id="5382"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23838509" w:rsidR="00C2740E" w:rsidRPr="00D12552" w:rsidRDefault="00C2740E" w:rsidP="00B103E0">
            <w:pPr>
              <w:pStyle w:val="Tabletext10"/>
              <w:jc w:val="left"/>
              <w:rPr>
                <w:ins w:id="5383" w:author="Eric Boisvert" w:date="2016-03-20T16:04:00Z"/>
                <w:rStyle w:val="reqtext"/>
                <w:lang w:val="en-CA"/>
              </w:rPr>
            </w:pPr>
            <w:ins w:id="5384" w:author="Eric Boisvert" w:date="2016-03-20T16:04:00Z">
              <w:r>
                <w:rPr>
                  <w:rStyle w:val="reqtext"/>
                  <w:lang w:val="en-CA"/>
                </w:rPr>
                <w:t xml:space="preserve">SF_SamplingFeature position (SF_SamplingFeature/shape or SF_Specimen/samplingLocation) </w:t>
              </w:r>
            </w:ins>
            <w:ins w:id="5385" w:author="Eric Boisvert" w:date="2016-03-20T16:15:00Z">
              <w:r w:rsidR="00B103E0">
                <w:rPr>
                  <w:rStyle w:val="reqtext"/>
                  <w:lang w:val="en-CA"/>
                </w:rPr>
                <w:t>srsDimension shall be 1</w:t>
              </w:r>
            </w:ins>
            <w:ins w:id="5386" w:author="Boisvert, Eric" w:date="2016-03-29T09:18:00Z">
              <w:r w:rsidR="00B8253A">
                <w:rPr>
                  <w:rStyle w:val="reqtext"/>
                  <w:lang w:val="en-CA"/>
                </w:rPr>
                <w:t>.</w:t>
              </w:r>
            </w:ins>
          </w:p>
        </w:tc>
      </w:tr>
    </w:tbl>
    <w:p w14:paraId="5E3DB500" w14:textId="77777777" w:rsidR="0037299F" w:rsidRDefault="0037299F">
      <w:pPr>
        <w:rPr>
          <w:ins w:id="5387" w:author="Eric Boisvert" w:date="2016-03-20T16:08:00Z"/>
        </w:rPr>
        <w:pPrChange w:id="5388" w:author="Eric Boisvert" w:date="2016-03-19T15:55:00Z">
          <w:pPr>
            <w:pStyle w:val="AnnexNumbered"/>
          </w:pPr>
        </w:pPrChange>
      </w:pPr>
    </w:p>
    <w:p w14:paraId="1193D959" w14:textId="07936671" w:rsidR="00033D7C" w:rsidRDefault="00033D7C">
      <w:pPr>
        <w:rPr>
          <w:ins w:id="5389" w:author="Eric Boisvert" w:date="2016-03-20T16:05:00Z"/>
        </w:rPr>
        <w:pPrChange w:id="5390" w:author="Eric Boisvert" w:date="2016-03-19T15:55:00Z">
          <w:pPr>
            <w:pStyle w:val="AnnexNumbered"/>
          </w:pPr>
        </w:pPrChange>
      </w:pPr>
      <w:ins w:id="5391" w:author="Eric Boisvert" w:date="2016-03-20T15:55:00Z">
        <w:r>
          <w:t>The CRS of the GM_Curve shall be the borehole shape (satisf</w:t>
        </w:r>
      </w:ins>
      <w:ins w:id="5392" w:author="Eric Boisvert" w:date="2016-03-20T15:59:00Z">
        <w:r>
          <w:t xml:space="preserve">ying </w:t>
        </w:r>
        <w:r w:rsidRPr="00033D7C">
          <w:t>/req/gs</w:t>
        </w:r>
        <w:r>
          <w:t>ml4-borehole/borehole-reference-</w:t>
        </w:r>
        <w:r w:rsidRPr="00033D7C">
          <w:t>geom</w:t>
        </w:r>
        <w:r>
          <w:t>)</w:t>
        </w:r>
      </w:ins>
      <w:ins w:id="5393" w:author="Eric Boisvert" w:date="2016-03-20T16:09:00Z">
        <w:r w:rsidR="00B103E0">
          <w:t>.</w:t>
        </w:r>
      </w:ins>
      <w:ins w:id="5394" w:author="Eric Boisvert" w:date="2016-03-26T15:05:00Z">
        <w:r w:rsidR="001C5A0E">
          <w:t xml:space="preserve">  The borehole</w:t>
        </w:r>
      </w:ins>
      <w:ins w:id="5395" w:author="Eric Boisvert" w:date="2016-03-26T15:06:00Z">
        <w:r w:rsidR="001C5A0E">
          <w:t xml:space="preserve"> shape</w:t>
        </w:r>
      </w:ins>
      <w:ins w:id="5396" w:author="Eric Boisvert" w:date="2016-03-26T15:05:00Z">
        <w:r w:rsidR="001C5A0E">
          <w:t xml:space="preserve"> shall be in the same instance (therefore, the srsName shall be in the form “#id”)</w:t>
        </w:r>
      </w:ins>
      <w:ins w:id="5397" w:author="Boisvert, Eric" w:date="2016-03-29T09:18:00Z">
        <w:r w:rsidR="00B8253A">
          <w:t>.</w:t>
        </w:r>
      </w:ins>
    </w:p>
    <w:p w14:paraId="231B93C8" w14:textId="77777777" w:rsidR="00C2740E" w:rsidRDefault="00C2740E">
      <w:pPr>
        <w:rPr>
          <w:ins w:id="5398" w:author="Eric Boisvert" w:date="2016-03-20T16:04:00Z"/>
        </w:rPr>
        <w:pPrChange w:id="5399"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5400"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5401" w:author="Eric Boisvert" w:date="2016-03-20T16:05:00Z"/>
                <w:rStyle w:val="requri"/>
                <w:rPrChange w:id="5402" w:author="Eric Boisvert" w:date="2016-03-25T17:35:00Z">
                  <w:rPr>
                    <w:ins w:id="5403" w:author="Eric Boisvert" w:date="2016-03-20T16:05:00Z"/>
                    <w:rStyle w:val="requri"/>
                    <w:b w:val="0"/>
                    <w:lang w:val="en-CA" w:eastAsia="en-AU"/>
                  </w:rPr>
                </w:rPrChange>
              </w:rPr>
            </w:pPr>
            <w:ins w:id="5404" w:author="Eric Boisvert" w:date="2016-03-20T16:05:00Z">
              <w:r w:rsidRPr="0043688E">
                <w:rPr>
                  <w:rStyle w:val="requri"/>
                </w:rPr>
                <w:t>/req/gsml4xsd-geom-pos/</w:t>
              </w:r>
            </w:ins>
            <w:ins w:id="5405"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5406" w:author="Eric Boisvert" w:date="2016-03-20T16:05:00Z"/>
                <w:rStyle w:val="reqtext"/>
                <w:lang w:val="en-CA"/>
              </w:rPr>
            </w:pPr>
            <w:ins w:id="5407"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5408" w:author="Eric Boisvert" w:date="2016-03-26T15:05:00Z">
              <w:r w:rsidR="001C5A0E">
                <w:rPr>
                  <w:rStyle w:val="reqtext"/>
                  <w:lang w:val="en-CA"/>
                </w:rPr>
                <w:t xml:space="preserve">local </w:t>
              </w:r>
            </w:ins>
            <w:ins w:id="5409" w:author="Eric Boisvert" w:date="2016-03-20T16:05:00Z">
              <w:r w:rsidR="001F5FCD">
                <w:rPr>
                  <w:rStyle w:val="reqtext"/>
                  <w:lang w:val="en-CA"/>
                </w:rPr>
                <w:t>reference to the borehole</w:t>
              </w:r>
            </w:ins>
            <w:ins w:id="5410" w:author="Eric Boisvert" w:date="2016-03-20T16:06:00Z">
              <w:r w:rsidR="001F5FCD">
                <w:rPr>
                  <w:rStyle w:val="reqtext"/>
                  <w:lang w:val="en-CA"/>
                </w:rPr>
                <w:t xml:space="preserve"> shape.</w:t>
              </w:r>
            </w:ins>
          </w:p>
        </w:tc>
      </w:tr>
    </w:tbl>
    <w:p w14:paraId="47461501" w14:textId="77777777" w:rsidR="00C2740E" w:rsidRDefault="00C2740E">
      <w:pPr>
        <w:rPr>
          <w:ins w:id="5411" w:author="Eric Boisvert" w:date="2016-03-20T16:09:00Z"/>
        </w:rPr>
        <w:pPrChange w:id="5412"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5413" w:author="Eric Boisvert" w:date="2016-03-20T16:58:00Z"/>
          <w:rFonts w:ascii="Courier New" w:hAnsi="Courier New" w:cs="Courier New"/>
          <w:b/>
          <w:bCs/>
          <w:color w:val="000000"/>
          <w:sz w:val="20"/>
          <w:szCs w:val="20"/>
          <w:highlight w:val="white"/>
          <w:lang w:val="en-CA" w:eastAsia="en-CA"/>
        </w:rPr>
      </w:pPr>
      <w:ins w:id="5414"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9BAF862" w14:textId="77777777" w:rsidR="00170AE4" w:rsidRDefault="00170AE4" w:rsidP="00170AE4">
      <w:pPr>
        <w:autoSpaceDE w:val="0"/>
        <w:autoSpaceDN w:val="0"/>
        <w:adjustRightInd w:val="0"/>
        <w:spacing w:after="0"/>
        <w:rPr>
          <w:ins w:id="5415" w:author="Eric Boisvert" w:date="2016-03-20T16:58:00Z"/>
          <w:rFonts w:ascii="Courier New" w:hAnsi="Courier New" w:cs="Courier New"/>
          <w:b/>
          <w:bCs/>
          <w:color w:val="000000"/>
          <w:sz w:val="20"/>
          <w:szCs w:val="20"/>
          <w:highlight w:val="white"/>
          <w:lang w:val="en-CA" w:eastAsia="en-CA"/>
        </w:rPr>
      </w:pPr>
      <w:ins w:id="5416"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4D77DED" w14:textId="77777777" w:rsidR="00170AE4" w:rsidRDefault="00170AE4" w:rsidP="00170AE4">
      <w:pPr>
        <w:autoSpaceDE w:val="0"/>
        <w:autoSpaceDN w:val="0"/>
        <w:adjustRightInd w:val="0"/>
        <w:spacing w:after="0"/>
        <w:rPr>
          <w:ins w:id="5417" w:author="Eric Boisvert" w:date="2016-03-20T16:58:00Z"/>
          <w:rFonts w:ascii="Courier New" w:hAnsi="Courier New" w:cs="Courier New"/>
          <w:b/>
          <w:bCs/>
          <w:color w:val="000000"/>
          <w:sz w:val="20"/>
          <w:szCs w:val="20"/>
          <w:highlight w:val="white"/>
          <w:lang w:val="en-CA" w:eastAsia="en-CA"/>
        </w:rPr>
      </w:pPr>
      <w:ins w:id="5418"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5419" w:author="Eric Boisvert" w:date="2016-03-20T16:58:00Z"/>
          <w:rFonts w:ascii="Courier New" w:hAnsi="Courier New" w:cs="Courier New"/>
          <w:b/>
          <w:bCs/>
          <w:color w:val="000000"/>
          <w:sz w:val="20"/>
          <w:szCs w:val="20"/>
          <w:highlight w:val="white"/>
          <w:lang w:val="en-CA" w:eastAsia="en-CA"/>
        </w:rPr>
      </w:pPr>
      <w:ins w:id="5420"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F41AB6B" w14:textId="77777777" w:rsidR="00170AE4" w:rsidRDefault="00170AE4" w:rsidP="00170AE4">
      <w:pPr>
        <w:autoSpaceDE w:val="0"/>
        <w:autoSpaceDN w:val="0"/>
        <w:adjustRightInd w:val="0"/>
        <w:spacing w:after="0"/>
        <w:rPr>
          <w:ins w:id="5421" w:author="Eric Boisvert" w:date="2016-03-20T16:58:00Z"/>
          <w:rFonts w:ascii="Courier New" w:hAnsi="Courier New" w:cs="Courier New"/>
          <w:b/>
          <w:bCs/>
          <w:color w:val="000000"/>
          <w:sz w:val="20"/>
          <w:szCs w:val="20"/>
          <w:highlight w:val="white"/>
          <w:lang w:val="en-CA" w:eastAsia="en-CA"/>
        </w:rPr>
      </w:pPr>
      <w:ins w:id="542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5423" w:author="Eric Boisvert" w:date="2016-03-20T16:58:00Z"/>
          <w:rFonts w:ascii="Courier New" w:hAnsi="Courier New" w:cs="Courier New"/>
          <w:b/>
          <w:bCs/>
          <w:color w:val="000000"/>
          <w:sz w:val="20"/>
          <w:szCs w:val="20"/>
          <w:highlight w:val="white"/>
          <w:lang w:val="en-CA" w:eastAsia="en-CA"/>
        </w:rPr>
      </w:pPr>
      <w:ins w:id="542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F24CE33" w14:textId="7493D147" w:rsidR="00170AE4" w:rsidRDefault="00170AE4" w:rsidP="00170AE4">
      <w:pPr>
        <w:autoSpaceDE w:val="0"/>
        <w:autoSpaceDN w:val="0"/>
        <w:adjustRightInd w:val="0"/>
        <w:spacing w:after="0"/>
        <w:rPr>
          <w:ins w:id="5425" w:author="Eric Boisvert" w:date="2016-03-20T16:58:00Z"/>
          <w:rFonts w:ascii="Courier New" w:hAnsi="Courier New" w:cs="Courier New"/>
          <w:b/>
          <w:bCs/>
          <w:color w:val="000000"/>
          <w:sz w:val="20"/>
          <w:szCs w:val="20"/>
          <w:highlight w:val="white"/>
          <w:lang w:val="en-CA" w:eastAsia="en-CA"/>
        </w:rPr>
      </w:pPr>
      <w:ins w:id="542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5427" w:author="Eric Boisvert" w:date="2016-03-20T16:59:00Z">
        <w:r>
          <w:rPr>
            <w:rFonts w:ascii="Courier New" w:hAnsi="Courier New" w:cs="Courier New"/>
            <w:b/>
            <w:bCs/>
            <w:color w:val="8000FF"/>
            <w:sz w:val="20"/>
            <w:szCs w:val="20"/>
            <w:highlight w:val="white"/>
            <w:lang w:val="en-CA" w:eastAsia="en-CA"/>
          </w:rPr>
          <w:t>1</w:t>
        </w:r>
      </w:ins>
      <w:ins w:id="5428"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5429" w:author="Eric Boisvert" w:date="2016-03-20T16:59:00Z">
        <w:r>
          <w:rPr>
            <w:rFonts w:ascii="Courier New" w:hAnsi="Courier New" w:cs="Courier New"/>
            <w:b/>
            <w:bCs/>
            <w:color w:val="8000FF"/>
            <w:sz w:val="20"/>
            <w:szCs w:val="20"/>
            <w:highlight w:val="white"/>
            <w:u w:val="single"/>
            <w:lang w:val="en-CA" w:eastAsia="en-CA"/>
          </w:rPr>
          <w:t>#bh1.shape</w:t>
        </w:r>
      </w:ins>
      <w:ins w:id="5430"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5431" w:author="Eric Boisvert" w:date="2016-03-20T16:58:00Z"/>
          <w:rFonts w:ascii="Courier New" w:hAnsi="Courier New" w:cs="Courier New"/>
          <w:b/>
          <w:bCs/>
          <w:color w:val="000000"/>
          <w:sz w:val="20"/>
          <w:szCs w:val="20"/>
          <w:highlight w:val="white"/>
          <w:lang w:val="en-CA" w:eastAsia="en-CA"/>
        </w:rPr>
      </w:pPr>
      <w:ins w:id="543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5433" w:author="Eric Boisvert" w:date="2016-03-20T16:58:00Z"/>
          <w:rFonts w:ascii="Courier New" w:hAnsi="Courier New" w:cs="Courier New"/>
          <w:b/>
          <w:bCs/>
          <w:color w:val="000000"/>
          <w:sz w:val="20"/>
          <w:szCs w:val="20"/>
          <w:highlight w:val="white"/>
          <w:lang w:val="en-CA" w:eastAsia="en-CA"/>
        </w:rPr>
      </w:pPr>
      <w:ins w:id="543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1784BD89" w14:textId="77777777" w:rsidR="00170AE4" w:rsidRDefault="00170AE4" w:rsidP="00170AE4">
      <w:pPr>
        <w:autoSpaceDE w:val="0"/>
        <w:autoSpaceDN w:val="0"/>
        <w:adjustRightInd w:val="0"/>
        <w:spacing w:after="0"/>
        <w:rPr>
          <w:ins w:id="5435" w:author="Eric Boisvert" w:date="2016-03-20T16:58:00Z"/>
          <w:rFonts w:ascii="Courier New" w:hAnsi="Courier New" w:cs="Courier New"/>
          <w:b/>
          <w:bCs/>
          <w:color w:val="000000"/>
          <w:sz w:val="20"/>
          <w:szCs w:val="20"/>
          <w:highlight w:val="white"/>
          <w:lang w:val="en-CA" w:eastAsia="en-CA"/>
        </w:rPr>
      </w:pPr>
      <w:ins w:id="543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5A67EE22" w14:textId="77777777" w:rsidR="00170AE4" w:rsidRDefault="00170AE4" w:rsidP="00170AE4">
      <w:pPr>
        <w:autoSpaceDE w:val="0"/>
        <w:autoSpaceDN w:val="0"/>
        <w:adjustRightInd w:val="0"/>
        <w:spacing w:after="0"/>
        <w:rPr>
          <w:ins w:id="5437" w:author="Eric Boisvert" w:date="2016-03-20T16:58:00Z"/>
          <w:rFonts w:ascii="Courier New" w:hAnsi="Courier New" w:cs="Courier New"/>
          <w:b/>
          <w:bCs/>
          <w:color w:val="000000"/>
          <w:sz w:val="20"/>
          <w:szCs w:val="20"/>
          <w:highlight w:val="white"/>
          <w:lang w:val="en-CA" w:eastAsia="en-CA"/>
        </w:rPr>
      </w:pPr>
      <w:ins w:id="543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6027857C" w14:textId="77777777" w:rsidR="00170AE4" w:rsidRDefault="00170AE4" w:rsidP="00170AE4">
      <w:pPr>
        <w:autoSpaceDE w:val="0"/>
        <w:autoSpaceDN w:val="0"/>
        <w:adjustRightInd w:val="0"/>
        <w:spacing w:after="0"/>
        <w:rPr>
          <w:ins w:id="5439" w:author="Eric Boisvert" w:date="2016-03-20T16:58:00Z"/>
          <w:rFonts w:ascii="Courier New" w:hAnsi="Courier New" w:cs="Courier New"/>
          <w:b/>
          <w:bCs/>
          <w:color w:val="000000"/>
          <w:sz w:val="20"/>
          <w:szCs w:val="20"/>
          <w:highlight w:val="white"/>
          <w:lang w:val="en-CA" w:eastAsia="en-CA"/>
        </w:rPr>
      </w:pPr>
      <w:ins w:id="5440"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6738DEE7" w14:textId="77777777" w:rsidR="00170AE4" w:rsidRDefault="00170AE4" w:rsidP="00170AE4">
      <w:pPr>
        <w:autoSpaceDE w:val="0"/>
        <w:autoSpaceDN w:val="0"/>
        <w:adjustRightInd w:val="0"/>
        <w:spacing w:after="0"/>
        <w:rPr>
          <w:ins w:id="5441" w:author="Eric Boisvert" w:date="2016-03-20T16:58:00Z"/>
          <w:rFonts w:ascii="Courier New" w:hAnsi="Courier New" w:cs="Courier New"/>
          <w:b/>
          <w:bCs/>
          <w:color w:val="000000"/>
          <w:sz w:val="20"/>
          <w:szCs w:val="20"/>
          <w:highlight w:val="white"/>
          <w:lang w:val="en-CA" w:eastAsia="en-CA"/>
        </w:rPr>
      </w:pPr>
      <w:ins w:id="5442"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BCC4399" w14:textId="77777777" w:rsidR="00170AE4" w:rsidRDefault="00170AE4" w:rsidP="00170AE4">
      <w:pPr>
        <w:rPr>
          <w:ins w:id="5443" w:author="Eric Boisvert" w:date="2016-03-20T16:58:00Z"/>
        </w:rPr>
      </w:pPr>
      <w:ins w:id="5444"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0D0B234E" w14:textId="77777777" w:rsidR="00B103E0" w:rsidRPr="005413FE" w:rsidRDefault="00B103E0">
      <w:pPr>
        <w:rPr>
          <w:ins w:id="5445" w:author="Eric Boisvert" w:date="2016-03-19T15:54:00Z"/>
        </w:rPr>
        <w:pPrChange w:id="5446" w:author="Eric Boisvert" w:date="2016-03-19T15:55:00Z">
          <w:pPr>
            <w:pStyle w:val="AnnexNumbered"/>
          </w:pPr>
        </w:pPrChange>
      </w:pPr>
    </w:p>
    <w:p w14:paraId="51FBB6A5" w14:textId="292BBF16" w:rsidR="005413FE" w:rsidRDefault="005413FE">
      <w:pPr>
        <w:pStyle w:val="Titre2"/>
        <w:rPr>
          <w:ins w:id="5447" w:author="Eric Boisvert" w:date="2016-03-20T13:11:00Z"/>
        </w:rPr>
        <w:pPrChange w:id="5448" w:author="Eric Boisvert" w:date="2016-03-19T15:55:00Z">
          <w:pPr>
            <w:pStyle w:val="AnnexNumbered"/>
          </w:pPr>
        </w:pPrChange>
      </w:pPr>
      <w:bookmarkStart w:id="5449" w:name="_Toc446944645"/>
      <w:ins w:id="5450" w:author="Eric Boisvert" w:date="2016-03-19T15:54:00Z">
        <w:r>
          <w:t xml:space="preserve">Relative borehole position </w:t>
        </w:r>
      </w:ins>
      <w:ins w:id="5451" w:author="Eric Boisvert" w:date="2016-03-19T17:07:00Z">
        <w:r w:rsidR="00E30DA0">
          <w:t>by parameter</w:t>
        </w:r>
      </w:ins>
      <w:bookmarkEnd w:id="5449"/>
    </w:p>
    <w:p w14:paraId="1D72826B" w14:textId="77777777" w:rsidR="00545E09" w:rsidRDefault="00545E09" w:rsidP="00545E09">
      <w:pPr>
        <w:rPr>
          <w:ins w:id="5452" w:author="Eric Boisvert" w:date="2016-03-20T16:22:00Z"/>
        </w:rPr>
      </w:pPr>
    </w:p>
    <w:p w14:paraId="17231232" w14:textId="00DB3DA3" w:rsidR="003954CF" w:rsidRDefault="003954CF" w:rsidP="003954CF">
      <w:pPr>
        <w:rPr>
          <w:ins w:id="5453" w:author="Eric Boisvert" w:date="2016-03-20T16:22:00Z"/>
        </w:rPr>
      </w:pPr>
      <w:ins w:id="5454"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w:t>
        </w:r>
        <w:proofErr w:type="gramStart"/>
        <w:r>
          <w:t>This</w:t>
        </w:r>
        <w:proofErr w:type="gramEnd"/>
        <w:r>
          <w:t xml:space="preserve"> profile uses a </w:t>
        </w:r>
      </w:ins>
      <w:ins w:id="5455" w:author="Eric Boisvert" w:date="2016-03-20T16:24:00Z">
        <w:r>
          <w:t>GSML_Quantity</w:t>
        </w:r>
      </w:ins>
      <w:ins w:id="5456" w:author="Eric Boisvert" w:date="2016-03-20T16:26:00Z">
        <w:r>
          <w:t>R</w:t>
        </w:r>
      </w:ins>
      <w:ins w:id="5457" w:author="Eric Boisvert" w:date="2016-03-20T16:24:00Z">
        <w:r>
          <w:t>ange</w:t>
        </w:r>
      </w:ins>
      <w:ins w:id="5458" w:author="Eric Boisvert" w:date="2016-03-20T16:26:00Z">
        <w:r>
          <w:t xml:space="preserve"> (</w:t>
        </w:r>
        <w:r>
          <w:fldChar w:fldCharType="begin"/>
        </w:r>
        <w:r>
          <w:instrText xml:space="preserve"> REF _Ref446254520 \r \h </w:instrText>
        </w:r>
      </w:ins>
      <w:r>
        <w:fldChar w:fldCharType="separate"/>
      </w:r>
      <w:ins w:id="5459" w:author="Eric Boisvert" w:date="2016-03-28T16:06:00Z">
        <w:r w:rsidR="003842F3">
          <w:t>7.4.6.5</w:t>
        </w:r>
      </w:ins>
      <w:ins w:id="5460" w:author="Eric Boisvert" w:date="2016-03-20T16:26:00Z">
        <w:r>
          <w:fldChar w:fldCharType="end"/>
        </w:r>
        <w:r>
          <w:t>)</w:t>
        </w:r>
      </w:ins>
      <w:ins w:id="5461" w:author="Eric Boisvert" w:date="2016-03-20T16:22:00Z">
        <w:r>
          <w:t xml:space="preserve"> to represent the position.  </w:t>
        </w:r>
      </w:ins>
      <w:ins w:id="5462" w:author="Eric Boisvert" w:date="2016-03-20T16:26:00Z">
        <w:r>
          <w:t xml:space="preserve">The value represents a relative interval along the </w:t>
        </w:r>
      </w:ins>
      <w:ins w:id="5463" w:author="Eric Boisvert" w:date="2016-03-20T16:30:00Z">
        <w:r w:rsidR="00495F38">
          <w:t>borehole path.</w:t>
        </w:r>
      </w:ins>
      <w:ins w:id="5464" w:author="Eric Boisvert" w:date="2016-03-20T16:36:00Z">
        <w:r w:rsidR="00495F38">
          <w:t xml:space="preserve">  This profile is suitable for </w:t>
        </w:r>
      </w:ins>
      <w:ins w:id="5465" w:author="Eric Boisvert" w:date="2016-03-20T16:37:00Z">
        <w:r w:rsidR="00D43BE2">
          <w:t>environments that do</w:t>
        </w:r>
      </w:ins>
      <w:ins w:id="5466" w:author="Eric Boisvert" w:date="2016-03-20T16:36:00Z">
        <w:r w:rsidR="00495F38">
          <w:t xml:space="preserve"> not have </w:t>
        </w:r>
      </w:ins>
      <w:ins w:id="5467" w:author="Eric Boisvert" w:date="2016-03-20T16:37:00Z">
        <w:r w:rsidR="00495F38">
          <w:t>geometry processing capabilities</w:t>
        </w:r>
        <w:r w:rsidR="00D43BE2">
          <w:t>.</w:t>
        </w:r>
      </w:ins>
    </w:p>
    <w:p w14:paraId="2D3CF8D7" w14:textId="77777777" w:rsidR="003954CF" w:rsidRDefault="003954CF" w:rsidP="00545E09">
      <w:pPr>
        <w:rPr>
          <w:ins w:id="5468"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5469"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5470" w:author="Eric Boisvert" w:date="2016-03-20T16:21:00Z"/>
                <w:rFonts w:eastAsia="MS Mincho"/>
                <w:b/>
                <w:sz w:val="22"/>
                <w:lang w:val="en-CA"/>
              </w:rPr>
            </w:pPr>
            <w:ins w:id="5471" w:author="Eric Boisvert" w:date="2016-03-20T16:21:00Z">
              <w:r w:rsidRPr="00D12552">
                <w:rPr>
                  <w:rFonts w:eastAsia="MS Mincho"/>
                  <w:b/>
                  <w:sz w:val="22"/>
                  <w:lang w:val="en-CA"/>
                </w:rPr>
                <w:t>Requirements Class</w:t>
              </w:r>
            </w:ins>
          </w:p>
        </w:tc>
      </w:tr>
      <w:tr w:rsidR="003954CF" w:rsidRPr="00D12552" w14:paraId="63EFFFBD" w14:textId="77777777" w:rsidTr="005941A0">
        <w:trPr>
          <w:ins w:id="5472"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5473" w:author="Eric Boisvert" w:date="2016-03-20T16:21:00Z"/>
                <w:rFonts w:eastAsia="MS Mincho"/>
                <w:b/>
                <w:color w:val="FF0000"/>
                <w:sz w:val="22"/>
                <w:lang w:val="en-CA"/>
              </w:rPr>
            </w:pPr>
            <w:ins w:id="5474" w:author="Eric Boisvert" w:date="2016-03-20T16:21:00Z">
              <w:r>
                <w:rPr>
                  <w:rFonts w:eastAsia="MS Mincho"/>
                  <w:b/>
                  <w:color w:val="FF0000"/>
                  <w:sz w:val="22"/>
                  <w:lang w:val="en-CA"/>
                </w:rPr>
                <w:t>/req/gsml4xsd-param-pos</w:t>
              </w:r>
            </w:ins>
          </w:p>
        </w:tc>
      </w:tr>
      <w:tr w:rsidR="003954CF" w:rsidRPr="00D12552" w14:paraId="446E3E22" w14:textId="77777777" w:rsidTr="005941A0">
        <w:trPr>
          <w:ins w:id="547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5476" w:author="Eric Boisvert" w:date="2016-03-20T16:21:00Z"/>
                <w:rFonts w:eastAsia="MS Mincho"/>
                <w:b/>
                <w:color w:val="FF0000"/>
                <w:sz w:val="22"/>
                <w:lang w:val="en-CA"/>
              </w:rPr>
            </w:pPr>
            <w:ins w:id="5477"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5478" w:author="Eric Boisvert" w:date="2016-03-20T16:21:00Z"/>
                <w:rFonts w:eastAsia="MS Mincho"/>
                <w:lang w:val="en-CA"/>
              </w:rPr>
            </w:pPr>
            <w:ins w:id="5479" w:author="Eric Boisvert" w:date="2016-03-20T16:21:00Z">
              <w:r>
                <w:rPr>
                  <w:rFonts w:eastAsia="MS Mincho"/>
                  <w:lang w:val="en-CA"/>
                </w:rPr>
                <w:t>XML instance</w:t>
              </w:r>
            </w:ins>
          </w:p>
        </w:tc>
      </w:tr>
      <w:tr w:rsidR="003954CF" w:rsidRPr="00D12552" w14:paraId="1CBA9021" w14:textId="77777777" w:rsidTr="005941A0">
        <w:trPr>
          <w:ins w:id="548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5481" w:author="Eric Boisvert" w:date="2016-03-20T16:21:00Z"/>
                <w:rFonts w:eastAsia="MS Mincho"/>
                <w:lang w:val="en-CA"/>
              </w:rPr>
            </w:pPr>
            <w:ins w:id="5482"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5483" w:author="Eric Boisvert" w:date="2016-03-20T16:21:00Z"/>
                <w:rFonts w:eastAsia="MS Mincho"/>
                <w:lang w:val="en-CA"/>
              </w:rPr>
            </w:pPr>
            <w:ins w:id="5484" w:author="Eric Boisvert" w:date="2016-03-20T16:25:00Z">
              <w:r w:rsidRPr="003954CF">
                <w:rPr>
                  <w:rFonts w:eastAsia="MS Mincho"/>
                  <w:lang w:val="en-CA"/>
                </w:rPr>
                <w:t>/req/gsml4-basic/quantity_range_order</w:t>
              </w:r>
            </w:ins>
          </w:p>
        </w:tc>
      </w:tr>
      <w:tr w:rsidR="003954CF" w:rsidRPr="00D12552" w14:paraId="492CC08F" w14:textId="77777777" w:rsidTr="005941A0">
        <w:trPr>
          <w:ins w:id="548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5486" w:author="Eric Boisvert" w:date="2016-03-20T16:21:00Z"/>
                <w:rFonts w:eastAsia="MS Mincho"/>
                <w:lang w:val="en-CA"/>
              </w:rPr>
            </w:pPr>
            <w:ins w:id="5487" w:author="Eric Boisvert" w:date="2016-03-20T16:21:00Z">
              <w:r>
                <w:rPr>
                  <w:rFonts w:eastAsia="MS Mincho"/>
                  <w:lang w:val="en-CA"/>
                </w:rPr>
                <w:lastRenderedPageBreak/>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5488" w:author="Eric Boisvert" w:date="2016-03-20T16:21:00Z"/>
                <w:rFonts w:eastAsia="MS Mincho"/>
                <w:lang w:val="en-CA"/>
              </w:rPr>
            </w:pPr>
            <w:ins w:id="5489" w:author="Eric Boisvert" w:date="2016-03-20T16:25:00Z">
              <w:r w:rsidRPr="003954CF">
                <w:rPr>
                  <w:rFonts w:eastAsia="MS Mincho"/>
                  <w:lang w:val="en-CA"/>
                </w:rPr>
                <w:t>/req/gsml4-basic/quantity-range-repeat</w:t>
              </w:r>
            </w:ins>
          </w:p>
        </w:tc>
      </w:tr>
      <w:tr w:rsidR="003954CF" w:rsidRPr="00D12552" w14:paraId="10D9B357" w14:textId="77777777" w:rsidTr="005941A0">
        <w:trPr>
          <w:ins w:id="5490"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5491" w:author="Eric Boisvert" w:date="2016-03-20T16:21:00Z"/>
                <w:rFonts w:eastAsia="MS Mincho"/>
                <w:b/>
                <w:sz w:val="20"/>
                <w:szCs w:val="20"/>
                <w:lang w:val="en-CA"/>
              </w:rPr>
            </w:pPr>
            <w:ins w:id="5492"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5493" w:author="Eric Boisvert" w:date="2016-03-20T16:21:00Z"/>
                <w:rFonts w:eastAsia="MS Mincho"/>
                <w:b/>
                <w:color w:val="FF0000"/>
                <w:sz w:val="22"/>
                <w:lang w:val="en-CA"/>
              </w:rPr>
            </w:pPr>
            <w:ins w:id="5494" w:author="Eric Boisvert" w:date="2016-03-20T16:21:00Z">
              <w:r>
                <w:rPr>
                  <w:rFonts w:eastAsia="MS Mincho"/>
                  <w:b/>
                  <w:color w:val="FF0000"/>
                  <w:sz w:val="22"/>
                  <w:lang w:val="en-CA"/>
                </w:rPr>
                <w:t>/req/gsml4xsd-</w:t>
              </w:r>
            </w:ins>
            <w:ins w:id="5495" w:author="Eric Boisvert" w:date="2016-03-20T16:22:00Z">
              <w:r>
                <w:rPr>
                  <w:rFonts w:eastAsia="MS Mincho"/>
                  <w:b/>
                  <w:color w:val="FF0000"/>
                  <w:sz w:val="22"/>
                  <w:lang w:val="en-CA"/>
                </w:rPr>
                <w:t>param</w:t>
              </w:r>
            </w:ins>
            <w:ins w:id="5496"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5497" w:author="Eric Boisvert" w:date="2016-03-20T16:21:00Z"/>
                <w:rFonts w:eastAsia="MS Mincho"/>
                <w:i/>
                <w:lang w:val="en-CA"/>
              </w:rPr>
            </w:pPr>
          </w:p>
        </w:tc>
      </w:tr>
    </w:tbl>
    <w:p w14:paraId="59E2C058" w14:textId="77777777" w:rsidR="003954CF" w:rsidRDefault="003954CF" w:rsidP="00545E09">
      <w:pPr>
        <w:rPr>
          <w:ins w:id="5498" w:author="Eric Boisvert" w:date="2016-03-20T16:31:00Z"/>
        </w:rPr>
      </w:pPr>
    </w:p>
    <w:p w14:paraId="648DF395" w14:textId="327A234A" w:rsidR="00495F38" w:rsidRDefault="00495F38" w:rsidP="00545E09">
      <w:pPr>
        <w:rPr>
          <w:ins w:id="5499" w:author="Eric Boisvert" w:date="2016-03-20T15:25:00Z"/>
        </w:rPr>
      </w:pPr>
      <w:ins w:id="5500" w:author="Eric Boisvert" w:date="2016-03-20T16:31:00Z">
        <w:r>
          <w:t>The interval location is modelled as a om</w:t>
        </w:r>
        <w:proofErr w:type="gramStart"/>
        <w:r>
          <w:t>:</w:t>
        </w:r>
      </w:ins>
      <w:ins w:id="5501" w:author="Eric Boisvert" w:date="2016-03-20T16:35:00Z">
        <w:r>
          <w:t>NamedValue</w:t>
        </w:r>
        <w:proofErr w:type="gramEnd"/>
        <w:r>
          <w:t xml:space="preserve"> with a specific URI to signal that the parameter represent a</w:t>
        </w:r>
      </w:ins>
      <w:ins w:id="5502" w:author="Eric Boisvert" w:date="2016-03-20T16:36:00Z">
        <w:r>
          <w:t>n</w:t>
        </w:r>
      </w:ins>
      <w:ins w:id="5503" w:author="Eric Boisvert" w:date="2016-03-20T16:35:00Z">
        <w:r>
          <w:t xml:space="preserve"> interval location.</w:t>
        </w:r>
      </w:ins>
    </w:p>
    <w:p w14:paraId="5EED0AA8" w14:textId="29B00C4F" w:rsidR="00545E09" w:rsidRDefault="00545E09" w:rsidP="00545E09">
      <w:pPr>
        <w:rPr>
          <w:ins w:id="5504"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5505"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5506" w:author="Eric Boisvert" w:date="2016-03-20T15:25:00Z"/>
                <w:rStyle w:val="requri"/>
                <w:lang w:val="en-CA"/>
              </w:rPr>
            </w:pPr>
            <w:ins w:id="5507"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17954CA4" w:rsidR="00545E09" w:rsidRPr="00D12552" w:rsidRDefault="00545E09" w:rsidP="00D43BE2">
            <w:pPr>
              <w:pStyle w:val="Tabletext10"/>
              <w:jc w:val="left"/>
              <w:rPr>
                <w:ins w:id="5508" w:author="Eric Boisvert" w:date="2016-03-20T15:25:00Z"/>
                <w:rStyle w:val="reqtext"/>
                <w:lang w:val="en-CA"/>
              </w:rPr>
            </w:pPr>
            <w:ins w:id="5509" w:author="Eric Boisvert" w:date="2016-03-20T15:25:00Z">
              <w:r>
                <w:t>The xlink</w:t>
              </w:r>
              <w:proofErr w:type="gramStart"/>
              <w:r>
                <w:t>:href</w:t>
              </w:r>
              <w:proofErr w:type="gramEnd"/>
              <w:r>
                <w:t xml:space="preserve"> </w:t>
              </w:r>
            </w:ins>
            <w:ins w:id="5510" w:author="Eric Boisvert" w:date="2016-03-20T16:37:00Z">
              <w:r w:rsidR="00D43BE2">
                <w:t xml:space="preserve">of the om:name </w:t>
              </w:r>
            </w:ins>
            <w:ins w:id="5511" w:author="Eric Boisvert" w:date="2016-03-20T16:53:00Z">
              <w:r w:rsidR="00621DF4">
                <w:t xml:space="preserve">of the depth parameter </w:t>
              </w:r>
            </w:ins>
            <w:ins w:id="5512" w:author="Eric Boisvert" w:date="2016-03-20T16:37:00Z">
              <w:r w:rsidR="00D43BE2">
                <w:t xml:space="preserve">shall contain the value </w:t>
              </w:r>
            </w:ins>
            <w:ins w:id="5513" w:author="Boisvert, Eric" w:date="2016-03-29T09:18:00Z">
              <w:r w:rsidR="00B8253A">
                <w:fldChar w:fldCharType="begin"/>
              </w:r>
              <w:r w:rsidR="00B8253A">
                <w:instrText xml:space="preserve"> HYPERLINK "</w:instrText>
              </w:r>
            </w:ins>
            <w:ins w:id="5514" w:author="Eric Boisvert" w:date="2016-03-20T16:52:00Z">
              <w:r w:rsidR="00B8253A" w:rsidRPr="00621DF4">
                <w:instrText>http://www.opengis.net/gsml4/def/param/depth</w:instrText>
              </w:r>
            </w:ins>
            <w:ins w:id="5515" w:author="Boisvert, Eric" w:date="2016-03-29T09:18:00Z">
              <w:r w:rsidR="00B8253A">
                <w:instrText xml:space="preserve">" </w:instrText>
              </w:r>
              <w:r w:rsidR="00B8253A">
                <w:fldChar w:fldCharType="separate"/>
              </w:r>
            </w:ins>
            <w:ins w:id="5516" w:author="Eric Boisvert" w:date="2016-03-20T16:52:00Z">
              <w:r w:rsidR="00B8253A" w:rsidRPr="00775FFF">
                <w:rPr>
                  <w:rStyle w:val="Lienhypertexte"/>
                </w:rPr>
                <w:t>http://www.opengis.net/gsml4/def/param/depth</w:t>
              </w:r>
            </w:ins>
            <w:ins w:id="5517" w:author="Boisvert, Eric" w:date="2016-03-29T09:18:00Z">
              <w:r w:rsidR="00B8253A">
                <w:fldChar w:fldCharType="end"/>
              </w:r>
              <w:r w:rsidR="00B8253A">
                <w:t>.</w:t>
              </w:r>
            </w:ins>
          </w:p>
        </w:tc>
      </w:tr>
    </w:tbl>
    <w:p w14:paraId="7432F8C4" w14:textId="77777777" w:rsidR="00545E09" w:rsidRDefault="00545E09" w:rsidP="00545E09">
      <w:pPr>
        <w:rPr>
          <w:ins w:id="5518" w:author="Eric Boisvert" w:date="2016-03-20T16:38:00Z"/>
        </w:rPr>
      </w:pPr>
    </w:p>
    <w:p w14:paraId="66613AD2" w14:textId="37B69CF9" w:rsidR="00D43BE2" w:rsidRDefault="00D43BE2" w:rsidP="00545E09">
      <w:pPr>
        <w:rPr>
          <w:ins w:id="5519" w:author="Eric Boisvert" w:date="2016-03-20T16:41:00Z"/>
        </w:rPr>
      </w:pPr>
      <w:ins w:id="5520" w:author="Eric Boisvert" w:date="2016-03-20T16:38:00Z">
        <w:r>
          <w:t>The value shall be a GSML_QuantityRange and its lowe</w:t>
        </w:r>
      </w:ins>
      <w:ins w:id="5521" w:author="Eric Boisvert" w:date="2016-03-20T16:39:00Z">
        <w:r>
          <w:t>r</w:t>
        </w:r>
      </w:ins>
      <w:ins w:id="5522" w:author="Eric Boisvert" w:date="2016-03-20T16:38:00Z">
        <w:r>
          <w:t xml:space="preserve">Value shall correspond to the </w:t>
        </w:r>
      </w:ins>
      <w:ins w:id="5523" w:author="Eric Boisvert" w:date="2016-03-20T16:39:00Z">
        <w:r>
          <w:t xml:space="preserve">beginning of the interval </w:t>
        </w:r>
      </w:ins>
      <w:ins w:id="5524" w:author="Eric Boisvert" w:date="2016-03-20T16:38:00Z">
        <w:r>
          <w:t xml:space="preserve">and </w:t>
        </w:r>
      </w:ins>
      <w:ins w:id="5525" w:author="Eric Boisvert" w:date="2016-03-20T16:39:00Z">
        <w:r>
          <w:t>upper</w:t>
        </w:r>
      </w:ins>
      <w:ins w:id="5526" w:author="Eric Boisvert" w:date="2016-03-20T16:38:00Z">
        <w:r>
          <w:t>Value</w:t>
        </w:r>
      </w:ins>
      <w:ins w:id="5527" w:author="Eric Boisvert" w:date="2016-03-20T16:39:00Z">
        <w:r>
          <w:t xml:space="preserve"> shall correspond to </w:t>
        </w:r>
      </w:ins>
      <w:ins w:id="5528" w:author="Eric Boisvert" w:date="2016-03-20T16:40:00Z">
        <w:r>
          <w:t>the end of the interval.</w:t>
        </w:r>
      </w:ins>
      <w:ins w:id="5529" w:author="Eric Boisvert" w:date="2016-03-20T16:38:00Z">
        <w:r>
          <w:t xml:space="preserve"> </w:t>
        </w:r>
      </w:ins>
    </w:p>
    <w:p w14:paraId="192F24C1" w14:textId="77777777" w:rsidR="00D43BE2" w:rsidRDefault="00D43BE2" w:rsidP="00545E09">
      <w:pPr>
        <w:rPr>
          <w:ins w:id="5530"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5531"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5532" w:author="Eric Boisvert" w:date="2016-03-20T15:25:00Z"/>
                <w:rStyle w:val="requri"/>
                <w:lang w:val="en-CA"/>
              </w:rPr>
            </w:pPr>
            <w:ins w:id="5533"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5534" w:author="Eric Boisvert" w:date="2016-03-20T15:25:00Z"/>
                <w:rStyle w:val="reqtext"/>
                <w:lang w:val="en-CA"/>
              </w:rPr>
            </w:pPr>
            <w:ins w:id="5535" w:author="Eric Boisvert" w:date="2016-03-20T16:51:00Z">
              <w:r>
                <w:t xml:space="preserve">The value of om:NamedValue shall be a GSML_QuantityRange with </w:t>
              </w:r>
            </w:ins>
            <w:ins w:id="5536"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5537" w:author="Eric Boisvert" w:date="2016-03-20T16:41:00Z"/>
        </w:rPr>
      </w:pPr>
    </w:p>
    <w:p w14:paraId="40A1BD68" w14:textId="69CBE86A" w:rsidR="00D43BE2" w:rsidRDefault="00621DF4" w:rsidP="00545E09">
      <w:pPr>
        <w:rPr>
          <w:ins w:id="5538" w:author="Eric Boisvert" w:date="2016-03-20T16:50:00Z"/>
        </w:rPr>
      </w:pPr>
      <w:ins w:id="5539" w:author="Eric Boisvert" w:date="2016-03-20T16:48:00Z">
        <w:r>
          <w:t>An optional reference to a GM_Curve SHALL be made using a om</w:t>
        </w:r>
        <w:proofErr w:type="gramStart"/>
        <w:r>
          <w:t>:Named</w:t>
        </w:r>
      </w:ins>
      <w:ins w:id="5540" w:author="Eric Boisvert" w:date="2016-03-20T16:50:00Z">
        <w:r>
          <w:t>Value</w:t>
        </w:r>
        <w:proofErr w:type="gramEnd"/>
        <w:r>
          <w:t>,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5541"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5542" w:author="Eric Boisvert" w:date="2016-03-20T16:51:00Z"/>
                <w:rStyle w:val="requri"/>
                <w:lang w:val="en-CA"/>
              </w:rPr>
            </w:pPr>
            <w:ins w:id="5543"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7D3C9976" w:rsidR="00621DF4" w:rsidRPr="00D12552" w:rsidRDefault="00621DF4" w:rsidP="00621DF4">
            <w:pPr>
              <w:pStyle w:val="Tabletext10"/>
              <w:jc w:val="left"/>
              <w:rPr>
                <w:ins w:id="5544" w:author="Eric Boisvert" w:date="2016-03-20T16:51:00Z"/>
                <w:rStyle w:val="reqtext"/>
                <w:lang w:val="en-CA"/>
              </w:rPr>
            </w:pPr>
            <w:ins w:id="5545" w:author="Eric Boisvert" w:date="2016-03-20T16:52:00Z">
              <w:r w:rsidRPr="00621DF4">
                <w:t>The xlink</w:t>
              </w:r>
              <w:proofErr w:type="gramStart"/>
              <w:r w:rsidRPr="00621DF4">
                <w:t>:href</w:t>
              </w:r>
              <w:proofErr w:type="gramEnd"/>
              <w:r w:rsidRPr="00621DF4">
                <w:t xml:space="preserve"> of the om:name</w:t>
              </w:r>
              <w:r>
                <w:t xml:space="preserve"> of the reference elevation parameters</w:t>
              </w:r>
              <w:r w:rsidRPr="00621DF4">
                <w:t xml:space="preserve"> shall contain the value </w:t>
              </w:r>
            </w:ins>
            <w:ins w:id="5546" w:author="Boisvert, Eric" w:date="2016-03-29T09:18:00Z">
              <w:r w:rsidR="00B8253A">
                <w:fldChar w:fldCharType="begin"/>
              </w:r>
              <w:r w:rsidR="00B8253A">
                <w:instrText xml:space="preserve"> HYPERLINK "</w:instrText>
              </w:r>
            </w:ins>
            <w:ins w:id="5547" w:author="Eric Boisvert" w:date="2016-03-20T16:52:00Z">
              <w:r w:rsidR="00B8253A" w:rsidRPr="00621DF4">
                <w:instrText>http://www.opengis.net/gsml4/def/param/</w:instrText>
              </w:r>
            </w:ins>
            <w:ins w:id="5548" w:author="Eric Boisvert" w:date="2016-03-20T16:53:00Z">
              <w:r w:rsidR="00B8253A">
                <w:instrText>reference-geometry</w:instrText>
              </w:r>
            </w:ins>
            <w:ins w:id="5549" w:author="Boisvert, Eric" w:date="2016-03-29T09:18:00Z">
              <w:r w:rsidR="00B8253A">
                <w:instrText xml:space="preserve">" </w:instrText>
              </w:r>
              <w:r w:rsidR="00B8253A">
                <w:fldChar w:fldCharType="separate"/>
              </w:r>
            </w:ins>
            <w:ins w:id="5550" w:author="Eric Boisvert" w:date="2016-03-20T16:52:00Z">
              <w:r w:rsidR="00B8253A" w:rsidRPr="00775FFF">
                <w:rPr>
                  <w:rStyle w:val="Lienhypertexte"/>
                </w:rPr>
                <w:t>http://www.opengis.net/gsml4/def/param/</w:t>
              </w:r>
            </w:ins>
            <w:ins w:id="5551" w:author="Eric Boisvert" w:date="2016-03-20T16:53:00Z">
              <w:r w:rsidR="00B8253A" w:rsidRPr="00775FFF">
                <w:rPr>
                  <w:rStyle w:val="Lienhypertexte"/>
                </w:rPr>
                <w:t>reference-geometry</w:t>
              </w:r>
            </w:ins>
            <w:ins w:id="5552" w:author="Boisvert, Eric" w:date="2016-03-29T09:18:00Z">
              <w:r w:rsidR="00B8253A">
                <w:fldChar w:fldCharType="end"/>
              </w:r>
              <w:r w:rsidR="00B8253A">
                <w:t>.</w:t>
              </w:r>
            </w:ins>
          </w:p>
        </w:tc>
      </w:tr>
    </w:tbl>
    <w:p w14:paraId="379BA9BF" w14:textId="77777777" w:rsidR="00621DF4" w:rsidRDefault="00621DF4" w:rsidP="00545E09">
      <w:pPr>
        <w:rPr>
          <w:ins w:id="5553" w:author="Eric Boisvert" w:date="2016-03-20T17:01:00Z"/>
        </w:rPr>
      </w:pPr>
    </w:p>
    <w:p w14:paraId="54B34228" w14:textId="77777777" w:rsidR="00A13A17" w:rsidRDefault="00A13A17" w:rsidP="00A13A17">
      <w:pPr>
        <w:autoSpaceDE w:val="0"/>
        <w:autoSpaceDN w:val="0"/>
        <w:adjustRightInd w:val="0"/>
        <w:spacing w:after="0"/>
        <w:rPr>
          <w:ins w:id="5554" w:author="Eric Boisvert" w:date="2016-03-20T17:01:00Z"/>
          <w:rFonts w:ascii="Courier New" w:hAnsi="Courier New" w:cs="Courier New"/>
          <w:b/>
          <w:bCs/>
          <w:color w:val="000000"/>
          <w:sz w:val="20"/>
          <w:szCs w:val="20"/>
          <w:highlight w:val="white"/>
          <w:lang w:val="en-CA" w:eastAsia="en-CA"/>
        </w:rPr>
      </w:pPr>
      <w:ins w:id="5555"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BFDD297" w14:textId="77777777" w:rsidR="00A13A17" w:rsidRDefault="00A13A17" w:rsidP="00A13A17">
      <w:pPr>
        <w:autoSpaceDE w:val="0"/>
        <w:autoSpaceDN w:val="0"/>
        <w:adjustRightInd w:val="0"/>
        <w:spacing w:after="0"/>
        <w:rPr>
          <w:ins w:id="5556" w:author="Eric Boisvert" w:date="2016-03-20T17:01:00Z"/>
          <w:rFonts w:ascii="Courier New" w:hAnsi="Courier New" w:cs="Courier New"/>
          <w:b/>
          <w:bCs/>
          <w:color w:val="000000"/>
          <w:sz w:val="20"/>
          <w:szCs w:val="20"/>
          <w:highlight w:val="white"/>
          <w:lang w:val="en-CA" w:eastAsia="en-CA"/>
        </w:rPr>
      </w:pPr>
      <w:ins w:id="5557"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5384F7CB" w14:textId="77777777" w:rsidR="00A13A17" w:rsidRDefault="00A13A17" w:rsidP="00A13A17">
      <w:pPr>
        <w:autoSpaceDE w:val="0"/>
        <w:autoSpaceDN w:val="0"/>
        <w:adjustRightInd w:val="0"/>
        <w:spacing w:after="0"/>
        <w:rPr>
          <w:ins w:id="5558" w:author="Eric Boisvert" w:date="2016-03-20T17:01:00Z"/>
          <w:rFonts w:ascii="Courier New" w:hAnsi="Courier New" w:cs="Courier New"/>
          <w:b/>
          <w:bCs/>
          <w:color w:val="000000"/>
          <w:sz w:val="20"/>
          <w:szCs w:val="20"/>
          <w:highlight w:val="white"/>
          <w:lang w:val="en-CA" w:eastAsia="en-CA"/>
        </w:rPr>
      </w:pPr>
      <w:ins w:id="5559"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5560" w:author="Eric Boisvert" w:date="2016-03-20T17:01:00Z"/>
          <w:rFonts w:ascii="Courier New" w:hAnsi="Courier New" w:cs="Courier New"/>
          <w:b/>
          <w:bCs/>
          <w:color w:val="000000"/>
          <w:sz w:val="20"/>
          <w:szCs w:val="20"/>
          <w:highlight w:val="white"/>
          <w:lang w:val="en-CA" w:eastAsia="en-CA"/>
        </w:rPr>
      </w:pPr>
      <w:ins w:id="5561"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0B15FEF" w14:textId="77777777" w:rsidR="00A13A17" w:rsidRDefault="00A13A17" w:rsidP="00A13A17">
      <w:pPr>
        <w:autoSpaceDE w:val="0"/>
        <w:autoSpaceDN w:val="0"/>
        <w:adjustRightInd w:val="0"/>
        <w:spacing w:after="0"/>
        <w:rPr>
          <w:ins w:id="5562" w:author="Eric Boisvert" w:date="2016-03-20T17:01:00Z"/>
          <w:rFonts w:ascii="Courier New" w:hAnsi="Courier New" w:cs="Courier New"/>
          <w:b/>
          <w:bCs/>
          <w:color w:val="000000"/>
          <w:sz w:val="20"/>
          <w:szCs w:val="20"/>
          <w:highlight w:val="white"/>
          <w:lang w:val="en-CA" w:eastAsia="en-CA"/>
        </w:rPr>
      </w:pPr>
      <w:ins w:id="556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5564" w:author="Eric Boisvert" w:date="2016-03-20T17:01:00Z"/>
          <w:rFonts w:ascii="Courier New" w:hAnsi="Courier New" w:cs="Courier New"/>
          <w:b/>
          <w:bCs/>
          <w:color w:val="000000"/>
          <w:sz w:val="20"/>
          <w:szCs w:val="20"/>
          <w:highlight w:val="white"/>
          <w:lang w:val="en-CA" w:eastAsia="en-CA"/>
        </w:rPr>
      </w:pPr>
      <w:ins w:id="556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05E693F4" w14:textId="77777777" w:rsidR="00A13A17" w:rsidRDefault="00A13A17" w:rsidP="00A13A17">
      <w:pPr>
        <w:autoSpaceDE w:val="0"/>
        <w:autoSpaceDN w:val="0"/>
        <w:adjustRightInd w:val="0"/>
        <w:spacing w:after="0"/>
        <w:rPr>
          <w:ins w:id="5566" w:author="Eric Boisvert" w:date="2016-03-20T17:01:00Z"/>
          <w:rFonts w:ascii="Courier New" w:hAnsi="Courier New" w:cs="Courier New"/>
          <w:b/>
          <w:bCs/>
          <w:color w:val="000000"/>
          <w:sz w:val="20"/>
          <w:szCs w:val="20"/>
          <w:highlight w:val="white"/>
          <w:lang w:val="en-CA" w:eastAsia="en-CA"/>
        </w:rPr>
      </w:pPr>
      <w:ins w:id="556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9C6BB39" w14:textId="77777777" w:rsidR="00A13A17" w:rsidRDefault="00A13A17" w:rsidP="00A13A17">
      <w:pPr>
        <w:autoSpaceDE w:val="0"/>
        <w:autoSpaceDN w:val="0"/>
        <w:adjustRightInd w:val="0"/>
        <w:spacing w:after="0"/>
        <w:rPr>
          <w:ins w:id="5568" w:author="Eric Boisvert" w:date="2016-03-20T17:01:00Z"/>
          <w:rFonts w:ascii="Courier New" w:hAnsi="Courier New" w:cs="Courier New"/>
          <w:b/>
          <w:bCs/>
          <w:color w:val="000000"/>
          <w:sz w:val="20"/>
          <w:szCs w:val="20"/>
          <w:highlight w:val="white"/>
          <w:lang w:val="en-CA" w:eastAsia="en-CA"/>
        </w:rPr>
      </w:pPr>
      <w:ins w:id="556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5570" w:author="Eric Boisvert" w:date="2016-03-20T17:01:00Z"/>
          <w:rFonts w:ascii="Courier New" w:hAnsi="Courier New" w:cs="Courier New"/>
          <w:b/>
          <w:bCs/>
          <w:color w:val="000000"/>
          <w:sz w:val="20"/>
          <w:szCs w:val="20"/>
          <w:highlight w:val="white"/>
          <w:lang w:val="en-CA" w:eastAsia="en-CA"/>
        </w:rPr>
      </w:pPr>
      <w:ins w:id="557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7DAAFBFE" w14:textId="77777777" w:rsidR="00A13A17" w:rsidRDefault="00A13A17" w:rsidP="00A13A17">
      <w:pPr>
        <w:autoSpaceDE w:val="0"/>
        <w:autoSpaceDN w:val="0"/>
        <w:adjustRightInd w:val="0"/>
        <w:spacing w:after="0"/>
        <w:rPr>
          <w:ins w:id="5572" w:author="Eric Boisvert" w:date="2016-03-20T17:01:00Z"/>
          <w:rFonts w:ascii="Courier New" w:hAnsi="Courier New" w:cs="Courier New"/>
          <w:b/>
          <w:bCs/>
          <w:color w:val="000000"/>
          <w:sz w:val="20"/>
          <w:szCs w:val="20"/>
          <w:highlight w:val="white"/>
          <w:lang w:val="en-CA" w:eastAsia="en-CA"/>
        </w:rPr>
      </w:pPr>
      <w:ins w:id="557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gsmlb:</w:t>
        </w:r>
        <w:proofErr w:type="gramEnd"/>
        <w:r>
          <w:rPr>
            <w:rFonts w:ascii="Courier New" w:hAnsi="Courier New" w:cs="Courier New"/>
            <w:color w:val="0000FF"/>
            <w:sz w:val="20"/>
            <w:szCs w:val="20"/>
            <w:highlight w:val="white"/>
            <w:lang w:val="en-CA" w:eastAsia="en-CA"/>
          </w:rPr>
          <w:t>QuantityRange&gt;</w:t>
        </w:r>
      </w:ins>
    </w:p>
    <w:p w14:paraId="23923EA7" w14:textId="77777777" w:rsidR="00A13A17" w:rsidRDefault="00A13A17" w:rsidP="00A13A17">
      <w:pPr>
        <w:autoSpaceDE w:val="0"/>
        <w:autoSpaceDN w:val="0"/>
        <w:adjustRightInd w:val="0"/>
        <w:spacing w:after="0"/>
        <w:rPr>
          <w:ins w:id="5574" w:author="Eric Boisvert" w:date="2016-03-20T17:01:00Z"/>
          <w:rFonts w:ascii="Courier New" w:hAnsi="Courier New" w:cs="Courier New"/>
          <w:b/>
          <w:bCs/>
          <w:color w:val="000000"/>
          <w:sz w:val="20"/>
          <w:szCs w:val="20"/>
          <w:highlight w:val="white"/>
          <w:lang w:val="en-CA" w:eastAsia="en-CA"/>
        </w:rPr>
      </w:pPr>
      <w:ins w:id="557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5576" w:author="Eric Boisvert" w:date="2016-03-20T17:01:00Z"/>
          <w:rFonts w:ascii="Courier New" w:hAnsi="Courier New" w:cs="Courier New"/>
          <w:b/>
          <w:bCs/>
          <w:color w:val="000000"/>
          <w:sz w:val="20"/>
          <w:szCs w:val="20"/>
          <w:highlight w:val="white"/>
          <w:lang w:val="en-CA" w:eastAsia="en-CA"/>
        </w:rPr>
      </w:pPr>
      <w:ins w:id="5577"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5578" w:author="Eric Boisvert" w:date="2016-03-20T17:01:00Z"/>
          <w:rFonts w:ascii="Courier New" w:hAnsi="Courier New" w:cs="Courier New"/>
          <w:b/>
          <w:bCs/>
          <w:color w:val="000000"/>
          <w:sz w:val="20"/>
          <w:szCs w:val="20"/>
          <w:highlight w:val="white"/>
          <w:lang w:val="en-CA" w:eastAsia="en-CA"/>
        </w:rPr>
      </w:pPr>
      <w:ins w:id="557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:lowerValue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5580" w:author="Eric Boisvert" w:date="2016-03-20T17:01:00Z"/>
          <w:rFonts w:ascii="Courier New" w:hAnsi="Courier New" w:cs="Courier New"/>
          <w:b/>
          <w:bCs/>
          <w:color w:val="000000"/>
          <w:sz w:val="20"/>
          <w:szCs w:val="20"/>
          <w:highlight w:val="white"/>
          <w:lang w:val="en-CA" w:eastAsia="en-CA"/>
        </w:rPr>
      </w:pPr>
      <w:ins w:id="558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:upperValue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5582" w:author="Eric Boisvert" w:date="2016-03-20T17:01:00Z"/>
          <w:rFonts w:ascii="Courier New" w:hAnsi="Courier New" w:cs="Courier New"/>
          <w:b/>
          <w:bCs/>
          <w:color w:val="000000"/>
          <w:sz w:val="20"/>
          <w:szCs w:val="20"/>
          <w:highlight w:val="white"/>
          <w:lang w:val="en-CA" w:eastAsia="en-CA"/>
        </w:rPr>
      </w:pPr>
      <w:ins w:id="558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:QuantityRange</w:t>
        </w:r>
        <w:proofErr w:type="gramEnd"/>
        <w:r>
          <w:rPr>
            <w:rFonts w:ascii="Courier New" w:hAnsi="Courier New" w:cs="Courier New"/>
            <w:color w:val="0000FF"/>
            <w:sz w:val="20"/>
            <w:szCs w:val="20"/>
            <w:highlight w:val="white"/>
            <w:lang w:val="en-CA" w:eastAsia="en-CA"/>
          </w:rPr>
          <w:t>&gt;</w:t>
        </w:r>
      </w:ins>
    </w:p>
    <w:p w14:paraId="34E570FB" w14:textId="77777777" w:rsidR="00A13A17" w:rsidRDefault="00A13A17" w:rsidP="00A13A17">
      <w:pPr>
        <w:autoSpaceDE w:val="0"/>
        <w:autoSpaceDN w:val="0"/>
        <w:adjustRightInd w:val="0"/>
        <w:spacing w:after="0"/>
        <w:rPr>
          <w:ins w:id="5584" w:author="Eric Boisvert" w:date="2016-03-20T17:01:00Z"/>
          <w:rFonts w:ascii="Courier New" w:hAnsi="Courier New" w:cs="Courier New"/>
          <w:b/>
          <w:bCs/>
          <w:color w:val="000000"/>
          <w:sz w:val="20"/>
          <w:szCs w:val="20"/>
          <w:highlight w:val="white"/>
          <w:lang w:val="en-CA" w:eastAsia="en-CA"/>
        </w:rPr>
      </w:pPr>
      <w:ins w:id="558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612C1975" w14:textId="77777777" w:rsidR="00A13A17" w:rsidRDefault="00A13A17" w:rsidP="00A13A17">
      <w:pPr>
        <w:autoSpaceDE w:val="0"/>
        <w:autoSpaceDN w:val="0"/>
        <w:adjustRightInd w:val="0"/>
        <w:spacing w:after="0"/>
        <w:rPr>
          <w:ins w:id="5586" w:author="Eric Boisvert" w:date="2016-03-20T17:01:00Z"/>
          <w:rFonts w:ascii="Courier New" w:hAnsi="Courier New" w:cs="Courier New"/>
          <w:b/>
          <w:bCs/>
          <w:color w:val="000000"/>
          <w:sz w:val="20"/>
          <w:szCs w:val="20"/>
          <w:highlight w:val="white"/>
          <w:lang w:val="en-CA" w:eastAsia="en-CA"/>
        </w:rPr>
      </w:pPr>
      <w:ins w:id="558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3D99A42" w14:textId="77777777" w:rsidR="00A13A17" w:rsidRDefault="00A13A17" w:rsidP="00A13A17">
      <w:pPr>
        <w:autoSpaceDE w:val="0"/>
        <w:autoSpaceDN w:val="0"/>
        <w:adjustRightInd w:val="0"/>
        <w:spacing w:after="0"/>
        <w:rPr>
          <w:ins w:id="5588" w:author="Eric Boisvert" w:date="2016-03-20T17:01:00Z"/>
          <w:rFonts w:ascii="Courier New" w:hAnsi="Courier New" w:cs="Courier New"/>
          <w:b/>
          <w:bCs/>
          <w:color w:val="000000"/>
          <w:sz w:val="20"/>
          <w:szCs w:val="20"/>
          <w:highlight w:val="white"/>
          <w:lang w:val="en-CA" w:eastAsia="en-CA"/>
        </w:rPr>
      </w:pPr>
      <w:ins w:id="558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7DFFC05F" w14:textId="77777777" w:rsidR="00A13A17" w:rsidRDefault="00A13A17" w:rsidP="00A13A17">
      <w:pPr>
        <w:autoSpaceDE w:val="0"/>
        <w:autoSpaceDN w:val="0"/>
        <w:adjustRightInd w:val="0"/>
        <w:spacing w:after="0"/>
        <w:rPr>
          <w:ins w:id="5590" w:author="Eric Boisvert" w:date="2016-03-20T17:01:00Z"/>
          <w:rFonts w:ascii="Courier New" w:hAnsi="Courier New" w:cs="Courier New"/>
          <w:b/>
          <w:bCs/>
          <w:color w:val="000000"/>
          <w:sz w:val="20"/>
          <w:szCs w:val="20"/>
          <w:highlight w:val="white"/>
          <w:lang w:val="en-CA" w:eastAsia="en-CA"/>
        </w:rPr>
      </w:pPr>
      <w:ins w:id="559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783FA04" w14:textId="77777777" w:rsidR="00A13A17" w:rsidRDefault="00A13A17" w:rsidP="00A13A17">
      <w:pPr>
        <w:autoSpaceDE w:val="0"/>
        <w:autoSpaceDN w:val="0"/>
        <w:adjustRightInd w:val="0"/>
        <w:spacing w:after="0"/>
        <w:rPr>
          <w:ins w:id="5592" w:author="Eric Boisvert" w:date="2016-03-20T17:01:00Z"/>
          <w:rFonts w:ascii="Courier New" w:hAnsi="Courier New" w:cs="Courier New"/>
          <w:b/>
          <w:bCs/>
          <w:color w:val="000000"/>
          <w:sz w:val="20"/>
          <w:szCs w:val="20"/>
          <w:highlight w:val="white"/>
          <w:lang w:val="en-CA" w:eastAsia="en-CA"/>
        </w:rPr>
      </w:pPr>
      <w:ins w:id="559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D1B4EE1" w14:textId="77777777" w:rsidR="00A13A17" w:rsidRDefault="00A13A17" w:rsidP="00A13A17">
      <w:pPr>
        <w:autoSpaceDE w:val="0"/>
        <w:autoSpaceDN w:val="0"/>
        <w:adjustRightInd w:val="0"/>
        <w:spacing w:after="0"/>
        <w:rPr>
          <w:ins w:id="5594" w:author="Eric Boisvert" w:date="2016-03-20T17:01:00Z"/>
          <w:rFonts w:ascii="Courier New" w:hAnsi="Courier New" w:cs="Courier New"/>
          <w:b/>
          <w:bCs/>
          <w:color w:val="000000"/>
          <w:sz w:val="20"/>
          <w:szCs w:val="20"/>
          <w:highlight w:val="white"/>
          <w:lang w:val="en-CA" w:eastAsia="en-CA"/>
        </w:rPr>
      </w:pPr>
      <w:ins w:id="559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5596" w:author="Eric Boisvert" w:date="2016-03-20T17:01:00Z"/>
          <w:rFonts w:ascii="Courier New" w:hAnsi="Courier New" w:cs="Courier New"/>
          <w:b/>
          <w:bCs/>
          <w:color w:val="000000"/>
          <w:sz w:val="20"/>
          <w:szCs w:val="20"/>
          <w:highlight w:val="white"/>
          <w:lang w:val="en-CA" w:eastAsia="en-CA"/>
        </w:rPr>
      </w:pPr>
      <w:ins w:id="559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5598" w:author="Eric Boisvert" w:date="2016-03-20T17:01:00Z"/>
          <w:rFonts w:ascii="Courier New" w:hAnsi="Courier New" w:cs="Courier New"/>
          <w:b/>
          <w:bCs/>
          <w:color w:val="000000"/>
          <w:sz w:val="20"/>
          <w:szCs w:val="20"/>
          <w:highlight w:val="white"/>
          <w:lang w:val="en-CA" w:eastAsia="en-CA"/>
        </w:rPr>
      </w:pPr>
      <w:ins w:id="559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CD707C2" w14:textId="77777777" w:rsidR="00A13A17" w:rsidRDefault="00A13A17" w:rsidP="00A13A17">
      <w:pPr>
        <w:autoSpaceDE w:val="0"/>
        <w:autoSpaceDN w:val="0"/>
        <w:adjustRightInd w:val="0"/>
        <w:spacing w:after="0"/>
        <w:rPr>
          <w:ins w:id="5600" w:author="Eric Boisvert" w:date="2016-03-20T17:01:00Z"/>
          <w:rFonts w:ascii="Courier New" w:hAnsi="Courier New" w:cs="Courier New"/>
          <w:b/>
          <w:bCs/>
          <w:color w:val="000000"/>
          <w:sz w:val="20"/>
          <w:szCs w:val="20"/>
          <w:highlight w:val="white"/>
          <w:lang w:val="en-CA" w:eastAsia="en-CA"/>
        </w:rPr>
      </w:pPr>
      <w:ins w:id="560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40519117" w14:textId="77777777" w:rsidR="00A13A17" w:rsidRDefault="00A13A17" w:rsidP="00A13A17">
      <w:pPr>
        <w:autoSpaceDE w:val="0"/>
        <w:autoSpaceDN w:val="0"/>
        <w:adjustRightInd w:val="0"/>
        <w:spacing w:after="0"/>
        <w:rPr>
          <w:ins w:id="5602" w:author="Eric Boisvert" w:date="2016-03-20T17:01:00Z"/>
          <w:rFonts w:ascii="Courier New" w:hAnsi="Courier New" w:cs="Courier New"/>
          <w:b/>
          <w:bCs/>
          <w:color w:val="000000"/>
          <w:sz w:val="20"/>
          <w:szCs w:val="20"/>
          <w:highlight w:val="white"/>
          <w:lang w:val="en-CA" w:eastAsia="en-CA"/>
        </w:rPr>
      </w:pPr>
      <w:ins w:id="560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1438039D" w14:textId="77777777" w:rsidR="00A13A17" w:rsidRDefault="00A13A17" w:rsidP="00A13A17">
      <w:pPr>
        <w:autoSpaceDE w:val="0"/>
        <w:autoSpaceDN w:val="0"/>
        <w:adjustRightInd w:val="0"/>
        <w:spacing w:after="0"/>
        <w:rPr>
          <w:ins w:id="5604" w:author="Eric Boisvert" w:date="2016-03-20T17:01:00Z"/>
          <w:rFonts w:ascii="Courier New" w:hAnsi="Courier New" w:cs="Courier New"/>
          <w:b/>
          <w:bCs/>
          <w:color w:val="000000"/>
          <w:sz w:val="20"/>
          <w:szCs w:val="20"/>
          <w:highlight w:val="white"/>
          <w:lang w:val="en-CA" w:eastAsia="en-CA"/>
        </w:rPr>
      </w:pPr>
      <w:ins w:id="5605"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43EF52DC" w14:textId="77777777" w:rsidR="00A13A17" w:rsidRDefault="00A13A17" w:rsidP="00A13A17">
      <w:pPr>
        <w:autoSpaceDE w:val="0"/>
        <w:autoSpaceDN w:val="0"/>
        <w:adjustRightInd w:val="0"/>
        <w:spacing w:after="0"/>
        <w:rPr>
          <w:ins w:id="5606" w:author="Eric Boisvert" w:date="2016-03-20T17:01:00Z"/>
          <w:rFonts w:ascii="Courier New" w:hAnsi="Courier New" w:cs="Courier New"/>
          <w:b/>
          <w:bCs/>
          <w:color w:val="000000"/>
          <w:sz w:val="20"/>
          <w:szCs w:val="20"/>
          <w:highlight w:val="white"/>
          <w:lang w:val="en-CA" w:eastAsia="en-CA"/>
        </w:rPr>
      </w:pPr>
      <w:ins w:id="5607"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23EE597" w14:textId="4F4A9DEF" w:rsidR="00A13A17" w:rsidRDefault="00A13A17" w:rsidP="00A13A17">
      <w:pPr>
        <w:rPr>
          <w:ins w:id="5608" w:author="Eric Boisvert" w:date="2016-03-20T17:01:00Z"/>
          <w:rFonts w:ascii="Courier New" w:hAnsi="Courier New" w:cs="Courier New"/>
          <w:color w:val="0000FF"/>
          <w:sz w:val="20"/>
          <w:szCs w:val="20"/>
          <w:lang w:val="en-CA" w:eastAsia="en-CA"/>
        </w:rPr>
      </w:pPr>
      <w:ins w:id="5609"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C99B5C2" w14:textId="77777777" w:rsidR="00A13A17" w:rsidRDefault="00A13A17" w:rsidP="00A13A17">
      <w:pPr>
        <w:rPr>
          <w:ins w:id="5610" w:author="Eric Boisvert" w:date="2016-03-20T15:25:00Z"/>
        </w:rPr>
      </w:pPr>
    </w:p>
    <w:p w14:paraId="409AAE1C" w14:textId="64DB9C27" w:rsidR="005413FE" w:rsidRDefault="005413FE">
      <w:pPr>
        <w:pStyle w:val="Titre2"/>
        <w:rPr>
          <w:ins w:id="5611" w:author="Eric Boisvert" w:date="2016-03-19T15:54:00Z"/>
        </w:rPr>
        <w:pPrChange w:id="5612" w:author="Eric Boisvert" w:date="2016-03-19T15:55:00Z">
          <w:pPr>
            <w:pStyle w:val="AnnexNumbered"/>
          </w:pPr>
        </w:pPrChange>
      </w:pPr>
      <w:bookmarkStart w:id="5613" w:name="_Toc446944646"/>
      <w:ins w:id="5614" w:author="Eric Boisvert" w:date="2016-03-19T15:54:00Z">
        <w:r>
          <w:t>Linear Reference bore</w:t>
        </w:r>
      </w:ins>
      <w:ins w:id="5615" w:author="Eric Boisvert" w:date="2016-03-20T16:53:00Z">
        <w:r w:rsidR="00621DF4">
          <w:t>ho</w:t>
        </w:r>
      </w:ins>
      <w:ins w:id="5616" w:author="Eric Boisvert" w:date="2016-03-19T15:54:00Z">
        <w:r>
          <w:t>le position profile</w:t>
        </w:r>
        <w:bookmarkEnd w:id="5613"/>
      </w:ins>
    </w:p>
    <w:p w14:paraId="433EED12" w14:textId="77777777" w:rsidR="005413FE" w:rsidRPr="005413FE" w:rsidRDefault="005413FE">
      <w:pPr>
        <w:rPr>
          <w:lang w:val="en-CA"/>
        </w:rPr>
        <w:pPrChange w:id="5617" w:author="Eric Boisvert" w:date="2016-03-19T15:54:00Z">
          <w:pPr>
            <w:pStyle w:val="Titre1"/>
          </w:pPr>
        </w:pPrChange>
      </w:pPr>
    </w:p>
    <w:p w14:paraId="3258FCE6" w14:textId="7821FD86" w:rsidR="00D9216E" w:rsidRDefault="00D9216E" w:rsidP="00D9216E">
      <w:pPr>
        <w:rPr>
          <w:ins w:id="5618" w:author="Eric Boisvert" w:date="2016-03-20T17:01:00Z"/>
        </w:rPr>
      </w:pPr>
      <w:ins w:id="5619"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w:t>
        </w:r>
        <w:proofErr w:type="gramStart"/>
        <w:r>
          <w:t>a</w:t>
        </w:r>
        <w:proofErr w:type="gramEnd"/>
        <w:r>
          <w:t xml:space="preserve"> </w:t>
        </w:r>
      </w:ins>
      <w:ins w:id="5620" w:author="Eric Boisvert" w:date="2016-03-20T17:02:00Z">
        <w:r>
          <w:t>ISO-19148 Linear Referencing</w:t>
        </w:r>
      </w:ins>
      <w:ins w:id="5621" w:author="Eric Boisvert" w:date="2016-03-20T17:01:00Z">
        <w:r>
          <w:t xml:space="preserve"> (</w:t>
        </w:r>
      </w:ins>
      <w:ins w:id="5622" w:author="Eric Boisvert" w:date="2016-03-20T17:02:00Z">
        <w:r>
          <w:t xml:space="preserve">GML 3.3 OGC 10-129r1 </w:t>
        </w:r>
      </w:ins>
      <w:ins w:id="5623" w:author="Eric Boisvert" w:date="2016-03-20T17:01:00Z">
        <w:r>
          <w:fldChar w:fldCharType="begin"/>
        </w:r>
        <w:r>
          <w:instrText xml:space="preserve"> REF _Ref446254520 \r \h </w:instrText>
        </w:r>
      </w:ins>
      <w:ins w:id="5624" w:author="Eric Boisvert" w:date="2016-03-20T17:01:00Z">
        <w:r>
          <w:fldChar w:fldCharType="separate"/>
        </w:r>
      </w:ins>
      <w:ins w:id="5625" w:author="Eric Boisvert" w:date="2016-03-28T16:06:00Z">
        <w:r w:rsidR="003842F3">
          <w:t>7.4.6.5</w:t>
        </w:r>
      </w:ins>
      <w:ins w:id="5626" w:author="Eric Boisvert" w:date="2016-03-20T17:01:00Z">
        <w:r>
          <w:fldChar w:fldCharType="end"/>
        </w:r>
      </w:ins>
      <w:ins w:id="5627" w:author="Eric Boisvert" w:date="2016-03-20T17:03:00Z">
        <w:r>
          <w:t xml:space="preserve"> 9</w:t>
        </w:r>
      </w:ins>
      <w:ins w:id="5628" w:author="Eric Boisvert" w:date="2016-03-20T17:01:00Z">
        <w:r>
          <w:t xml:space="preserve">) to represent the position.  </w:t>
        </w:r>
      </w:ins>
      <w:ins w:id="5629" w:author="Eric Boisvert" w:date="2016-03-20T17:03:00Z">
        <w:r>
          <w:t>Linear Refer</w:t>
        </w:r>
      </w:ins>
      <w:ins w:id="5630"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5631"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5632"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5633" w:author="Eric Boisvert" w:date="2016-03-20T17:01:00Z"/>
                <w:rFonts w:eastAsia="MS Mincho"/>
                <w:b/>
                <w:sz w:val="22"/>
                <w:lang w:val="en-CA"/>
              </w:rPr>
            </w:pPr>
            <w:ins w:id="5634" w:author="Eric Boisvert" w:date="2016-03-20T17:01:00Z">
              <w:r w:rsidRPr="00D12552">
                <w:rPr>
                  <w:rFonts w:eastAsia="MS Mincho"/>
                  <w:b/>
                  <w:sz w:val="22"/>
                  <w:lang w:val="en-CA"/>
                </w:rPr>
                <w:t>Requirements Class</w:t>
              </w:r>
            </w:ins>
          </w:p>
        </w:tc>
      </w:tr>
      <w:tr w:rsidR="00D9216E" w:rsidRPr="00D12552" w14:paraId="56341F14" w14:textId="77777777" w:rsidTr="005941A0">
        <w:trPr>
          <w:ins w:id="5635"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5636" w:author="Eric Boisvert" w:date="2016-03-20T17:01:00Z"/>
                <w:rFonts w:eastAsia="MS Mincho"/>
                <w:b/>
                <w:color w:val="FF0000"/>
                <w:sz w:val="22"/>
                <w:lang w:val="en-CA"/>
              </w:rPr>
            </w:pPr>
            <w:ins w:id="5637" w:author="Eric Boisvert" w:date="2016-03-20T17:01:00Z">
              <w:r>
                <w:rPr>
                  <w:rFonts w:eastAsia="MS Mincho"/>
                  <w:b/>
                  <w:color w:val="FF0000"/>
                  <w:sz w:val="22"/>
                  <w:lang w:val="en-CA"/>
                </w:rPr>
                <w:t>/req/gsml4xsd-</w:t>
              </w:r>
            </w:ins>
            <w:ins w:id="5638" w:author="Eric Boisvert" w:date="2016-03-20T17:03:00Z">
              <w:r>
                <w:rPr>
                  <w:rFonts w:eastAsia="MS Mincho"/>
                  <w:b/>
                  <w:color w:val="FF0000"/>
                  <w:sz w:val="22"/>
                  <w:lang w:val="en-CA"/>
                </w:rPr>
                <w:t>linref</w:t>
              </w:r>
            </w:ins>
            <w:ins w:id="5639" w:author="Eric Boisvert" w:date="2016-03-20T17:01:00Z">
              <w:r>
                <w:rPr>
                  <w:rFonts w:eastAsia="MS Mincho"/>
                  <w:b/>
                  <w:color w:val="FF0000"/>
                  <w:sz w:val="22"/>
                  <w:lang w:val="en-CA"/>
                </w:rPr>
                <w:t>-pos</w:t>
              </w:r>
            </w:ins>
          </w:p>
        </w:tc>
      </w:tr>
      <w:tr w:rsidR="00D9216E" w:rsidRPr="00D12552" w14:paraId="3E54FB8A" w14:textId="77777777" w:rsidTr="005941A0">
        <w:trPr>
          <w:ins w:id="564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5641" w:author="Eric Boisvert" w:date="2016-03-20T17:01:00Z"/>
                <w:rFonts w:eastAsia="MS Mincho"/>
                <w:b/>
                <w:color w:val="FF0000"/>
                <w:sz w:val="22"/>
                <w:lang w:val="en-CA"/>
              </w:rPr>
            </w:pPr>
            <w:ins w:id="5642"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5643" w:author="Eric Boisvert" w:date="2016-03-20T17:01:00Z"/>
                <w:rFonts w:eastAsia="MS Mincho"/>
                <w:lang w:val="en-CA"/>
              </w:rPr>
            </w:pPr>
            <w:ins w:id="5644" w:author="Eric Boisvert" w:date="2016-03-20T17:01:00Z">
              <w:r>
                <w:rPr>
                  <w:rFonts w:eastAsia="MS Mincho"/>
                  <w:lang w:val="en-CA"/>
                </w:rPr>
                <w:t>XML instance</w:t>
              </w:r>
            </w:ins>
          </w:p>
        </w:tc>
      </w:tr>
      <w:tr w:rsidR="00D9216E" w:rsidRPr="00D12552" w14:paraId="42EBBE98" w14:textId="77777777" w:rsidTr="005941A0">
        <w:trPr>
          <w:ins w:id="564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5646" w:author="Eric Boisvert" w:date="2016-03-20T17:01:00Z"/>
                <w:rFonts w:eastAsia="MS Mincho"/>
                <w:lang w:val="en-CA"/>
              </w:rPr>
            </w:pPr>
            <w:ins w:id="5647"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5648" w:author="Eric Boisvert" w:date="2016-03-20T17:01:00Z"/>
                <w:rFonts w:eastAsia="MS Mincho"/>
                <w:lang w:val="en-CA"/>
              </w:rPr>
            </w:pPr>
            <w:ins w:id="5649" w:author="Eric Boisvert" w:date="2016-03-20T17:01:00Z">
              <w:r w:rsidRPr="003954CF">
                <w:rPr>
                  <w:rFonts w:eastAsia="MS Mincho"/>
                  <w:lang w:val="en-CA"/>
                </w:rPr>
                <w:t>/req/gsml4-basic/quantity_range_order</w:t>
              </w:r>
            </w:ins>
          </w:p>
        </w:tc>
      </w:tr>
      <w:tr w:rsidR="00D9216E" w:rsidRPr="00D12552" w14:paraId="1E5EF5B4" w14:textId="77777777" w:rsidTr="005941A0">
        <w:trPr>
          <w:ins w:id="565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5651" w:author="Eric Boisvert" w:date="2016-03-20T17:01:00Z"/>
                <w:rFonts w:eastAsia="MS Mincho"/>
                <w:lang w:val="en-CA"/>
              </w:rPr>
            </w:pPr>
            <w:ins w:id="5652"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5653" w:author="Eric Boisvert" w:date="2016-03-20T17:01:00Z"/>
                <w:rFonts w:eastAsia="MS Mincho"/>
                <w:lang w:val="en-CA"/>
              </w:rPr>
            </w:pPr>
            <w:ins w:id="5654" w:author="Eric Boisvert" w:date="2016-03-20T17:01:00Z">
              <w:r w:rsidRPr="003954CF">
                <w:rPr>
                  <w:rFonts w:eastAsia="MS Mincho"/>
                  <w:lang w:val="en-CA"/>
                </w:rPr>
                <w:t>/req/gsml4-basic/quantity-range-repeat</w:t>
              </w:r>
            </w:ins>
          </w:p>
        </w:tc>
      </w:tr>
      <w:tr w:rsidR="00D9216E" w:rsidRPr="00D12552" w14:paraId="1E1DCCE2" w14:textId="77777777" w:rsidTr="005941A0">
        <w:trPr>
          <w:ins w:id="5655"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5656" w:author="Eric Boisvert" w:date="2016-03-20T17:01:00Z"/>
                <w:rFonts w:eastAsia="MS Mincho"/>
                <w:b/>
                <w:sz w:val="20"/>
                <w:szCs w:val="20"/>
                <w:lang w:val="en-CA"/>
              </w:rPr>
            </w:pPr>
            <w:ins w:id="5657"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5658" w:author="Eric Boisvert" w:date="2016-03-20T17:01:00Z"/>
                <w:rFonts w:eastAsia="MS Mincho"/>
                <w:b/>
                <w:color w:val="FF0000"/>
                <w:sz w:val="22"/>
                <w:lang w:val="en-CA"/>
              </w:rPr>
            </w:pPr>
            <w:ins w:id="5659" w:author="Eric Boisvert" w:date="2016-03-20T17:01:00Z">
              <w:r>
                <w:rPr>
                  <w:rFonts w:eastAsia="MS Mincho"/>
                  <w:b/>
                  <w:color w:val="FF0000"/>
                  <w:sz w:val="22"/>
                  <w:lang w:val="en-CA"/>
                </w:rPr>
                <w:t>/req/gsml4xsd-</w:t>
              </w:r>
            </w:ins>
            <w:ins w:id="5660" w:author="Eric Boisvert" w:date="2016-03-20T17:06:00Z">
              <w:r>
                <w:rPr>
                  <w:rFonts w:eastAsia="MS Mincho"/>
                  <w:b/>
                  <w:color w:val="FF0000"/>
                  <w:sz w:val="22"/>
                  <w:lang w:val="en-CA"/>
                </w:rPr>
                <w:t>linref</w:t>
              </w:r>
            </w:ins>
            <w:ins w:id="5661"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5662" w:author="Eric Boisvert" w:date="2016-03-20T17:01:00Z"/>
                <w:rFonts w:eastAsia="MS Mincho"/>
                <w:i/>
                <w:lang w:val="en-CA"/>
              </w:rPr>
            </w:pPr>
          </w:p>
        </w:tc>
      </w:tr>
    </w:tbl>
    <w:p w14:paraId="7849BF8F" w14:textId="77777777" w:rsidR="00D9216E" w:rsidRDefault="00D9216E" w:rsidP="00D9216E">
      <w:pPr>
        <w:rPr>
          <w:ins w:id="5663" w:author="Eric Boisvert" w:date="2016-03-20T17:01:00Z"/>
        </w:rPr>
      </w:pPr>
    </w:p>
    <w:p w14:paraId="071FF2A1" w14:textId="77777777" w:rsidR="005A5C41" w:rsidRDefault="005941A0" w:rsidP="00B31486">
      <w:pPr>
        <w:rPr>
          <w:ins w:id="5664" w:author="Eric Boisvert" w:date="2016-03-20T17:14:00Z"/>
          <w:color w:val="FF0000"/>
          <w:lang w:val="en-CA"/>
        </w:rPr>
      </w:pPr>
      <w:ins w:id="5665" w:author="Eric Boisvert" w:date="2016-03-20T17:06:00Z">
        <w:r>
          <w:rPr>
            <w:color w:val="FF0000"/>
            <w:lang w:val="en-CA"/>
          </w:rPr>
          <w:t xml:space="preserve">GML 3.3 (OGC 10-129r1) provides an XML encoding for ISO19148 Linear Referencing.  This can be used to </w:t>
        </w:r>
      </w:ins>
      <w:ins w:id="5666" w:author="Eric Boisvert" w:date="2016-03-20T17:11:00Z">
        <w:r w:rsidR="005A5C41">
          <w:rPr>
            <w:color w:val="FF0000"/>
            <w:lang w:val="en-CA"/>
          </w:rPr>
          <w:t xml:space="preserve">model more complex use cases when distance can be established </w:t>
        </w:r>
        <w:r w:rsidR="005A5C41">
          <w:rPr>
            <w:color w:val="FF0000"/>
            <w:lang w:val="en-CA"/>
          </w:rPr>
          <w:lastRenderedPageBreak/>
          <w:t xml:space="preserve">using different references.  One specific case is </w:t>
        </w:r>
      </w:ins>
      <w:ins w:id="5667" w:author="Eric Boisvert" w:date="2016-03-20T17:12:00Z">
        <w:r w:rsidR="005A5C41">
          <w:rPr>
            <w:color w:val="FF0000"/>
            <w:lang w:val="en-CA"/>
          </w:rPr>
          <w:t>“inte</w:t>
        </w:r>
      </w:ins>
      <w:ins w:id="5668" w:author="Eric Boisvert" w:date="2016-03-20T17:13:00Z">
        <w:r w:rsidR="005A5C41">
          <w:rPr>
            <w:color w:val="FF0000"/>
            <w:lang w:val="en-CA"/>
          </w:rPr>
          <w:t xml:space="preserve">rpolative” location, normally used to address location on a street network, but could be used for surveyed boreholes, composed </w:t>
        </w:r>
      </w:ins>
      <w:ins w:id="5669" w:author="Eric Boisvert" w:date="2016-03-20T17:14:00Z">
        <w:r w:rsidR="005A5C41">
          <w:rPr>
            <w:color w:val="FF0000"/>
            <w:lang w:val="en-CA"/>
          </w:rPr>
          <w:t>of</w:t>
        </w:r>
      </w:ins>
      <w:ins w:id="5670" w:author="Eric Boisvert" w:date="2016-03-20T17:13:00Z">
        <w:r w:rsidR="005A5C41">
          <w:rPr>
            <w:color w:val="FF0000"/>
            <w:lang w:val="en-CA"/>
          </w:rPr>
          <w:t xml:space="preserve"> tropari</w:t>
        </w:r>
      </w:ins>
      <w:ins w:id="5671" w:author="Eric Boisvert" w:date="2016-03-20T17:14:00Z">
        <w:r w:rsidR="005A5C41">
          <w:rPr>
            <w:color w:val="FF0000"/>
            <w:lang w:val="en-CA"/>
          </w:rPr>
          <w:t xml:space="preserve"> measurements (the location is interpolated between tropari measurement locations).</w:t>
        </w:r>
      </w:ins>
    </w:p>
    <w:p w14:paraId="4BB8C5F0" w14:textId="57FE5296" w:rsidR="005413FE" w:rsidRDefault="005A5C41" w:rsidP="00B31486">
      <w:pPr>
        <w:rPr>
          <w:ins w:id="5672" w:author="Eric Boisvert" w:date="2016-03-20T17:47:00Z"/>
          <w:color w:val="FF0000"/>
          <w:lang w:val="en-CA"/>
        </w:rPr>
      </w:pPr>
      <w:ins w:id="5673" w:author="Eric Boisvert" w:date="2016-03-20T17:13:00Z">
        <w:r>
          <w:rPr>
            <w:color w:val="FF0000"/>
            <w:lang w:val="en-CA"/>
          </w:rPr>
          <w:t xml:space="preserve"> </w:t>
        </w:r>
      </w:ins>
      <w:ins w:id="5674" w:author="Eric Boisvert" w:date="2016-03-20T17:46:00Z">
        <w:r w:rsidR="008E24DF">
          <w:rPr>
            <w:color w:val="FF0000"/>
            <w:lang w:val="en-CA"/>
          </w:rPr>
          <w:t>Linear Refering explicitly identifies the reference geometry</w:t>
        </w:r>
      </w:ins>
      <w:ins w:id="5675" w:author="Eric Boisvert" w:date="2016-03-20T17:47:00Z">
        <w:r w:rsidR="008E24DF">
          <w:rPr>
            <w:color w:val="FF0000"/>
            <w:lang w:val="en-CA"/>
          </w:rPr>
          <w:t xml:space="preserve"> in the LinearElement</w:t>
        </w:r>
      </w:ins>
      <w:ins w:id="5676" w:author="Eric Boisvert" w:date="2016-03-20T17:48:00Z">
        <w:r w:rsidR="008E24DF">
          <w:rPr>
            <w:color w:val="FF0000"/>
            <w:lang w:val="en-CA"/>
          </w:rPr>
          <w:t xml:space="preserve">.  Since ISO19148 PositionExpression only supports a single Distance value, the encoding requires </w:t>
        </w:r>
        <w:proofErr w:type="gramStart"/>
        <w:r w:rsidR="008E24DF">
          <w:rPr>
            <w:color w:val="FF0000"/>
            <w:lang w:val="en-CA"/>
          </w:rPr>
          <w:t xml:space="preserve">two </w:t>
        </w:r>
      </w:ins>
      <w:ins w:id="5677" w:author="Eric Boisvert" w:date="2016-03-20T17:47:00Z">
        <w:r w:rsidR="008E24DF">
          <w:rPr>
            <w:color w:val="FF0000"/>
            <w:lang w:val="en-CA"/>
          </w:rPr>
          <w:t xml:space="preserve"> </w:t>
        </w:r>
      </w:ins>
      <w:ins w:id="5678" w:author="Eric Boisvert" w:date="2016-03-20T17:50:00Z">
        <w:r w:rsidR="008E24DF">
          <w:rPr>
            <w:color w:val="FF0000"/>
            <w:lang w:val="en-CA"/>
          </w:rPr>
          <w:t>om:NamedValue</w:t>
        </w:r>
        <w:proofErr w:type="gramEnd"/>
        <w:r w:rsidR="008E24DF">
          <w:rPr>
            <w:color w:val="FF0000"/>
            <w:lang w:val="en-CA"/>
          </w:rPr>
          <w:t xml:space="preserve"> identified by two specific URIs</w:t>
        </w:r>
      </w:ins>
      <w:ins w:id="5679" w:author="Boisvert, Eric" w:date="2016-03-29T09:19:00Z">
        <w:r w:rsidR="00480BB6">
          <w:rPr>
            <w:color w:val="FF0000"/>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5680"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5681" w:author="Eric Boisvert" w:date="2016-03-20T17:47:00Z"/>
                <w:rStyle w:val="requri"/>
                <w:lang w:val="en-CA"/>
              </w:rPr>
            </w:pPr>
            <w:ins w:id="5682" w:author="Eric Boisvert" w:date="2016-03-20T17:47:00Z">
              <w:r>
                <w:rPr>
                  <w:rStyle w:val="requri"/>
                  <w:lang w:val="en-CA"/>
                </w:rPr>
                <w:t>/req/gsml4xsd-</w:t>
              </w:r>
            </w:ins>
            <w:ins w:id="5683" w:author="Eric Boisvert" w:date="2016-03-20T17:50:00Z">
              <w:r>
                <w:rPr>
                  <w:rStyle w:val="requri"/>
                  <w:lang w:val="en-CA"/>
                </w:rPr>
                <w:t>linref</w:t>
              </w:r>
            </w:ins>
            <w:ins w:id="5684" w:author="Eric Boisvert" w:date="2016-03-20T17:47:00Z">
              <w:r w:rsidRPr="00495F38">
                <w:rPr>
                  <w:rStyle w:val="requri"/>
                  <w:lang w:val="en-CA"/>
                </w:rPr>
                <w:t>-pos</w:t>
              </w:r>
              <w:r>
                <w:rPr>
                  <w:rStyle w:val="requri"/>
                  <w:lang w:val="en-CA"/>
                </w:rPr>
                <w:t>/</w:t>
              </w:r>
            </w:ins>
            <w:ins w:id="5685" w:author="Eric Boisvert" w:date="2016-03-20T17:50:00Z">
              <w:r>
                <w:rPr>
                  <w:rStyle w:val="requri"/>
                  <w:lang w:val="en-CA"/>
                </w:rPr>
                <w:t>from</w:t>
              </w:r>
            </w:ins>
          </w:p>
        </w:tc>
        <w:tc>
          <w:tcPr>
            <w:tcW w:w="4678" w:type="dxa"/>
            <w:tcBorders>
              <w:left w:val="nil"/>
            </w:tcBorders>
            <w:shd w:val="clear" w:color="auto" w:fill="auto"/>
          </w:tcPr>
          <w:p w14:paraId="6BF5AE0F" w14:textId="6879BAB1" w:rsidR="008E24DF" w:rsidRPr="00D12552" w:rsidRDefault="008E24DF" w:rsidP="008E24DF">
            <w:pPr>
              <w:pStyle w:val="Tabletext10"/>
              <w:jc w:val="left"/>
              <w:rPr>
                <w:ins w:id="5686" w:author="Eric Boisvert" w:date="2016-03-20T17:47:00Z"/>
                <w:rStyle w:val="reqtext"/>
                <w:lang w:val="en-CA"/>
              </w:rPr>
            </w:pPr>
            <w:ins w:id="5687" w:author="Eric Boisvert" w:date="2016-03-20T17:47:00Z">
              <w:r>
                <w:t>The xlink</w:t>
              </w:r>
              <w:proofErr w:type="gramStart"/>
              <w:r>
                <w:t>:href</w:t>
              </w:r>
              <w:proofErr w:type="gramEnd"/>
              <w:r>
                <w:t xml:space="preserve"> of the om:name of the </w:t>
              </w:r>
            </w:ins>
            <w:ins w:id="5688" w:author="Eric Boisvert" w:date="2016-03-20T17:52:00Z">
              <w:r>
                <w:t>start of the interval</w:t>
              </w:r>
            </w:ins>
            <w:ins w:id="5689" w:author="Eric Boisvert" w:date="2016-03-20T17:47:00Z">
              <w:r>
                <w:t xml:space="preserve"> parameter </w:t>
              </w:r>
            </w:ins>
            <w:ins w:id="5690" w:author="Eric Boisvert" w:date="2016-03-20T17:52:00Z">
              <w:r>
                <w:t>SHALL</w:t>
              </w:r>
            </w:ins>
            <w:ins w:id="5691" w:author="Eric Boisvert" w:date="2016-03-20T17:47:00Z">
              <w:r>
                <w:t xml:space="preserve"> contain the value </w:t>
              </w:r>
            </w:ins>
            <w:ins w:id="5692" w:author="Boisvert, Eric" w:date="2016-03-29T09:19:00Z">
              <w:r w:rsidR="00480BB6">
                <w:fldChar w:fldCharType="begin"/>
              </w:r>
              <w:r w:rsidR="00480BB6">
                <w:instrText xml:space="preserve"> HYPERLINK "</w:instrText>
              </w:r>
            </w:ins>
            <w:ins w:id="5693" w:author="Eric Boisvert" w:date="2016-03-20T17:51:00Z">
              <w:r w:rsidR="00480BB6" w:rsidRPr="008E24DF">
                <w:instrText>http://www.opengis</w:instrText>
              </w:r>
              <w:r w:rsidR="00480BB6">
                <w:instrText>.net/gsml4/def/param/linearRefFrom</w:instrText>
              </w:r>
            </w:ins>
            <w:ins w:id="5694" w:author="Boisvert, Eric" w:date="2016-03-29T09:19:00Z">
              <w:r w:rsidR="00480BB6">
                <w:instrText xml:space="preserve">" </w:instrText>
              </w:r>
              <w:r w:rsidR="00480BB6">
                <w:fldChar w:fldCharType="separate"/>
              </w:r>
            </w:ins>
            <w:ins w:id="5695" w:author="Eric Boisvert" w:date="2016-03-20T17:51:00Z">
              <w:r w:rsidR="00480BB6" w:rsidRPr="00775FFF">
                <w:rPr>
                  <w:rStyle w:val="Lienhypertexte"/>
                </w:rPr>
                <w:t>http://www.opengis.net/gsml4/def/param/linearRefFrom</w:t>
              </w:r>
            </w:ins>
            <w:ins w:id="5696" w:author="Boisvert, Eric" w:date="2016-03-29T09:19:00Z">
              <w:r w:rsidR="00480BB6">
                <w:fldChar w:fldCharType="end"/>
              </w:r>
              <w:r w:rsidR="00480BB6">
                <w:t>.</w:t>
              </w:r>
            </w:ins>
          </w:p>
        </w:tc>
      </w:tr>
    </w:tbl>
    <w:p w14:paraId="15EBDEE0" w14:textId="77777777" w:rsidR="008E24DF" w:rsidRDefault="008E24DF" w:rsidP="00B31486">
      <w:pPr>
        <w:rPr>
          <w:ins w:id="5697"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5698"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5699" w:author="Eric Boisvert" w:date="2016-03-20T17:51:00Z"/>
                <w:rStyle w:val="requri"/>
                <w:lang w:val="en-CA"/>
              </w:rPr>
            </w:pPr>
            <w:ins w:id="5700"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7029F72C" w:rsidR="008E24DF" w:rsidRPr="00D12552" w:rsidRDefault="008E24DF" w:rsidP="008E24DF">
            <w:pPr>
              <w:pStyle w:val="Tabletext10"/>
              <w:jc w:val="left"/>
              <w:rPr>
                <w:ins w:id="5701" w:author="Eric Boisvert" w:date="2016-03-20T17:51:00Z"/>
                <w:rStyle w:val="reqtext"/>
                <w:lang w:val="en-CA"/>
              </w:rPr>
            </w:pPr>
            <w:ins w:id="5702" w:author="Eric Boisvert" w:date="2016-03-20T17:51:00Z">
              <w:r>
                <w:t>The xlink</w:t>
              </w:r>
              <w:proofErr w:type="gramStart"/>
              <w:r>
                <w:t>:href</w:t>
              </w:r>
              <w:proofErr w:type="gramEnd"/>
              <w:r>
                <w:t xml:space="preserve"> of the om:name </w:t>
              </w:r>
            </w:ins>
            <w:ins w:id="5703" w:author="Eric Boisvert" w:date="2016-03-20T17:52:00Z">
              <w:r>
                <w:t>of the end of the interval</w:t>
              </w:r>
            </w:ins>
            <w:ins w:id="5704" w:author="Eric Boisvert" w:date="2016-03-20T17:51:00Z">
              <w:r>
                <w:t xml:space="preserve"> parameter shall contain the value </w:t>
              </w:r>
            </w:ins>
            <w:ins w:id="5705" w:author="Boisvert, Eric" w:date="2016-03-29T09:19:00Z">
              <w:r w:rsidR="00480BB6">
                <w:fldChar w:fldCharType="begin"/>
              </w:r>
              <w:r w:rsidR="00480BB6">
                <w:instrText xml:space="preserve"> HYPERLINK "</w:instrText>
              </w:r>
            </w:ins>
            <w:ins w:id="5706" w:author="Eric Boisvert" w:date="2016-03-20T17:51:00Z">
              <w:r w:rsidR="00480BB6" w:rsidRPr="008E24DF">
                <w:instrText>http://www.opengis.net/gsml4/def/param/linearRefTo</w:instrText>
              </w:r>
            </w:ins>
            <w:ins w:id="5707" w:author="Boisvert, Eric" w:date="2016-03-29T09:19:00Z">
              <w:r w:rsidR="00480BB6">
                <w:instrText xml:space="preserve">" </w:instrText>
              </w:r>
              <w:r w:rsidR="00480BB6">
                <w:fldChar w:fldCharType="separate"/>
              </w:r>
            </w:ins>
            <w:ins w:id="5708" w:author="Eric Boisvert" w:date="2016-03-20T17:51:00Z">
              <w:r w:rsidR="00480BB6" w:rsidRPr="00775FFF">
                <w:rPr>
                  <w:rStyle w:val="Lienhypertexte"/>
                </w:rPr>
                <w:t>http://www.opengis.net/gsml4/def/param/linearRefTo</w:t>
              </w:r>
            </w:ins>
            <w:ins w:id="5709" w:author="Boisvert, Eric" w:date="2016-03-29T09:19:00Z">
              <w:r w:rsidR="00480BB6">
                <w:fldChar w:fldCharType="end"/>
              </w:r>
              <w:r w:rsidR="00480BB6">
                <w:t>.</w:t>
              </w:r>
            </w:ins>
          </w:p>
        </w:tc>
      </w:tr>
    </w:tbl>
    <w:p w14:paraId="0A1B8D43" w14:textId="77777777" w:rsidR="008E24DF" w:rsidRDefault="008E24DF" w:rsidP="00B31486">
      <w:pPr>
        <w:rPr>
          <w:ins w:id="5710" w:author="Eric Boisvert" w:date="2016-03-20T17:52:00Z"/>
          <w:color w:val="FF0000"/>
          <w:lang w:val="en-CA"/>
        </w:rPr>
      </w:pPr>
    </w:p>
    <w:p w14:paraId="42B3446C" w14:textId="77777777" w:rsidR="008E24DF" w:rsidRDefault="008E24DF" w:rsidP="00B31486">
      <w:pPr>
        <w:rPr>
          <w:ins w:id="5711" w:author="Eric Boisvert" w:date="2016-03-20T17:47:00Z"/>
          <w:color w:val="FF0000"/>
          <w:lang w:val="en-CA"/>
        </w:rPr>
      </w:pPr>
    </w:p>
    <w:p w14:paraId="563F46F1" w14:textId="77777777" w:rsidR="008E24DF" w:rsidRDefault="008E24DF" w:rsidP="00B31486">
      <w:pPr>
        <w:rPr>
          <w:ins w:id="5712" w:author="Eric Boisvert" w:date="2016-03-20T17:45:00Z"/>
          <w:color w:val="FF0000"/>
          <w:lang w:val="en-CA"/>
        </w:rPr>
      </w:pPr>
    </w:p>
    <w:p w14:paraId="3C020A16" w14:textId="77777777" w:rsidR="00D06F70" w:rsidRDefault="00D06F70" w:rsidP="00D06F70">
      <w:pPr>
        <w:autoSpaceDE w:val="0"/>
        <w:autoSpaceDN w:val="0"/>
        <w:adjustRightInd w:val="0"/>
        <w:spacing w:after="0"/>
        <w:rPr>
          <w:ins w:id="5713" w:author="Eric Boisvert" w:date="2016-03-20T17:45:00Z"/>
          <w:rFonts w:ascii="Courier New" w:hAnsi="Courier New" w:cs="Courier New"/>
          <w:b/>
          <w:bCs/>
          <w:color w:val="000000"/>
          <w:sz w:val="20"/>
          <w:szCs w:val="20"/>
          <w:highlight w:val="white"/>
          <w:lang w:val="en-CA" w:eastAsia="en-CA"/>
        </w:rPr>
      </w:pPr>
      <w:ins w:id="5714"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549B88C" w14:textId="77777777" w:rsidR="00D06F70" w:rsidRDefault="00D06F70" w:rsidP="00D06F70">
      <w:pPr>
        <w:autoSpaceDE w:val="0"/>
        <w:autoSpaceDN w:val="0"/>
        <w:adjustRightInd w:val="0"/>
        <w:spacing w:after="0"/>
        <w:rPr>
          <w:ins w:id="5715" w:author="Eric Boisvert" w:date="2016-03-20T17:45:00Z"/>
          <w:rFonts w:ascii="Courier New" w:hAnsi="Courier New" w:cs="Courier New"/>
          <w:b/>
          <w:bCs/>
          <w:color w:val="000000"/>
          <w:sz w:val="20"/>
          <w:szCs w:val="20"/>
          <w:highlight w:val="white"/>
          <w:lang w:val="en-CA" w:eastAsia="en-CA"/>
        </w:rPr>
      </w:pPr>
      <w:ins w:id="5716"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6839A26E" w14:textId="77777777" w:rsidR="00D06F70" w:rsidRDefault="00D06F70" w:rsidP="00D06F70">
      <w:pPr>
        <w:autoSpaceDE w:val="0"/>
        <w:autoSpaceDN w:val="0"/>
        <w:adjustRightInd w:val="0"/>
        <w:spacing w:after="0"/>
        <w:rPr>
          <w:ins w:id="5717" w:author="Eric Boisvert" w:date="2016-03-20T17:45:00Z"/>
          <w:rFonts w:ascii="Courier New" w:hAnsi="Courier New" w:cs="Courier New"/>
          <w:b/>
          <w:bCs/>
          <w:color w:val="000000"/>
          <w:sz w:val="20"/>
          <w:szCs w:val="20"/>
          <w:highlight w:val="white"/>
          <w:lang w:val="en-CA" w:eastAsia="en-CA"/>
        </w:rPr>
      </w:pPr>
      <w:ins w:id="5718"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5719" w:author="Eric Boisvert" w:date="2016-03-20T17:45:00Z"/>
          <w:rFonts w:ascii="Courier New" w:hAnsi="Courier New" w:cs="Courier New"/>
          <w:b/>
          <w:bCs/>
          <w:color w:val="000000"/>
          <w:sz w:val="20"/>
          <w:szCs w:val="20"/>
          <w:highlight w:val="white"/>
          <w:lang w:val="en-CA" w:eastAsia="en-CA"/>
        </w:rPr>
      </w:pPr>
      <w:ins w:id="5720"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47BA166" w14:textId="77777777" w:rsidR="00D06F70" w:rsidRDefault="00D06F70" w:rsidP="00D06F70">
      <w:pPr>
        <w:autoSpaceDE w:val="0"/>
        <w:autoSpaceDN w:val="0"/>
        <w:adjustRightInd w:val="0"/>
        <w:spacing w:after="0"/>
        <w:rPr>
          <w:ins w:id="5721" w:author="Eric Boisvert" w:date="2016-03-20T17:45:00Z"/>
          <w:rFonts w:ascii="Courier New" w:hAnsi="Courier New" w:cs="Courier New"/>
          <w:b/>
          <w:bCs/>
          <w:color w:val="000000"/>
          <w:sz w:val="20"/>
          <w:szCs w:val="20"/>
          <w:highlight w:val="white"/>
          <w:lang w:val="en-CA" w:eastAsia="en-CA"/>
        </w:rPr>
      </w:pPr>
      <w:ins w:id="572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5723" w:author="Eric Boisvert" w:date="2016-03-20T17:45:00Z"/>
          <w:rFonts w:ascii="Courier New" w:hAnsi="Courier New" w:cs="Courier New"/>
          <w:b/>
          <w:bCs/>
          <w:color w:val="000000"/>
          <w:sz w:val="20"/>
          <w:szCs w:val="20"/>
          <w:highlight w:val="white"/>
          <w:lang w:val="en-CA" w:eastAsia="en-CA"/>
        </w:rPr>
      </w:pPr>
      <w:ins w:id="572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17B31049" w14:textId="77777777" w:rsidR="00D06F70" w:rsidRDefault="00D06F70" w:rsidP="00D06F70">
      <w:pPr>
        <w:autoSpaceDE w:val="0"/>
        <w:autoSpaceDN w:val="0"/>
        <w:adjustRightInd w:val="0"/>
        <w:spacing w:after="0"/>
        <w:rPr>
          <w:ins w:id="5725" w:author="Eric Boisvert" w:date="2016-03-20T17:45:00Z"/>
          <w:rFonts w:ascii="Courier New" w:hAnsi="Courier New" w:cs="Courier New"/>
          <w:b/>
          <w:bCs/>
          <w:color w:val="000000"/>
          <w:sz w:val="20"/>
          <w:szCs w:val="20"/>
          <w:highlight w:val="white"/>
          <w:lang w:val="en-CA" w:eastAsia="en-CA"/>
        </w:rPr>
      </w:pPr>
      <w:ins w:id="57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4B847C89" w14:textId="77777777" w:rsidR="00D06F70" w:rsidRDefault="00D06F70" w:rsidP="00D06F70">
      <w:pPr>
        <w:autoSpaceDE w:val="0"/>
        <w:autoSpaceDN w:val="0"/>
        <w:adjustRightInd w:val="0"/>
        <w:spacing w:after="0"/>
        <w:rPr>
          <w:ins w:id="5727" w:author="Eric Boisvert" w:date="2016-03-20T17:45:00Z"/>
          <w:rFonts w:ascii="Courier New" w:hAnsi="Courier New" w:cs="Courier New"/>
          <w:b/>
          <w:bCs/>
          <w:color w:val="000000"/>
          <w:sz w:val="20"/>
          <w:szCs w:val="20"/>
          <w:highlight w:val="white"/>
          <w:lang w:val="en-CA" w:eastAsia="en-CA"/>
        </w:rPr>
      </w:pPr>
      <w:ins w:id="57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5729" w:author="Eric Boisvert" w:date="2016-03-20T17:45:00Z"/>
          <w:rFonts w:ascii="Courier New" w:hAnsi="Courier New" w:cs="Courier New"/>
          <w:b/>
          <w:bCs/>
          <w:color w:val="000000"/>
          <w:sz w:val="20"/>
          <w:szCs w:val="20"/>
          <w:highlight w:val="white"/>
          <w:lang w:val="en-CA" w:eastAsia="en-CA"/>
        </w:rPr>
      </w:pPr>
      <w:ins w:id="57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0C130AA1" w14:textId="77777777" w:rsidR="00D06F70" w:rsidRDefault="00D06F70" w:rsidP="00D06F70">
      <w:pPr>
        <w:autoSpaceDE w:val="0"/>
        <w:autoSpaceDN w:val="0"/>
        <w:adjustRightInd w:val="0"/>
        <w:spacing w:after="0"/>
        <w:rPr>
          <w:ins w:id="5731" w:author="Eric Boisvert" w:date="2016-03-20T17:45:00Z"/>
          <w:rFonts w:ascii="Courier New" w:hAnsi="Courier New" w:cs="Courier New"/>
          <w:b/>
          <w:bCs/>
          <w:color w:val="000000"/>
          <w:sz w:val="20"/>
          <w:szCs w:val="20"/>
          <w:highlight w:val="white"/>
          <w:lang w:val="en-CA" w:eastAsia="en-CA"/>
        </w:rPr>
      </w:pPr>
      <w:ins w:id="57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5733" w:author="Eric Boisvert" w:date="2016-03-20T17:45:00Z"/>
          <w:rFonts w:ascii="Courier New" w:hAnsi="Courier New" w:cs="Courier New"/>
          <w:b/>
          <w:bCs/>
          <w:color w:val="000000"/>
          <w:sz w:val="20"/>
          <w:szCs w:val="20"/>
          <w:highlight w:val="white"/>
          <w:lang w:val="en-CA" w:eastAsia="en-CA"/>
        </w:rPr>
      </w:pPr>
      <w:ins w:id="57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6D2282F2" w14:textId="77777777" w:rsidR="00D06F70" w:rsidRDefault="00D06F70" w:rsidP="00D06F70">
      <w:pPr>
        <w:autoSpaceDE w:val="0"/>
        <w:autoSpaceDN w:val="0"/>
        <w:adjustRightInd w:val="0"/>
        <w:spacing w:after="0"/>
        <w:rPr>
          <w:ins w:id="5735" w:author="Eric Boisvert" w:date="2016-03-20T17:45:00Z"/>
          <w:rFonts w:ascii="Courier New" w:hAnsi="Courier New" w:cs="Courier New"/>
          <w:b/>
          <w:bCs/>
          <w:color w:val="000000"/>
          <w:sz w:val="20"/>
          <w:szCs w:val="20"/>
          <w:highlight w:val="white"/>
          <w:lang w:val="en-CA" w:eastAsia="en-CA"/>
        </w:rPr>
      </w:pPr>
      <w:ins w:id="57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5737" w:author="Eric Boisvert" w:date="2016-03-20T17:45:00Z"/>
          <w:rFonts w:ascii="Courier New" w:hAnsi="Courier New" w:cs="Courier New"/>
          <w:b/>
          <w:bCs/>
          <w:color w:val="000000"/>
          <w:sz w:val="20"/>
          <w:szCs w:val="20"/>
          <w:highlight w:val="white"/>
          <w:lang w:val="en-CA" w:eastAsia="en-CA"/>
        </w:rPr>
      </w:pPr>
      <w:ins w:id="57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5739" w:author="Eric Boisvert" w:date="2016-03-20T17:45:00Z"/>
          <w:rFonts w:ascii="Courier New" w:hAnsi="Courier New" w:cs="Courier New"/>
          <w:b/>
          <w:bCs/>
          <w:color w:val="000000"/>
          <w:sz w:val="20"/>
          <w:szCs w:val="20"/>
          <w:highlight w:val="white"/>
          <w:lang w:val="en-CA" w:eastAsia="en-CA"/>
        </w:rPr>
      </w:pPr>
      <w:ins w:id="57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2F14638F" w14:textId="77777777" w:rsidR="00D06F70" w:rsidRDefault="00D06F70" w:rsidP="00D06F70">
      <w:pPr>
        <w:autoSpaceDE w:val="0"/>
        <w:autoSpaceDN w:val="0"/>
        <w:adjustRightInd w:val="0"/>
        <w:spacing w:after="0"/>
        <w:rPr>
          <w:ins w:id="5741" w:author="Eric Boisvert" w:date="2016-03-20T17:45:00Z"/>
          <w:rFonts w:ascii="Courier New" w:hAnsi="Courier New" w:cs="Courier New"/>
          <w:b/>
          <w:bCs/>
          <w:color w:val="000000"/>
          <w:sz w:val="20"/>
          <w:szCs w:val="20"/>
          <w:highlight w:val="white"/>
          <w:lang w:val="en-CA" w:eastAsia="en-CA"/>
        </w:rPr>
      </w:pPr>
      <w:ins w:id="574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5743" w:author="Eric Boisvert" w:date="2016-03-20T17:45:00Z"/>
          <w:rFonts w:ascii="Courier New" w:hAnsi="Courier New" w:cs="Courier New"/>
          <w:b/>
          <w:bCs/>
          <w:color w:val="000000"/>
          <w:sz w:val="20"/>
          <w:szCs w:val="20"/>
          <w:highlight w:val="white"/>
          <w:lang w:val="en-CA" w:eastAsia="en-CA"/>
        </w:rPr>
      </w:pPr>
      <w:ins w:id="574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CC62E20" w14:textId="77777777" w:rsidR="00D06F70" w:rsidRDefault="00D06F70" w:rsidP="00D06F70">
      <w:pPr>
        <w:autoSpaceDE w:val="0"/>
        <w:autoSpaceDN w:val="0"/>
        <w:adjustRightInd w:val="0"/>
        <w:spacing w:after="0"/>
        <w:rPr>
          <w:ins w:id="5745" w:author="Eric Boisvert" w:date="2016-03-20T17:45:00Z"/>
          <w:rFonts w:ascii="Courier New" w:hAnsi="Courier New" w:cs="Courier New"/>
          <w:b/>
          <w:bCs/>
          <w:color w:val="000000"/>
          <w:sz w:val="20"/>
          <w:szCs w:val="20"/>
          <w:highlight w:val="white"/>
          <w:lang w:val="en-CA" w:eastAsia="en-CA"/>
        </w:rPr>
      </w:pPr>
      <w:ins w:id="574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09E461E9" w14:textId="77777777" w:rsidR="00D06F70" w:rsidRDefault="00D06F70" w:rsidP="00D06F70">
      <w:pPr>
        <w:autoSpaceDE w:val="0"/>
        <w:autoSpaceDN w:val="0"/>
        <w:adjustRightInd w:val="0"/>
        <w:spacing w:after="0"/>
        <w:rPr>
          <w:ins w:id="5747" w:author="Eric Boisvert" w:date="2016-03-20T17:45:00Z"/>
          <w:rFonts w:ascii="Courier New" w:hAnsi="Courier New" w:cs="Courier New"/>
          <w:b/>
          <w:bCs/>
          <w:color w:val="000000"/>
          <w:sz w:val="20"/>
          <w:szCs w:val="20"/>
          <w:highlight w:val="white"/>
          <w:lang w:val="en-CA" w:eastAsia="en-CA"/>
        </w:rPr>
      </w:pPr>
      <w:ins w:id="574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lrm&gt;</w:t>
        </w:r>
      </w:ins>
    </w:p>
    <w:p w14:paraId="198CEADC" w14:textId="77777777" w:rsidR="00D06F70" w:rsidRDefault="00D06F70" w:rsidP="00D06F70">
      <w:pPr>
        <w:autoSpaceDE w:val="0"/>
        <w:autoSpaceDN w:val="0"/>
        <w:adjustRightInd w:val="0"/>
        <w:spacing w:after="0"/>
        <w:rPr>
          <w:ins w:id="5749" w:author="Eric Boisvert" w:date="2016-03-20T17:45:00Z"/>
          <w:rFonts w:ascii="Courier New" w:hAnsi="Courier New" w:cs="Courier New"/>
          <w:b/>
          <w:bCs/>
          <w:color w:val="000000"/>
          <w:sz w:val="20"/>
          <w:szCs w:val="20"/>
          <w:highlight w:val="white"/>
          <w:lang w:val="en-CA" w:eastAsia="en-CA"/>
        </w:rPr>
      </w:pPr>
      <w:ins w:id="575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5751" w:author="Eric Boisvert" w:date="2016-03-20T17:45:00Z"/>
          <w:rFonts w:ascii="Courier New" w:hAnsi="Courier New" w:cs="Courier New"/>
          <w:b/>
          <w:bCs/>
          <w:color w:val="000000"/>
          <w:sz w:val="20"/>
          <w:szCs w:val="20"/>
          <w:highlight w:val="white"/>
          <w:lang w:val="en-CA" w:eastAsia="en-CA"/>
        </w:rPr>
      </w:pPr>
      <w:ins w:id="575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5753" w:author="Eric Boisvert" w:date="2016-03-20T17:45:00Z"/>
          <w:rFonts w:ascii="Courier New" w:hAnsi="Courier New" w:cs="Courier New"/>
          <w:b/>
          <w:bCs/>
          <w:color w:val="000000"/>
          <w:sz w:val="20"/>
          <w:szCs w:val="20"/>
          <w:highlight w:val="white"/>
          <w:lang w:val="en-CA" w:eastAsia="en-CA"/>
        </w:rPr>
      </w:pPr>
      <w:ins w:id="5754"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:type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5755" w:author="Eric Boisvert" w:date="2016-03-20T17:45:00Z"/>
          <w:rFonts w:ascii="Courier New" w:hAnsi="Courier New" w:cs="Courier New"/>
          <w:b/>
          <w:bCs/>
          <w:color w:val="000000"/>
          <w:sz w:val="20"/>
          <w:szCs w:val="20"/>
          <w:highlight w:val="white"/>
          <w:lang w:val="en-CA" w:eastAsia="en-CA"/>
        </w:rPr>
      </w:pPr>
      <w:ins w:id="57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:units</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5757" w:author="Eric Boisvert" w:date="2016-03-20T17:45:00Z"/>
          <w:rFonts w:ascii="Courier New" w:hAnsi="Courier New" w:cs="Courier New"/>
          <w:b/>
          <w:bCs/>
          <w:color w:val="000000"/>
          <w:sz w:val="20"/>
          <w:szCs w:val="20"/>
          <w:highlight w:val="white"/>
          <w:lang w:val="en-CA" w:eastAsia="en-CA"/>
        </w:rPr>
      </w:pPr>
      <w:ins w:id="57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FF"/>
            <w:sz w:val="20"/>
            <w:szCs w:val="20"/>
            <w:highlight w:val="white"/>
            <w:lang w:val="en-CA" w:eastAsia="en-CA"/>
          </w:rPr>
          <w:t>&gt;</w:t>
        </w:r>
      </w:ins>
    </w:p>
    <w:p w14:paraId="27A836CD" w14:textId="77777777" w:rsidR="00D06F70" w:rsidRDefault="00D06F70" w:rsidP="00D06F70">
      <w:pPr>
        <w:autoSpaceDE w:val="0"/>
        <w:autoSpaceDN w:val="0"/>
        <w:adjustRightInd w:val="0"/>
        <w:spacing w:after="0"/>
        <w:rPr>
          <w:ins w:id="5759" w:author="Eric Boisvert" w:date="2016-03-20T17:45:00Z"/>
          <w:rFonts w:ascii="Courier New" w:hAnsi="Courier New" w:cs="Courier New"/>
          <w:b/>
          <w:bCs/>
          <w:color w:val="000000"/>
          <w:sz w:val="20"/>
          <w:szCs w:val="20"/>
          <w:highlight w:val="white"/>
          <w:lang w:val="en-CA" w:eastAsia="en-CA"/>
        </w:rPr>
      </w:pPr>
      <w:ins w:id="57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FF"/>
            <w:sz w:val="20"/>
            <w:szCs w:val="20"/>
            <w:highlight w:val="white"/>
            <w:lang w:val="en-CA" w:eastAsia="en-CA"/>
          </w:rPr>
          <w:t>&gt;</w:t>
        </w:r>
      </w:ins>
    </w:p>
    <w:p w14:paraId="7B4B12A3" w14:textId="77777777" w:rsidR="00D06F70" w:rsidRDefault="00D06F70" w:rsidP="00D06F70">
      <w:pPr>
        <w:autoSpaceDE w:val="0"/>
        <w:autoSpaceDN w:val="0"/>
        <w:adjustRightInd w:val="0"/>
        <w:spacing w:after="0"/>
        <w:rPr>
          <w:ins w:id="5761" w:author="Eric Boisvert" w:date="2016-03-20T17:45:00Z"/>
          <w:rFonts w:ascii="Courier New" w:hAnsi="Courier New" w:cs="Courier New"/>
          <w:b/>
          <w:bCs/>
          <w:color w:val="000000"/>
          <w:sz w:val="20"/>
          <w:szCs w:val="20"/>
          <w:highlight w:val="white"/>
          <w:lang w:val="en-CA" w:eastAsia="en-CA"/>
        </w:rPr>
      </w:pPr>
      <w:ins w:id="57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5763" w:author="Eric Boisvert" w:date="2016-03-20T17:45:00Z"/>
          <w:rFonts w:ascii="Courier New" w:hAnsi="Courier New" w:cs="Courier New"/>
          <w:b/>
          <w:bCs/>
          <w:color w:val="000000"/>
          <w:sz w:val="20"/>
          <w:szCs w:val="20"/>
          <w:highlight w:val="white"/>
          <w:lang w:val="en-CA" w:eastAsia="en-CA"/>
        </w:rPr>
      </w:pPr>
      <w:ins w:id="57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2D4CBF23" w14:textId="77777777" w:rsidR="00D06F70" w:rsidRDefault="00D06F70" w:rsidP="00D06F70">
      <w:pPr>
        <w:autoSpaceDE w:val="0"/>
        <w:autoSpaceDN w:val="0"/>
        <w:adjustRightInd w:val="0"/>
        <w:spacing w:after="0"/>
        <w:rPr>
          <w:ins w:id="5765" w:author="Eric Boisvert" w:date="2016-03-20T17:45:00Z"/>
          <w:rFonts w:ascii="Courier New" w:hAnsi="Courier New" w:cs="Courier New"/>
          <w:b/>
          <w:bCs/>
          <w:color w:val="000000"/>
          <w:sz w:val="20"/>
          <w:szCs w:val="20"/>
          <w:highlight w:val="white"/>
          <w:lang w:val="en-CA" w:eastAsia="en-CA"/>
        </w:rPr>
      </w:pPr>
      <w:ins w:id="57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744D5C9B" w14:textId="77777777" w:rsidR="00D06F70" w:rsidRDefault="00D06F70" w:rsidP="00D06F70">
      <w:pPr>
        <w:autoSpaceDE w:val="0"/>
        <w:autoSpaceDN w:val="0"/>
        <w:adjustRightInd w:val="0"/>
        <w:spacing w:after="0"/>
        <w:rPr>
          <w:ins w:id="5767" w:author="Eric Boisvert" w:date="2016-03-20T17:45:00Z"/>
          <w:rFonts w:ascii="Courier New" w:hAnsi="Courier New" w:cs="Courier New"/>
          <w:b/>
          <w:bCs/>
          <w:color w:val="000000"/>
          <w:sz w:val="20"/>
          <w:szCs w:val="20"/>
          <w:highlight w:val="white"/>
          <w:lang w:val="en-CA" w:eastAsia="en-CA"/>
        </w:rPr>
      </w:pPr>
      <w:ins w:id="57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6E69DAB" w14:textId="77777777" w:rsidR="00D06F70" w:rsidRDefault="00D06F70" w:rsidP="00D06F70">
      <w:pPr>
        <w:autoSpaceDE w:val="0"/>
        <w:autoSpaceDN w:val="0"/>
        <w:adjustRightInd w:val="0"/>
        <w:spacing w:after="0"/>
        <w:rPr>
          <w:ins w:id="5769" w:author="Eric Boisvert" w:date="2016-03-20T17:45:00Z"/>
          <w:rFonts w:ascii="Courier New" w:hAnsi="Courier New" w:cs="Courier New"/>
          <w:b/>
          <w:bCs/>
          <w:color w:val="000000"/>
          <w:sz w:val="20"/>
          <w:szCs w:val="20"/>
          <w:highlight w:val="white"/>
          <w:lang w:val="en-CA" w:eastAsia="en-CA"/>
        </w:rPr>
      </w:pPr>
      <w:ins w:id="57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683B9098" w14:textId="77777777" w:rsidR="00D06F70" w:rsidRDefault="00D06F70" w:rsidP="00D06F70">
      <w:pPr>
        <w:autoSpaceDE w:val="0"/>
        <w:autoSpaceDN w:val="0"/>
        <w:adjustRightInd w:val="0"/>
        <w:spacing w:after="0"/>
        <w:rPr>
          <w:ins w:id="5771" w:author="Eric Boisvert" w:date="2016-03-20T17:45:00Z"/>
          <w:rFonts w:ascii="Courier New" w:hAnsi="Courier New" w:cs="Courier New"/>
          <w:b/>
          <w:bCs/>
          <w:color w:val="000000"/>
          <w:sz w:val="20"/>
          <w:szCs w:val="20"/>
          <w:highlight w:val="white"/>
          <w:lang w:val="en-CA" w:eastAsia="en-CA"/>
        </w:rPr>
      </w:pPr>
      <w:ins w:id="57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0271180" w14:textId="77777777" w:rsidR="00D06F70" w:rsidRDefault="00D06F70" w:rsidP="00D06F70">
      <w:pPr>
        <w:autoSpaceDE w:val="0"/>
        <w:autoSpaceDN w:val="0"/>
        <w:adjustRightInd w:val="0"/>
        <w:spacing w:after="0"/>
        <w:rPr>
          <w:ins w:id="5773" w:author="Eric Boisvert" w:date="2016-03-20T17:45:00Z"/>
          <w:rFonts w:ascii="Courier New" w:hAnsi="Courier New" w:cs="Courier New"/>
          <w:b/>
          <w:bCs/>
          <w:color w:val="000000"/>
          <w:sz w:val="20"/>
          <w:szCs w:val="20"/>
          <w:highlight w:val="white"/>
          <w:lang w:val="en-CA" w:eastAsia="en-CA"/>
        </w:rPr>
      </w:pPr>
      <w:ins w:id="57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05D74620" w14:textId="77777777" w:rsidR="00D06F70" w:rsidRDefault="00D06F70" w:rsidP="00D06F70">
      <w:pPr>
        <w:autoSpaceDE w:val="0"/>
        <w:autoSpaceDN w:val="0"/>
        <w:adjustRightInd w:val="0"/>
        <w:spacing w:after="0"/>
        <w:rPr>
          <w:ins w:id="5775" w:author="Eric Boisvert" w:date="2016-03-20T17:45:00Z"/>
          <w:rFonts w:ascii="Courier New" w:hAnsi="Courier New" w:cs="Courier New"/>
          <w:b/>
          <w:bCs/>
          <w:color w:val="000000"/>
          <w:sz w:val="20"/>
          <w:szCs w:val="20"/>
          <w:highlight w:val="white"/>
          <w:lang w:val="en-CA" w:eastAsia="en-CA"/>
        </w:rPr>
      </w:pPr>
      <w:ins w:id="57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5777" w:author="Eric Boisvert" w:date="2016-03-20T17:45:00Z"/>
          <w:rFonts w:ascii="Courier New" w:hAnsi="Courier New" w:cs="Courier New"/>
          <w:b/>
          <w:bCs/>
          <w:color w:val="000000"/>
          <w:sz w:val="20"/>
          <w:szCs w:val="20"/>
          <w:highlight w:val="white"/>
          <w:lang w:val="en-CA" w:eastAsia="en-CA"/>
        </w:rPr>
      </w:pPr>
      <w:ins w:id="57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4AB450B1" w14:textId="77777777" w:rsidR="00D06F70" w:rsidRDefault="00D06F70" w:rsidP="00D06F70">
      <w:pPr>
        <w:autoSpaceDE w:val="0"/>
        <w:autoSpaceDN w:val="0"/>
        <w:adjustRightInd w:val="0"/>
        <w:spacing w:after="0"/>
        <w:rPr>
          <w:ins w:id="5779" w:author="Eric Boisvert" w:date="2016-03-20T17:45:00Z"/>
          <w:rFonts w:ascii="Courier New" w:hAnsi="Courier New" w:cs="Courier New"/>
          <w:b/>
          <w:bCs/>
          <w:color w:val="000000"/>
          <w:sz w:val="20"/>
          <w:szCs w:val="20"/>
          <w:highlight w:val="white"/>
          <w:lang w:val="en-CA" w:eastAsia="en-CA"/>
        </w:rPr>
      </w:pPr>
      <w:ins w:id="57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5781" w:author="Eric Boisvert" w:date="2016-03-20T17:45:00Z"/>
          <w:rFonts w:ascii="Courier New" w:hAnsi="Courier New" w:cs="Courier New"/>
          <w:b/>
          <w:bCs/>
          <w:color w:val="000000"/>
          <w:sz w:val="20"/>
          <w:szCs w:val="20"/>
          <w:highlight w:val="white"/>
          <w:lang w:val="en-CA" w:eastAsia="en-CA"/>
        </w:rPr>
      </w:pPr>
      <w:ins w:id="57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46994E61" w14:textId="77777777" w:rsidR="00D06F70" w:rsidRDefault="00D06F70" w:rsidP="00D06F70">
      <w:pPr>
        <w:autoSpaceDE w:val="0"/>
        <w:autoSpaceDN w:val="0"/>
        <w:adjustRightInd w:val="0"/>
        <w:spacing w:after="0"/>
        <w:rPr>
          <w:ins w:id="5783" w:author="Eric Boisvert" w:date="2016-03-20T17:45:00Z"/>
          <w:rFonts w:ascii="Courier New" w:hAnsi="Courier New" w:cs="Courier New"/>
          <w:b/>
          <w:bCs/>
          <w:color w:val="000000"/>
          <w:sz w:val="20"/>
          <w:szCs w:val="20"/>
          <w:highlight w:val="white"/>
          <w:lang w:val="en-CA" w:eastAsia="en-CA"/>
        </w:rPr>
      </w:pPr>
      <w:ins w:id="57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5785" w:author="Eric Boisvert" w:date="2016-03-20T17:45:00Z"/>
          <w:rFonts w:ascii="Courier New" w:hAnsi="Courier New" w:cs="Courier New"/>
          <w:b/>
          <w:bCs/>
          <w:color w:val="000000"/>
          <w:sz w:val="20"/>
          <w:szCs w:val="20"/>
          <w:highlight w:val="white"/>
          <w:lang w:val="en-CA" w:eastAsia="en-CA"/>
        </w:rPr>
      </w:pPr>
      <w:ins w:id="578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5787" w:author="Eric Boisvert" w:date="2016-03-20T17:45:00Z"/>
          <w:rFonts w:ascii="Courier New" w:hAnsi="Courier New" w:cs="Courier New"/>
          <w:b/>
          <w:bCs/>
          <w:color w:val="000000"/>
          <w:sz w:val="20"/>
          <w:szCs w:val="20"/>
          <w:highlight w:val="white"/>
          <w:lang w:val="en-CA" w:eastAsia="en-CA"/>
        </w:rPr>
      </w:pPr>
      <w:ins w:id="57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09B72D9F" w14:textId="77777777" w:rsidR="00D06F70" w:rsidRDefault="00D06F70" w:rsidP="00D06F70">
      <w:pPr>
        <w:autoSpaceDE w:val="0"/>
        <w:autoSpaceDN w:val="0"/>
        <w:adjustRightInd w:val="0"/>
        <w:spacing w:after="0"/>
        <w:rPr>
          <w:ins w:id="5789" w:author="Eric Boisvert" w:date="2016-03-20T17:45:00Z"/>
          <w:rFonts w:ascii="Courier New" w:hAnsi="Courier New" w:cs="Courier New"/>
          <w:b/>
          <w:bCs/>
          <w:color w:val="000000"/>
          <w:sz w:val="20"/>
          <w:szCs w:val="20"/>
          <w:highlight w:val="white"/>
          <w:lang w:val="en-CA" w:eastAsia="en-CA"/>
        </w:rPr>
      </w:pPr>
      <w:ins w:id="579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5791" w:author="Eric Boisvert" w:date="2016-03-20T17:45:00Z"/>
          <w:rFonts w:ascii="Courier New" w:hAnsi="Courier New" w:cs="Courier New"/>
          <w:b/>
          <w:bCs/>
          <w:color w:val="000000"/>
          <w:sz w:val="20"/>
          <w:szCs w:val="20"/>
          <w:highlight w:val="white"/>
          <w:lang w:val="en-CA" w:eastAsia="en-CA"/>
        </w:rPr>
      </w:pPr>
      <w:ins w:id="579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53259932" w14:textId="77777777" w:rsidR="00D06F70" w:rsidRDefault="00D06F70" w:rsidP="00D06F70">
      <w:pPr>
        <w:autoSpaceDE w:val="0"/>
        <w:autoSpaceDN w:val="0"/>
        <w:adjustRightInd w:val="0"/>
        <w:spacing w:after="0"/>
        <w:rPr>
          <w:ins w:id="5793" w:author="Eric Boisvert" w:date="2016-03-20T17:45:00Z"/>
          <w:rFonts w:ascii="Courier New" w:hAnsi="Courier New" w:cs="Courier New"/>
          <w:b/>
          <w:bCs/>
          <w:color w:val="000000"/>
          <w:sz w:val="20"/>
          <w:szCs w:val="20"/>
          <w:highlight w:val="white"/>
          <w:lang w:val="en-CA" w:eastAsia="en-CA"/>
        </w:rPr>
      </w:pPr>
      <w:ins w:id="579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472E49C" w14:textId="77777777" w:rsidR="00D06F70" w:rsidRDefault="00D06F70" w:rsidP="00D06F70">
      <w:pPr>
        <w:autoSpaceDE w:val="0"/>
        <w:autoSpaceDN w:val="0"/>
        <w:adjustRightInd w:val="0"/>
        <w:spacing w:after="0"/>
        <w:rPr>
          <w:ins w:id="5795" w:author="Eric Boisvert" w:date="2016-03-20T17:45:00Z"/>
          <w:rFonts w:ascii="Courier New" w:hAnsi="Courier New" w:cs="Courier New"/>
          <w:b/>
          <w:bCs/>
          <w:color w:val="000000"/>
          <w:sz w:val="20"/>
          <w:szCs w:val="20"/>
          <w:highlight w:val="white"/>
          <w:lang w:val="en-CA" w:eastAsia="en-CA"/>
        </w:rPr>
      </w:pPr>
      <w:ins w:id="579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5797" w:author="Eric Boisvert" w:date="2016-03-20T17:45:00Z"/>
          <w:rFonts w:ascii="Courier New" w:hAnsi="Courier New" w:cs="Courier New"/>
          <w:b/>
          <w:bCs/>
          <w:color w:val="000000"/>
          <w:sz w:val="20"/>
          <w:szCs w:val="20"/>
          <w:highlight w:val="white"/>
          <w:lang w:val="en-CA" w:eastAsia="en-CA"/>
        </w:rPr>
      </w:pPr>
      <w:ins w:id="579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5799" w:author="Eric Boisvert" w:date="2016-03-20T17:45:00Z"/>
          <w:rFonts w:ascii="Courier New" w:hAnsi="Courier New" w:cs="Courier New"/>
          <w:b/>
          <w:bCs/>
          <w:color w:val="000000"/>
          <w:sz w:val="20"/>
          <w:szCs w:val="20"/>
          <w:highlight w:val="white"/>
          <w:lang w:val="en-CA" w:eastAsia="en-CA"/>
        </w:rPr>
      </w:pPr>
      <w:ins w:id="58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08048DEA" w14:textId="77777777" w:rsidR="00D06F70" w:rsidRDefault="00D06F70" w:rsidP="00D06F70">
      <w:pPr>
        <w:autoSpaceDE w:val="0"/>
        <w:autoSpaceDN w:val="0"/>
        <w:adjustRightInd w:val="0"/>
        <w:spacing w:after="0"/>
        <w:rPr>
          <w:ins w:id="5801" w:author="Eric Boisvert" w:date="2016-03-20T17:45:00Z"/>
          <w:rFonts w:ascii="Courier New" w:hAnsi="Courier New" w:cs="Courier New"/>
          <w:b/>
          <w:bCs/>
          <w:color w:val="000000"/>
          <w:sz w:val="20"/>
          <w:szCs w:val="20"/>
          <w:highlight w:val="white"/>
          <w:lang w:val="en-CA" w:eastAsia="en-CA"/>
        </w:rPr>
      </w:pPr>
      <w:ins w:id="58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31C4FA30" w14:textId="77777777" w:rsidR="00D06F70" w:rsidRDefault="00D06F70" w:rsidP="00D06F70">
      <w:pPr>
        <w:autoSpaceDE w:val="0"/>
        <w:autoSpaceDN w:val="0"/>
        <w:adjustRightInd w:val="0"/>
        <w:spacing w:after="0"/>
        <w:rPr>
          <w:ins w:id="5803" w:author="Eric Boisvert" w:date="2016-03-20T17:45:00Z"/>
          <w:rFonts w:ascii="Courier New" w:hAnsi="Courier New" w:cs="Courier New"/>
          <w:b/>
          <w:bCs/>
          <w:color w:val="000000"/>
          <w:sz w:val="20"/>
          <w:szCs w:val="20"/>
          <w:highlight w:val="white"/>
          <w:lang w:val="en-CA" w:eastAsia="en-CA"/>
        </w:rPr>
      </w:pPr>
      <w:ins w:id="58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68DAB88" w14:textId="1E9368A0" w:rsidR="00D06F70" w:rsidRDefault="00D06F70" w:rsidP="00D06F70">
      <w:pPr>
        <w:autoSpaceDE w:val="0"/>
        <w:autoSpaceDN w:val="0"/>
        <w:adjustRightInd w:val="0"/>
        <w:spacing w:after="0"/>
        <w:rPr>
          <w:ins w:id="5805" w:author="Eric Boisvert" w:date="2016-03-20T17:45:00Z"/>
          <w:rFonts w:ascii="Courier New" w:hAnsi="Courier New" w:cs="Courier New"/>
          <w:b/>
          <w:bCs/>
          <w:color w:val="000000"/>
          <w:sz w:val="20"/>
          <w:szCs w:val="20"/>
          <w:highlight w:val="white"/>
          <w:lang w:val="en-CA" w:eastAsia="en-CA"/>
        </w:rPr>
      </w:pPr>
      <w:ins w:id="58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33FA6A95" w14:textId="77777777" w:rsidR="00D06F70" w:rsidRDefault="00D06F70" w:rsidP="00D06F70">
      <w:pPr>
        <w:autoSpaceDE w:val="0"/>
        <w:autoSpaceDN w:val="0"/>
        <w:adjustRightInd w:val="0"/>
        <w:spacing w:after="0"/>
        <w:rPr>
          <w:ins w:id="5807" w:author="Eric Boisvert" w:date="2016-03-20T17:45:00Z"/>
          <w:rFonts w:ascii="Courier New" w:hAnsi="Courier New" w:cs="Courier New"/>
          <w:b/>
          <w:bCs/>
          <w:color w:val="000000"/>
          <w:sz w:val="20"/>
          <w:szCs w:val="20"/>
          <w:highlight w:val="white"/>
          <w:lang w:val="en-CA" w:eastAsia="en-CA"/>
        </w:rPr>
      </w:pPr>
      <w:ins w:id="58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28D79871" w14:textId="77777777" w:rsidR="00D06F70" w:rsidRDefault="00D06F70" w:rsidP="00D06F70">
      <w:pPr>
        <w:autoSpaceDE w:val="0"/>
        <w:autoSpaceDN w:val="0"/>
        <w:adjustRightInd w:val="0"/>
        <w:spacing w:after="0"/>
        <w:rPr>
          <w:ins w:id="5809" w:author="Eric Boisvert" w:date="2016-03-20T17:45:00Z"/>
          <w:rFonts w:ascii="Courier New" w:hAnsi="Courier New" w:cs="Courier New"/>
          <w:b/>
          <w:bCs/>
          <w:color w:val="000000"/>
          <w:sz w:val="20"/>
          <w:szCs w:val="20"/>
          <w:highlight w:val="white"/>
          <w:lang w:val="en-CA" w:eastAsia="en-CA"/>
        </w:rPr>
      </w:pPr>
      <w:ins w:id="5810"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1FFF75F" w14:textId="77777777" w:rsidR="00D06F70" w:rsidRDefault="00D06F70" w:rsidP="00D06F70">
      <w:pPr>
        <w:autoSpaceDE w:val="0"/>
        <w:autoSpaceDN w:val="0"/>
        <w:adjustRightInd w:val="0"/>
        <w:spacing w:after="0"/>
        <w:rPr>
          <w:ins w:id="5811" w:author="Eric Boisvert" w:date="2016-03-20T17:45:00Z"/>
          <w:rFonts w:ascii="Courier New" w:hAnsi="Courier New" w:cs="Courier New"/>
          <w:b/>
          <w:bCs/>
          <w:color w:val="000000"/>
          <w:sz w:val="20"/>
          <w:szCs w:val="20"/>
          <w:highlight w:val="white"/>
          <w:lang w:val="en-CA" w:eastAsia="en-CA"/>
        </w:rPr>
      </w:pPr>
      <w:ins w:id="5812"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90C392C" w14:textId="03C1ECEE" w:rsidR="00D06F70" w:rsidRPr="00D12552" w:rsidRDefault="00D06F70" w:rsidP="00D06F70">
      <w:pPr>
        <w:rPr>
          <w:color w:val="FF0000"/>
          <w:lang w:val="en-CA"/>
        </w:rPr>
      </w:pPr>
      <w:ins w:id="5813"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368FBB6" w14:textId="77777777" w:rsidR="009A7B37" w:rsidRPr="00D12552" w:rsidRDefault="009A7B37">
      <w:pPr>
        <w:pStyle w:val="Titre1"/>
        <w:rPr>
          <w:lang w:val="en-CA"/>
        </w:rPr>
      </w:pPr>
      <w:bookmarkStart w:id="5814" w:name="_Toc446944647"/>
      <w:r w:rsidRPr="00D12552">
        <w:rPr>
          <w:lang w:val="en-CA"/>
        </w:rPr>
        <w:t>Media Types for any data encoding(s)</w:t>
      </w:r>
      <w:bookmarkEnd w:id="5814"/>
    </w:p>
    <w:p w14:paraId="1D8D7BB1" w14:textId="77777777" w:rsidR="009A7B37" w:rsidRDefault="009A7B37">
      <w:pPr>
        <w:rPr>
          <w:ins w:id="5815"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Titre1"/>
        <w:rPr>
          <w:ins w:id="5816" w:author="Ollie Raymond" w:date="2016-02-03T09:38:00Z"/>
          <w:lang w:val="en-CA"/>
        </w:rPr>
      </w:pPr>
      <w:bookmarkStart w:id="5817" w:name="_Toc446944648"/>
      <w:ins w:id="5818" w:author="Ollie Raymond" w:date="2016-02-03T09:38:00Z">
        <w:r>
          <w:rPr>
            <w:lang w:val="en-CA"/>
          </w:rPr>
          <w:lastRenderedPageBreak/>
          <w:t>Abbreviations and Acronyms</w:t>
        </w:r>
        <w:bookmarkEnd w:id="5817"/>
      </w:ins>
    </w:p>
    <w:p w14:paraId="54714F4C" w14:textId="6E0B4A71" w:rsidR="00047986" w:rsidRDefault="00047986" w:rsidP="00047986">
      <w:pPr>
        <w:ind w:left="2127" w:hanging="2127"/>
        <w:rPr>
          <w:ins w:id="5819" w:author="Ollie Raymond" w:date="2016-02-03T10:10:00Z"/>
          <w:lang w:val="en-CA"/>
        </w:rPr>
      </w:pPr>
      <w:ins w:id="5820"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821" w:author="Ollie Raymond" w:date="2016-02-03T09:49:00Z"/>
          <w:lang w:val="en-CA"/>
        </w:rPr>
      </w:pPr>
      <w:ins w:id="5822" w:author="Ollie Raymond" w:date="2016-02-03T09:49:00Z">
        <w:r>
          <w:rPr>
            <w:lang w:val="en-CA"/>
          </w:rPr>
          <w:t>INSPIRE</w:t>
        </w:r>
        <w:r>
          <w:rPr>
            <w:lang w:val="en-CA"/>
          </w:rPr>
          <w:tab/>
        </w:r>
      </w:ins>
      <w:ins w:id="5823" w:author="Ollie Raymond" w:date="2016-02-03T09:50:00Z">
        <w:r>
          <w:rPr>
            <w:lang w:val="en-CA"/>
          </w:rPr>
          <w:t xml:space="preserve">The INSPIRE Directive </w:t>
        </w:r>
      </w:ins>
      <w:ins w:id="5824" w:author="Ollie Raymond" w:date="2016-02-03T09:51:00Z">
        <w:r>
          <w:rPr>
            <w:lang w:val="en-CA"/>
          </w:rPr>
          <w:t xml:space="preserve">of the European Union was </w:t>
        </w:r>
      </w:ins>
      <w:ins w:id="5825" w:author="Ollie Raymond" w:date="2016-02-03T09:52:00Z">
        <w:r>
          <w:rPr>
            <w:lang w:val="en-CA"/>
          </w:rPr>
          <w:t>begun</w:t>
        </w:r>
      </w:ins>
      <w:ins w:id="5826" w:author="Ollie Raymond" w:date="2016-02-03T09:51:00Z">
        <w:r w:rsidRPr="00301315">
          <w:rPr>
            <w:lang w:val="en-CA"/>
          </w:rPr>
          <w:t xml:space="preserve"> </w:t>
        </w:r>
        <w:r>
          <w:rPr>
            <w:lang w:val="en-CA"/>
          </w:rPr>
          <w:t>in May 2007 to</w:t>
        </w:r>
      </w:ins>
      <w:ins w:id="5827"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828" w:author="Ollie Raymond" w:date="2016-02-03T09:38:00Z"/>
          <w:lang w:val="en-CA"/>
        </w:rPr>
      </w:pPr>
      <w:ins w:id="5829" w:author="Ollie Raymond" w:date="2016-02-03T09:38:00Z">
        <w:r>
          <w:rPr>
            <w:lang w:val="en-CA"/>
          </w:rPr>
          <w:t>IUGS</w:t>
        </w:r>
      </w:ins>
      <w:ins w:id="5830" w:author="Ollie Raymond" w:date="2016-02-03T09:39:00Z">
        <w:r>
          <w:rPr>
            <w:lang w:val="en-CA"/>
          </w:rPr>
          <w:tab/>
          <w:t>International Union of Geological Sciences</w:t>
        </w:r>
      </w:ins>
      <w:ins w:id="5831" w:author="Ollie Raymond" w:date="2016-02-03T09:41:00Z">
        <w:r>
          <w:rPr>
            <w:lang w:val="en-CA"/>
          </w:rPr>
          <w:t xml:space="preserve"> (www.iugs.org)</w:t>
        </w:r>
      </w:ins>
    </w:p>
    <w:p w14:paraId="77205851" w14:textId="5863D8F9" w:rsidR="00074FA2" w:rsidRDefault="00074FA2" w:rsidP="00047986">
      <w:pPr>
        <w:ind w:left="2127" w:hanging="2127"/>
        <w:rPr>
          <w:ins w:id="5832" w:author="Ollie Raymond" w:date="2016-02-03T09:38:00Z"/>
          <w:lang w:val="en-CA"/>
        </w:rPr>
      </w:pPr>
      <w:ins w:id="5833" w:author="Ollie Raymond" w:date="2016-02-03T09:38:00Z">
        <w:r>
          <w:rPr>
            <w:lang w:val="en-CA"/>
          </w:rPr>
          <w:t>IUGS CGI</w:t>
        </w:r>
      </w:ins>
      <w:ins w:id="5834" w:author="Ollie Raymond" w:date="2016-02-03T09:39:00Z">
        <w:r>
          <w:rPr>
            <w:lang w:val="en-CA"/>
          </w:rPr>
          <w:tab/>
          <w:t xml:space="preserve">International Union of Geological Sciences, Commission for the </w:t>
        </w:r>
      </w:ins>
      <w:ins w:id="5835" w:author="Ollie Raymond" w:date="2016-02-03T09:40:00Z">
        <w:r>
          <w:rPr>
            <w:lang w:val="en-CA"/>
          </w:rPr>
          <w:t>M</w:t>
        </w:r>
      </w:ins>
      <w:ins w:id="5836" w:author="Ollie Raymond" w:date="2016-02-03T09:39:00Z">
        <w:r>
          <w:rPr>
            <w:lang w:val="en-CA"/>
          </w:rPr>
          <w:t>a</w:t>
        </w:r>
      </w:ins>
      <w:ins w:id="5837" w:author="Ollie Raymond" w:date="2016-02-03T09:41:00Z">
        <w:r>
          <w:rPr>
            <w:lang w:val="en-CA"/>
          </w:rPr>
          <w:t>n</w:t>
        </w:r>
      </w:ins>
      <w:ins w:id="5838" w:author="Ollie Raymond" w:date="2016-02-03T09:39:00Z">
        <w:r>
          <w:rPr>
            <w:lang w:val="en-CA"/>
          </w:rPr>
          <w:t>a</w:t>
        </w:r>
      </w:ins>
      <w:ins w:id="5839"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840" w:author="Ollie Raymond" w:date="2016-02-03T10:09:00Z"/>
          <w:lang w:val="en-CA"/>
        </w:rPr>
      </w:pPr>
      <w:ins w:id="5841" w:author="Ollie Raymond" w:date="2016-02-03T09:38:00Z">
        <w:r>
          <w:rPr>
            <w:lang w:val="en-CA"/>
          </w:rPr>
          <w:t>GeoSciML</w:t>
        </w:r>
      </w:ins>
      <w:ins w:id="5842" w:author="Ollie Raymond" w:date="2016-02-03T09:39:00Z">
        <w:r>
          <w:rPr>
            <w:lang w:val="en-CA"/>
          </w:rPr>
          <w:tab/>
        </w:r>
      </w:ins>
      <w:ins w:id="5843" w:author="Ollie Raymond" w:date="2016-02-03T09:41:00Z">
        <w:r>
          <w:rPr>
            <w:lang w:val="en-CA"/>
          </w:rPr>
          <w:t>Geoscience Markup Language</w:t>
        </w:r>
      </w:ins>
      <w:ins w:id="5844" w:author="Ollie Raymond" w:date="2016-02-03T09:53:00Z">
        <w:r w:rsidR="00301315">
          <w:rPr>
            <w:lang w:val="en-CA"/>
          </w:rPr>
          <w:t xml:space="preserve"> (</w:t>
        </w:r>
      </w:ins>
      <w:ins w:id="5845" w:author="Ollie Raymond" w:date="2016-02-03T10:09:00Z">
        <w:r w:rsidR="00047986">
          <w:rPr>
            <w:lang w:val="en-CA"/>
          </w:rPr>
          <w:fldChar w:fldCharType="begin"/>
        </w:r>
        <w:r w:rsidR="00047986">
          <w:rPr>
            <w:lang w:val="en-CA"/>
          </w:rPr>
          <w:instrText xml:space="preserve"> HYPERLINK "http://</w:instrText>
        </w:r>
      </w:ins>
      <w:ins w:id="5846" w:author="Ollie Raymond" w:date="2016-02-03T09:53:00Z">
        <w:r w:rsidR="00047986">
          <w:rPr>
            <w:lang w:val="en-CA"/>
          </w:rPr>
          <w:instrText>www.geosciml.org</w:instrText>
        </w:r>
      </w:ins>
      <w:ins w:id="5847" w:author="Ollie Raymond" w:date="2016-02-03T10:09:00Z">
        <w:r w:rsidR="00047986">
          <w:rPr>
            <w:lang w:val="en-CA"/>
          </w:rPr>
          <w:instrText xml:space="preserve">" </w:instrText>
        </w:r>
        <w:r w:rsidR="00047986">
          <w:rPr>
            <w:lang w:val="en-CA"/>
          </w:rPr>
          <w:fldChar w:fldCharType="separate"/>
        </w:r>
      </w:ins>
      <w:ins w:id="5848" w:author="Ollie Raymond" w:date="2016-02-03T09:53:00Z">
        <w:r w:rsidR="00047986" w:rsidRPr="00EB53A6">
          <w:rPr>
            <w:rStyle w:val="Lienhypertexte"/>
            <w:lang w:val="en-CA"/>
          </w:rPr>
          <w:t>www.geosciml.org</w:t>
        </w:r>
      </w:ins>
      <w:ins w:id="5849" w:author="Ollie Raymond" w:date="2016-02-03T10:09:00Z">
        <w:r w:rsidR="00047986">
          <w:rPr>
            <w:lang w:val="en-CA"/>
          </w:rPr>
          <w:fldChar w:fldCharType="end"/>
        </w:r>
      </w:ins>
      <w:ins w:id="5850" w:author="Ollie Raymond" w:date="2016-02-03T09:53:00Z">
        <w:r w:rsidR="00301315">
          <w:rPr>
            <w:lang w:val="en-CA"/>
          </w:rPr>
          <w:t>)</w:t>
        </w:r>
      </w:ins>
    </w:p>
    <w:p w14:paraId="1A4E415B" w14:textId="025D6827" w:rsidR="00047986" w:rsidRDefault="00047986" w:rsidP="00047986">
      <w:pPr>
        <w:ind w:left="2127" w:hanging="2127"/>
        <w:rPr>
          <w:ins w:id="5851" w:author="Ollie Raymond" w:date="2016-02-08T14:32:00Z"/>
          <w:lang w:val="en-CA"/>
        </w:rPr>
      </w:pPr>
      <w:ins w:id="5852"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853"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854"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4"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5855"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Titre2"/>
        <w:numPr>
          <w:ilvl w:val="0"/>
          <w:numId w:val="0"/>
        </w:numPr>
        <w:ind w:left="578" w:hanging="578"/>
        <w:rPr>
          <w:ins w:id="5856" w:author="Boisvert, Eric" w:date="2016-03-29T09:19:00Z"/>
          <w:lang w:val="fr-CA"/>
        </w:rPr>
      </w:pPr>
      <w:bookmarkStart w:id="5857" w:name="_Toc426472101"/>
      <w:bookmarkStart w:id="5858" w:name="_Toc445211802"/>
      <w:ins w:id="5859" w:author="Boisvert, Eric" w:date="2016-03-29T09:19:00Z">
        <w:r w:rsidRPr="006474AA">
          <w:rPr>
            <w:lang w:val="fr-CA"/>
          </w:rPr>
          <w:t xml:space="preserve">A.2 Conformance classes – </w:t>
        </w:r>
        <w:bookmarkEnd w:id="5857"/>
        <w:bookmarkEnd w:id="5858"/>
        <w:r>
          <w:rPr>
            <w:lang w:val="fr-CA"/>
          </w:rPr>
          <w:t>Logical Model</w:t>
        </w:r>
      </w:ins>
    </w:p>
    <w:p w14:paraId="13276943" w14:textId="77777777" w:rsidR="00480BB6" w:rsidRDefault="00480BB6" w:rsidP="00480BB6">
      <w:pPr>
        <w:pStyle w:val="Titre3"/>
        <w:numPr>
          <w:ilvl w:val="0"/>
          <w:numId w:val="0"/>
        </w:numPr>
        <w:ind w:left="720" w:hanging="720"/>
        <w:rPr>
          <w:ins w:id="5860" w:author="Boisvert, Eric" w:date="2016-03-29T09:19:00Z"/>
          <w:lang w:val="fr-CA"/>
        </w:rPr>
      </w:pPr>
      <w:ins w:id="5861" w:author="Boisvert, Eric" w:date="2016-03-29T09:19:00Z">
        <w:r>
          <w:rPr>
            <w:lang w:val="fr-CA"/>
          </w:rPr>
          <w:t>A.2.1 Conformance class: 8.2</w:t>
        </w:r>
        <w:r>
          <w:rPr>
            <w:lang w:val="fr-CA"/>
          </w:rPr>
          <w:tab/>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8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863" w:author="Boisvert, Eric" w:date="2016-03-29T09:19:00Z"/>
                <w:rFonts w:cs="Arial"/>
                <w:szCs w:val="18"/>
                <w:lang w:eastAsia="en-US"/>
              </w:rPr>
            </w:pPr>
            <w:ins w:id="586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865" w:author="Boisvert, Eric" w:date="2016-03-29T09:19:00Z"/>
                <w:rFonts w:cs="Arial"/>
                <w:b/>
                <w:color w:val="0000FF"/>
                <w:szCs w:val="18"/>
                <w:lang w:eastAsia="en-US"/>
              </w:rPr>
            </w:pPr>
            <w:ins w:id="5866"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86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868" w:author="Boisvert, Eric" w:date="2016-03-29T09:19:00Z"/>
                <w:rFonts w:cs="Arial"/>
                <w:szCs w:val="18"/>
                <w:lang w:eastAsia="en-US"/>
              </w:rPr>
            </w:pPr>
            <w:ins w:id="586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70" w:author="Boisvert, Eric" w:date="2016-03-29T09:19:00Z"/>
                <w:rFonts w:cs="Arial"/>
                <w:b/>
                <w:color w:val="0000FF"/>
                <w:szCs w:val="18"/>
                <w:lang w:eastAsia="en-US"/>
              </w:rPr>
            </w:pPr>
            <w:ins w:id="5871" w:author="Boisvert, Eric" w:date="2016-03-29T09:19:00Z">
              <w:r>
                <w:rPr>
                  <w:rFonts w:cs="Arial"/>
                  <w:szCs w:val="18"/>
                  <w:lang w:val="en-US"/>
                </w:rPr>
                <w:t>/req/gsml4-core</w:t>
              </w:r>
            </w:ins>
          </w:p>
        </w:tc>
      </w:tr>
      <w:tr w:rsidR="00480BB6" w:rsidRPr="00DE63EA" w14:paraId="115D397C" w14:textId="77777777" w:rsidTr="0024128E">
        <w:trPr>
          <w:ins w:id="587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873" w:author="Boisvert, Eric" w:date="2016-03-29T09:19:00Z"/>
                <w:rFonts w:cs="Arial"/>
                <w:b/>
                <w:szCs w:val="18"/>
              </w:rPr>
            </w:pPr>
            <w:ins w:id="587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75" w:author="Boisvert, Eric" w:date="2016-03-29T09:19:00Z"/>
                <w:rFonts w:cs="Arial"/>
                <w:szCs w:val="18"/>
                <w:lang w:val="en-US"/>
              </w:rPr>
            </w:pPr>
            <w:ins w:id="5876" w:author="Boisvert, Eric" w:date="2016-03-29T09:19:00Z">
              <w:r>
                <w:rPr>
                  <w:rFonts w:cs="Arial"/>
                  <w:szCs w:val="18"/>
                  <w:lang w:val="en-US"/>
                </w:rPr>
                <w:t>Urn:iso:dis:iso:19156:clause:A.1.1</w:t>
              </w:r>
            </w:ins>
          </w:p>
        </w:tc>
      </w:tr>
      <w:tr w:rsidR="00480BB6" w:rsidRPr="00DE63EA" w14:paraId="5AF8C0E7" w14:textId="77777777" w:rsidTr="0024128E">
        <w:trPr>
          <w:trHeight w:val="416"/>
          <w:ins w:id="587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78" w:author="Boisvert, Eric" w:date="2016-03-29T09:19:00Z"/>
                <w:rFonts w:cs="Arial"/>
                <w:b/>
                <w:szCs w:val="18"/>
                <w:lang w:eastAsia="en-US"/>
              </w:rPr>
            </w:pPr>
            <w:ins w:id="587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0" w:author="Boisvert, Eric" w:date="2016-03-29T09:19:00Z"/>
                <w:rFonts w:cs="Arial"/>
                <w:b/>
                <w:color w:val="FF0000"/>
                <w:szCs w:val="18"/>
                <w:lang w:eastAsia="en-US"/>
              </w:rPr>
            </w:pPr>
            <w:ins w:id="588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4" w:author="Boisvert, Eric" w:date="2016-03-29T09:19:00Z"/>
                <w:rFonts w:ascii="Arial" w:eastAsia="MS Mincho" w:hAnsi="Arial" w:cs="Arial"/>
                <w:sz w:val="18"/>
                <w:szCs w:val="18"/>
              </w:rPr>
            </w:pPr>
            <w:ins w:id="58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6" w:author="Boisvert, Eric" w:date="2016-03-29T09:19:00Z"/>
                <w:rFonts w:ascii="Arial" w:eastAsia="MS Mincho" w:hAnsi="Arial" w:cs="Arial"/>
                <w:b/>
                <w:color w:val="0000FF"/>
                <w:sz w:val="18"/>
                <w:szCs w:val="18"/>
              </w:rPr>
            </w:pPr>
            <w:ins w:id="5887" w:author="Boisvert, Eric" w:date="2016-03-29T09:19:00Z">
              <w:r w:rsidRPr="00480BB6">
                <w:rPr>
                  <w:rFonts w:ascii="Arial" w:hAnsi="Arial" w:cs="Arial"/>
                  <w:sz w:val="18"/>
                  <w:szCs w:val="18"/>
                  <w:lang w:val="en-CA"/>
                  <w:rPrChange w:id="5888"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1" w:author="Boisvert, Eric" w:date="2016-03-29T09:19:00Z"/>
                <w:rFonts w:ascii="Arial" w:eastAsia="MS Mincho" w:hAnsi="Arial" w:cs="Arial"/>
                <w:sz w:val="18"/>
                <w:szCs w:val="18"/>
              </w:rPr>
            </w:pPr>
            <w:ins w:id="58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3" w:author="Boisvert, Eric" w:date="2016-03-29T09:19:00Z"/>
                <w:rFonts w:cs="Arial"/>
                <w:b/>
                <w:color w:val="FF0000"/>
                <w:szCs w:val="18"/>
                <w:lang w:eastAsia="en-US"/>
              </w:rPr>
            </w:pPr>
            <w:ins w:id="5894"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8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8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7" w:author="Boisvert, Eric" w:date="2016-03-29T09:19:00Z"/>
                <w:rFonts w:ascii="Arial" w:eastAsia="MS Mincho" w:hAnsi="Arial" w:cs="Arial"/>
                <w:sz w:val="18"/>
                <w:szCs w:val="18"/>
              </w:rPr>
            </w:pPr>
            <w:ins w:id="58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99" w:author="Boisvert, Eric" w:date="2016-03-29T09:19:00Z"/>
                <w:rFonts w:ascii="Arial" w:eastAsia="MS Mincho" w:hAnsi="Arial" w:cs="Arial"/>
                <w:sz w:val="18"/>
                <w:szCs w:val="18"/>
              </w:rPr>
            </w:pPr>
            <w:ins w:id="5900"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9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9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3" w:author="Boisvert, Eric" w:date="2016-03-29T09:19:00Z"/>
                <w:rFonts w:ascii="Arial" w:eastAsia="MS Mincho" w:hAnsi="Arial" w:cs="Arial"/>
                <w:sz w:val="18"/>
                <w:szCs w:val="18"/>
              </w:rPr>
            </w:pPr>
            <w:ins w:id="59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05" w:author="Boisvert, Eric" w:date="2016-03-29T09:19:00Z"/>
                <w:rFonts w:cs="Arial"/>
                <w:szCs w:val="18"/>
                <w:lang w:eastAsia="en-US"/>
              </w:rPr>
            </w:pPr>
          </w:p>
        </w:tc>
      </w:tr>
      <w:tr w:rsidR="00480BB6" w:rsidRPr="008A79BA" w14:paraId="70FEBBB1" w14:textId="77777777" w:rsidTr="0024128E">
        <w:trPr>
          <w:trHeight w:val="416"/>
          <w:ins w:id="590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907" w:author="Boisvert, Eric" w:date="2016-03-29T09:19:00Z"/>
                <w:rFonts w:cs="Arial"/>
                <w:b/>
                <w:szCs w:val="18"/>
                <w:lang w:eastAsia="en-US"/>
              </w:rPr>
            </w:pPr>
            <w:ins w:id="590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909" w:author="Boisvert, Eric" w:date="2016-03-29T09:19:00Z"/>
                <w:rFonts w:cs="Arial"/>
                <w:b/>
                <w:color w:val="FF0000"/>
                <w:szCs w:val="18"/>
                <w:lang w:eastAsia="en-US"/>
              </w:rPr>
            </w:pPr>
            <w:ins w:id="591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9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912" w:author="Boisvert, Eric" w:date="2016-03-29T09:19:00Z"/>
                <w:rFonts w:ascii="Arial" w:eastAsia="MS Mincho" w:hAnsi="Arial" w:cs="Arial"/>
                <w:b/>
                <w:sz w:val="18"/>
                <w:szCs w:val="18"/>
                <w:lang w:val="en-CA"/>
                <w:rPrChange w:id="5913" w:author="Boisvert, Eric" w:date="2016-03-29T09:20:00Z">
                  <w:rPr>
                    <w:ins w:id="591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915" w:author="Boisvert, Eric" w:date="2016-03-29T09:19:00Z"/>
                <w:rFonts w:ascii="Arial" w:eastAsia="MS Mincho" w:hAnsi="Arial" w:cs="Arial"/>
                <w:sz w:val="18"/>
                <w:szCs w:val="18"/>
              </w:rPr>
            </w:pPr>
            <w:ins w:id="59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7" w:author="Boisvert, Eric" w:date="2016-03-29T09:19:00Z"/>
                <w:rFonts w:ascii="Arial" w:eastAsia="MS Mincho" w:hAnsi="Arial" w:cs="Arial"/>
                <w:b/>
                <w:color w:val="0000FF"/>
                <w:sz w:val="18"/>
                <w:szCs w:val="18"/>
                <w:lang w:val="en-CA"/>
                <w:rPrChange w:id="5918" w:author="Boisvert, Eric" w:date="2016-03-29T09:20:00Z">
                  <w:rPr>
                    <w:ins w:id="5919" w:author="Boisvert, Eric" w:date="2016-03-29T09:19:00Z"/>
                    <w:rFonts w:ascii="Arial" w:eastAsia="MS Mincho" w:hAnsi="Arial" w:cs="Arial"/>
                    <w:b/>
                    <w:color w:val="0000FF"/>
                    <w:sz w:val="18"/>
                    <w:szCs w:val="18"/>
                    <w:lang w:val="fr-CA"/>
                  </w:rPr>
                </w:rPrChange>
              </w:rPr>
            </w:pPr>
            <w:ins w:id="5920" w:author="Boisvert, Eric" w:date="2016-03-29T09:19:00Z">
              <w:r w:rsidRPr="00480BB6">
                <w:rPr>
                  <w:rFonts w:ascii="Arial" w:hAnsi="Arial" w:cs="Arial"/>
                  <w:sz w:val="18"/>
                  <w:szCs w:val="18"/>
                  <w:lang w:val="en-CA"/>
                  <w:rPrChange w:id="5921"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9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923" w:author="Boisvert, Eric" w:date="2016-03-29T09:19:00Z"/>
                <w:rFonts w:ascii="Arial" w:eastAsia="MS Mincho" w:hAnsi="Arial" w:cs="Arial"/>
                <w:b/>
                <w:sz w:val="18"/>
                <w:szCs w:val="18"/>
                <w:lang w:val="en-CA"/>
                <w:rPrChange w:id="5924" w:author="Boisvert, Eric" w:date="2016-03-29T09:20:00Z">
                  <w:rPr>
                    <w:ins w:id="592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926" w:author="Boisvert, Eric" w:date="2016-03-29T09:19:00Z"/>
                <w:rFonts w:ascii="Arial" w:eastAsia="MS Mincho" w:hAnsi="Arial" w:cs="Arial"/>
                <w:sz w:val="18"/>
                <w:szCs w:val="18"/>
              </w:rPr>
            </w:pPr>
            <w:ins w:id="592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928" w:author="Boisvert, Eric" w:date="2016-03-29T09:19:00Z"/>
                <w:rFonts w:cs="Arial"/>
                <w:b/>
                <w:color w:val="FF0000"/>
                <w:szCs w:val="18"/>
                <w:lang w:eastAsia="en-US"/>
              </w:rPr>
            </w:pPr>
            <w:ins w:id="5929"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932" w:author="Boisvert, Eric" w:date="2016-03-29T09:19:00Z"/>
                <w:rFonts w:ascii="Arial" w:eastAsia="MS Mincho" w:hAnsi="Arial" w:cs="Arial"/>
                <w:sz w:val="18"/>
                <w:szCs w:val="18"/>
              </w:rPr>
            </w:pPr>
            <w:ins w:id="593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934" w:author="Boisvert, Eric" w:date="2016-03-29T09:19:00Z"/>
                <w:rFonts w:ascii="Arial" w:eastAsia="MS Mincho" w:hAnsi="Arial" w:cs="Arial"/>
                <w:sz w:val="18"/>
                <w:szCs w:val="18"/>
              </w:rPr>
            </w:pPr>
            <w:ins w:id="5935"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938" w:author="Boisvert, Eric" w:date="2016-03-29T09:19:00Z"/>
                <w:rFonts w:ascii="Arial" w:eastAsia="MS Mincho" w:hAnsi="Arial" w:cs="Arial"/>
                <w:sz w:val="18"/>
                <w:szCs w:val="18"/>
              </w:rPr>
            </w:pPr>
            <w:ins w:id="593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940" w:author="Boisvert, Eric" w:date="2016-03-29T09:19:00Z"/>
                <w:rFonts w:cs="Arial"/>
                <w:szCs w:val="18"/>
                <w:lang w:eastAsia="en-US"/>
              </w:rPr>
            </w:pPr>
          </w:p>
        </w:tc>
      </w:tr>
      <w:tr w:rsidR="00480BB6" w:rsidRPr="004A745D" w14:paraId="43A9EA52" w14:textId="77777777" w:rsidTr="0024128E">
        <w:trPr>
          <w:trHeight w:val="416"/>
          <w:ins w:id="594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942" w:author="Boisvert, Eric" w:date="2016-03-29T09:19:00Z"/>
                <w:rFonts w:cs="Arial"/>
                <w:b/>
                <w:szCs w:val="18"/>
                <w:lang w:eastAsia="en-US"/>
              </w:rPr>
            </w:pPr>
            <w:ins w:id="594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944" w:author="Boisvert, Eric" w:date="2016-03-29T09:19:00Z"/>
                <w:rFonts w:cs="Arial"/>
                <w:b/>
                <w:color w:val="FF0000"/>
                <w:szCs w:val="18"/>
                <w:lang w:eastAsia="en-US"/>
              </w:rPr>
            </w:pPr>
            <w:ins w:id="594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9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94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948" w:author="Boisvert, Eric" w:date="2016-03-29T09:19:00Z"/>
                <w:rFonts w:ascii="Arial" w:eastAsia="MS Mincho" w:hAnsi="Arial" w:cs="Arial"/>
                <w:sz w:val="18"/>
                <w:szCs w:val="18"/>
              </w:rPr>
            </w:pPr>
            <w:ins w:id="594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950" w:author="Boisvert, Eric" w:date="2016-03-29T09:19:00Z"/>
                <w:rFonts w:ascii="Arial" w:eastAsia="MS Mincho" w:hAnsi="Arial" w:cs="Arial"/>
                <w:b/>
                <w:color w:val="0000FF"/>
                <w:sz w:val="18"/>
                <w:szCs w:val="18"/>
                <w:lang w:val="fr-CA"/>
              </w:rPr>
            </w:pPr>
            <w:ins w:id="5951"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95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954" w:author="Boisvert, Eric" w:date="2016-03-29T09:19:00Z"/>
                <w:rFonts w:ascii="Arial" w:eastAsia="MS Mincho" w:hAnsi="Arial" w:cs="Arial"/>
                <w:sz w:val="18"/>
                <w:szCs w:val="18"/>
              </w:rPr>
            </w:pPr>
            <w:ins w:id="59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956" w:author="Boisvert, Eric" w:date="2016-03-29T09:19:00Z"/>
                <w:rFonts w:cs="Arial"/>
                <w:b/>
                <w:color w:val="FF0000"/>
                <w:szCs w:val="18"/>
                <w:lang w:eastAsia="en-US"/>
              </w:rPr>
            </w:pPr>
            <w:ins w:id="5957"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960" w:author="Boisvert, Eric" w:date="2016-03-29T09:19:00Z"/>
                <w:rFonts w:ascii="Arial" w:eastAsia="MS Mincho" w:hAnsi="Arial" w:cs="Arial"/>
                <w:sz w:val="18"/>
                <w:szCs w:val="18"/>
              </w:rPr>
            </w:pPr>
            <w:ins w:id="59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962" w:author="Boisvert, Eric" w:date="2016-03-29T09:19:00Z"/>
                <w:rFonts w:ascii="Arial" w:eastAsia="MS Mincho" w:hAnsi="Arial" w:cs="Arial"/>
                <w:sz w:val="18"/>
                <w:szCs w:val="18"/>
              </w:rPr>
            </w:pPr>
            <w:ins w:id="5963"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966" w:author="Boisvert, Eric" w:date="2016-03-29T09:19:00Z"/>
                <w:rFonts w:ascii="Arial" w:eastAsia="MS Mincho" w:hAnsi="Arial" w:cs="Arial"/>
                <w:sz w:val="18"/>
                <w:szCs w:val="18"/>
              </w:rPr>
            </w:pPr>
            <w:ins w:id="59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968" w:author="Boisvert, Eric" w:date="2016-03-29T09:19:00Z"/>
                <w:rFonts w:cs="Arial"/>
                <w:szCs w:val="18"/>
                <w:lang w:eastAsia="en-US"/>
              </w:rPr>
            </w:pPr>
            <w:ins w:id="5969" w:author="Boisvert, Eric" w:date="2016-03-29T09:19:00Z">
              <w:r w:rsidRPr="00DE63EA">
                <w:rPr>
                  <w:rFonts w:cs="Arial"/>
                  <w:szCs w:val="18"/>
                  <w:lang w:val="en-AU"/>
                </w:rPr>
                <w:t>Capability</w:t>
              </w:r>
            </w:ins>
          </w:p>
        </w:tc>
      </w:tr>
      <w:tr w:rsidR="00480BB6" w:rsidRPr="004A745D" w14:paraId="7FF60134" w14:textId="77777777" w:rsidTr="0024128E">
        <w:trPr>
          <w:trHeight w:val="416"/>
          <w:ins w:id="597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971" w:author="Boisvert, Eric" w:date="2016-03-29T09:19:00Z"/>
                <w:rFonts w:cs="Arial"/>
                <w:b/>
                <w:szCs w:val="18"/>
                <w:lang w:eastAsia="en-US"/>
              </w:rPr>
            </w:pPr>
            <w:ins w:id="597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973" w:author="Boisvert, Eric" w:date="2016-03-29T09:19:00Z"/>
                <w:rFonts w:cs="Arial"/>
                <w:b/>
                <w:color w:val="FF0000"/>
                <w:szCs w:val="18"/>
                <w:lang w:eastAsia="en-US"/>
              </w:rPr>
            </w:pPr>
            <w:ins w:id="597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9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976" w:author="Boisvert, Eric" w:date="2016-03-29T09:19:00Z"/>
                <w:rFonts w:ascii="Arial" w:eastAsia="MS Mincho" w:hAnsi="Arial" w:cs="Arial"/>
                <w:b/>
                <w:sz w:val="18"/>
                <w:szCs w:val="18"/>
                <w:lang w:val="en-CA"/>
                <w:rPrChange w:id="5977" w:author="Boisvert, Eric" w:date="2016-03-29T09:20:00Z">
                  <w:rPr>
                    <w:ins w:id="597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979" w:author="Boisvert, Eric" w:date="2016-03-29T09:19:00Z"/>
                <w:rFonts w:ascii="Arial" w:eastAsia="MS Mincho" w:hAnsi="Arial" w:cs="Arial"/>
                <w:sz w:val="18"/>
                <w:szCs w:val="18"/>
              </w:rPr>
            </w:pPr>
            <w:ins w:id="59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981" w:author="Boisvert, Eric" w:date="2016-03-29T09:19:00Z"/>
                <w:rFonts w:ascii="Arial" w:eastAsia="MS Mincho" w:hAnsi="Arial" w:cs="Arial"/>
                <w:b/>
                <w:color w:val="0000FF"/>
                <w:sz w:val="18"/>
                <w:szCs w:val="18"/>
                <w:lang w:val="en-CA"/>
                <w:rPrChange w:id="5982" w:author="Boisvert, Eric" w:date="2016-03-29T09:20:00Z">
                  <w:rPr>
                    <w:ins w:id="5983" w:author="Boisvert, Eric" w:date="2016-03-29T09:19:00Z"/>
                    <w:rFonts w:ascii="Arial" w:eastAsia="MS Mincho" w:hAnsi="Arial" w:cs="Arial"/>
                    <w:b/>
                    <w:color w:val="0000FF"/>
                    <w:sz w:val="18"/>
                    <w:szCs w:val="18"/>
                    <w:lang w:val="fr-CA"/>
                  </w:rPr>
                </w:rPrChange>
              </w:rPr>
            </w:pPr>
            <w:ins w:id="5984" w:author="Boisvert, Eric" w:date="2016-03-29T09:19:00Z">
              <w:r w:rsidRPr="00480BB6">
                <w:rPr>
                  <w:rFonts w:ascii="Arial" w:hAnsi="Arial" w:cs="Arial"/>
                  <w:sz w:val="18"/>
                  <w:szCs w:val="18"/>
                  <w:lang w:val="en-CA"/>
                  <w:rPrChange w:id="5985"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987" w:author="Boisvert, Eric" w:date="2016-03-29T09:19:00Z"/>
                <w:rFonts w:ascii="Arial" w:eastAsia="MS Mincho" w:hAnsi="Arial" w:cs="Arial"/>
                <w:b/>
                <w:sz w:val="18"/>
                <w:szCs w:val="18"/>
                <w:lang w:val="en-CA"/>
                <w:rPrChange w:id="5988" w:author="Boisvert, Eric" w:date="2016-03-29T09:20:00Z">
                  <w:rPr>
                    <w:ins w:id="598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990" w:author="Boisvert, Eric" w:date="2016-03-29T09:19:00Z"/>
                <w:rFonts w:ascii="Arial" w:eastAsia="MS Mincho" w:hAnsi="Arial" w:cs="Arial"/>
                <w:sz w:val="18"/>
                <w:szCs w:val="18"/>
              </w:rPr>
            </w:pPr>
            <w:ins w:id="59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992" w:author="Boisvert, Eric" w:date="2016-03-29T09:19:00Z"/>
                <w:rFonts w:cs="Arial"/>
                <w:b/>
                <w:color w:val="FF0000"/>
                <w:szCs w:val="18"/>
                <w:lang w:eastAsia="en-US"/>
              </w:rPr>
            </w:pPr>
            <w:ins w:id="5993"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9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9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996" w:author="Boisvert, Eric" w:date="2016-03-29T09:19:00Z"/>
                <w:rFonts w:ascii="Arial" w:eastAsia="MS Mincho" w:hAnsi="Arial" w:cs="Arial"/>
                <w:sz w:val="18"/>
                <w:szCs w:val="18"/>
              </w:rPr>
            </w:pPr>
            <w:ins w:id="59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998" w:author="Boisvert, Eric" w:date="2016-03-29T09:19:00Z"/>
                <w:rFonts w:ascii="Arial" w:eastAsia="MS Mincho" w:hAnsi="Arial" w:cs="Arial"/>
                <w:sz w:val="18"/>
                <w:szCs w:val="18"/>
              </w:rPr>
            </w:pPr>
            <w:commentRangeStart w:id="5999"/>
            <w:ins w:id="6000"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999"/>
              <w:r>
                <w:rPr>
                  <w:rStyle w:val="Marquedecommentaire"/>
                </w:rPr>
                <w:commentReference w:id="5999"/>
              </w:r>
            </w:ins>
          </w:p>
        </w:tc>
      </w:tr>
      <w:tr w:rsidR="00480BB6" w:rsidRPr="004A745D" w14:paraId="63C9B33B" w14:textId="77777777" w:rsidTr="0024128E">
        <w:trPr>
          <w:trHeight w:val="462"/>
          <w:ins w:id="60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60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6003" w:author="Boisvert, Eric" w:date="2016-03-29T09:19:00Z"/>
                <w:rFonts w:ascii="Arial" w:eastAsia="MS Mincho" w:hAnsi="Arial" w:cs="Arial"/>
                <w:sz w:val="18"/>
                <w:szCs w:val="18"/>
              </w:rPr>
            </w:pPr>
            <w:ins w:id="60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6005" w:author="Boisvert, Eric" w:date="2016-03-29T09:19:00Z"/>
                <w:rFonts w:cs="Arial"/>
                <w:szCs w:val="18"/>
                <w:lang w:eastAsia="en-US"/>
              </w:rPr>
            </w:pPr>
            <w:ins w:id="6006" w:author="Boisvert, Eric" w:date="2016-03-29T09:19:00Z">
              <w:r w:rsidRPr="00DE63EA">
                <w:rPr>
                  <w:rFonts w:cs="Arial"/>
                  <w:szCs w:val="18"/>
                  <w:lang w:val="en-AU"/>
                </w:rPr>
                <w:t>Capability</w:t>
              </w:r>
            </w:ins>
          </w:p>
        </w:tc>
      </w:tr>
      <w:tr w:rsidR="00480BB6" w:rsidRPr="00224214" w14:paraId="79714EFC" w14:textId="77777777" w:rsidTr="0024128E">
        <w:trPr>
          <w:trHeight w:val="416"/>
          <w:ins w:id="600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6008" w:author="Boisvert, Eric" w:date="2016-03-29T09:19:00Z"/>
                <w:rFonts w:cs="Arial"/>
                <w:b/>
                <w:szCs w:val="18"/>
                <w:lang w:eastAsia="en-US"/>
              </w:rPr>
            </w:pPr>
            <w:ins w:id="600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6010" w:author="Boisvert, Eric" w:date="2016-03-29T09:19:00Z"/>
                <w:rFonts w:cs="Arial"/>
                <w:b/>
                <w:color w:val="FF0000"/>
                <w:szCs w:val="18"/>
                <w:lang w:eastAsia="en-US"/>
              </w:rPr>
            </w:pPr>
            <w:ins w:id="6011" w:author="Boisvert, Eric" w:date="2016-03-29T09:19:00Z">
              <w:r w:rsidRPr="00480BB6">
                <w:rPr>
                  <w:rFonts w:cs="Arial"/>
                  <w:b/>
                  <w:szCs w:val="18"/>
                  <w:lang w:val="fr-CA"/>
                  <w:rPrChange w:id="6012" w:author="Boisvert, Eric" w:date="2016-03-29T09:20:00Z">
                    <w:rPr>
                      <w:rFonts w:cs="Arial"/>
                      <w:b/>
                      <w:szCs w:val="18"/>
                      <w:lang w:val="en-AU"/>
                    </w:rPr>
                  </w:rPrChange>
                </w:rPr>
                <w:t>/conf/gsml4-core/quantities-uom</w:t>
              </w:r>
            </w:ins>
          </w:p>
        </w:tc>
      </w:tr>
      <w:tr w:rsidR="00480BB6" w:rsidRPr="00224214" w14:paraId="34B84506" w14:textId="77777777" w:rsidTr="0024128E">
        <w:trPr>
          <w:trHeight w:val="280"/>
          <w:ins w:id="60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601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6015" w:author="Boisvert, Eric" w:date="2016-03-29T09:19:00Z"/>
                <w:rFonts w:ascii="Arial" w:eastAsia="MS Mincho" w:hAnsi="Arial" w:cs="Arial"/>
                <w:sz w:val="18"/>
                <w:szCs w:val="18"/>
              </w:rPr>
            </w:pPr>
            <w:ins w:id="60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6017" w:author="Boisvert, Eric" w:date="2016-03-29T09:19:00Z"/>
                <w:rFonts w:ascii="Arial" w:eastAsia="MS Mincho" w:hAnsi="Arial" w:cs="Arial"/>
                <w:b/>
                <w:color w:val="0000FF"/>
                <w:sz w:val="18"/>
                <w:szCs w:val="18"/>
                <w:lang w:val="fr-CA"/>
              </w:rPr>
            </w:pPr>
            <w:ins w:id="6018"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60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02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021" w:author="Boisvert, Eric" w:date="2016-03-29T09:19:00Z"/>
                <w:rFonts w:ascii="Arial" w:eastAsia="MS Mincho" w:hAnsi="Arial" w:cs="Arial"/>
                <w:sz w:val="18"/>
                <w:szCs w:val="18"/>
              </w:rPr>
            </w:pPr>
            <w:ins w:id="60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6023" w:author="Boisvert, Eric" w:date="2016-03-29T09:19:00Z"/>
                <w:rFonts w:cs="Arial"/>
                <w:b/>
                <w:color w:val="FF0000"/>
                <w:szCs w:val="18"/>
                <w:lang w:eastAsia="en-US"/>
              </w:rPr>
            </w:pPr>
            <w:ins w:id="6024"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60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0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027" w:author="Boisvert, Eric" w:date="2016-03-29T09:19:00Z"/>
                <w:rFonts w:ascii="Arial" w:eastAsia="MS Mincho" w:hAnsi="Arial" w:cs="Arial"/>
                <w:sz w:val="18"/>
                <w:szCs w:val="18"/>
              </w:rPr>
            </w:pPr>
            <w:ins w:id="60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029" w:author="Boisvert, Eric" w:date="2016-03-29T09:19:00Z"/>
                <w:rFonts w:ascii="Arial" w:eastAsia="MS Mincho" w:hAnsi="Arial" w:cs="Arial"/>
                <w:sz w:val="18"/>
                <w:szCs w:val="18"/>
              </w:rPr>
            </w:pPr>
            <w:ins w:id="6030"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0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0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033" w:author="Boisvert, Eric" w:date="2016-03-29T09:19:00Z"/>
                <w:rFonts w:ascii="Arial" w:eastAsia="MS Mincho" w:hAnsi="Arial" w:cs="Arial"/>
                <w:sz w:val="18"/>
                <w:szCs w:val="18"/>
              </w:rPr>
            </w:pPr>
            <w:ins w:id="60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035" w:author="Boisvert, Eric" w:date="2016-03-29T09:19:00Z"/>
                <w:rFonts w:cs="Arial"/>
                <w:szCs w:val="18"/>
                <w:lang w:eastAsia="en-US"/>
              </w:rPr>
            </w:pPr>
            <w:ins w:id="6036" w:author="Boisvert, Eric" w:date="2016-03-29T09:19:00Z">
              <w:r w:rsidRPr="00DE63EA">
                <w:rPr>
                  <w:rFonts w:cs="Arial"/>
                  <w:szCs w:val="18"/>
                  <w:lang w:val="en-AU"/>
                </w:rPr>
                <w:t>Capability</w:t>
              </w:r>
            </w:ins>
          </w:p>
        </w:tc>
      </w:tr>
      <w:tr w:rsidR="00480BB6" w:rsidRPr="004A745D" w14:paraId="76022A5E" w14:textId="77777777" w:rsidTr="0024128E">
        <w:trPr>
          <w:trHeight w:val="416"/>
          <w:ins w:id="603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6038" w:author="Boisvert, Eric" w:date="2016-03-29T09:19:00Z"/>
                <w:rFonts w:cs="Arial"/>
                <w:b/>
                <w:szCs w:val="18"/>
                <w:lang w:eastAsia="en-US"/>
              </w:rPr>
            </w:pPr>
            <w:ins w:id="603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6040" w:author="Boisvert, Eric" w:date="2016-03-29T09:19:00Z"/>
                <w:rFonts w:cs="Arial"/>
                <w:b/>
                <w:color w:val="FF0000"/>
                <w:szCs w:val="18"/>
                <w:lang w:eastAsia="en-US"/>
              </w:rPr>
            </w:pPr>
            <w:ins w:id="604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60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604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6044" w:author="Boisvert, Eric" w:date="2016-03-29T09:19:00Z"/>
                <w:rFonts w:ascii="Arial" w:eastAsia="MS Mincho" w:hAnsi="Arial" w:cs="Arial"/>
                <w:sz w:val="18"/>
                <w:szCs w:val="18"/>
              </w:rPr>
            </w:pPr>
            <w:ins w:id="60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6046" w:author="Boisvert, Eric" w:date="2016-03-29T09:19:00Z"/>
                <w:rFonts w:ascii="Arial" w:eastAsia="MS Mincho" w:hAnsi="Arial" w:cs="Arial"/>
                <w:b/>
                <w:color w:val="0000FF"/>
                <w:sz w:val="18"/>
                <w:szCs w:val="18"/>
                <w:lang w:val="fr-CA"/>
              </w:rPr>
            </w:pPr>
            <w:ins w:id="6047"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6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604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6050" w:author="Boisvert, Eric" w:date="2016-03-29T09:19:00Z"/>
                <w:rFonts w:ascii="Arial" w:eastAsia="MS Mincho" w:hAnsi="Arial" w:cs="Arial"/>
                <w:sz w:val="18"/>
                <w:szCs w:val="18"/>
              </w:rPr>
            </w:pPr>
            <w:ins w:id="60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6052" w:author="Boisvert, Eric" w:date="2016-03-29T09:19:00Z"/>
                <w:rFonts w:cs="Arial"/>
                <w:b/>
                <w:color w:val="FF0000"/>
                <w:szCs w:val="18"/>
                <w:lang w:eastAsia="en-US"/>
              </w:rPr>
            </w:pPr>
            <w:ins w:id="6053"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60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60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6056" w:author="Boisvert, Eric" w:date="2016-03-29T09:19:00Z"/>
                <w:rFonts w:ascii="Arial" w:eastAsia="MS Mincho" w:hAnsi="Arial" w:cs="Arial"/>
                <w:sz w:val="18"/>
                <w:szCs w:val="18"/>
              </w:rPr>
            </w:pPr>
            <w:ins w:id="60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6058" w:author="Boisvert, Eric" w:date="2016-03-29T09:19:00Z"/>
                <w:rFonts w:ascii="Arial" w:eastAsia="MS Mincho" w:hAnsi="Arial" w:cs="Arial"/>
                <w:sz w:val="18"/>
                <w:szCs w:val="18"/>
              </w:rPr>
            </w:pPr>
            <w:ins w:id="6059"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60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60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6062" w:author="Boisvert, Eric" w:date="2016-03-29T09:19:00Z"/>
                <w:rFonts w:ascii="Arial" w:eastAsia="MS Mincho" w:hAnsi="Arial" w:cs="Arial"/>
                <w:sz w:val="18"/>
                <w:szCs w:val="18"/>
              </w:rPr>
            </w:pPr>
            <w:ins w:id="60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6064" w:author="Boisvert, Eric" w:date="2016-03-29T09:19:00Z"/>
                <w:rFonts w:cs="Arial"/>
                <w:szCs w:val="18"/>
                <w:lang w:eastAsia="en-US"/>
              </w:rPr>
            </w:pPr>
            <w:ins w:id="6065"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066" w:author="Boisvert, Eric" w:date="2016-03-29T09:19:00Z"/>
          <w:lang w:val="en-CA"/>
        </w:rPr>
      </w:pPr>
    </w:p>
    <w:p w14:paraId="2C052DDB" w14:textId="77777777" w:rsidR="00480BB6" w:rsidRPr="00480BB6" w:rsidRDefault="00480BB6" w:rsidP="00480BB6">
      <w:pPr>
        <w:pStyle w:val="Titre3"/>
        <w:numPr>
          <w:ilvl w:val="0"/>
          <w:numId w:val="0"/>
        </w:numPr>
        <w:ind w:left="720" w:hanging="720"/>
        <w:rPr>
          <w:ins w:id="6067" w:author="Boisvert, Eric" w:date="2016-03-29T09:19:00Z"/>
          <w:lang w:val="en-CA"/>
          <w:rPrChange w:id="6068" w:author="Boisvert, Eric" w:date="2016-03-29T09:20:00Z">
            <w:rPr>
              <w:ins w:id="6069" w:author="Boisvert, Eric" w:date="2016-03-29T09:19:00Z"/>
              <w:lang w:val="fr-CA"/>
            </w:rPr>
          </w:rPrChange>
        </w:rPr>
      </w:pPr>
      <w:ins w:id="6070" w:author="Boisvert, Eric" w:date="2016-03-29T09:19:00Z">
        <w:r>
          <w:rPr>
            <w:lang w:val="en-CA"/>
          </w:rPr>
          <w:br w:type="page"/>
        </w:r>
        <w:r w:rsidRPr="00480BB6">
          <w:rPr>
            <w:lang w:val="en-CA"/>
            <w:rPrChange w:id="6071"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0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073" w:author="Boisvert, Eric" w:date="2016-03-29T09:19:00Z"/>
                <w:rFonts w:cs="Arial"/>
                <w:szCs w:val="18"/>
                <w:lang w:eastAsia="en-US"/>
              </w:rPr>
            </w:pPr>
            <w:ins w:id="607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075" w:author="Boisvert, Eric" w:date="2016-03-29T09:19:00Z"/>
                <w:rFonts w:cs="Arial"/>
                <w:b/>
                <w:color w:val="0000FF"/>
                <w:szCs w:val="18"/>
                <w:lang w:eastAsia="en-US"/>
              </w:rPr>
            </w:pPr>
            <w:ins w:id="6076"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07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078" w:author="Boisvert, Eric" w:date="2016-03-29T09:19:00Z"/>
                <w:rFonts w:cs="Arial"/>
                <w:szCs w:val="18"/>
                <w:lang w:eastAsia="en-US"/>
              </w:rPr>
            </w:pPr>
            <w:ins w:id="607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0" w:author="Boisvert, Eric" w:date="2016-03-29T09:19:00Z"/>
                <w:rFonts w:cs="Arial"/>
                <w:b/>
                <w:color w:val="0000FF"/>
                <w:szCs w:val="18"/>
                <w:lang w:eastAsia="en-US"/>
              </w:rPr>
            </w:pPr>
            <w:ins w:id="6081"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08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083" w:author="Boisvert, Eric" w:date="2016-03-29T09:19:00Z"/>
                <w:rFonts w:cs="Arial"/>
                <w:b/>
                <w:szCs w:val="18"/>
              </w:rPr>
            </w:pPr>
            <w:ins w:id="608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5" w:author="Boisvert, Eric" w:date="2016-03-29T09:19:00Z"/>
                <w:rFonts w:cs="Arial"/>
                <w:szCs w:val="18"/>
                <w:lang w:val="en-US"/>
              </w:rPr>
            </w:pPr>
            <w:ins w:id="6086" w:author="Boisvert, Eric" w:date="2016-03-29T09:19:00Z">
              <w:r>
                <w:rPr>
                  <w:rFonts w:cs="Arial"/>
                  <w:szCs w:val="18"/>
                  <w:lang w:val="en-US"/>
                </w:rPr>
                <w:t>/conf/gsml4-core</w:t>
              </w:r>
            </w:ins>
          </w:p>
        </w:tc>
      </w:tr>
      <w:tr w:rsidR="00480BB6" w:rsidRPr="00DE63EA" w14:paraId="1DEC058D" w14:textId="77777777" w:rsidTr="0024128E">
        <w:trPr>
          <w:ins w:id="60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088" w:author="Boisvert, Eric" w:date="2016-03-29T09:19:00Z"/>
                <w:rFonts w:cs="Arial"/>
                <w:b/>
                <w:szCs w:val="18"/>
              </w:rPr>
            </w:pPr>
            <w:ins w:id="60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0" w:author="Boisvert, Eric" w:date="2016-03-29T09:19:00Z"/>
                <w:rFonts w:cs="Arial"/>
                <w:szCs w:val="18"/>
                <w:lang w:val="en-US"/>
              </w:rPr>
            </w:pPr>
            <w:ins w:id="6091"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4" w:author="Boisvert, Eric" w:date="2016-03-29T09:19:00Z"/>
                <w:rFonts w:ascii="Arial" w:eastAsia="MS Mincho" w:hAnsi="Arial" w:cs="Arial"/>
                <w:sz w:val="18"/>
                <w:szCs w:val="18"/>
              </w:rPr>
            </w:pPr>
            <w:ins w:id="60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6" w:author="Boisvert, Eric" w:date="2016-03-29T09:19:00Z"/>
                <w:rFonts w:ascii="Arial" w:eastAsia="MS Mincho" w:hAnsi="Arial" w:cs="Arial"/>
                <w:b/>
                <w:color w:val="0000FF"/>
                <w:sz w:val="18"/>
                <w:szCs w:val="18"/>
              </w:rPr>
            </w:pPr>
            <w:ins w:id="609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0" w:author="Boisvert, Eric" w:date="2016-03-29T09:19:00Z"/>
                <w:rFonts w:ascii="Arial" w:eastAsia="MS Mincho" w:hAnsi="Arial" w:cs="Arial"/>
                <w:sz w:val="18"/>
                <w:szCs w:val="18"/>
              </w:rPr>
            </w:pPr>
            <w:ins w:id="61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02" w:author="Boisvert, Eric" w:date="2016-03-29T09:19:00Z"/>
                <w:rFonts w:cs="Arial"/>
                <w:b/>
                <w:color w:val="FF0000"/>
                <w:szCs w:val="18"/>
                <w:lang w:eastAsia="en-US"/>
              </w:rPr>
            </w:pPr>
            <w:ins w:id="6103"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1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1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6" w:author="Boisvert, Eric" w:date="2016-03-29T09:19:00Z"/>
                <w:rFonts w:ascii="Arial" w:eastAsia="MS Mincho" w:hAnsi="Arial" w:cs="Arial"/>
                <w:sz w:val="18"/>
                <w:szCs w:val="18"/>
              </w:rPr>
            </w:pPr>
            <w:ins w:id="61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08" w:author="Boisvert, Eric" w:date="2016-03-29T09:19:00Z"/>
                <w:rFonts w:ascii="Arial" w:eastAsia="MS Mincho" w:hAnsi="Arial" w:cs="Arial"/>
                <w:sz w:val="18"/>
                <w:szCs w:val="18"/>
              </w:rPr>
            </w:pPr>
            <w:ins w:id="6109"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1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1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2" w:author="Boisvert, Eric" w:date="2016-03-29T09:19:00Z"/>
                <w:rFonts w:ascii="Arial" w:eastAsia="MS Mincho" w:hAnsi="Arial" w:cs="Arial"/>
                <w:sz w:val="18"/>
                <w:szCs w:val="18"/>
              </w:rPr>
            </w:pPr>
            <w:ins w:id="61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4" w:author="Boisvert, Eric" w:date="2016-03-29T09:19:00Z"/>
                <w:rFonts w:cs="Arial"/>
                <w:szCs w:val="18"/>
                <w:lang w:eastAsia="en-US"/>
              </w:rPr>
            </w:pPr>
          </w:p>
        </w:tc>
      </w:tr>
      <w:tr w:rsidR="00480BB6" w:rsidRPr="00DE63EA" w14:paraId="5924DE4B" w14:textId="77777777" w:rsidTr="0024128E">
        <w:trPr>
          <w:trHeight w:val="416"/>
          <w:ins w:id="611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6" w:author="Boisvert, Eric" w:date="2016-03-29T09:19:00Z"/>
                <w:rFonts w:cs="Arial"/>
                <w:b/>
                <w:szCs w:val="18"/>
                <w:lang w:eastAsia="en-US"/>
              </w:rPr>
            </w:pPr>
            <w:ins w:id="611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8" w:author="Boisvert, Eric" w:date="2016-03-29T09:19:00Z"/>
                <w:rFonts w:cs="Arial"/>
                <w:b/>
                <w:color w:val="FF0000"/>
                <w:szCs w:val="18"/>
                <w:lang w:eastAsia="en-US"/>
              </w:rPr>
            </w:pPr>
            <w:ins w:id="6119"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1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1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2" w:author="Boisvert, Eric" w:date="2016-03-29T09:19:00Z"/>
                <w:rFonts w:ascii="Arial" w:eastAsia="MS Mincho" w:hAnsi="Arial" w:cs="Arial"/>
                <w:sz w:val="18"/>
                <w:szCs w:val="18"/>
              </w:rPr>
            </w:pPr>
            <w:ins w:id="61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4" w:author="Boisvert, Eric" w:date="2016-03-29T09:19:00Z"/>
                <w:rFonts w:ascii="Arial" w:eastAsia="MS Mincho" w:hAnsi="Arial" w:cs="Arial"/>
                <w:b/>
                <w:color w:val="0000FF"/>
                <w:sz w:val="18"/>
                <w:szCs w:val="18"/>
              </w:rPr>
            </w:pPr>
            <w:ins w:id="612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1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1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8" w:author="Boisvert, Eric" w:date="2016-03-29T09:19:00Z"/>
                <w:rFonts w:ascii="Arial" w:eastAsia="MS Mincho" w:hAnsi="Arial" w:cs="Arial"/>
                <w:sz w:val="18"/>
                <w:szCs w:val="18"/>
              </w:rPr>
            </w:pPr>
            <w:ins w:id="61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30" w:author="Boisvert, Eric" w:date="2016-03-29T09:19:00Z"/>
                <w:rFonts w:cs="Arial"/>
                <w:b/>
                <w:color w:val="FF0000"/>
                <w:szCs w:val="18"/>
                <w:lang w:eastAsia="en-US"/>
              </w:rPr>
            </w:pPr>
            <w:ins w:id="6131"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1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1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4" w:author="Boisvert, Eric" w:date="2016-03-29T09:19:00Z"/>
                <w:rFonts w:ascii="Arial" w:eastAsia="MS Mincho" w:hAnsi="Arial" w:cs="Arial"/>
                <w:sz w:val="18"/>
                <w:szCs w:val="18"/>
              </w:rPr>
            </w:pPr>
            <w:ins w:id="61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36" w:author="Boisvert, Eric" w:date="2016-03-29T09:19:00Z"/>
                <w:rFonts w:ascii="Arial" w:eastAsia="MS Mincho" w:hAnsi="Arial" w:cs="Arial"/>
                <w:sz w:val="18"/>
                <w:szCs w:val="18"/>
              </w:rPr>
            </w:pPr>
            <w:ins w:id="6137"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1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1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0" w:author="Boisvert, Eric" w:date="2016-03-29T09:19:00Z"/>
                <w:rFonts w:ascii="Arial" w:eastAsia="MS Mincho" w:hAnsi="Arial" w:cs="Arial"/>
                <w:sz w:val="18"/>
                <w:szCs w:val="18"/>
              </w:rPr>
            </w:pPr>
            <w:ins w:id="61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2" w:author="Boisvert, Eric" w:date="2016-03-29T09:19:00Z"/>
                <w:rFonts w:cs="Arial"/>
                <w:szCs w:val="18"/>
                <w:lang w:eastAsia="en-US"/>
              </w:rPr>
            </w:pPr>
          </w:p>
        </w:tc>
      </w:tr>
      <w:tr w:rsidR="00480BB6" w:rsidRPr="00DE63EA" w14:paraId="33B2166A" w14:textId="77777777" w:rsidTr="0024128E">
        <w:trPr>
          <w:trHeight w:val="416"/>
          <w:ins w:id="614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4" w:author="Boisvert, Eric" w:date="2016-03-29T09:19:00Z"/>
                <w:rFonts w:cs="Arial"/>
                <w:b/>
                <w:szCs w:val="18"/>
                <w:lang w:eastAsia="en-US"/>
              </w:rPr>
            </w:pPr>
            <w:ins w:id="614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6" w:author="Boisvert, Eric" w:date="2016-03-29T09:19:00Z"/>
                <w:rFonts w:cs="Arial"/>
                <w:b/>
                <w:color w:val="FF0000"/>
                <w:szCs w:val="18"/>
                <w:lang w:eastAsia="en-US"/>
              </w:rPr>
            </w:pPr>
            <w:ins w:id="6147"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1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1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0" w:author="Boisvert, Eric" w:date="2016-03-29T09:19:00Z"/>
                <w:rFonts w:ascii="Arial" w:eastAsia="MS Mincho" w:hAnsi="Arial" w:cs="Arial"/>
                <w:sz w:val="18"/>
                <w:szCs w:val="18"/>
              </w:rPr>
            </w:pPr>
            <w:ins w:id="61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2" w:author="Boisvert, Eric" w:date="2016-03-29T09:19:00Z"/>
                <w:rFonts w:ascii="Arial" w:eastAsia="MS Mincho" w:hAnsi="Arial" w:cs="Arial"/>
                <w:b/>
                <w:color w:val="0000FF"/>
                <w:sz w:val="18"/>
                <w:szCs w:val="18"/>
              </w:rPr>
            </w:pPr>
            <w:ins w:id="615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1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1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6" w:author="Boisvert, Eric" w:date="2016-03-29T09:19:00Z"/>
                <w:rFonts w:ascii="Arial" w:eastAsia="MS Mincho" w:hAnsi="Arial" w:cs="Arial"/>
                <w:sz w:val="18"/>
                <w:szCs w:val="18"/>
              </w:rPr>
            </w:pPr>
            <w:ins w:id="61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8" w:author="Boisvert, Eric" w:date="2016-03-29T09:19:00Z"/>
                <w:rFonts w:cs="Arial"/>
                <w:b/>
                <w:color w:val="FF0000"/>
                <w:szCs w:val="18"/>
                <w:lang w:eastAsia="en-US"/>
              </w:rPr>
            </w:pPr>
            <w:ins w:id="6159"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1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1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2" w:author="Boisvert, Eric" w:date="2016-03-29T09:19:00Z"/>
                <w:rFonts w:ascii="Arial" w:eastAsia="MS Mincho" w:hAnsi="Arial" w:cs="Arial"/>
                <w:sz w:val="18"/>
                <w:szCs w:val="18"/>
              </w:rPr>
            </w:pPr>
            <w:ins w:id="61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64" w:author="Boisvert, Eric" w:date="2016-03-29T09:19:00Z"/>
                <w:rFonts w:ascii="Arial" w:eastAsia="MS Mincho" w:hAnsi="Arial" w:cs="Arial"/>
                <w:sz w:val="18"/>
                <w:szCs w:val="18"/>
              </w:rPr>
            </w:pPr>
            <w:ins w:id="6165"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1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1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8" w:author="Boisvert, Eric" w:date="2016-03-29T09:19:00Z"/>
                <w:rFonts w:ascii="Arial" w:eastAsia="MS Mincho" w:hAnsi="Arial" w:cs="Arial"/>
                <w:sz w:val="18"/>
                <w:szCs w:val="18"/>
              </w:rPr>
            </w:pPr>
            <w:ins w:id="61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0" w:author="Boisvert, Eric" w:date="2016-03-29T09:19:00Z"/>
                <w:rFonts w:cs="Arial"/>
                <w:szCs w:val="18"/>
                <w:lang w:eastAsia="en-US"/>
              </w:rPr>
            </w:pPr>
          </w:p>
        </w:tc>
      </w:tr>
      <w:tr w:rsidR="00480BB6" w:rsidRPr="00DE63EA" w14:paraId="3AEBE5FC" w14:textId="77777777" w:rsidTr="0024128E">
        <w:trPr>
          <w:trHeight w:val="416"/>
          <w:ins w:id="617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2" w:author="Boisvert, Eric" w:date="2016-03-29T09:19:00Z"/>
                <w:rFonts w:cs="Arial"/>
                <w:b/>
                <w:szCs w:val="18"/>
                <w:lang w:eastAsia="en-US"/>
              </w:rPr>
            </w:pPr>
            <w:ins w:id="617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4" w:author="Boisvert, Eric" w:date="2016-03-29T09:19:00Z"/>
                <w:rFonts w:cs="Arial"/>
                <w:b/>
                <w:color w:val="FF0000"/>
                <w:szCs w:val="18"/>
                <w:lang w:eastAsia="en-US"/>
              </w:rPr>
            </w:pPr>
            <w:ins w:id="617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1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1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8" w:author="Boisvert, Eric" w:date="2016-03-29T09:19:00Z"/>
                <w:rFonts w:ascii="Arial" w:eastAsia="MS Mincho" w:hAnsi="Arial" w:cs="Arial"/>
                <w:sz w:val="18"/>
                <w:szCs w:val="18"/>
              </w:rPr>
            </w:pPr>
            <w:ins w:id="61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0" w:author="Boisvert, Eric" w:date="2016-03-29T09:19:00Z"/>
                <w:rFonts w:ascii="Arial" w:eastAsia="MS Mincho" w:hAnsi="Arial" w:cs="Arial"/>
                <w:b/>
                <w:color w:val="0000FF"/>
                <w:sz w:val="18"/>
                <w:szCs w:val="18"/>
              </w:rPr>
            </w:pPr>
            <w:ins w:id="618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1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1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4" w:author="Boisvert, Eric" w:date="2016-03-29T09:19:00Z"/>
                <w:rFonts w:ascii="Arial" w:eastAsia="MS Mincho" w:hAnsi="Arial" w:cs="Arial"/>
                <w:sz w:val="18"/>
                <w:szCs w:val="18"/>
              </w:rPr>
            </w:pPr>
            <w:ins w:id="61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6" w:author="Boisvert, Eric" w:date="2016-03-29T09:19:00Z"/>
                <w:rFonts w:cs="Arial"/>
                <w:b/>
                <w:color w:val="FF0000"/>
                <w:szCs w:val="18"/>
                <w:lang w:eastAsia="en-US"/>
              </w:rPr>
            </w:pPr>
            <w:ins w:id="6187"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1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1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0" w:author="Boisvert, Eric" w:date="2016-03-29T09:19:00Z"/>
                <w:rFonts w:ascii="Arial" w:eastAsia="MS Mincho" w:hAnsi="Arial" w:cs="Arial"/>
                <w:sz w:val="18"/>
                <w:szCs w:val="18"/>
              </w:rPr>
            </w:pPr>
            <w:ins w:id="61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92" w:author="Boisvert, Eric" w:date="2016-03-29T09:19:00Z"/>
                <w:rFonts w:ascii="Arial" w:eastAsia="MS Mincho" w:hAnsi="Arial" w:cs="Arial"/>
                <w:sz w:val="18"/>
                <w:szCs w:val="18"/>
              </w:rPr>
            </w:pPr>
            <w:ins w:id="6193"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1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1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6" w:author="Boisvert, Eric" w:date="2016-03-29T09:19:00Z"/>
                <w:rFonts w:ascii="Arial" w:eastAsia="MS Mincho" w:hAnsi="Arial" w:cs="Arial"/>
                <w:sz w:val="18"/>
                <w:szCs w:val="18"/>
              </w:rPr>
            </w:pPr>
            <w:ins w:id="61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8" w:author="Boisvert, Eric" w:date="2016-03-29T09:19:00Z"/>
                <w:rFonts w:cs="Arial"/>
                <w:szCs w:val="18"/>
                <w:lang w:eastAsia="en-US"/>
              </w:rPr>
            </w:pPr>
          </w:p>
        </w:tc>
      </w:tr>
      <w:tr w:rsidR="00480BB6" w:rsidRPr="00DE63EA" w14:paraId="3EEC432D" w14:textId="77777777" w:rsidTr="0024128E">
        <w:trPr>
          <w:trHeight w:val="416"/>
          <w:ins w:id="619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0" w:author="Boisvert, Eric" w:date="2016-03-29T09:19:00Z"/>
                <w:rFonts w:cs="Arial"/>
                <w:b/>
                <w:szCs w:val="18"/>
                <w:lang w:eastAsia="en-US"/>
              </w:rPr>
            </w:pPr>
            <w:ins w:id="620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02" w:author="Boisvert, Eric" w:date="2016-03-29T09:19:00Z"/>
                <w:rFonts w:cs="Arial"/>
                <w:b/>
                <w:color w:val="FF0000"/>
                <w:szCs w:val="18"/>
                <w:lang w:eastAsia="en-US"/>
              </w:rPr>
            </w:pPr>
            <w:ins w:id="6203"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2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2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6" w:author="Boisvert, Eric" w:date="2016-03-29T09:19:00Z"/>
                <w:rFonts w:ascii="Arial" w:eastAsia="MS Mincho" w:hAnsi="Arial" w:cs="Arial"/>
                <w:sz w:val="18"/>
                <w:szCs w:val="18"/>
              </w:rPr>
            </w:pPr>
            <w:ins w:id="620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8" w:author="Boisvert, Eric" w:date="2016-03-29T09:19:00Z"/>
                <w:rFonts w:ascii="Arial" w:eastAsia="MS Mincho" w:hAnsi="Arial" w:cs="Arial"/>
                <w:b/>
                <w:color w:val="0000FF"/>
                <w:sz w:val="18"/>
                <w:szCs w:val="18"/>
              </w:rPr>
            </w:pPr>
            <w:ins w:id="620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2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2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2" w:author="Boisvert, Eric" w:date="2016-03-29T09:19:00Z"/>
                <w:rFonts w:ascii="Arial" w:eastAsia="MS Mincho" w:hAnsi="Arial" w:cs="Arial"/>
                <w:sz w:val="18"/>
                <w:szCs w:val="18"/>
              </w:rPr>
            </w:pPr>
            <w:ins w:id="62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4" w:author="Boisvert, Eric" w:date="2016-03-29T09:19:00Z"/>
                <w:rFonts w:cs="Arial"/>
                <w:b/>
                <w:color w:val="FF0000"/>
                <w:szCs w:val="18"/>
                <w:lang w:eastAsia="en-US"/>
              </w:rPr>
            </w:pPr>
            <w:ins w:id="6215"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2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2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8" w:author="Boisvert, Eric" w:date="2016-03-29T09:19:00Z"/>
                <w:rFonts w:ascii="Arial" w:eastAsia="MS Mincho" w:hAnsi="Arial" w:cs="Arial"/>
                <w:sz w:val="18"/>
                <w:szCs w:val="18"/>
              </w:rPr>
            </w:pPr>
            <w:ins w:id="62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20" w:author="Boisvert, Eric" w:date="2016-03-29T09:19:00Z"/>
                <w:rFonts w:ascii="Arial" w:eastAsia="MS Mincho" w:hAnsi="Arial" w:cs="Arial"/>
                <w:sz w:val="18"/>
                <w:szCs w:val="18"/>
              </w:rPr>
            </w:pPr>
            <w:ins w:id="6221"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2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2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4" w:author="Boisvert, Eric" w:date="2016-03-29T09:19:00Z"/>
                <w:rFonts w:ascii="Arial" w:eastAsia="MS Mincho" w:hAnsi="Arial" w:cs="Arial"/>
                <w:sz w:val="18"/>
                <w:szCs w:val="18"/>
              </w:rPr>
            </w:pPr>
            <w:ins w:id="62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6" w:author="Boisvert, Eric" w:date="2016-03-29T09:19:00Z"/>
                <w:rFonts w:cs="Arial"/>
                <w:szCs w:val="18"/>
                <w:lang w:eastAsia="en-US"/>
              </w:rPr>
            </w:pPr>
          </w:p>
        </w:tc>
      </w:tr>
      <w:tr w:rsidR="00480BB6" w:rsidRPr="00DE63EA" w14:paraId="1EB3AD84" w14:textId="77777777" w:rsidTr="0024128E">
        <w:trPr>
          <w:trHeight w:val="416"/>
          <w:ins w:id="622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8" w:author="Boisvert, Eric" w:date="2016-03-29T09:19:00Z"/>
                <w:rFonts w:cs="Arial"/>
                <w:b/>
                <w:szCs w:val="18"/>
                <w:lang w:eastAsia="en-US"/>
              </w:rPr>
            </w:pPr>
            <w:ins w:id="622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0" w:author="Boisvert, Eric" w:date="2016-03-29T09:19:00Z"/>
                <w:rFonts w:cs="Arial"/>
                <w:b/>
                <w:color w:val="FF0000"/>
                <w:szCs w:val="18"/>
                <w:lang w:eastAsia="en-US"/>
              </w:rPr>
            </w:pPr>
            <w:ins w:id="6231"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2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2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4" w:author="Boisvert, Eric" w:date="2016-03-29T09:19:00Z"/>
                <w:rFonts w:ascii="Arial" w:eastAsia="MS Mincho" w:hAnsi="Arial" w:cs="Arial"/>
                <w:sz w:val="18"/>
                <w:szCs w:val="18"/>
              </w:rPr>
            </w:pPr>
            <w:ins w:id="62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6" w:author="Boisvert, Eric" w:date="2016-03-29T09:19:00Z"/>
                <w:rFonts w:ascii="Arial" w:eastAsia="MS Mincho" w:hAnsi="Arial" w:cs="Arial"/>
                <w:b/>
                <w:color w:val="0000FF"/>
                <w:sz w:val="18"/>
                <w:szCs w:val="18"/>
              </w:rPr>
            </w:pPr>
            <w:ins w:id="6237" w:author="Boisvert, Eric" w:date="2016-03-29T09:19:00Z">
              <w:r w:rsidRPr="00480BB6">
                <w:rPr>
                  <w:rFonts w:ascii="Arial" w:hAnsi="Arial" w:cs="Arial"/>
                  <w:sz w:val="18"/>
                  <w:szCs w:val="18"/>
                  <w:lang w:val="en-CA"/>
                  <w:rPrChange w:id="6238"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1" w:author="Boisvert, Eric" w:date="2016-03-29T09:19:00Z"/>
                <w:rFonts w:ascii="Arial" w:eastAsia="MS Mincho" w:hAnsi="Arial" w:cs="Arial"/>
                <w:sz w:val="18"/>
                <w:szCs w:val="18"/>
              </w:rPr>
            </w:pPr>
            <w:ins w:id="62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3" w:author="Boisvert, Eric" w:date="2016-03-29T09:19:00Z"/>
                <w:rFonts w:cs="Arial"/>
                <w:b/>
                <w:color w:val="FF0000"/>
                <w:szCs w:val="18"/>
                <w:lang w:eastAsia="en-US"/>
              </w:rPr>
            </w:pPr>
            <w:ins w:id="6244"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2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2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7" w:author="Boisvert, Eric" w:date="2016-03-29T09:19:00Z"/>
                <w:rFonts w:ascii="Arial" w:eastAsia="MS Mincho" w:hAnsi="Arial" w:cs="Arial"/>
                <w:sz w:val="18"/>
                <w:szCs w:val="18"/>
              </w:rPr>
            </w:pPr>
            <w:ins w:id="62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49" w:author="Boisvert, Eric" w:date="2016-03-29T09:19:00Z"/>
                <w:rFonts w:ascii="Arial" w:eastAsia="MS Mincho" w:hAnsi="Arial" w:cs="Arial"/>
                <w:sz w:val="18"/>
                <w:szCs w:val="18"/>
              </w:rPr>
            </w:pPr>
            <w:ins w:id="6250"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2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2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3" w:author="Boisvert, Eric" w:date="2016-03-29T09:19:00Z"/>
                <w:rFonts w:ascii="Arial" w:eastAsia="MS Mincho" w:hAnsi="Arial" w:cs="Arial"/>
                <w:sz w:val="18"/>
                <w:szCs w:val="18"/>
              </w:rPr>
            </w:pPr>
            <w:ins w:id="62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5" w:author="Boisvert, Eric" w:date="2016-03-29T09:19:00Z"/>
                <w:rFonts w:cs="Arial"/>
                <w:szCs w:val="18"/>
                <w:lang w:eastAsia="en-US"/>
              </w:rPr>
            </w:pPr>
          </w:p>
        </w:tc>
      </w:tr>
      <w:tr w:rsidR="00480BB6" w:rsidRPr="00DE63EA" w14:paraId="07FA64EF" w14:textId="77777777" w:rsidTr="0024128E">
        <w:trPr>
          <w:trHeight w:val="416"/>
          <w:ins w:id="625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7" w:author="Boisvert, Eric" w:date="2016-03-29T09:19:00Z"/>
                <w:rFonts w:cs="Arial"/>
                <w:b/>
                <w:szCs w:val="18"/>
                <w:lang w:eastAsia="en-US"/>
              </w:rPr>
            </w:pPr>
            <w:ins w:id="625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9" w:author="Boisvert, Eric" w:date="2016-03-29T09:19:00Z"/>
                <w:rFonts w:cs="Arial"/>
                <w:b/>
                <w:color w:val="FF0000"/>
                <w:szCs w:val="18"/>
                <w:lang w:eastAsia="en-US"/>
              </w:rPr>
            </w:pPr>
            <w:ins w:id="626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2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2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3" w:author="Boisvert, Eric" w:date="2016-03-29T09:19:00Z"/>
                <w:rFonts w:ascii="Arial" w:eastAsia="MS Mincho" w:hAnsi="Arial" w:cs="Arial"/>
                <w:sz w:val="18"/>
                <w:szCs w:val="18"/>
              </w:rPr>
            </w:pPr>
            <w:ins w:id="62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5" w:author="Boisvert, Eric" w:date="2016-03-29T09:19:00Z"/>
                <w:rFonts w:ascii="Arial" w:eastAsia="MS Mincho" w:hAnsi="Arial" w:cs="Arial"/>
                <w:b/>
                <w:color w:val="0000FF"/>
                <w:sz w:val="18"/>
                <w:szCs w:val="18"/>
              </w:rPr>
            </w:pPr>
            <w:ins w:id="6266" w:author="Boisvert, Eric" w:date="2016-03-29T09:19:00Z">
              <w:r w:rsidRPr="00480BB6">
                <w:rPr>
                  <w:rFonts w:ascii="Arial" w:hAnsi="Arial" w:cs="Arial"/>
                  <w:sz w:val="18"/>
                  <w:szCs w:val="18"/>
                  <w:lang w:val="en-CA"/>
                  <w:rPrChange w:id="6267"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0" w:author="Boisvert, Eric" w:date="2016-03-29T09:19:00Z"/>
                <w:rFonts w:ascii="Arial" w:eastAsia="MS Mincho" w:hAnsi="Arial" w:cs="Arial"/>
                <w:sz w:val="18"/>
                <w:szCs w:val="18"/>
              </w:rPr>
            </w:pPr>
            <w:ins w:id="62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2" w:author="Boisvert, Eric" w:date="2016-03-29T09:19:00Z"/>
                <w:rFonts w:cs="Arial"/>
                <w:b/>
                <w:color w:val="FF0000"/>
                <w:szCs w:val="18"/>
                <w:lang w:eastAsia="en-US"/>
              </w:rPr>
            </w:pPr>
            <w:ins w:id="6273"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6" w:author="Boisvert, Eric" w:date="2016-03-29T09:19:00Z"/>
                <w:rFonts w:ascii="Arial" w:eastAsia="MS Mincho" w:hAnsi="Arial" w:cs="Arial"/>
                <w:sz w:val="18"/>
                <w:szCs w:val="18"/>
              </w:rPr>
            </w:pPr>
            <w:ins w:id="62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78" w:author="Boisvert, Eric" w:date="2016-03-29T09:19:00Z"/>
                <w:rFonts w:ascii="Arial" w:eastAsia="MS Mincho" w:hAnsi="Arial" w:cs="Arial"/>
                <w:sz w:val="18"/>
                <w:szCs w:val="18"/>
              </w:rPr>
            </w:pPr>
            <w:ins w:id="6279"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2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2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2" w:author="Boisvert, Eric" w:date="2016-03-29T09:19:00Z"/>
                <w:rFonts w:ascii="Arial" w:eastAsia="MS Mincho" w:hAnsi="Arial" w:cs="Arial"/>
                <w:sz w:val="18"/>
                <w:szCs w:val="18"/>
              </w:rPr>
            </w:pPr>
            <w:ins w:id="62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4" w:author="Boisvert, Eric" w:date="2016-03-29T09:19:00Z"/>
                <w:rFonts w:cs="Arial"/>
                <w:szCs w:val="18"/>
                <w:lang w:eastAsia="en-US"/>
              </w:rPr>
            </w:pPr>
          </w:p>
        </w:tc>
      </w:tr>
      <w:tr w:rsidR="00480BB6" w:rsidRPr="00DE63EA" w14:paraId="621C68B7" w14:textId="77777777" w:rsidTr="0024128E">
        <w:trPr>
          <w:trHeight w:val="416"/>
          <w:ins w:id="628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6" w:author="Boisvert, Eric" w:date="2016-03-29T09:19:00Z"/>
                <w:rFonts w:cs="Arial"/>
                <w:b/>
                <w:szCs w:val="18"/>
                <w:lang w:eastAsia="en-US"/>
              </w:rPr>
            </w:pPr>
            <w:ins w:id="628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8" w:author="Boisvert, Eric" w:date="2016-03-29T09:19:00Z"/>
                <w:rFonts w:cs="Arial"/>
                <w:b/>
                <w:color w:val="FF0000"/>
                <w:szCs w:val="18"/>
                <w:lang w:eastAsia="en-US"/>
              </w:rPr>
            </w:pPr>
            <w:ins w:id="6289"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2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2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2" w:author="Boisvert, Eric" w:date="2016-03-29T09:19:00Z"/>
                <w:rFonts w:ascii="Arial" w:eastAsia="MS Mincho" w:hAnsi="Arial" w:cs="Arial"/>
                <w:sz w:val="18"/>
                <w:szCs w:val="18"/>
              </w:rPr>
            </w:pPr>
            <w:ins w:id="62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4" w:author="Boisvert, Eric" w:date="2016-03-29T09:19:00Z"/>
                <w:rFonts w:ascii="Arial" w:eastAsia="MS Mincho" w:hAnsi="Arial" w:cs="Arial"/>
                <w:b/>
                <w:color w:val="0000FF"/>
                <w:sz w:val="18"/>
                <w:szCs w:val="18"/>
              </w:rPr>
            </w:pPr>
            <w:ins w:id="6295" w:author="Boisvert, Eric" w:date="2016-03-29T09:19:00Z">
              <w:r w:rsidRPr="00480BB6">
                <w:rPr>
                  <w:rFonts w:ascii="Arial" w:hAnsi="Arial" w:cs="Arial"/>
                  <w:sz w:val="18"/>
                  <w:szCs w:val="18"/>
                  <w:lang w:val="en-CA"/>
                  <w:rPrChange w:id="6296"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2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2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9" w:author="Boisvert, Eric" w:date="2016-03-29T09:19:00Z"/>
                <w:rFonts w:ascii="Arial" w:eastAsia="MS Mincho" w:hAnsi="Arial" w:cs="Arial"/>
                <w:sz w:val="18"/>
                <w:szCs w:val="18"/>
              </w:rPr>
            </w:pPr>
            <w:ins w:id="63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1" w:author="Boisvert, Eric" w:date="2016-03-29T09:19:00Z"/>
                <w:rFonts w:cs="Arial"/>
                <w:b/>
                <w:color w:val="FF0000"/>
                <w:szCs w:val="18"/>
                <w:lang w:eastAsia="en-US"/>
              </w:rPr>
            </w:pPr>
            <w:ins w:id="6302"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3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5" w:author="Boisvert, Eric" w:date="2016-03-29T09:19:00Z"/>
                <w:rFonts w:ascii="Arial" w:eastAsia="MS Mincho" w:hAnsi="Arial" w:cs="Arial"/>
                <w:sz w:val="18"/>
                <w:szCs w:val="18"/>
              </w:rPr>
            </w:pPr>
            <w:ins w:id="63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07" w:author="Boisvert, Eric" w:date="2016-03-29T09:19:00Z"/>
                <w:rFonts w:ascii="Arial" w:eastAsia="MS Mincho" w:hAnsi="Arial" w:cs="Arial"/>
                <w:sz w:val="18"/>
                <w:szCs w:val="18"/>
              </w:rPr>
            </w:pPr>
            <w:ins w:id="630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3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3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1" w:author="Boisvert, Eric" w:date="2016-03-29T09:19:00Z"/>
                <w:rFonts w:ascii="Arial" w:eastAsia="MS Mincho" w:hAnsi="Arial" w:cs="Arial"/>
                <w:sz w:val="18"/>
                <w:szCs w:val="18"/>
              </w:rPr>
            </w:pPr>
            <w:ins w:id="63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3" w:author="Boisvert, Eric" w:date="2016-03-29T09:19:00Z"/>
                <w:rFonts w:cs="Arial"/>
                <w:szCs w:val="18"/>
                <w:lang w:eastAsia="en-US"/>
              </w:rPr>
            </w:pPr>
          </w:p>
        </w:tc>
      </w:tr>
      <w:tr w:rsidR="00480BB6" w:rsidRPr="00DE63EA" w14:paraId="2387E2EC" w14:textId="77777777" w:rsidTr="0024128E">
        <w:trPr>
          <w:trHeight w:val="416"/>
          <w:ins w:id="631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5" w:author="Boisvert, Eric" w:date="2016-03-29T09:19:00Z"/>
                <w:rFonts w:cs="Arial"/>
                <w:b/>
                <w:szCs w:val="18"/>
                <w:lang w:eastAsia="en-US"/>
              </w:rPr>
            </w:pPr>
            <w:ins w:id="6316"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7" w:author="Boisvert, Eric" w:date="2016-03-29T09:19:00Z"/>
                <w:rFonts w:cs="Arial"/>
                <w:b/>
                <w:color w:val="FF0000"/>
                <w:szCs w:val="18"/>
                <w:lang w:eastAsia="en-US"/>
              </w:rPr>
            </w:pPr>
            <w:ins w:id="631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3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3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1" w:author="Boisvert, Eric" w:date="2016-03-29T09:19:00Z"/>
                <w:rFonts w:ascii="Arial" w:eastAsia="MS Mincho" w:hAnsi="Arial" w:cs="Arial"/>
                <w:sz w:val="18"/>
                <w:szCs w:val="18"/>
              </w:rPr>
            </w:pPr>
            <w:ins w:id="63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3" w:author="Boisvert, Eric" w:date="2016-03-29T09:19:00Z"/>
                <w:rFonts w:ascii="Arial" w:eastAsia="MS Mincho" w:hAnsi="Arial" w:cs="Arial"/>
                <w:b/>
                <w:color w:val="0000FF"/>
                <w:sz w:val="18"/>
                <w:szCs w:val="18"/>
              </w:rPr>
            </w:pPr>
            <w:ins w:id="6324" w:author="Boisvert, Eric" w:date="2016-03-29T09:19:00Z">
              <w:r w:rsidRPr="00480BB6">
                <w:rPr>
                  <w:rFonts w:ascii="Arial" w:hAnsi="Arial" w:cs="Arial"/>
                  <w:sz w:val="18"/>
                  <w:szCs w:val="18"/>
                  <w:lang w:val="en-CA"/>
                  <w:rPrChange w:id="6325"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8" w:author="Boisvert, Eric" w:date="2016-03-29T09:19:00Z"/>
                <w:rFonts w:ascii="Arial" w:eastAsia="MS Mincho" w:hAnsi="Arial" w:cs="Arial"/>
                <w:sz w:val="18"/>
                <w:szCs w:val="18"/>
              </w:rPr>
            </w:pPr>
            <w:ins w:id="63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0" w:author="Boisvert, Eric" w:date="2016-03-29T09:19:00Z"/>
                <w:rFonts w:cs="Arial"/>
                <w:b/>
                <w:color w:val="FF0000"/>
                <w:szCs w:val="18"/>
                <w:lang w:eastAsia="en-US"/>
              </w:rPr>
            </w:pPr>
            <w:ins w:id="6331"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4" w:author="Boisvert, Eric" w:date="2016-03-29T09:19:00Z"/>
                <w:rFonts w:ascii="Arial" w:eastAsia="MS Mincho" w:hAnsi="Arial" w:cs="Arial"/>
                <w:sz w:val="18"/>
                <w:szCs w:val="18"/>
              </w:rPr>
            </w:pPr>
            <w:ins w:id="63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36" w:author="Boisvert, Eric" w:date="2016-03-29T09:19:00Z"/>
                <w:rFonts w:ascii="Arial" w:eastAsia="MS Mincho" w:hAnsi="Arial" w:cs="Arial"/>
                <w:sz w:val="18"/>
                <w:szCs w:val="18"/>
              </w:rPr>
            </w:pPr>
            <w:ins w:id="633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0" w:author="Boisvert, Eric" w:date="2016-03-29T09:19:00Z"/>
                <w:rFonts w:ascii="Arial" w:eastAsia="MS Mincho" w:hAnsi="Arial" w:cs="Arial"/>
                <w:sz w:val="18"/>
                <w:szCs w:val="18"/>
              </w:rPr>
            </w:pPr>
            <w:ins w:id="63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2" w:author="Boisvert, Eric" w:date="2016-03-29T09:19:00Z"/>
                <w:rFonts w:cs="Arial"/>
                <w:szCs w:val="18"/>
                <w:lang w:eastAsia="en-US"/>
              </w:rPr>
            </w:pPr>
          </w:p>
        </w:tc>
      </w:tr>
      <w:tr w:rsidR="00480BB6" w:rsidRPr="00DE63EA" w14:paraId="2304A13F" w14:textId="77777777" w:rsidTr="0024128E">
        <w:trPr>
          <w:trHeight w:val="416"/>
          <w:ins w:id="634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4" w:author="Boisvert, Eric" w:date="2016-03-29T09:19:00Z"/>
                <w:rFonts w:cs="Arial"/>
                <w:b/>
                <w:szCs w:val="18"/>
                <w:lang w:eastAsia="en-US"/>
              </w:rPr>
            </w:pPr>
            <w:ins w:id="634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6" w:author="Boisvert, Eric" w:date="2016-03-29T09:19:00Z"/>
                <w:rFonts w:cs="Arial"/>
                <w:b/>
                <w:color w:val="FF0000"/>
                <w:szCs w:val="18"/>
                <w:lang w:eastAsia="en-US"/>
              </w:rPr>
            </w:pPr>
            <w:ins w:id="634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0" w:author="Boisvert, Eric" w:date="2016-03-29T09:19:00Z"/>
                <w:rFonts w:ascii="Arial" w:eastAsia="MS Mincho" w:hAnsi="Arial" w:cs="Arial"/>
                <w:sz w:val="18"/>
                <w:szCs w:val="18"/>
              </w:rPr>
            </w:pPr>
            <w:ins w:id="63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2" w:author="Boisvert, Eric" w:date="2016-03-29T09:19:00Z"/>
                <w:rFonts w:ascii="Arial" w:eastAsia="MS Mincho" w:hAnsi="Arial" w:cs="Arial"/>
                <w:b/>
                <w:color w:val="0000FF"/>
                <w:sz w:val="18"/>
                <w:szCs w:val="18"/>
              </w:rPr>
            </w:pPr>
            <w:ins w:id="6353" w:author="Boisvert, Eric" w:date="2016-03-29T09:19:00Z">
              <w:r w:rsidRPr="00480BB6">
                <w:rPr>
                  <w:rFonts w:ascii="Arial" w:hAnsi="Arial" w:cs="Arial"/>
                  <w:sz w:val="18"/>
                  <w:szCs w:val="18"/>
                  <w:lang w:val="en-CA"/>
                  <w:rPrChange w:id="6354"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3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3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7" w:author="Boisvert, Eric" w:date="2016-03-29T09:19:00Z"/>
                <w:rFonts w:ascii="Arial" w:eastAsia="MS Mincho" w:hAnsi="Arial" w:cs="Arial"/>
                <w:sz w:val="18"/>
                <w:szCs w:val="18"/>
              </w:rPr>
            </w:pPr>
            <w:ins w:id="63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9" w:author="Boisvert, Eric" w:date="2016-03-29T09:19:00Z"/>
                <w:rFonts w:cs="Arial"/>
                <w:b/>
                <w:color w:val="FF0000"/>
                <w:szCs w:val="18"/>
                <w:lang w:eastAsia="en-US"/>
              </w:rPr>
            </w:pPr>
            <w:ins w:id="636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3" w:author="Boisvert, Eric" w:date="2016-03-29T09:19:00Z"/>
                <w:rFonts w:ascii="Arial" w:eastAsia="MS Mincho" w:hAnsi="Arial" w:cs="Arial"/>
                <w:sz w:val="18"/>
                <w:szCs w:val="18"/>
              </w:rPr>
            </w:pPr>
            <w:ins w:id="63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65" w:author="Boisvert, Eric" w:date="2016-03-29T09:19:00Z"/>
                <w:rFonts w:ascii="Arial" w:eastAsia="MS Mincho" w:hAnsi="Arial" w:cs="Arial"/>
                <w:sz w:val="18"/>
                <w:szCs w:val="18"/>
              </w:rPr>
            </w:pPr>
            <w:ins w:id="636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3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3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9" w:author="Boisvert, Eric" w:date="2016-03-29T09:19:00Z"/>
                <w:rFonts w:ascii="Arial" w:eastAsia="MS Mincho" w:hAnsi="Arial" w:cs="Arial"/>
                <w:sz w:val="18"/>
                <w:szCs w:val="18"/>
              </w:rPr>
            </w:pPr>
            <w:ins w:id="63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1" w:author="Boisvert, Eric" w:date="2016-03-29T09:19:00Z"/>
                <w:rFonts w:cs="Arial"/>
                <w:szCs w:val="18"/>
                <w:lang w:eastAsia="en-US"/>
              </w:rPr>
            </w:pPr>
          </w:p>
        </w:tc>
      </w:tr>
      <w:tr w:rsidR="00480BB6" w:rsidRPr="00DE63EA" w14:paraId="3A6D9AE1" w14:textId="77777777" w:rsidTr="0024128E">
        <w:trPr>
          <w:trHeight w:val="416"/>
          <w:ins w:id="637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3" w:author="Boisvert, Eric" w:date="2016-03-29T09:19:00Z"/>
                <w:rFonts w:cs="Arial"/>
                <w:b/>
                <w:szCs w:val="18"/>
                <w:lang w:eastAsia="en-US"/>
              </w:rPr>
            </w:pPr>
            <w:ins w:id="637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5" w:author="Boisvert, Eric" w:date="2016-03-29T09:19:00Z"/>
                <w:rFonts w:cs="Arial"/>
                <w:b/>
                <w:color w:val="FF0000"/>
                <w:szCs w:val="18"/>
                <w:lang w:eastAsia="en-US"/>
              </w:rPr>
            </w:pPr>
            <w:ins w:id="6376"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3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3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9" w:author="Boisvert, Eric" w:date="2016-03-29T09:19:00Z"/>
                <w:rFonts w:ascii="Arial" w:eastAsia="MS Mincho" w:hAnsi="Arial" w:cs="Arial"/>
                <w:sz w:val="18"/>
                <w:szCs w:val="18"/>
              </w:rPr>
            </w:pPr>
            <w:ins w:id="63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1" w:author="Boisvert, Eric" w:date="2016-03-29T09:19:00Z"/>
                <w:rFonts w:ascii="Arial" w:eastAsia="MS Mincho" w:hAnsi="Arial" w:cs="Arial"/>
                <w:b/>
                <w:color w:val="0000FF"/>
                <w:sz w:val="18"/>
                <w:szCs w:val="18"/>
              </w:rPr>
            </w:pPr>
            <w:ins w:id="6382" w:author="Boisvert, Eric" w:date="2016-03-29T09:19:00Z">
              <w:r w:rsidRPr="00480BB6">
                <w:rPr>
                  <w:rFonts w:ascii="Arial" w:hAnsi="Arial" w:cs="Arial"/>
                  <w:sz w:val="18"/>
                  <w:szCs w:val="18"/>
                  <w:lang w:val="en-CA"/>
                  <w:rPrChange w:id="6383"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3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3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6" w:author="Boisvert, Eric" w:date="2016-03-29T09:19:00Z"/>
                <w:rFonts w:ascii="Arial" w:eastAsia="MS Mincho" w:hAnsi="Arial" w:cs="Arial"/>
                <w:sz w:val="18"/>
                <w:szCs w:val="18"/>
              </w:rPr>
            </w:pPr>
            <w:ins w:id="63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8" w:author="Boisvert, Eric" w:date="2016-03-29T09:19:00Z"/>
                <w:rFonts w:cs="Arial"/>
                <w:b/>
                <w:color w:val="FF0000"/>
                <w:szCs w:val="18"/>
                <w:lang w:eastAsia="en-US"/>
              </w:rPr>
            </w:pPr>
            <w:ins w:id="6389"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3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3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2" w:author="Boisvert, Eric" w:date="2016-03-29T09:19:00Z"/>
                <w:rFonts w:ascii="Arial" w:eastAsia="MS Mincho" w:hAnsi="Arial" w:cs="Arial"/>
                <w:sz w:val="18"/>
                <w:szCs w:val="18"/>
              </w:rPr>
            </w:pPr>
            <w:ins w:id="63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94" w:author="Boisvert, Eric" w:date="2016-03-29T09:19:00Z"/>
                <w:rFonts w:ascii="Arial" w:eastAsia="MS Mincho" w:hAnsi="Arial" w:cs="Arial"/>
                <w:sz w:val="18"/>
                <w:szCs w:val="18"/>
              </w:rPr>
            </w:pPr>
            <w:ins w:id="639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3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3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8" w:author="Boisvert, Eric" w:date="2016-03-29T09:19:00Z"/>
                <w:rFonts w:ascii="Arial" w:eastAsia="MS Mincho" w:hAnsi="Arial" w:cs="Arial"/>
                <w:sz w:val="18"/>
                <w:szCs w:val="18"/>
              </w:rPr>
            </w:pPr>
            <w:ins w:id="63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0" w:author="Boisvert, Eric" w:date="2016-03-29T09:19:00Z"/>
                <w:rFonts w:cs="Arial"/>
                <w:szCs w:val="18"/>
                <w:lang w:eastAsia="en-US"/>
              </w:rPr>
            </w:pPr>
          </w:p>
        </w:tc>
      </w:tr>
      <w:tr w:rsidR="00480BB6" w:rsidRPr="00DE63EA" w14:paraId="07897C21" w14:textId="77777777" w:rsidTr="0024128E">
        <w:trPr>
          <w:trHeight w:val="416"/>
          <w:ins w:id="640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2" w:author="Boisvert, Eric" w:date="2016-03-29T09:19:00Z"/>
                <w:rFonts w:cs="Arial"/>
                <w:b/>
                <w:szCs w:val="18"/>
                <w:lang w:eastAsia="en-US"/>
              </w:rPr>
            </w:pPr>
            <w:ins w:id="640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4" w:author="Boisvert, Eric" w:date="2016-03-29T09:19:00Z"/>
                <w:rFonts w:cs="Arial"/>
                <w:b/>
                <w:color w:val="FF0000"/>
                <w:szCs w:val="18"/>
                <w:lang w:eastAsia="en-US"/>
              </w:rPr>
            </w:pPr>
            <w:ins w:id="640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4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4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8" w:author="Boisvert, Eric" w:date="2016-03-29T09:19:00Z"/>
                <w:rFonts w:ascii="Arial" w:eastAsia="MS Mincho" w:hAnsi="Arial" w:cs="Arial"/>
                <w:sz w:val="18"/>
                <w:szCs w:val="18"/>
              </w:rPr>
            </w:pPr>
            <w:ins w:id="64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0" w:author="Boisvert, Eric" w:date="2016-03-29T09:19:00Z"/>
                <w:rFonts w:ascii="Arial" w:eastAsia="MS Mincho" w:hAnsi="Arial" w:cs="Arial"/>
                <w:b/>
                <w:color w:val="0000FF"/>
                <w:sz w:val="18"/>
                <w:szCs w:val="18"/>
              </w:rPr>
            </w:pPr>
            <w:ins w:id="6411" w:author="Boisvert, Eric" w:date="2016-03-29T09:19:00Z">
              <w:r w:rsidRPr="00480BB6">
                <w:rPr>
                  <w:rFonts w:ascii="Arial" w:hAnsi="Arial" w:cs="Arial"/>
                  <w:sz w:val="18"/>
                  <w:szCs w:val="18"/>
                  <w:lang w:val="en-CA"/>
                  <w:rPrChange w:id="6412"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4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4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5" w:author="Boisvert, Eric" w:date="2016-03-29T09:19:00Z"/>
                <w:rFonts w:ascii="Arial" w:eastAsia="MS Mincho" w:hAnsi="Arial" w:cs="Arial"/>
                <w:sz w:val="18"/>
                <w:szCs w:val="18"/>
              </w:rPr>
            </w:pPr>
            <w:ins w:id="64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7" w:author="Boisvert, Eric" w:date="2016-03-29T09:19:00Z"/>
                <w:rFonts w:cs="Arial"/>
                <w:b/>
                <w:color w:val="FF0000"/>
                <w:szCs w:val="18"/>
                <w:lang w:eastAsia="en-US"/>
              </w:rPr>
            </w:pPr>
            <w:ins w:id="6418"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4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4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1" w:author="Boisvert, Eric" w:date="2016-03-29T09:19:00Z"/>
                <w:rFonts w:ascii="Arial" w:eastAsia="MS Mincho" w:hAnsi="Arial" w:cs="Arial"/>
                <w:sz w:val="18"/>
                <w:szCs w:val="18"/>
              </w:rPr>
            </w:pPr>
            <w:ins w:id="64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23" w:author="Boisvert, Eric" w:date="2016-03-29T09:19:00Z"/>
                <w:rFonts w:ascii="Arial" w:eastAsia="MS Mincho" w:hAnsi="Arial" w:cs="Arial"/>
                <w:sz w:val="18"/>
                <w:szCs w:val="18"/>
              </w:rPr>
            </w:pPr>
            <w:ins w:id="6424"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4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4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7" w:author="Boisvert, Eric" w:date="2016-03-29T09:19:00Z"/>
                <w:rFonts w:ascii="Arial" w:eastAsia="MS Mincho" w:hAnsi="Arial" w:cs="Arial"/>
                <w:sz w:val="18"/>
                <w:szCs w:val="18"/>
              </w:rPr>
            </w:pPr>
            <w:ins w:id="64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9" w:author="Boisvert, Eric" w:date="2016-03-29T09:19:00Z"/>
                <w:rFonts w:cs="Arial"/>
                <w:szCs w:val="18"/>
                <w:lang w:eastAsia="en-US"/>
              </w:rPr>
            </w:pPr>
          </w:p>
        </w:tc>
      </w:tr>
      <w:tr w:rsidR="00480BB6" w:rsidRPr="00DE63EA" w14:paraId="3921EFCF" w14:textId="77777777" w:rsidTr="0024128E">
        <w:trPr>
          <w:trHeight w:val="416"/>
          <w:ins w:id="643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1" w:author="Boisvert, Eric" w:date="2016-03-29T09:19:00Z"/>
                <w:rFonts w:cs="Arial"/>
                <w:b/>
                <w:szCs w:val="18"/>
                <w:lang w:eastAsia="en-US"/>
              </w:rPr>
            </w:pPr>
            <w:ins w:id="643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3" w:author="Boisvert, Eric" w:date="2016-03-29T09:19:00Z"/>
                <w:rFonts w:cs="Arial"/>
                <w:b/>
                <w:color w:val="FF0000"/>
                <w:szCs w:val="18"/>
                <w:lang w:eastAsia="en-US"/>
              </w:rPr>
            </w:pPr>
            <w:ins w:id="6434"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7" w:author="Boisvert, Eric" w:date="2016-03-29T09:19:00Z"/>
                <w:rFonts w:ascii="Arial" w:eastAsia="MS Mincho" w:hAnsi="Arial" w:cs="Arial"/>
                <w:sz w:val="18"/>
                <w:szCs w:val="18"/>
              </w:rPr>
            </w:pPr>
            <w:ins w:id="64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9" w:author="Boisvert, Eric" w:date="2016-03-29T09:19:00Z"/>
                <w:rFonts w:ascii="Arial" w:eastAsia="MS Mincho" w:hAnsi="Arial" w:cs="Arial"/>
                <w:b/>
                <w:color w:val="0000FF"/>
                <w:sz w:val="18"/>
                <w:szCs w:val="18"/>
              </w:rPr>
            </w:pPr>
            <w:ins w:id="6440" w:author="Boisvert, Eric" w:date="2016-03-29T09:19:00Z">
              <w:r w:rsidRPr="00480BB6">
                <w:rPr>
                  <w:rFonts w:ascii="Arial" w:hAnsi="Arial" w:cs="Arial"/>
                  <w:sz w:val="18"/>
                  <w:szCs w:val="18"/>
                  <w:lang w:val="en-CA"/>
                  <w:rPrChange w:id="6441"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4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4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4" w:author="Boisvert, Eric" w:date="2016-03-29T09:19:00Z"/>
                <w:rFonts w:ascii="Arial" w:eastAsia="MS Mincho" w:hAnsi="Arial" w:cs="Arial"/>
                <w:sz w:val="18"/>
                <w:szCs w:val="18"/>
              </w:rPr>
            </w:pPr>
            <w:ins w:id="64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6" w:author="Boisvert, Eric" w:date="2016-03-29T09:19:00Z"/>
                <w:rFonts w:cs="Arial"/>
                <w:b/>
                <w:color w:val="FF0000"/>
                <w:szCs w:val="18"/>
                <w:lang w:eastAsia="en-US"/>
              </w:rPr>
            </w:pPr>
            <w:ins w:id="6447"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4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4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0" w:author="Boisvert, Eric" w:date="2016-03-29T09:19:00Z"/>
                <w:rFonts w:ascii="Arial" w:eastAsia="MS Mincho" w:hAnsi="Arial" w:cs="Arial"/>
                <w:sz w:val="18"/>
                <w:szCs w:val="18"/>
              </w:rPr>
            </w:pPr>
            <w:ins w:id="64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52" w:author="Boisvert, Eric" w:date="2016-03-29T09:19:00Z"/>
                <w:rFonts w:ascii="Arial" w:eastAsia="MS Mincho" w:hAnsi="Arial" w:cs="Arial"/>
                <w:sz w:val="18"/>
                <w:szCs w:val="18"/>
              </w:rPr>
            </w:pPr>
            <w:ins w:id="6453"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4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4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6" w:author="Boisvert, Eric" w:date="2016-03-29T09:19:00Z"/>
                <w:rFonts w:ascii="Arial" w:eastAsia="MS Mincho" w:hAnsi="Arial" w:cs="Arial"/>
                <w:sz w:val="18"/>
                <w:szCs w:val="18"/>
              </w:rPr>
            </w:pPr>
            <w:ins w:id="64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8" w:author="Boisvert, Eric" w:date="2016-03-29T09:19:00Z"/>
                <w:rFonts w:cs="Arial"/>
                <w:szCs w:val="18"/>
                <w:lang w:eastAsia="en-US"/>
              </w:rPr>
            </w:pPr>
          </w:p>
        </w:tc>
      </w:tr>
      <w:tr w:rsidR="00480BB6" w:rsidRPr="00DE63EA" w14:paraId="0362597A" w14:textId="77777777" w:rsidTr="0024128E">
        <w:trPr>
          <w:trHeight w:val="416"/>
          <w:ins w:id="645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0" w:author="Boisvert, Eric" w:date="2016-03-29T09:19:00Z"/>
                <w:rFonts w:cs="Arial"/>
                <w:b/>
                <w:szCs w:val="18"/>
                <w:lang w:eastAsia="en-US"/>
              </w:rPr>
            </w:pPr>
            <w:ins w:id="646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2" w:author="Boisvert, Eric" w:date="2016-03-29T09:19:00Z"/>
                <w:rFonts w:cs="Arial"/>
                <w:b/>
                <w:color w:val="FF0000"/>
                <w:szCs w:val="18"/>
                <w:lang w:eastAsia="en-US"/>
              </w:rPr>
            </w:pPr>
            <w:ins w:id="6463"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4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4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6" w:author="Boisvert, Eric" w:date="2016-03-29T09:19:00Z"/>
                <w:rFonts w:ascii="Arial" w:eastAsia="MS Mincho" w:hAnsi="Arial" w:cs="Arial"/>
                <w:sz w:val="18"/>
                <w:szCs w:val="18"/>
              </w:rPr>
            </w:pPr>
            <w:ins w:id="64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8" w:author="Boisvert, Eric" w:date="2016-03-29T09:19:00Z"/>
                <w:rFonts w:ascii="Arial" w:eastAsia="MS Mincho" w:hAnsi="Arial" w:cs="Arial"/>
                <w:b/>
                <w:color w:val="0000FF"/>
                <w:sz w:val="18"/>
                <w:szCs w:val="18"/>
              </w:rPr>
            </w:pPr>
            <w:ins w:id="6469" w:author="Boisvert, Eric" w:date="2016-03-29T09:19:00Z">
              <w:r w:rsidRPr="00480BB6">
                <w:rPr>
                  <w:rFonts w:ascii="Arial" w:hAnsi="Arial" w:cs="Arial"/>
                  <w:sz w:val="18"/>
                  <w:szCs w:val="18"/>
                  <w:lang w:val="en-CA"/>
                  <w:rPrChange w:id="6470"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4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4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3" w:author="Boisvert, Eric" w:date="2016-03-29T09:19:00Z"/>
                <w:rFonts w:ascii="Arial" w:eastAsia="MS Mincho" w:hAnsi="Arial" w:cs="Arial"/>
                <w:sz w:val="18"/>
                <w:szCs w:val="18"/>
              </w:rPr>
            </w:pPr>
            <w:ins w:id="64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5" w:author="Boisvert, Eric" w:date="2016-03-29T09:19:00Z"/>
                <w:rFonts w:cs="Arial"/>
                <w:b/>
                <w:color w:val="FF0000"/>
                <w:szCs w:val="18"/>
                <w:lang w:eastAsia="en-US"/>
              </w:rPr>
            </w:pPr>
            <w:ins w:id="6476"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9" w:author="Boisvert, Eric" w:date="2016-03-29T09:19:00Z"/>
                <w:rFonts w:ascii="Arial" w:eastAsia="MS Mincho" w:hAnsi="Arial" w:cs="Arial"/>
                <w:sz w:val="18"/>
                <w:szCs w:val="18"/>
              </w:rPr>
            </w:pPr>
            <w:ins w:id="64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81" w:author="Boisvert, Eric" w:date="2016-03-29T09:19:00Z"/>
                <w:rFonts w:ascii="Arial" w:eastAsia="MS Mincho" w:hAnsi="Arial" w:cs="Arial"/>
                <w:sz w:val="18"/>
                <w:szCs w:val="18"/>
              </w:rPr>
            </w:pPr>
            <w:ins w:id="6482"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5" w:author="Boisvert, Eric" w:date="2016-03-29T09:19:00Z"/>
                <w:rFonts w:ascii="Arial" w:eastAsia="MS Mincho" w:hAnsi="Arial" w:cs="Arial"/>
                <w:sz w:val="18"/>
                <w:szCs w:val="18"/>
              </w:rPr>
            </w:pPr>
            <w:ins w:id="64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7" w:author="Boisvert, Eric" w:date="2016-03-29T09:19:00Z"/>
                <w:rFonts w:cs="Arial"/>
                <w:szCs w:val="18"/>
                <w:lang w:eastAsia="en-US"/>
              </w:rPr>
            </w:pPr>
          </w:p>
        </w:tc>
      </w:tr>
    </w:tbl>
    <w:p w14:paraId="491294AE" w14:textId="77777777" w:rsidR="00480BB6" w:rsidRDefault="00480BB6" w:rsidP="00480BB6">
      <w:pPr>
        <w:spacing w:after="0"/>
        <w:rPr>
          <w:ins w:id="6488" w:author="Boisvert, Eric" w:date="2016-03-29T09:19:00Z"/>
          <w:lang w:val="en-CA"/>
        </w:rPr>
      </w:pPr>
    </w:p>
    <w:p w14:paraId="68DEACED" w14:textId="77777777" w:rsidR="00480BB6" w:rsidRDefault="00480BB6" w:rsidP="00480BB6">
      <w:pPr>
        <w:rPr>
          <w:ins w:id="6489" w:author="Boisvert, Eric" w:date="2016-03-29T09:19:00Z"/>
          <w:lang w:val="en-CA"/>
        </w:rPr>
      </w:pPr>
      <w:ins w:id="6490" w:author="Boisvert, Eric" w:date="2016-03-29T09:19:00Z">
        <w:r>
          <w:rPr>
            <w:lang w:val="en-CA"/>
          </w:rPr>
          <w:br w:type="page"/>
        </w:r>
      </w:ins>
    </w:p>
    <w:p w14:paraId="419CF882" w14:textId="77777777" w:rsidR="00480BB6" w:rsidRPr="00480BB6" w:rsidRDefault="00480BB6" w:rsidP="00480BB6">
      <w:pPr>
        <w:pStyle w:val="Titre3"/>
        <w:numPr>
          <w:ilvl w:val="0"/>
          <w:numId w:val="0"/>
        </w:numPr>
        <w:ind w:left="720" w:hanging="720"/>
        <w:rPr>
          <w:ins w:id="6491" w:author="Boisvert, Eric" w:date="2016-03-29T09:19:00Z"/>
          <w:lang w:val="en-CA"/>
          <w:rPrChange w:id="6492" w:author="Boisvert, Eric" w:date="2016-03-29T09:20:00Z">
            <w:rPr>
              <w:ins w:id="6493" w:author="Boisvert, Eric" w:date="2016-03-29T09:19:00Z"/>
              <w:lang w:val="fr-CA"/>
            </w:rPr>
          </w:rPrChange>
        </w:rPr>
      </w:pPr>
      <w:ins w:id="6494" w:author="Boisvert, Eric" w:date="2016-03-29T09:19:00Z">
        <w:r w:rsidRPr="00480BB6">
          <w:rPr>
            <w:lang w:val="en-CA"/>
            <w:rPrChange w:id="6495"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4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497" w:author="Boisvert, Eric" w:date="2016-03-29T09:19:00Z"/>
                <w:rFonts w:cs="Arial"/>
                <w:szCs w:val="18"/>
                <w:lang w:eastAsia="en-US"/>
              </w:rPr>
            </w:pPr>
            <w:ins w:id="649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499" w:author="Boisvert, Eric" w:date="2016-03-29T09:19:00Z"/>
                <w:rFonts w:cs="Arial"/>
                <w:b/>
                <w:color w:val="0000FF"/>
                <w:szCs w:val="18"/>
                <w:lang w:eastAsia="en-US"/>
              </w:rPr>
            </w:pPr>
            <w:ins w:id="6500"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50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502" w:author="Boisvert, Eric" w:date="2016-03-29T09:19:00Z"/>
                <w:rFonts w:cs="Arial"/>
                <w:szCs w:val="18"/>
                <w:lang w:eastAsia="en-US"/>
              </w:rPr>
            </w:pPr>
            <w:ins w:id="650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4" w:author="Boisvert, Eric" w:date="2016-03-29T09:19:00Z"/>
                <w:rFonts w:cs="Arial"/>
                <w:b/>
                <w:color w:val="0000FF"/>
                <w:szCs w:val="18"/>
                <w:lang w:eastAsia="en-US"/>
              </w:rPr>
            </w:pPr>
            <w:ins w:id="6505" w:author="Boisvert, Eric" w:date="2016-03-29T09:19:00Z">
              <w:r>
                <w:rPr>
                  <w:rFonts w:cs="Arial"/>
                  <w:szCs w:val="18"/>
                  <w:lang w:val="en-US"/>
                </w:rPr>
                <w:t>/req/gsml4-basic</w:t>
              </w:r>
            </w:ins>
          </w:p>
        </w:tc>
      </w:tr>
      <w:tr w:rsidR="00480BB6" w:rsidRPr="00DE63EA" w14:paraId="40B920D5" w14:textId="77777777" w:rsidTr="0024128E">
        <w:trPr>
          <w:ins w:id="650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507" w:author="Boisvert, Eric" w:date="2016-03-29T09:19:00Z"/>
                <w:rFonts w:cs="Arial"/>
                <w:b/>
                <w:szCs w:val="18"/>
              </w:rPr>
            </w:pPr>
            <w:ins w:id="650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9" w:author="Boisvert, Eric" w:date="2016-03-29T09:19:00Z"/>
                <w:rFonts w:cs="Arial"/>
                <w:szCs w:val="18"/>
                <w:lang w:val="en-US"/>
              </w:rPr>
            </w:pPr>
            <w:ins w:id="6510" w:author="Boisvert, Eric" w:date="2016-03-29T09:19:00Z">
              <w:r>
                <w:rPr>
                  <w:rFonts w:cs="Arial"/>
                  <w:szCs w:val="18"/>
                  <w:lang w:val="en-US"/>
                </w:rPr>
                <w:t>/conf/gsml4-core</w:t>
              </w:r>
            </w:ins>
          </w:p>
        </w:tc>
      </w:tr>
      <w:tr w:rsidR="00480BB6" w:rsidRPr="00DE63EA" w14:paraId="3952B3FE" w14:textId="77777777" w:rsidTr="0024128E">
        <w:trPr>
          <w:ins w:id="65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512" w:author="Boisvert, Eric" w:date="2016-03-29T09:19:00Z"/>
                <w:rFonts w:cs="Arial"/>
                <w:b/>
                <w:szCs w:val="18"/>
              </w:rPr>
            </w:pPr>
            <w:ins w:id="651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4" w:author="Boisvert, Eric" w:date="2016-03-29T09:19:00Z"/>
                <w:rFonts w:cs="Arial"/>
                <w:szCs w:val="18"/>
                <w:lang w:val="en-US"/>
              </w:rPr>
            </w:pPr>
            <w:ins w:id="6515"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5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5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8" w:author="Boisvert, Eric" w:date="2016-03-29T09:19:00Z"/>
                <w:rFonts w:ascii="Arial" w:eastAsia="MS Mincho" w:hAnsi="Arial" w:cs="Arial"/>
                <w:sz w:val="18"/>
                <w:szCs w:val="18"/>
              </w:rPr>
            </w:pPr>
            <w:ins w:id="65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0" w:author="Boisvert, Eric" w:date="2016-03-29T09:19:00Z"/>
                <w:rFonts w:ascii="Arial" w:eastAsia="MS Mincho" w:hAnsi="Arial" w:cs="Arial"/>
                <w:b/>
                <w:color w:val="0000FF"/>
                <w:sz w:val="18"/>
                <w:szCs w:val="18"/>
              </w:rPr>
            </w:pPr>
            <w:ins w:id="6521" w:author="Boisvert, Eric" w:date="2016-03-29T09:19:00Z">
              <w:r w:rsidRPr="00480BB6">
                <w:rPr>
                  <w:rFonts w:ascii="Arial" w:hAnsi="Arial" w:cs="Arial"/>
                  <w:sz w:val="18"/>
                  <w:szCs w:val="18"/>
                  <w:lang w:val="en-CA"/>
                  <w:rPrChange w:id="6522"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5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5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5" w:author="Boisvert, Eric" w:date="2016-03-29T09:19:00Z"/>
                <w:rFonts w:ascii="Arial" w:eastAsia="MS Mincho" w:hAnsi="Arial" w:cs="Arial"/>
                <w:sz w:val="18"/>
                <w:szCs w:val="18"/>
              </w:rPr>
            </w:pPr>
            <w:ins w:id="65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7" w:author="Boisvert, Eric" w:date="2016-03-29T09:19:00Z"/>
                <w:rFonts w:cs="Arial"/>
                <w:b/>
                <w:color w:val="FF0000"/>
                <w:szCs w:val="18"/>
                <w:lang w:eastAsia="en-US"/>
              </w:rPr>
            </w:pPr>
            <w:ins w:id="6528"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5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5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1" w:author="Boisvert, Eric" w:date="2016-03-29T09:19:00Z"/>
                <w:rFonts w:ascii="Arial" w:eastAsia="MS Mincho" w:hAnsi="Arial" w:cs="Arial"/>
                <w:sz w:val="18"/>
                <w:szCs w:val="18"/>
              </w:rPr>
            </w:pPr>
            <w:ins w:id="65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33" w:author="Boisvert, Eric" w:date="2016-03-29T09:19:00Z"/>
                <w:rFonts w:ascii="Arial" w:eastAsia="MS Mincho" w:hAnsi="Arial" w:cs="Arial"/>
                <w:sz w:val="18"/>
                <w:szCs w:val="18"/>
              </w:rPr>
            </w:pPr>
            <w:ins w:id="6534"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5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5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7" w:author="Boisvert, Eric" w:date="2016-03-29T09:19:00Z"/>
                <w:rFonts w:ascii="Arial" w:eastAsia="MS Mincho" w:hAnsi="Arial" w:cs="Arial"/>
                <w:sz w:val="18"/>
                <w:szCs w:val="18"/>
              </w:rPr>
            </w:pPr>
            <w:ins w:id="65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9" w:author="Boisvert, Eric" w:date="2016-03-29T09:19:00Z"/>
                <w:rFonts w:cs="Arial"/>
                <w:szCs w:val="18"/>
                <w:lang w:eastAsia="en-US"/>
              </w:rPr>
            </w:pPr>
          </w:p>
        </w:tc>
      </w:tr>
      <w:tr w:rsidR="00480BB6" w:rsidRPr="00DE63EA" w14:paraId="185EEFC5" w14:textId="77777777" w:rsidTr="0024128E">
        <w:trPr>
          <w:ins w:id="65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541" w:author="Boisvert, Eric" w:date="2016-03-29T09:19:00Z"/>
                <w:rFonts w:cs="Arial"/>
                <w:b/>
                <w:szCs w:val="18"/>
              </w:rPr>
            </w:pPr>
            <w:ins w:id="65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3" w:author="Boisvert, Eric" w:date="2016-03-29T09:19:00Z"/>
                <w:rFonts w:cs="Arial"/>
                <w:szCs w:val="18"/>
                <w:lang w:val="en-US"/>
              </w:rPr>
            </w:pPr>
            <w:ins w:id="6544"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5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5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7" w:author="Boisvert, Eric" w:date="2016-03-29T09:19:00Z"/>
                <w:rFonts w:ascii="Arial" w:eastAsia="MS Mincho" w:hAnsi="Arial" w:cs="Arial"/>
                <w:sz w:val="18"/>
                <w:szCs w:val="18"/>
              </w:rPr>
            </w:pPr>
            <w:ins w:id="65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9" w:author="Boisvert, Eric" w:date="2016-03-29T09:19:00Z"/>
                <w:rFonts w:ascii="Arial" w:eastAsia="MS Mincho" w:hAnsi="Arial" w:cs="Arial"/>
                <w:b/>
                <w:color w:val="0000FF"/>
                <w:sz w:val="18"/>
                <w:szCs w:val="18"/>
              </w:rPr>
            </w:pPr>
            <w:ins w:id="6550" w:author="Boisvert, Eric" w:date="2016-03-29T09:19:00Z">
              <w:r w:rsidRPr="00480BB6">
                <w:rPr>
                  <w:rFonts w:ascii="Arial" w:hAnsi="Arial" w:cs="Arial"/>
                  <w:sz w:val="18"/>
                  <w:szCs w:val="18"/>
                  <w:lang w:val="en-CA"/>
                  <w:rPrChange w:id="6551"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5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5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4" w:author="Boisvert, Eric" w:date="2016-03-29T09:19:00Z"/>
                <w:rFonts w:ascii="Arial" w:eastAsia="MS Mincho" w:hAnsi="Arial" w:cs="Arial"/>
                <w:sz w:val="18"/>
                <w:szCs w:val="18"/>
              </w:rPr>
            </w:pPr>
            <w:ins w:id="65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6" w:author="Boisvert, Eric" w:date="2016-03-29T09:19:00Z"/>
                <w:rFonts w:cs="Arial"/>
                <w:b/>
                <w:color w:val="FF0000"/>
                <w:szCs w:val="18"/>
                <w:lang w:eastAsia="en-US"/>
              </w:rPr>
            </w:pPr>
            <w:ins w:id="6557"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5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5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0" w:author="Boisvert, Eric" w:date="2016-03-29T09:19:00Z"/>
                <w:rFonts w:ascii="Arial" w:eastAsia="MS Mincho" w:hAnsi="Arial" w:cs="Arial"/>
                <w:sz w:val="18"/>
                <w:szCs w:val="18"/>
              </w:rPr>
            </w:pPr>
            <w:ins w:id="65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62" w:author="Boisvert, Eric" w:date="2016-03-29T09:19:00Z"/>
                <w:rFonts w:ascii="Arial" w:eastAsia="MS Mincho" w:hAnsi="Arial" w:cs="Arial"/>
                <w:sz w:val="18"/>
                <w:szCs w:val="18"/>
              </w:rPr>
            </w:pPr>
            <w:ins w:id="6563"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5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5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6" w:author="Boisvert, Eric" w:date="2016-03-29T09:19:00Z"/>
                <w:rFonts w:ascii="Arial" w:eastAsia="MS Mincho" w:hAnsi="Arial" w:cs="Arial"/>
                <w:sz w:val="18"/>
                <w:szCs w:val="18"/>
              </w:rPr>
            </w:pPr>
            <w:ins w:id="65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8" w:author="Boisvert, Eric" w:date="2016-03-29T09:19:00Z"/>
                <w:rFonts w:cs="Arial"/>
                <w:szCs w:val="18"/>
                <w:lang w:eastAsia="en-US"/>
              </w:rPr>
            </w:pPr>
          </w:p>
        </w:tc>
      </w:tr>
      <w:tr w:rsidR="00480BB6" w:rsidRPr="00DE63EA" w14:paraId="6FB5D55F" w14:textId="77777777" w:rsidTr="0024128E">
        <w:trPr>
          <w:ins w:id="65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570" w:author="Boisvert, Eric" w:date="2016-03-29T09:19:00Z"/>
                <w:rFonts w:cs="Arial"/>
                <w:b/>
                <w:szCs w:val="18"/>
              </w:rPr>
            </w:pPr>
            <w:ins w:id="65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2" w:author="Boisvert, Eric" w:date="2016-03-29T09:19:00Z"/>
                <w:rFonts w:cs="Arial"/>
                <w:szCs w:val="18"/>
                <w:lang w:val="en-US"/>
              </w:rPr>
            </w:pPr>
            <w:ins w:id="6573"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5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5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6" w:author="Boisvert, Eric" w:date="2016-03-29T09:19:00Z"/>
                <w:rFonts w:ascii="Arial" w:eastAsia="MS Mincho" w:hAnsi="Arial" w:cs="Arial"/>
                <w:sz w:val="18"/>
                <w:szCs w:val="18"/>
              </w:rPr>
            </w:pPr>
            <w:ins w:id="65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8" w:author="Boisvert, Eric" w:date="2016-03-29T09:19:00Z"/>
                <w:rFonts w:ascii="Arial" w:eastAsia="MS Mincho" w:hAnsi="Arial" w:cs="Arial"/>
                <w:b/>
                <w:color w:val="0000FF"/>
                <w:sz w:val="18"/>
                <w:szCs w:val="18"/>
              </w:rPr>
            </w:pPr>
            <w:ins w:id="6579" w:author="Boisvert, Eric" w:date="2016-03-29T09:19:00Z">
              <w:r w:rsidRPr="00480BB6">
                <w:rPr>
                  <w:rFonts w:ascii="Arial" w:hAnsi="Arial" w:cs="Arial"/>
                  <w:sz w:val="18"/>
                  <w:szCs w:val="18"/>
                  <w:lang w:val="en-CA"/>
                  <w:rPrChange w:id="6580"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5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5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3" w:author="Boisvert, Eric" w:date="2016-03-29T09:19:00Z"/>
                <w:rFonts w:ascii="Arial" w:eastAsia="MS Mincho" w:hAnsi="Arial" w:cs="Arial"/>
                <w:sz w:val="18"/>
                <w:szCs w:val="18"/>
              </w:rPr>
            </w:pPr>
            <w:ins w:id="65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5" w:author="Boisvert, Eric" w:date="2016-03-29T09:19:00Z"/>
                <w:rFonts w:cs="Arial"/>
                <w:b/>
                <w:color w:val="FF0000"/>
                <w:szCs w:val="18"/>
                <w:lang w:eastAsia="en-US"/>
              </w:rPr>
            </w:pPr>
            <w:ins w:id="6586"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5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5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9" w:author="Boisvert, Eric" w:date="2016-03-29T09:19:00Z"/>
                <w:rFonts w:ascii="Arial" w:eastAsia="MS Mincho" w:hAnsi="Arial" w:cs="Arial"/>
                <w:sz w:val="18"/>
                <w:szCs w:val="18"/>
              </w:rPr>
            </w:pPr>
            <w:ins w:id="65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91" w:author="Boisvert, Eric" w:date="2016-03-29T09:19:00Z"/>
                <w:rFonts w:ascii="Arial" w:eastAsia="MS Mincho" w:hAnsi="Arial" w:cs="Arial"/>
                <w:sz w:val="18"/>
                <w:szCs w:val="18"/>
              </w:rPr>
            </w:pPr>
            <w:ins w:id="6592"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5" w:author="Boisvert, Eric" w:date="2016-03-29T09:19:00Z"/>
                <w:rFonts w:ascii="Arial" w:eastAsia="MS Mincho" w:hAnsi="Arial" w:cs="Arial"/>
                <w:sz w:val="18"/>
                <w:szCs w:val="18"/>
              </w:rPr>
            </w:pPr>
            <w:ins w:id="65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7" w:author="Boisvert, Eric" w:date="2016-03-29T09:19:00Z"/>
                <w:rFonts w:cs="Arial"/>
                <w:szCs w:val="18"/>
                <w:lang w:eastAsia="en-US"/>
              </w:rPr>
            </w:pPr>
          </w:p>
        </w:tc>
      </w:tr>
      <w:tr w:rsidR="00480BB6" w:rsidRPr="00DE63EA" w14:paraId="617C05A1" w14:textId="77777777" w:rsidTr="0024128E">
        <w:trPr>
          <w:ins w:id="65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599" w:author="Boisvert, Eric" w:date="2016-03-29T09:19:00Z"/>
                <w:rFonts w:cs="Arial"/>
                <w:b/>
                <w:szCs w:val="18"/>
              </w:rPr>
            </w:pPr>
            <w:ins w:id="66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1" w:author="Boisvert, Eric" w:date="2016-03-29T09:19:00Z"/>
                <w:rFonts w:cs="Arial"/>
                <w:szCs w:val="18"/>
                <w:lang w:val="en-US"/>
              </w:rPr>
            </w:pPr>
            <w:ins w:id="6602"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6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6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5" w:author="Boisvert, Eric" w:date="2016-03-29T09:19:00Z"/>
                <w:rFonts w:ascii="Arial" w:eastAsia="MS Mincho" w:hAnsi="Arial" w:cs="Arial"/>
                <w:sz w:val="18"/>
                <w:szCs w:val="18"/>
              </w:rPr>
            </w:pPr>
            <w:ins w:id="66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7" w:author="Boisvert, Eric" w:date="2016-03-29T09:19:00Z"/>
                <w:rFonts w:ascii="Arial" w:eastAsia="MS Mincho" w:hAnsi="Arial" w:cs="Arial"/>
                <w:b/>
                <w:color w:val="0000FF"/>
                <w:sz w:val="18"/>
                <w:szCs w:val="18"/>
              </w:rPr>
            </w:pPr>
            <w:ins w:id="6608"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6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6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1" w:author="Boisvert, Eric" w:date="2016-03-29T09:19:00Z"/>
                <w:rFonts w:ascii="Arial" w:eastAsia="MS Mincho" w:hAnsi="Arial" w:cs="Arial"/>
                <w:sz w:val="18"/>
                <w:szCs w:val="18"/>
              </w:rPr>
            </w:pPr>
            <w:ins w:id="66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3" w:author="Boisvert, Eric" w:date="2016-03-29T09:19:00Z"/>
                <w:rFonts w:cs="Arial"/>
                <w:b/>
                <w:color w:val="FF0000"/>
                <w:szCs w:val="18"/>
                <w:lang w:eastAsia="en-US"/>
              </w:rPr>
            </w:pPr>
            <w:ins w:id="6614"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7" w:author="Boisvert, Eric" w:date="2016-03-29T09:19:00Z"/>
                <w:rFonts w:ascii="Arial" w:eastAsia="MS Mincho" w:hAnsi="Arial" w:cs="Arial"/>
                <w:sz w:val="18"/>
                <w:szCs w:val="18"/>
              </w:rPr>
            </w:pPr>
            <w:ins w:id="66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19" w:author="Boisvert, Eric" w:date="2016-03-29T09:19:00Z"/>
                <w:rFonts w:ascii="Arial" w:eastAsia="MS Mincho" w:hAnsi="Arial" w:cs="Arial"/>
                <w:sz w:val="18"/>
                <w:szCs w:val="18"/>
              </w:rPr>
            </w:pPr>
            <w:ins w:id="6620" w:author="Boisvert, Eric" w:date="2016-03-29T09:19:00Z">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6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6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3" w:author="Boisvert, Eric" w:date="2016-03-29T09:19:00Z"/>
                <w:rFonts w:ascii="Arial" w:eastAsia="MS Mincho" w:hAnsi="Arial" w:cs="Arial"/>
                <w:sz w:val="18"/>
                <w:szCs w:val="18"/>
              </w:rPr>
            </w:pPr>
            <w:ins w:id="66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5" w:author="Boisvert, Eric" w:date="2016-03-29T09:19:00Z"/>
                <w:rFonts w:cs="Arial"/>
                <w:szCs w:val="18"/>
                <w:lang w:eastAsia="en-US"/>
              </w:rPr>
            </w:pPr>
          </w:p>
        </w:tc>
      </w:tr>
      <w:tr w:rsidR="00480BB6" w:rsidRPr="00DE63EA" w14:paraId="48A9D95B" w14:textId="77777777" w:rsidTr="0024128E">
        <w:trPr>
          <w:ins w:id="66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627" w:author="Boisvert, Eric" w:date="2016-03-29T09:19:00Z"/>
                <w:rFonts w:cs="Arial"/>
                <w:b/>
                <w:szCs w:val="18"/>
              </w:rPr>
            </w:pPr>
            <w:ins w:id="66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9" w:author="Boisvert, Eric" w:date="2016-03-29T09:19:00Z"/>
                <w:rFonts w:cs="Arial"/>
                <w:szCs w:val="18"/>
                <w:lang w:val="en-US"/>
              </w:rPr>
            </w:pPr>
            <w:ins w:id="6630"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6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6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3" w:author="Boisvert, Eric" w:date="2016-03-29T09:19:00Z"/>
                <w:rFonts w:ascii="Arial" w:eastAsia="MS Mincho" w:hAnsi="Arial" w:cs="Arial"/>
                <w:sz w:val="18"/>
                <w:szCs w:val="18"/>
              </w:rPr>
            </w:pPr>
            <w:ins w:id="66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5" w:author="Boisvert, Eric" w:date="2016-03-29T09:19:00Z"/>
                <w:rFonts w:ascii="Arial" w:eastAsia="MS Mincho" w:hAnsi="Arial" w:cs="Arial"/>
                <w:b/>
                <w:color w:val="0000FF"/>
                <w:sz w:val="18"/>
                <w:szCs w:val="18"/>
              </w:rPr>
            </w:pPr>
            <w:ins w:id="6636" w:author="Boisvert, Eric" w:date="2016-03-29T09:19:00Z">
              <w:r w:rsidRPr="00480BB6">
                <w:rPr>
                  <w:rFonts w:ascii="Arial" w:hAnsi="Arial" w:cs="Arial"/>
                  <w:sz w:val="18"/>
                  <w:szCs w:val="18"/>
                  <w:lang w:val="en-CA"/>
                  <w:rPrChange w:id="6637"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0" w:author="Boisvert, Eric" w:date="2016-03-29T09:19:00Z"/>
                <w:rFonts w:ascii="Arial" w:eastAsia="MS Mincho" w:hAnsi="Arial" w:cs="Arial"/>
                <w:sz w:val="18"/>
                <w:szCs w:val="18"/>
              </w:rPr>
            </w:pPr>
            <w:ins w:id="66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2" w:author="Boisvert, Eric" w:date="2016-03-29T09:19:00Z"/>
                <w:rFonts w:cs="Arial"/>
                <w:b/>
                <w:color w:val="FF0000"/>
                <w:szCs w:val="18"/>
                <w:lang w:eastAsia="en-US"/>
              </w:rPr>
            </w:pPr>
            <w:ins w:id="6643"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6" w:author="Boisvert, Eric" w:date="2016-03-29T09:19:00Z"/>
                <w:rFonts w:ascii="Arial" w:eastAsia="MS Mincho" w:hAnsi="Arial" w:cs="Arial"/>
                <w:sz w:val="18"/>
                <w:szCs w:val="18"/>
              </w:rPr>
            </w:pPr>
            <w:ins w:id="66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48" w:author="Boisvert, Eric" w:date="2016-03-29T09:19:00Z"/>
                <w:rFonts w:ascii="Arial" w:eastAsia="MS Mincho" w:hAnsi="Arial" w:cs="Arial"/>
                <w:sz w:val="18"/>
                <w:szCs w:val="18"/>
              </w:rPr>
            </w:pPr>
            <w:ins w:id="6649"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6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6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2" w:author="Boisvert, Eric" w:date="2016-03-29T09:19:00Z"/>
                <w:rFonts w:ascii="Arial" w:eastAsia="MS Mincho" w:hAnsi="Arial" w:cs="Arial"/>
                <w:sz w:val="18"/>
                <w:szCs w:val="18"/>
              </w:rPr>
            </w:pPr>
            <w:ins w:id="66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4" w:author="Boisvert, Eric" w:date="2016-03-29T09:19:00Z"/>
                <w:rFonts w:cs="Arial"/>
                <w:szCs w:val="18"/>
                <w:lang w:eastAsia="en-US"/>
              </w:rPr>
            </w:pPr>
          </w:p>
        </w:tc>
      </w:tr>
      <w:tr w:rsidR="00480BB6" w:rsidRPr="00DE63EA" w14:paraId="02631127" w14:textId="77777777" w:rsidTr="0024128E">
        <w:trPr>
          <w:ins w:id="66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656" w:author="Boisvert, Eric" w:date="2016-03-29T09:19:00Z"/>
                <w:rFonts w:cs="Arial"/>
                <w:b/>
                <w:szCs w:val="18"/>
              </w:rPr>
            </w:pPr>
            <w:ins w:id="66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8" w:author="Boisvert, Eric" w:date="2016-03-29T09:19:00Z"/>
                <w:rFonts w:cs="Arial"/>
                <w:szCs w:val="18"/>
                <w:lang w:val="en-US"/>
              </w:rPr>
            </w:pPr>
            <w:ins w:id="6659"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6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6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2" w:author="Boisvert, Eric" w:date="2016-03-29T09:19:00Z"/>
                <w:rFonts w:ascii="Arial" w:eastAsia="MS Mincho" w:hAnsi="Arial" w:cs="Arial"/>
                <w:sz w:val="18"/>
                <w:szCs w:val="18"/>
              </w:rPr>
            </w:pPr>
            <w:ins w:id="66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4" w:author="Boisvert, Eric" w:date="2016-03-29T09:19:00Z"/>
                <w:rFonts w:ascii="Arial" w:eastAsia="MS Mincho" w:hAnsi="Arial" w:cs="Arial"/>
                <w:b/>
                <w:color w:val="0000FF"/>
                <w:sz w:val="18"/>
                <w:szCs w:val="18"/>
              </w:rPr>
            </w:pPr>
            <w:ins w:id="6665" w:author="Boisvert, Eric" w:date="2016-03-29T09:19:00Z">
              <w:r w:rsidRPr="00480BB6">
                <w:rPr>
                  <w:rFonts w:ascii="Arial" w:hAnsi="Arial" w:cs="Arial"/>
                  <w:sz w:val="18"/>
                  <w:szCs w:val="18"/>
                  <w:lang w:val="en-CA"/>
                  <w:rPrChange w:id="6666"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6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6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9" w:author="Boisvert, Eric" w:date="2016-03-29T09:19:00Z"/>
                <w:rFonts w:ascii="Arial" w:eastAsia="MS Mincho" w:hAnsi="Arial" w:cs="Arial"/>
                <w:sz w:val="18"/>
                <w:szCs w:val="18"/>
              </w:rPr>
            </w:pPr>
            <w:ins w:id="66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1" w:author="Boisvert, Eric" w:date="2016-03-29T09:19:00Z"/>
                <w:rFonts w:cs="Arial"/>
                <w:b/>
                <w:color w:val="FF0000"/>
                <w:szCs w:val="18"/>
                <w:lang w:eastAsia="en-US"/>
              </w:rPr>
            </w:pPr>
            <w:ins w:id="6672"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5" w:author="Boisvert, Eric" w:date="2016-03-29T09:19:00Z"/>
                <w:rFonts w:ascii="Arial" w:eastAsia="MS Mincho" w:hAnsi="Arial" w:cs="Arial"/>
                <w:sz w:val="18"/>
                <w:szCs w:val="18"/>
              </w:rPr>
            </w:pPr>
            <w:ins w:id="66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77" w:author="Boisvert, Eric" w:date="2016-03-29T09:19:00Z"/>
                <w:rFonts w:ascii="Arial" w:eastAsia="MS Mincho" w:hAnsi="Arial" w:cs="Arial"/>
                <w:sz w:val="18"/>
                <w:szCs w:val="18"/>
              </w:rPr>
            </w:pPr>
            <w:ins w:id="6678"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6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6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1" w:author="Boisvert, Eric" w:date="2016-03-29T09:19:00Z"/>
                <w:rFonts w:ascii="Arial" w:eastAsia="MS Mincho" w:hAnsi="Arial" w:cs="Arial"/>
                <w:sz w:val="18"/>
                <w:szCs w:val="18"/>
              </w:rPr>
            </w:pPr>
            <w:ins w:id="66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3" w:author="Boisvert, Eric" w:date="2016-03-29T09:19:00Z"/>
                <w:rFonts w:cs="Arial"/>
                <w:szCs w:val="18"/>
                <w:lang w:eastAsia="en-US"/>
              </w:rPr>
            </w:pPr>
          </w:p>
        </w:tc>
      </w:tr>
      <w:tr w:rsidR="00480BB6" w:rsidRPr="00DE63EA" w14:paraId="4FF2E869" w14:textId="77777777" w:rsidTr="0024128E">
        <w:trPr>
          <w:ins w:id="66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6685" w:author="Boisvert, Eric" w:date="2016-03-29T09:19:00Z"/>
                <w:rFonts w:cs="Arial"/>
                <w:b/>
                <w:szCs w:val="18"/>
              </w:rPr>
            </w:pPr>
            <w:ins w:id="66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7" w:author="Boisvert, Eric" w:date="2016-03-29T09:19:00Z"/>
                <w:rFonts w:cs="Arial"/>
                <w:szCs w:val="18"/>
                <w:lang w:val="en-US"/>
              </w:rPr>
            </w:pPr>
            <w:ins w:id="6688"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6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6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1" w:author="Boisvert, Eric" w:date="2016-03-29T09:19:00Z"/>
                <w:rFonts w:ascii="Arial" w:eastAsia="MS Mincho" w:hAnsi="Arial" w:cs="Arial"/>
                <w:sz w:val="18"/>
                <w:szCs w:val="18"/>
              </w:rPr>
            </w:pPr>
            <w:ins w:id="66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3" w:author="Boisvert, Eric" w:date="2016-03-29T09:19:00Z"/>
                <w:rFonts w:ascii="Arial" w:eastAsia="MS Mincho" w:hAnsi="Arial" w:cs="Arial"/>
                <w:b/>
                <w:color w:val="0000FF"/>
                <w:sz w:val="18"/>
                <w:szCs w:val="18"/>
              </w:rPr>
            </w:pPr>
            <w:ins w:id="6694" w:author="Boisvert, Eric" w:date="2016-03-29T09:19:00Z">
              <w:r w:rsidRPr="00480BB6">
                <w:rPr>
                  <w:rFonts w:ascii="Arial" w:hAnsi="Arial" w:cs="Arial"/>
                  <w:sz w:val="18"/>
                  <w:szCs w:val="18"/>
                  <w:lang w:val="en-CA"/>
                  <w:rPrChange w:id="6695"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66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66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8" w:author="Boisvert, Eric" w:date="2016-03-29T09:19:00Z"/>
                <w:rFonts w:ascii="Arial" w:eastAsia="MS Mincho" w:hAnsi="Arial" w:cs="Arial"/>
                <w:sz w:val="18"/>
                <w:szCs w:val="18"/>
              </w:rPr>
            </w:pPr>
            <w:ins w:id="66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0" w:author="Boisvert, Eric" w:date="2016-03-29T09:19:00Z"/>
                <w:rFonts w:cs="Arial"/>
                <w:b/>
                <w:color w:val="FF0000"/>
                <w:szCs w:val="18"/>
                <w:lang w:eastAsia="en-US"/>
              </w:rPr>
            </w:pPr>
            <w:ins w:id="6701"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6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6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4" w:author="Boisvert, Eric" w:date="2016-03-29T09:19:00Z"/>
                <w:rFonts w:ascii="Arial" w:eastAsia="MS Mincho" w:hAnsi="Arial" w:cs="Arial"/>
                <w:sz w:val="18"/>
                <w:szCs w:val="18"/>
              </w:rPr>
            </w:pPr>
            <w:ins w:id="67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06" w:author="Boisvert, Eric" w:date="2016-03-29T09:19:00Z"/>
                <w:rFonts w:ascii="Arial" w:eastAsia="MS Mincho" w:hAnsi="Arial" w:cs="Arial"/>
                <w:sz w:val="18"/>
                <w:szCs w:val="18"/>
              </w:rPr>
            </w:pPr>
            <w:ins w:id="6707"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6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6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0" w:author="Boisvert, Eric" w:date="2016-03-29T09:19:00Z"/>
                <w:rFonts w:ascii="Arial" w:eastAsia="MS Mincho" w:hAnsi="Arial" w:cs="Arial"/>
                <w:sz w:val="18"/>
                <w:szCs w:val="18"/>
              </w:rPr>
            </w:pPr>
            <w:ins w:id="67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2" w:author="Boisvert, Eric" w:date="2016-03-29T09:19:00Z"/>
                <w:rFonts w:cs="Arial"/>
                <w:szCs w:val="18"/>
                <w:lang w:eastAsia="en-US"/>
              </w:rPr>
            </w:pPr>
          </w:p>
        </w:tc>
      </w:tr>
      <w:tr w:rsidR="00480BB6" w:rsidRPr="00DE63EA" w14:paraId="72C67304" w14:textId="77777777" w:rsidTr="0024128E">
        <w:trPr>
          <w:ins w:id="67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714" w:author="Boisvert, Eric" w:date="2016-03-29T09:19:00Z"/>
                <w:rFonts w:cs="Arial"/>
                <w:b/>
                <w:szCs w:val="18"/>
              </w:rPr>
            </w:pPr>
            <w:ins w:id="67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6" w:author="Boisvert, Eric" w:date="2016-03-29T09:19:00Z"/>
                <w:rFonts w:cs="Arial"/>
                <w:szCs w:val="18"/>
                <w:lang w:val="en-US"/>
              </w:rPr>
            </w:pPr>
            <w:ins w:id="6717"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0" w:author="Boisvert, Eric" w:date="2016-03-29T09:19:00Z"/>
                <w:rFonts w:ascii="Arial" w:eastAsia="MS Mincho" w:hAnsi="Arial" w:cs="Arial"/>
                <w:sz w:val="18"/>
                <w:szCs w:val="18"/>
              </w:rPr>
            </w:pPr>
            <w:ins w:id="67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2" w:author="Boisvert, Eric" w:date="2016-03-29T09:19:00Z"/>
                <w:rFonts w:ascii="Arial" w:eastAsia="MS Mincho" w:hAnsi="Arial" w:cs="Arial"/>
                <w:b/>
                <w:color w:val="0000FF"/>
                <w:sz w:val="18"/>
                <w:szCs w:val="18"/>
              </w:rPr>
            </w:pPr>
            <w:ins w:id="6723" w:author="Boisvert, Eric" w:date="2016-03-29T09:19:00Z">
              <w:r w:rsidRPr="00480BB6">
                <w:rPr>
                  <w:rFonts w:ascii="Arial" w:hAnsi="Arial" w:cs="Arial"/>
                  <w:sz w:val="18"/>
                  <w:szCs w:val="18"/>
                  <w:lang w:val="en-CA"/>
                  <w:rPrChange w:id="6724"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7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7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7" w:author="Boisvert, Eric" w:date="2016-03-29T09:19:00Z"/>
                <w:rFonts w:ascii="Arial" w:eastAsia="MS Mincho" w:hAnsi="Arial" w:cs="Arial"/>
                <w:sz w:val="18"/>
                <w:szCs w:val="18"/>
              </w:rPr>
            </w:pPr>
            <w:ins w:id="67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9" w:author="Boisvert, Eric" w:date="2016-03-29T09:19:00Z"/>
                <w:rFonts w:cs="Arial"/>
                <w:b/>
                <w:color w:val="FF0000"/>
                <w:szCs w:val="18"/>
                <w:lang w:eastAsia="en-US"/>
              </w:rPr>
            </w:pPr>
            <w:ins w:id="6730"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7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7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3" w:author="Boisvert, Eric" w:date="2016-03-29T09:19:00Z"/>
                <w:rFonts w:ascii="Arial" w:eastAsia="MS Mincho" w:hAnsi="Arial" w:cs="Arial"/>
                <w:sz w:val="18"/>
                <w:szCs w:val="18"/>
              </w:rPr>
            </w:pPr>
            <w:ins w:id="67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35" w:author="Boisvert, Eric" w:date="2016-03-29T09:19:00Z"/>
                <w:rFonts w:ascii="Arial" w:eastAsia="MS Mincho" w:hAnsi="Arial" w:cs="Arial"/>
                <w:sz w:val="18"/>
                <w:szCs w:val="18"/>
              </w:rPr>
            </w:pPr>
            <w:ins w:id="6736"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7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7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9" w:author="Boisvert, Eric" w:date="2016-03-29T09:19:00Z"/>
                <w:rFonts w:ascii="Arial" w:eastAsia="MS Mincho" w:hAnsi="Arial" w:cs="Arial"/>
                <w:sz w:val="18"/>
                <w:szCs w:val="18"/>
              </w:rPr>
            </w:pPr>
            <w:ins w:id="67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1" w:author="Boisvert, Eric" w:date="2016-03-29T09:19:00Z"/>
                <w:rFonts w:cs="Arial"/>
                <w:szCs w:val="18"/>
                <w:lang w:eastAsia="en-US"/>
              </w:rPr>
            </w:pPr>
          </w:p>
        </w:tc>
      </w:tr>
      <w:tr w:rsidR="00480BB6" w:rsidRPr="00DE63EA" w14:paraId="246412EC" w14:textId="77777777" w:rsidTr="0024128E">
        <w:trPr>
          <w:ins w:id="67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743" w:author="Boisvert, Eric" w:date="2016-03-29T09:19:00Z"/>
                <w:rFonts w:cs="Arial"/>
                <w:b/>
                <w:szCs w:val="18"/>
              </w:rPr>
            </w:pPr>
            <w:ins w:id="67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5" w:author="Boisvert, Eric" w:date="2016-03-29T09:19:00Z"/>
                <w:rFonts w:cs="Arial"/>
                <w:szCs w:val="18"/>
                <w:lang w:val="en-US"/>
              </w:rPr>
            </w:pPr>
            <w:ins w:id="6746"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9" w:author="Boisvert, Eric" w:date="2016-03-29T09:19:00Z"/>
                <w:rFonts w:ascii="Arial" w:eastAsia="MS Mincho" w:hAnsi="Arial" w:cs="Arial"/>
                <w:sz w:val="18"/>
                <w:szCs w:val="18"/>
              </w:rPr>
            </w:pPr>
            <w:ins w:id="67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1" w:author="Boisvert, Eric" w:date="2016-03-29T09:19:00Z"/>
                <w:rFonts w:ascii="Arial" w:eastAsia="MS Mincho" w:hAnsi="Arial" w:cs="Arial"/>
                <w:b/>
                <w:color w:val="0000FF"/>
                <w:sz w:val="18"/>
                <w:szCs w:val="18"/>
              </w:rPr>
            </w:pPr>
            <w:ins w:id="6752" w:author="Boisvert, Eric" w:date="2016-03-29T09:19:00Z">
              <w:r w:rsidRPr="00480BB6">
                <w:rPr>
                  <w:rFonts w:ascii="Arial" w:hAnsi="Arial" w:cs="Arial"/>
                  <w:sz w:val="18"/>
                  <w:szCs w:val="18"/>
                  <w:lang w:val="en-CA"/>
                  <w:rPrChange w:id="6753"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6" w:author="Boisvert, Eric" w:date="2016-03-29T09:19:00Z"/>
                <w:rFonts w:ascii="Arial" w:eastAsia="MS Mincho" w:hAnsi="Arial" w:cs="Arial"/>
                <w:sz w:val="18"/>
                <w:szCs w:val="18"/>
              </w:rPr>
            </w:pPr>
            <w:ins w:id="67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8" w:author="Boisvert, Eric" w:date="2016-03-29T09:19:00Z"/>
                <w:rFonts w:cs="Arial"/>
                <w:b/>
                <w:color w:val="FF0000"/>
                <w:szCs w:val="18"/>
                <w:lang w:eastAsia="en-US"/>
              </w:rPr>
            </w:pPr>
            <w:ins w:id="6759"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7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7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2" w:author="Boisvert, Eric" w:date="2016-03-29T09:19:00Z"/>
                <w:rFonts w:ascii="Arial" w:eastAsia="MS Mincho" w:hAnsi="Arial" w:cs="Arial"/>
                <w:sz w:val="18"/>
                <w:szCs w:val="18"/>
              </w:rPr>
            </w:pPr>
            <w:ins w:id="67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64" w:author="Boisvert, Eric" w:date="2016-03-29T09:19:00Z"/>
                <w:rFonts w:ascii="Arial" w:eastAsia="MS Mincho" w:hAnsi="Arial" w:cs="Arial"/>
                <w:sz w:val="18"/>
                <w:szCs w:val="18"/>
              </w:rPr>
            </w:pPr>
            <w:ins w:id="6765"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7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7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8" w:author="Boisvert, Eric" w:date="2016-03-29T09:19:00Z"/>
                <w:rFonts w:ascii="Arial" w:eastAsia="MS Mincho" w:hAnsi="Arial" w:cs="Arial"/>
                <w:sz w:val="18"/>
                <w:szCs w:val="18"/>
              </w:rPr>
            </w:pPr>
            <w:ins w:id="67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0" w:author="Boisvert, Eric" w:date="2016-03-29T09:19:00Z"/>
                <w:rFonts w:cs="Arial"/>
                <w:szCs w:val="18"/>
                <w:lang w:eastAsia="en-US"/>
              </w:rPr>
            </w:pPr>
          </w:p>
        </w:tc>
      </w:tr>
      <w:tr w:rsidR="00480BB6" w:rsidRPr="00DE63EA" w14:paraId="662F42C3" w14:textId="77777777" w:rsidTr="0024128E">
        <w:trPr>
          <w:ins w:id="67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772" w:author="Boisvert, Eric" w:date="2016-03-29T09:19:00Z"/>
                <w:rFonts w:cs="Arial"/>
                <w:b/>
                <w:szCs w:val="18"/>
              </w:rPr>
            </w:pPr>
            <w:ins w:id="67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4" w:author="Boisvert, Eric" w:date="2016-03-29T09:19:00Z"/>
                <w:rFonts w:cs="Arial"/>
                <w:szCs w:val="18"/>
                <w:lang w:val="en-US"/>
              </w:rPr>
            </w:pPr>
            <w:ins w:id="6775"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7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8" w:author="Boisvert, Eric" w:date="2016-03-29T09:19:00Z"/>
                <w:rFonts w:ascii="Arial" w:eastAsia="MS Mincho" w:hAnsi="Arial" w:cs="Arial"/>
                <w:sz w:val="18"/>
                <w:szCs w:val="18"/>
              </w:rPr>
            </w:pPr>
            <w:ins w:id="67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0" w:author="Boisvert, Eric" w:date="2016-03-29T09:19:00Z"/>
                <w:rFonts w:ascii="Arial" w:eastAsia="MS Mincho" w:hAnsi="Arial" w:cs="Arial"/>
                <w:b/>
                <w:color w:val="0000FF"/>
                <w:sz w:val="18"/>
                <w:szCs w:val="18"/>
              </w:rPr>
            </w:pPr>
            <w:ins w:id="6781" w:author="Boisvert, Eric" w:date="2016-03-29T09:19:00Z">
              <w:r w:rsidRPr="00480BB6">
                <w:rPr>
                  <w:rFonts w:ascii="Arial" w:hAnsi="Arial" w:cs="Arial"/>
                  <w:sz w:val="18"/>
                  <w:szCs w:val="18"/>
                  <w:lang w:val="en-CA"/>
                  <w:rPrChange w:id="6782"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7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7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5" w:author="Boisvert, Eric" w:date="2016-03-29T09:19:00Z"/>
                <w:rFonts w:ascii="Arial" w:eastAsia="MS Mincho" w:hAnsi="Arial" w:cs="Arial"/>
                <w:sz w:val="18"/>
                <w:szCs w:val="18"/>
              </w:rPr>
            </w:pPr>
            <w:ins w:id="67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7" w:author="Boisvert, Eric" w:date="2016-03-29T09:19:00Z"/>
                <w:rFonts w:cs="Arial"/>
                <w:b/>
                <w:color w:val="FF0000"/>
                <w:szCs w:val="18"/>
                <w:lang w:eastAsia="en-US"/>
              </w:rPr>
            </w:pPr>
            <w:ins w:id="6788"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7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7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1" w:author="Boisvert, Eric" w:date="2016-03-29T09:19:00Z"/>
                <w:rFonts w:ascii="Arial" w:eastAsia="MS Mincho" w:hAnsi="Arial" w:cs="Arial"/>
                <w:sz w:val="18"/>
                <w:szCs w:val="18"/>
              </w:rPr>
            </w:pPr>
            <w:ins w:id="67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93" w:author="Boisvert, Eric" w:date="2016-03-29T09:19:00Z"/>
                <w:rFonts w:ascii="Arial" w:eastAsia="MS Mincho" w:hAnsi="Arial" w:cs="Arial"/>
                <w:sz w:val="18"/>
                <w:szCs w:val="18"/>
              </w:rPr>
            </w:pPr>
            <w:ins w:id="6794"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7" w:author="Boisvert, Eric" w:date="2016-03-29T09:19:00Z"/>
                <w:rFonts w:ascii="Arial" w:eastAsia="MS Mincho" w:hAnsi="Arial" w:cs="Arial"/>
                <w:sz w:val="18"/>
                <w:szCs w:val="18"/>
              </w:rPr>
            </w:pPr>
            <w:ins w:id="67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9" w:author="Boisvert, Eric" w:date="2016-03-29T09:19:00Z"/>
                <w:rFonts w:cs="Arial"/>
                <w:szCs w:val="18"/>
                <w:lang w:eastAsia="en-US"/>
              </w:rPr>
            </w:pPr>
          </w:p>
        </w:tc>
      </w:tr>
      <w:tr w:rsidR="00480BB6" w:rsidRPr="00DE63EA" w14:paraId="61B2261B" w14:textId="77777777" w:rsidTr="0024128E">
        <w:trPr>
          <w:ins w:id="68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6801" w:author="Boisvert, Eric" w:date="2016-03-29T09:19:00Z"/>
                <w:rFonts w:cs="Arial"/>
                <w:b/>
                <w:szCs w:val="18"/>
              </w:rPr>
            </w:pPr>
            <w:ins w:id="68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3" w:author="Boisvert, Eric" w:date="2016-03-29T09:19:00Z"/>
                <w:rFonts w:cs="Arial"/>
                <w:szCs w:val="18"/>
                <w:lang w:val="en-US"/>
              </w:rPr>
            </w:pPr>
            <w:ins w:id="6804"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68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68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7" w:author="Boisvert, Eric" w:date="2016-03-29T09:19:00Z"/>
                <w:rFonts w:ascii="Arial" w:eastAsia="MS Mincho" w:hAnsi="Arial" w:cs="Arial"/>
                <w:sz w:val="18"/>
                <w:szCs w:val="18"/>
              </w:rPr>
            </w:pPr>
            <w:ins w:id="68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9" w:author="Boisvert, Eric" w:date="2016-03-29T09:19:00Z"/>
                <w:rFonts w:ascii="Arial" w:eastAsia="MS Mincho" w:hAnsi="Arial" w:cs="Arial"/>
                <w:b/>
                <w:color w:val="0000FF"/>
                <w:sz w:val="18"/>
                <w:szCs w:val="18"/>
              </w:rPr>
            </w:pPr>
            <w:ins w:id="6810" w:author="Boisvert, Eric" w:date="2016-03-29T09:19:00Z">
              <w:r w:rsidRPr="00480BB6">
                <w:rPr>
                  <w:rFonts w:ascii="Arial" w:hAnsi="Arial" w:cs="Arial"/>
                  <w:sz w:val="18"/>
                  <w:szCs w:val="18"/>
                  <w:lang w:val="en-CA"/>
                  <w:rPrChange w:id="6811"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68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68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4" w:author="Boisvert, Eric" w:date="2016-03-29T09:19:00Z"/>
                <w:rFonts w:ascii="Arial" w:eastAsia="MS Mincho" w:hAnsi="Arial" w:cs="Arial"/>
                <w:sz w:val="18"/>
                <w:szCs w:val="18"/>
              </w:rPr>
            </w:pPr>
            <w:ins w:id="68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6" w:author="Boisvert, Eric" w:date="2016-03-29T09:19:00Z"/>
                <w:rFonts w:cs="Arial"/>
                <w:b/>
                <w:color w:val="FF0000"/>
                <w:szCs w:val="18"/>
                <w:lang w:eastAsia="en-US"/>
              </w:rPr>
            </w:pPr>
            <w:ins w:id="6817"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68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68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0" w:author="Boisvert, Eric" w:date="2016-03-29T09:19:00Z"/>
                <w:rFonts w:ascii="Arial" w:eastAsia="MS Mincho" w:hAnsi="Arial" w:cs="Arial"/>
                <w:sz w:val="18"/>
                <w:szCs w:val="18"/>
              </w:rPr>
            </w:pPr>
            <w:ins w:id="68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22" w:author="Boisvert, Eric" w:date="2016-03-29T09:19:00Z"/>
                <w:rFonts w:ascii="Arial" w:eastAsia="MS Mincho" w:hAnsi="Arial" w:cs="Arial"/>
                <w:sz w:val="18"/>
                <w:szCs w:val="18"/>
              </w:rPr>
            </w:pPr>
            <w:ins w:id="6823"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68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68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6" w:author="Boisvert, Eric" w:date="2016-03-29T09:19:00Z"/>
                <w:rFonts w:ascii="Arial" w:eastAsia="MS Mincho" w:hAnsi="Arial" w:cs="Arial"/>
                <w:sz w:val="18"/>
                <w:szCs w:val="18"/>
              </w:rPr>
            </w:pPr>
            <w:ins w:id="68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8" w:author="Boisvert, Eric" w:date="2016-03-29T09:19:00Z"/>
                <w:rFonts w:cs="Arial"/>
                <w:szCs w:val="18"/>
                <w:lang w:eastAsia="en-US"/>
              </w:rPr>
            </w:pPr>
          </w:p>
        </w:tc>
      </w:tr>
      <w:tr w:rsidR="00480BB6" w:rsidRPr="00DE63EA" w14:paraId="74BD5F35" w14:textId="77777777" w:rsidTr="0024128E">
        <w:trPr>
          <w:ins w:id="68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830" w:author="Boisvert, Eric" w:date="2016-03-29T09:19:00Z"/>
                <w:rFonts w:cs="Arial"/>
                <w:b/>
                <w:szCs w:val="18"/>
              </w:rPr>
            </w:pPr>
            <w:ins w:id="68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2" w:author="Boisvert, Eric" w:date="2016-03-29T09:19:00Z"/>
                <w:rFonts w:cs="Arial"/>
                <w:szCs w:val="18"/>
                <w:lang w:val="en-US"/>
              </w:rPr>
            </w:pPr>
            <w:ins w:id="6833"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6" w:author="Boisvert, Eric" w:date="2016-03-29T09:19:00Z"/>
                <w:rFonts w:ascii="Arial" w:eastAsia="MS Mincho" w:hAnsi="Arial" w:cs="Arial"/>
                <w:sz w:val="18"/>
                <w:szCs w:val="18"/>
              </w:rPr>
            </w:pPr>
            <w:ins w:id="68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8" w:author="Boisvert, Eric" w:date="2016-03-29T09:19:00Z"/>
                <w:rFonts w:ascii="Arial" w:eastAsia="MS Mincho" w:hAnsi="Arial" w:cs="Arial"/>
                <w:b/>
                <w:color w:val="0000FF"/>
                <w:sz w:val="18"/>
                <w:szCs w:val="18"/>
              </w:rPr>
            </w:pPr>
            <w:ins w:id="6839" w:author="Boisvert, Eric" w:date="2016-03-29T09:19:00Z">
              <w:r w:rsidRPr="00480BB6">
                <w:rPr>
                  <w:rFonts w:ascii="Arial" w:hAnsi="Arial" w:cs="Arial"/>
                  <w:sz w:val="18"/>
                  <w:szCs w:val="18"/>
                  <w:lang w:val="en-CA"/>
                  <w:rPrChange w:id="6840"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8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8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3" w:author="Boisvert, Eric" w:date="2016-03-29T09:19:00Z"/>
                <w:rFonts w:ascii="Arial" w:eastAsia="MS Mincho" w:hAnsi="Arial" w:cs="Arial"/>
                <w:sz w:val="18"/>
                <w:szCs w:val="18"/>
              </w:rPr>
            </w:pPr>
            <w:ins w:id="68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5" w:author="Boisvert, Eric" w:date="2016-03-29T09:19:00Z"/>
                <w:rFonts w:cs="Arial"/>
                <w:b/>
                <w:color w:val="FF0000"/>
                <w:szCs w:val="18"/>
                <w:lang w:eastAsia="en-US"/>
              </w:rPr>
            </w:pPr>
            <w:ins w:id="6846"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8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8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9" w:author="Boisvert, Eric" w:date="2016-03-29T09:19:00Z"/>
                <w:rFonts w:ascii="Arial" w:eastAsia="MS Mincho" w:hAnsi="Arial" w:cs="Arial"/>
                <w:sz w:val="18"/>
                <w:szCs w:val="18"/>
              </w:rPr>
            </w:pPr>
            <w:ins w:id="68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51" w:author="Boisvert, Eric" w:date="2016-03-29T09:19:00Z"/>
                <w:rFonts w:ascii="Arial" w:eastAsia="MS Mincho" w:hAnsi="Arial" w:cs="Arial"/>
                <w:sz w:val="18"/>
                <w:szCs w:val="18"/>
              </w:rPr>
            </w:pPr>
            <w:ins w:id="6852"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8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8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5" w:author="Boisvert, Eric" w:date="2016-03-29T09:19:00Z"/>
                <w:rFonts w:ascii="Arial" w:eastAsia="MS Mincho" w:hAnsi="Arial" w:cs="Arial"/>
                <w:sz w:val="18"/>
                <w:szCs w:val="18"/>
              </w:rPr>
            </w:pPr>
            <w:ins w:id="68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7" w:author="Boisvert, Eric" w:date="2016-03-29T09:19:00Z"/>
                <w:rFonts w:cs="Arial"/>
                <w:szCs w:val="18"/>
                <w:lang w:eastAsia="en-US"/>
              </w:rPr>
            </w:pPr>
          </w:p>
        </w:tc>
      </w:tr>
      <w:tr w:rsidR="00480BB6" w:rsidRPr="00DE63EA" w14:paraId="69EF98CD" w14:textId="77777777" w:rsidTr="0024128E">
        <w:trPr>
          <w:ins w:id="685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859" w:author="Boisvert, Eric" w:date="2016-03-29T09:19:00Z"/>
                <w:rFonts w:cs="Arial"/>
                <w:b/>
                <w:szCs w:val="18"/>
              </w:rPr>
            </w:pPr>
            <w:ins w:id="686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1" w:author="Boisvert, Eric" w:date="2016-03-29T09:19:00Z"/>
                <w:rFonts w:cs="Arial"/>
                <w:szCs w:val="18"/>
                <w:lang w:val="en-US"/>
              </w:rPr>
            </w:pPr>
            <w:ins w:id="6862"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8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8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5" w:author="Boisvert, Eric" w:date="2016-03-29T09:19:00Z"/>
                <w:rFonts w:ascii="Arial" w:eastAsia="MS Mincho" w:hAnsi="Arial" w:cs="Arial"/>
                <w:sz w:val="18"/>
                <w:szCs w:val="18"/>
              </w:rPr>
            </w:pPr>
            <w:ins w:id="68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7" w:author="Boisvert, Eric" w:date="2016-03-29T09:19:00Z"/>
                <w:rFonts w:ascii="Arial" w:eastAsia="MS Mincho" w:hAnsi="Arial" w:cs="Arial"/>
                <w:b/>
                <w:color w:val="0000FF"/>
                <w:sz w:val="18"/>
                <w:szCs w:val="18"/>
              </w:rPr>
            </w:pPr>
            <w:ins w:id="6868" w:author="Boisvert, Eric" w:date="2016-03-29T09:19:00Z">
              <w:r w:rsidRPr="00480BB6">
                <w:rPr>
                  <w:rFonts w:ascii="Arial" w:hAnsi="Arial" w:cs="Arial"/>
                  <w:sz w:val="18"/>
                  <w:szCs w:val="18"/>
                  <w:lang w:val="en-CA"/>
                  <w:rPrChange w:id="6869"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8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8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2" w:author="Boisvert, Eric" w:date="2016-03-29T09:19:00Z"/>
                <w:rFonts w:ascii="Arial" w:eastAsia="MS Mincho" w:hAnsi="Arial" w:cs="Arial"/>
                <w:sz w:val="18"/>
                <w:szCs w:val="18"/>
              </w:rPr>
            </w:pPr>
            <w:ins w:id="68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4" w:author="Boisvert, Eric" w:date="2016-03-29T09:19:00Z"/>
                <w:rFonts w:cs="Arial"/>
                <w:b/>
                <w:color w:val="FF0000"/>
                <w:szCs w:val="18"/>
                <w:lang w:eastAsia="en-US"/>
              </w:rPr>
            </w:pPr>
            <w:ins w:id="6875"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8" w:author="Boisvert, Eric" w:date="2016-03-29T09:19:00Z"/>
                <w:rFonts w:ascii="Arial" w:eastAsia="MS Mincho" w:hAnsi="Arial" w:cs="Arial"/>
                <w:sz w:val="18"/>
                <w:szCs w:val="18"/>
              </w:rPr>
            </w:pPr>
            <w:ins w:id="68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80" w:author="Boisvert, Eric" w:date="2016-03-29T09:19:00Z"/>
                <w:rFonts w:ascii="Arial" w:eastAsia="MS Mincho" w:hAnsi="Arial" w:cs="Arial"/>
                <w:sz w:val="18"/>
                <w:szCs w:val="18"/>
              </w:rPr>
            </w:pPr>
            <w:ins w:id="6881"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4" w:author="Boisvert, Eric" w:date="2016-03-29T09:19:00Z"/>
                <w:rFonts w:ascii="Arial" w:eastAsia="MS Mincho" w:hAnsi="Arial" w:cs="Arial"/>
                <w:sz w:val="18"/>
                <w:szCs w:val="18"/>
              </w:rPr>
            </w:pPr>
            <w:ins w:id="68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6" w:author="Boisvert, Eric" w:date="2016-03-29T09:19:00Z"/>
                <w:rFonts w:cs="Arial"/>
                <w:szCs w:val="18"/>
                <w:lang w:eastAsia="en-US"/>
              </w:rPr>
            </w:pPr>
          </w:p>
        </w:tc>
      </w:tr>
      <w:tr w:rsidR="00480BB6" w:rsidRPr="00DE63EA" w14:paraId="06CD22DE" w14:textId="77777777" w:rsidTr="0024128E">
        <w:trPr>
          <w:ins w:id="68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888" w:author="Boisvert, Eric" w:date="2016-03-29T09:19:00Z"/>
                <w:rFonts w:cs="Arial"/>
                <w:b/>
                <w:szCs w:val="18"/>
              </w:rPr>
            </w:pPr>
            <w:ins w:id="68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0" w:author="Boisvert, Eric" w:date="2016-03-29T09:19:00Z"/>
                <w:rFonts w:cs="Arial"/>
                <w:szCs w:val="18"/>
                <w:lang w:val="en-US"/>
              </w:rPr>
            </w:pPr>
            <w:ins w:id="6891"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8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8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4" w:author="Boisvert, Eric" w:date="2016-03-29T09:19:00Z"/>
                <w:rFonts w:ascii="Arial" w:eastAsia="MS Mincho" w:hAnsi="Arial" w:cs="Arial"/>
                <w:sz w:val="18"/>
                <w:szCs w:val="18"/>
              </w:rPr>
            </w:pPr>
            <w:ins w:id="68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6" w:author="Boisvert, Eric" w:date="2016-03-29T09:19:00Z"/>
                <w:rFonts w:ascii="Arial" w:eastAsia="MS Mincho" w:hAnsi="Arial" w:cs="Arial"/>
                <w:b/>
                <w:color w:val="0000FF"/>
                <w:sz w:val="18"/>
                <w:szCs w:val="18"/>
              </w:rPr>
            </w:pPr>
            <w:ins w:id="6897" w:author="Boisvert, Eric" w:date="2016-03-29T09:19:00Z">
              <w:r w:rsidRPr="00480BB6">
                <w:rPr>
                  <w:rFonts w:ascii="Arial" w:hAnsi="Arial" w:cs="Arial"/>
                  <w:sz w:val="18"/>
                  <w:szCs w:val="18"/>
                  <w:lang w:val="en-CA"/>
                  <w:rPrChange w:id="6898"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8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9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1" w:author="Boisvert, Eric" w:date="2016-03-29T09:19:00Z"/>
                <w:rFonts w:ascii="Arial" w:eastAsia="MS Mincho" w:hAnsi="Arial" w:cs="Arial"/>
                <w:sz w:val="18"/>
                <w:szCs w:val="18"/>
              </w:rPr>
            </w:pPr>
            <w:ins w:id="69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3" w:author="Boisvert, Eric" w:date="2016-03-29T09:19:00Z"/>
                <w:rFonts w:cs="Arial"/>
                <w:b/>
                <w:color w:val="FF0000"/>
                <w:szCs w:val="18"/>
                <w:lang w:eastAsia="en-US"/>
              </w:rPr>
            </w:pPr>
            <w:ins w:id="6904"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69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9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7" w:author="Boisvert, Eric" w:date="2016-03-29T09:19:00Z"/>
                <w:rFonts w:ascii="Arial" w:eastAsia="MS Mincho" w:hAnsi="Arial" w:cs="Arial"/>
                <w:sz w:val="18"/>
                <w:szCs w:val="18"/>
              </w:rPr>
            </w:pPr>
            <w:ins w:id="69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09" w:author="Boisvert, Eric" w:date="2016-03-29T09:19:00Z"/>
                <w:rFonts w:ascii="Arial" w:eastAsia="MS Mincho" w:hAnsi="Arial" w:cs="Arial"/>
                <w:sz w:val="18"/>
                <w:szCs w:val="18"/>
              </w:rPr>
            </w:pPr>
            <w:ins w:id="6910"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9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9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3" w:author="Boisvert, Eric" w:date="2016-03-29T09:19:00Z"/>
                <w:rFonts w:ascii="Arial" w:eastAsia="MS Mincho" w:hAnsi="Arial" w:cs="Arial"/>
                <w:sz w:val="18"/>
                <w:szCs w:val="18"/>
              </w:rPr>
            </w:pPr>
            <w:ins w:id="69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5" w:author="Boisvert, Eric" w:date="2016-03-29T09:19:00Z"/>
                <w:rFonts w:cs="Arial"/>
                <w:szCs w:val="18"/>
                <w:lang w:eastAsia="en-US"/>
              </w:rPr>
            </w:pPr>
          </w:p>
        </w:tc>
      </w:tr>
    </w:tbl>
    <w:p w14:paraId="298D873A" w14:textId="77777777" w:rsidR="00480BB6" w:rsidRDefault="00480BB6" w:rsidP="00480BB6">
      <w:pPr>
        <w:rPr>
          <w:ins w:id="6916" w:author="Boisvert, Eric" w:date="2016-03-29T09:19:00Z"/>
        </w:rPr>
      </w:pPr>
    </w:p>
    <w:p w14:paraId="35899589" w14:textId="77777777" w:rsidR="00480BB6" w:rsidRDefault="00480BB6" w:rsidP="00480BB6">
      <w:pPr>
        <w:rPr>
          <w:ins w:id="6917" w:author="Boisvert, Eric" w:date="2016-03-29T09:19:00Z"/>
        </w:rPr>
      </w:pPr>
      <w:ins w:id="6918" w:author="Boisvert, Eric" w:date="2016-03-29T09:19:00Z">
        <w:r>
          <w:br w:type="page"/>
        </w:r>
      </w:ins>
    </w:p>
    <w:p w14:paraId="7A3A7DF6" w14:textId="77777777" w:rsidR="00480BB6" w:rsidRDefault="00480BB6" w:rsidP="00480BB6">
      <w:pPr>
        <w:rPr>
          <w:ins w:id="6919" w:author="Boisvert, Eric" w:date="2016-03-29T09:19:00Z"/>
        </w:rPr>
      </w:pPr>
    </w:p>
    <w:p w14:paraId="30FF345D" w14:textId="77777777" w:rsidR="00480BB6" w:rsidRDefault="00480BB6" w:rsidP="00480BB6">
      <w:pPr>
        <w:pStyle w:val="Titre3"/>
        <w:numPr>
          <w:ilvl w:val="0"/>
          <w:numId w:val="0"/>
        </w:numPr>
        <w:ind w:left="720" w:hanging="720"/>
        <w:rPr>
          <w:ins w:id="6920" w:author="Boisvert, Eric" w:date="2016-03-29T09:19:00Z"/>
          <w:lang w:val="fr-CA"/>
        </w:rPr>
      </w:pPr>
      <w:ins w:id="6921"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9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923" w:author="Boisvert, Eric" w:date="2016-03-29T09:19:00Z"/>
                <w:rFonts w:cs="Arial"/>
                <w:szCs w:val="18"/>
                <w:lang w:eastAsia="en-US"/>
              </w:rPr>
            </w:pPr>
            <w:ins w:id="692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925" w:author="Boisvert, Eric" w:date="2016-03-29T09:19:00Z"/>
                <w:rFonts w:cs="Arial"/>
                <w:b/>
                <w:color w:val="0000FF"/>
                <w:szCs w:val="18"/>
                <w:lang w:eastAsia="en-US"/>
              </w:rPr>
            </w:pPr>
            <w:ins w:id="6926"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92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928" w:author="Boisvert, Eric" w:date="2016-03-29T09:19:00Z"/>
                <w:rFonts w:cs="Arial"/>
                <w:szCs w:val="18"/>
                <w:lang w:eastAsia="en-US"/>
              </w:rPr>
            </w:pPr>
            <w:ins w:id="692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0" w:author="Boisvert, Eric" w:date="2016-03-29T09:19:00Z"/>
                <w:rFonts w:cs="Arial"/>
                <w:b/>
                <w:color w:val="0000FF"/>
                <w:szCs w:val="18"/>
                <w:lang w:eastAsia="en-US"/>
              </w:rPr>
            </w:pPr>
            <w:ins w:id="6931" w:author="Boisvert, Eric" w:date="2016-03-29T09:19:00Z">
              <w:r>
                <w:rPr>
                  <w:rFonts w:cs="Arial"/>
                  <w:szCs w:val="18"/>
                  <w:lang w:val="en-US"/>
                </w:rPr>
                <w:t>/req/gsml4-extension</w:t>
              </w:r>
            </w:ins>
          </w:p>
        </w:tc>
      </w:tr>
      <w:tr w:rsidR="00480BB6" w:rsidRPr="00DE63EA" w14:paraId="1E3F7EC4" w14:textId="77777777" w:rsidTr="0024128E">
        <w:trPr>
          <w:ins w:id="693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933" w:author="Boisvert, Eric" w:date="2016-03-29T09:19:00Z"/>
                <w:rFonts w:cs="Arial"/>
                <w:b/>
                <w:szCs w:val="18"/>
              </w:rPr>
            </w:pPr>
            <w:ins w:id="693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5" w:author="Boisvert, Eric" w:date="2016-03-29T09:19:00Z"/>
                <w:rFonts w:cs="Arial"/>
                <w:szCs w:val="18"/>
                <w:lang w:val="en-US"/>
              </w:rPr>
            </w:pPr>
            <w:ins w:id="6936" w:author="Boisvert, Eric" w:date="2016-03-29T09:19:00Z">
              <w:r>
                <w:rPr>
                  <w:rFonts w:cs="Arial"/>
                  <w:szCs w:val="18"/>
                  <w:lang w:val="en-US"/>
                </w:rPr>
                <w:t>/conf/gsml4-basic</w:t>
              </w:r>
            </w:ins>
          </w:p>
        </w:tc>
      </w:tr>
      <w:tr w:rsidR="00480BB6" w:rsidRPr="00DE63EA" w14:paraId="015588B4" w14:textId="77777777" w:rsidTr="0024128E">
        <w:trPr>
          <w:ins w:id="69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938" w:author="Boisvert, Eric" w:date="2016-03-29T09:19:00Z"/>
                <w:rFonts w:cs="Arial"/>
                <w:b/>
                <w:szCs w:val="18"/>
              </w:rPr>
            </w:pPr>
            <w:ins w:id="693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0" w:author="Boisvert, Eric" w:date="2016-03-29T09:19:00Z"/>
                <w:rFonts w:cs="Arial"/>
                <w:szCs w:val="18"/>
                <w:lang w:val="en-US"/>
              </w:rPr>
            </w:pPr>
            <w:ins w:id="6941"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4" w:author="Boisvert, Eric" w:date="2016-03-29T09:19:00Z"/>
                <w:rFonts w:ascii="Arial" w:eastAsia="MS Mincho" w:hAnsi="Arial" w:cs="Arial"/>
                <w:sz w:val="18"/>
                <w:szCs w:val="18"/>
              </w:rPr>
            </w:pPr>
            <w:ins w:id="69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6" w:author="Boisvert, Eric" w:date="2016-03-29T09:19:00Z"/>
                <w:rFonts w:ascii="Arial" w:eastAsia="MS Mincho" w:hAnsi="Arial" w:cs="Arial"/>
                <w:b/>
                <w:color w:val="0000FF"/>
                <w:sz w:val="18"/>
                <w:szCs w:val="18"/>
              </w:rPr>
            </w:pPr>
            <w:ins w:id="6947" w:author="Boisvert, Eric" w:date="2016-03-29T09:19:00Z">
              <w:r w:rsidRPr="00480BB6">
                <w:rPr>
                  <w:rFonts w:ascii="Arial" w:hAnsi="Arial" w:cs="Arial"/>
                  <w:sz w:val="18"/>
                  <w:szCs w:val="18"/>
                  <w:lang w:val="en-CA"/>
                  <w:rPrChange w:id="6948"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9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9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1" w:author="Boisvert, Eric" w:date="2016-03-29T09:19:00Z"/>
                <w:rFonts w:ascii="Arial" w:eastAsia="MS Mincho" w:hAnsi="Arial" w:cs="Arial"/>
                <w:sz w:val="18"/>
                <w:szCs w:val="18"/>
              </w:rPr>
            </w:pPr>
            <w:ins w:id="69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3" w:author="Boisvert, Eric" w:date="2016-03-29T09:19:00Z"/>
                <w:rFonts w:cs="Arial"/>
                <w:b/>
                <w:color w:val="FF0000"/>
                <w:szCs w:val="18"/>
                <w:lang w:eastAsia="en-US"/>
              </w:rPr>
            </w:pPr>
            <w:ins w:id="6954"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7" w:author="Boisvert, Eric" w:date="2016-03-29T09:19:00Z"/>
                <w:rFonts w:ascii="Arial" w:eastAsia="MS Mincho" w:hAnsi="Arial" w:cs="Arial"/>
                <w:sz w:val="18"/>
                <w:szCs w:val="18"/>
              </w:rPr>
            </w:pPr>
            <w:ins w:id="69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9" w:author="Boisvert, Eric" w:date="2016-03-29T09:19:00Z"/>
                <w:rFonts w:ascii="Arial" w:eastAsia="MS Mincho" w:hAnsi="Arial" w:cs="Arial"/>
                <w:sz w:val="18"/>
                <w:szCs w:val="18"/>
              </w:rPr>
            </w:pPr>
            <w:ins w:id="6960"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9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9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3" w:author="Boisvert, Eric" w:date="2016-03-29T09:19:00Z"/>
                <w:rFonts w:ascii="Arial" w:eastAsia="MS Mincho" w:hAnsi="Arial" w:cs="Arial"/>
                <w:sz w:val="18"/>
                <w:szCs w:val="18"/>
              </w:rPr>
            </w:pPr>
            <w:ins w:id="69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5" w:author="Boisvert, Eric" w:date="2016-03-29T09:19:00Z"/>
                <w:rFonts w:cs="Arial"/>
                <w:szCs w:val="18"/>
                <w:lang w:eastAsia="en-US"/>
              </w:rPr>
            </w:pPr>
          </w:p>
        </w:tc>
      </w:tr>
      <w:tr w:rsidR="00480BB6" w:rsidRPr="00DE63EA" w14:paraId="7E879877" w14:textId="77777777" w:rsidTr="0024128E">
        <w:trPr>
          <w:ins w:id="696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6967" w:author="Boisvert, Eric" w:date="2016-03-29T09:19:00Z"/>
                <w:rFonts w:cs="Arial"/>
                <w:b/>
                <w:szCs w:val="18"/>
              </w:rPr>
            </w:pPr>
            <w:ins w:id="696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9" w:author="Boisvert, Eric" w:date="2016-03-29T09:19:00Z"/>
                <w:rFonts w:cs="Arial"/>
                <w:szCs w:val="18"/>
                <w:lang w:val="en-US"/>
              </w:rPr>
            </w:pPr>
            <w:ins w:id="6970"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6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6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3" w:author="Boisvert, Eric" w:date="2016-03-29T09:19:00Z"/>
                <w:rFonts w:ascii="Arial" w:eastAsia="MS Mincho" w:hAnsi="Arial" w:cs="Arial"/>
                <w:sz w:val="18"/>
                <w:szCs w:val="18"/>
              </w:rPr>
            </w:pPr>
            <w:ins w:id="69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5" w:author="Boisvert, Eric" w:date="2016-03-29T09:19:00Z"/>
                <w:rFonts w:ascii="Arial" w:eastAsia="MS Mincho" w:hAnsi="Arial" w:cs="Arial"/>
                <w:b/>
                <w:color w:val="0000FF"/>
                <w:sz w:val="18"/>
                <w:szCs w:val="18"/>
              </w:rPr>
            </w:pPr>
            <w:ins w:id="6976"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6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6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9" w:author="Boisvert, Eric" w:date="2016-03-29T09:19:00Z"/>
                <w:rFonts w:ascii="Arial" w:eastAsia="MS Mincho" w:hAnsi="Arial" w:cs="Arial"/>
                <w:sz w:val="18"/>
                <w:szCs w:val="18"/>
              </w:rPr>
            </w:pPr>
            <w:ins w:id="69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1" w:author="Boisvert, Eric" w:date="2016-03-29T09:19:00Z"/>
                <w:rFonts w:cs="Arial"/>
                <w:b/>
                <w:color w:val="FF0000"/>
                <w:szCs w:val="18"/>
                <w:lang w:eastAsia="en-US"/>
              </w:rPr>
            </w:pPr>
            <w:ins w:id="6982"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69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69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5" w:author="Boisvert, Eric" w:date="2016-03-29T09:19:00Z"/>
                <w:rFonts w:ascii="Arial" w:eastAsia="MS Mincho" w:hAnsi="Arial" w:cs="Arial"/>
                <w:sz w:val="18"/>
                <w:szCs w:val="18"/>
              </w:rPr>
            </w:pPr>
            <w:ins w:id="69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7" w:author="Boisvert, Eric" w:date="2016-03-29T09:19:00Z"/>
                <w:rFonts w:ascii="Arial" w:eastAsia="MS Mincho" w:hAnsi="Arial" w:cs="Arial"/>
                <w:sz w:val="18"/>
                <w:szCs w:val="18"/>
              </w:rPr>
            </w:pPr>
            <w:ins w:id="6988"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69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69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1" w:author="Boisvert, Eric" w:date="2016-03-29T09:19:00Z"/>
                <w:rFonts w:ascii="Arial" w:eastAsia="MS Mincho" w:hAnsi="Arial" w:cs="Arial"/>
                <w:sz w:val="18"/>
                <w:szCs w:val="18"/>
              </w:rPr>
            </w:pPr>
            <w:ins w:id="69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3" w:author="Boisvert, Eric" w:date="2016-03-29T09:19:00Z"/>
                <w:rFonts w:cs="Arial"/>
                <w:szCs w:val="18"/>
                <w:lang w:eastAsia="en-US"/>
              </w:rPr>
            </w:pPr>
          </w:p>
        </w:tc>
      </w:tr>
      <w:tr w:rsidR="00480BB6" w:rsidRPr="00DE63EA" w14:paraId="2D7E0ED3" w14:textId="77777777" w:rsidTr="0024128E">
        <w:trPr>
          <w:ins w:id="69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995" w:author="Boisvert, Eric" w:date="2016-03-29T09:19:00Z"/>
                <w:rFonts w:cs="Arial"/>
                <w:b/>
                <w:szCs w:val="18"/>
              </w:rPr>
            </w:pPr>
            <w:ins w:id="69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7" w:author="Boisvert, Eric" w:date="2016-03-29T09:19:00Z"/>
                <w:rFonts w:cs="Arial"/>
                <w:szCs w:val="18"/>
                <w:lang w:val="en-US"/>
              </w:rPr>
            </w:pPr>
            <w:ins w:id="6998"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7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1" w:author="Boisvert, Eric" w:date="2016-03-29T09:19:00Z"/>
                <w:rFonts w:ascii="Arial" w:eastAsia="MS Mincho" w:hAnsi="Arial" w:cs="Arial"/>
                <w:sz w:val="18"/>
                <w:szCs w:val="18"/>
              </w:rPr>
            </w:pPr>
            <w:ins w:id="70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3" w:author="Boisvert, Eric" w:date="2016-03-29T09:19:00Z"/>
                <w:rFonts w:ascii="Arial" w:eastAsia="MS Mincho" w:hAnsi="Arial" w:cs="Arial"/>
                <w:b/>
                <w:color w:val="0000FF"/>
                <w:sz w:val="18"/>
                <w:szCs w:val="18"/>
              </w:rPr>
            </w:pPr>
            <w:ins w:id="7004" w:author="Boisvert, Eric" w:date="2016-03-29T09:19:00Z">
              <w:r w:rsidRPr="00480BB6">
                <w:rPr>
                  <w:rFonts w:ascii="Arial" w:hAnsi="Arial" w:cs="Arial"/>
                  <w:sz w:val="18"/>
                  <w:szCs w:val="18"/>
                  <w:lang w:val="en-CA"/>
                  <w:rPrChange w:id="7005"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70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70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8" w:author="Boisvert, Eric" w:date="2016-03-29T09:19:00Z"/>
                <w:rFonts w:ascii="Arial" w:eastAsia="MS Mincho" w:hAnsi="Arial" w:cs="Arial"/>
                <w:sz w:val="18"/>
                <w:szCs w:val="18"/>
              </w:rPr>
            </w:pPr>
            <w:ins w:id="70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0" w:author="Boisvert, Eric" w:date="2016-03-29T09:19:00Z"/>
                <w:rFonts w:cs="Arial"/>
                <w:b/>
                <w:color w:val="FF0000"/>
                <w:szCs w:val="18"/>
                <w:lang w:eastAsia="en-US"/>
              </w:rPr>
            </w:pPr>
            <w:ins w:id="7011"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70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70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4" w:author="Boisvert, Eric" w:date="2016-03-29T09:19:00Z"/>
                <w:rFonts w:ascii="Arial" w:eastAsia="MS Mincho" w:hAnsi="Arial" w:cs="Arial"/>
                <w:sz w:val="18"/>
                <w:szCs w:val="18"/>
              </w:rPr>
            </w:pPr>
            <w:ins w:id="70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16" w:author="Boisvert, Eric" w:date="2016-03-29T09:19:00Z"/>
                <w:rFonts w:ascii="Arial" w:eastAsia="MS Mincho" w:hAnsi="Arial" w:cs="Arial"/>
                <w:sz w:val="18"/>
                <w:szCs w:val="18"/>
              </w:rPr>
            </w:pPr>
            <w:ins w:id="7017"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70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70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0" w:author="Boisvert, Eric" w:date="2016-03-29T09:19:00Z"/>
                <w:rFonts w:ascii="Arial" w:eastAsia="MS Mincho" w:hAnsi="Arial" w:cs="Arial"/>
                <w:sz w:val="18"/>
                <w:szCs w:val="18"/>
              </w:rPr>
            </w:pPr>
            <w:ins w:id="70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2" w:author="Boisvert, Eric" w:date="2016-03-29T09:19:00Z"/>
                <w:rFonts w:cs="Arial"/>
                <w:szCs w:val="18"/>
                <w:lang w:eastAsia="en-US"/>
              </w:rPr>
            </w:pPr>
          </w:p>
        </w:tc>
      </w:tr>
      <w:tr w:rsidR="00480BB6" w:rsidRPr="00DE63EA" w14:paraId="66178CA9" w14:textId="77777777" w:rsidTr="0024128E">
        <w:trPr>
          <w:ins w:id="70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024" w:author="Boisvert, Eric" w:date="2016-03-29T09:19:00Z"/>
                <w:rFonts w:cs="Arial"/>
                <w:b/>
                <w:szCs w:val="18"/>
              </w:rPr>
            </w:pPr>
            <w:ins w:id="70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6" w:author="Boisvert, Eric" w:date="2016-03-29T09:19:00Z"/>
                <w:rFonts w:cs="Arial"/>
                <w:szCs w:val="18"/>
                <w:lang w:val="en-US"/>
              </w:rPr>
            </w:pPr>
            <w:ins w:id="7027"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0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0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0" w:author="Boisvert, Eric" w:date="2016-03-29T09:19:00Z"/>
                <w:rFonts w:ascii="Arial" w:eastAsia="MS Mincho" w:hAnsi="Arial" w:cs="Arial"/>
                <w:sz w:val="18"/>
                <w:szCs w:val="18"/>
              </w:rPr>
            </w:pPr>
            <w:ins w:id="70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2" w:author="Boisvert, Eric" w:date="2016-03-29T09:19:00Z"/>
                <w:rFonts w:ascii="Arial" w:eastAsia="MS Mincho" w:hAnsi="Arial" w:cs="Arial"/>
                <w:b/>
                <w:color w:val="0000FF"/>
                <w:sz w:val="18"/>
                <w:szCs w:val="18"/>
              </w:rPr>
            </w:pPr>
            <w:ins w:id="7033" w:author="Boisvert, Eric" w:date="2016-03-29T09:19:00Z">
              <w:r w:rsidRPr="00480BB6">
                <w:rPr>
                  <w:rFonts w:ascii="Arial" w:hAnsi="Arial" w:cs="Arial"/>
                  <w:sz w:val="18"/>
                  <w:szCs w:val="18"/>
                  <w:lang w:val="en-CA"/>
                  <w:rPrChange w:id="7034"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0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0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7" w:author="Boisvert, Eric" w:date="2016-03-29T09:19:00Z"/>
                <w:rFonts w:ascii="Arial" w:eastAsia="MS Mincho" w:hAnsi="Arial" w:cs="Arial"/>
                <w:sz w:val="18"/>
                <w:szCs w:val="18"/>
              </w:rPr>
            </w:pPr>
            <w:ins w:id="70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9" w:author="Boisvert, Eric" w:date="2016-03-29T09:19:00Z"/>
                <w:rFonts w:cs="Arial"/>
                <w:b/>
                <w:color w:val="FF0000"/>
                <w:szCs w:val="18"/>
                <w:lang w:eastAsia="en-US"/>
              </w:rPr>
            </w:pPr>
            <w:ins w:id="7040"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0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0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3" w:author="Boisvert, Eric" w:date="2016-03-29T09:19:00Z"/>
                <w:rFonts w:ascii="Arial" w:eastAsia="MS Mincho" w:hAnsi="Arial" w:cs="Arial"/>
                <w:sz w:val="18"/>
                <w:szCs w:val="18"/>
              </w:rPr>
            </w:pPr>
            <w:ins w:id="70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45" w:author="Boisvert, Eric" w:date="2016-03-29T09:19:00Z"/>
                <w:rFonts w:ascii="Arial" w:eastAsia="MS Mincho" w:hAnsi="Arial" w:cs="Arial"/>
                <w:sz w:val="18"/>
                <w:szCs w:val="18"/>
              </w:rPr>
            </w:pPr>
            <w:ins w:id="7046"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0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0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9" w:author="Boisvert, Eric" w:date="2016-03-29T09:19:00Z"/>
                <w:rFonts w:ascii="Arial" w:eastAsia="MS Mincho" w:hAnsi="Arial" w:cs="Arial"/>
                <w:sz w:val="18"/>
                <w:szCs w:val="18"/>
              </w:rPr>
            </w:pPr>
            <w:ins w:id="70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1" w:author="Boisvert, Eric" w:date="2016-03-29T09:19:00Z"/>
                <w:rFonts w:cs="Arial"/>
                <w:szCs w:val="18"/>
                <w:lang w:eastAsia="en-US"/>
              </w:rPr>
            </w:pPr>
          </w:p>
        </w:tc>
      </w:tr>
      <w:tr w:rsidR="00480BB6" w:rsidRPr="00DE63EA" w14:paraId="7A02F09B" w14:textId="77777777" w:rsidTr="0024128E">
        <w:trPr>
          <w:ins w:id="70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053" w:author="Boisvert, Eric" w:date="2016-03-29T09:19:00Z"/>
                <w:rFonts w:cs="Arial"/>
                <w:b/>
                <w:szCs w:val="18"/>
              </w:rPr>
            </w:pPr>
            <w:ins w:id="70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5" w:author="Boisvert, Eric" w:date="2016-03-29T09:19:00Z"/>
                <w:rFonts w:cs="Arial"/>
                <w:szCs w:val="18"/>
                <w:lang w:val="en-US"/>
              </w:rPr>
            </w:pPr>
            <w:ins w:id="7056"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9" w:author="Boisvert, Eric" w:date="2016-03-29T09:19:00Z"/>
                <w:rFonts w:ascii="Arial" w:eastAsia="MS Mincho" w:hAnsi="Arial" w:cs="Arial"/>
                <w:sz w:val="18"/>
                <w:szCs w:val="18"/>
              </w:rPr>
            </w:pPr>
            <w:ins w:id="70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1" w:author="Boisvert, Eric" w:date="2016-03-29T09:19:00Z"/>
                <w:rFonts w:ascii="Arial" w:eastAsia="MS Mincho" w:hAnsi="Arial" w:cs="Arial"/>
                <w:b/>
                <w:color w:val="0000FF"/>
                <w:sz w:val="18"/>
                <w:szCs w:val="18"/>
              </w:rPr>
            </w:pPr>
            <w:ins w:id="7062"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5" w:author="Boisvert, Eric" w:date="2016-03-29T09:19:00Z"/>
                <w:rFonts w:ascii="Arial" w:eastAsia="MS Mincho" w:hAnsi="Arial" w:cs="Arial"/>
                <w:sz w:val="18"/>
                <w:szCs w:val="18"/>
              </w:rPr>
            </w:pPr>
            <w:ins w:id="70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7" w:author="Boisvert, Eric" w:date="2016-03-29T09:19:00Z"/>
                <w:rFonts w:cs="Arial"/>
                <w:b/>
                <w:color w:val="FF0000"/>
                <w:szCs w:val="18"/>
                <w:lang w:eastAsia="en-US"/>
              </w:rPr>
            </w:pPr>
            <w:ins w:id="7068"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sz w:val="18"/>
                <w:szCs w:val="18"/>
              </w:rPr>
            </w:pPr>
            <w:ins w:id="70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73" w:author="Boisvert, Eric" w:date="2016-03-29T09:19:00Z"/>
                <w:rFonts w:ascii="Arial" w:eastAsia="MS Mincho" w:hAnsi="Arial" w:cs="Arial"/>
                <w:sz w:val="18"/>
                <w:szCs w:val="18"/>
              </w:rPr>
            </w:pPr>
            <w:ins w:id="7074" w:author="Boisvert, Eric" w:date="2016-03-29T09:19:00Z">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0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0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7" w:author="Boisvert, Eric" w:date="2016-03-29T09:19:00Z"/>
                <w:rFonts w:ascii="Arial" w:eastAsia="MS Mincho" w:hAnsi="Arial" w:cs="Arial"/>
                <w:sz w:val="18"/>
                <w:szCs w:val="18"/>
              </w:rPr>
            </w:pPr>
            <w:ins w:id="70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9" w:author="Boisvert, Eric" w:date="2016-03-29T09:19:00Z"/>
                <w:rFonts w:cs="Arial"/>
                <w:szCs w:val="18"/>
                <w:lang w:eastAsia="en-US"/>
              </w:rPr>
            </w:pPr>
          </w:p>
        </w:tc>
      </w:tr>
    </w:tbl>
    <w:p w14:paraId="6ADE61B3" w14:textId="77777777" w:rsidR="00480BB6" w:rsidRDefault="00480BB6" w:rsidP="00480BB6">
      <w:pPr>
        <w:rPr>
          <w:ins w:id="7080" w:author="Boisvert, Eric" w:date="2016-03-29T09:19:00Z"/>
        </w:rPr>
      </w:pPr>
    </w:p>
    <w:p w14:paraId="70570D14" w14:textId="77777777" w:rsidR="00480BB6" w:rsidRDefault="00480BB6" w:rsidP="00480BB6">
      <w:pPr>
        <w:rPr>
          <w:ins w:id="7081" w:author="Boisvert, Eric" w:date="2016-03-29T09:19:00Z"/>
        </w:rPr>
      </w:pPr>
      <w:ins w:id="7082" w:author="Boisvert, Eric" w:date="2016-03-29T09:19:00Z">
        <w:r>
          <w:br w:type="page"/>
        </w:r>
      </w:ins>
    </w:p>
    <w:p w14:paraId="569DBE9C" w14:textId="77777777" w:rsidR="00480BB6" w:rsidRDefault="00480BB6" w:rsidP="00480BB6">
      <w:pPr>
        <w:rPr>
          <w:ins w:id="7083" w:author="Boisvert, Eric" w:date="2016-03-29T09:19:00Z"/>
        </w:rPr>
      </w:pPr>
    </w:p>
    <w:p w14:paraId="7CA65ABB" w14:textId="77777777" w:rsidR="00480BB6" w:rsidRPr="00480BB6" w:rsidRDefault="00480BB6" w:rsidP="00480BB6">
      <w:pPr>
        <w:pStyle w:val="Titre3"/>
        <w:numPr>
          <w:ilvl w:val="0"/>
          <w:numId w:val="0"/>
        </w:numPr>
        <w:ind w:left="720" w:hanging="720"/>
        <w:rPr>
          <w:ins w:id="7084" w:author="Boisvert, Eric" w:date="2016-03-29T09:19:00Z"/>
          <w:lang w:val="en-CA"/>
          <w:rPrChange w:id="7085" w:author="Boisvert, Eric" w:date="2016-03-29T09:20:00Z">
            <w:rPr>
              <w:ins w:id="7086" w:author="Boisvert, Eric" w:date="2016-03-29T09:19:00Z"/>
              <w:lang w:val="fr-CA"/>
            </w:rPr>
          </w:rPrChange>
        </w:rPr>
      </w:pPr>
      <w:ins w:id="7087" w:author="Boisvert, Eric" w:date="2016-03-29T09:19:00Z">
        <w:r w:rsidRPr="00480BB6">
          <w:rPr>
            <w:lang w:val="en-CA"/>
            <w:rPrChange w:id="7088"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0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090" w:author="Boisvert, Eric" w:date="2016-03-29T09:19:00Z"/>
                <w:rFonts w:cs="Arial"/>
                <w:szCs w:val="18"/>
                <w:lang w:eastAsia="en-US"/>
              </w:rPr>
            </w:pPr>
            <w:ins w:id="709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092" w:author="Boisvert, Eric" w:date="2016-03-29T09:19:00Z"/>
                <w:rFonts w:cs="Arial"/>
                <w:b/>
                <w:color w:val="0000FF"/>
                <w:szCs w:val="18"/>
                <w:lang w:eastAsia="en-US"/>
              </w:rPr>
            </w:pPr>
            <w:ins w:id="7093"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09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095" w:author="Boisvert, Eric" w:date="2016-03-29T09:19:00Z"/>
                <w:rFonts w:cs="Arial"/>
                <w:szCs w:val="18"/>
                <w:lang w:eastAsia="en-US"/>
              </w:rPr>
            </w:pPr>
            <w:ins w:id="709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7" w:author="Boisvert, Eric" w:date="2016-03-29T09:19:00Z"/>
                <w:rFonts w:cs="Arial"/>
                <w:b/>
                <w:color w:val="0000FF"/>
                <w:szCs w:val="18"/>
                <w:lang w:eastAsia="en-US"/>
              </w:rPr>
            </w:pPr>
            <w:ins w:id="7098" w:author="Boisvert, Eric" w:date="2016-03-29T09:19:00Z">
              <w:r>
                <w:rPr>
                  <w:rFonts w:cs="Arial"/>
                  <w:szCs w:val="18"/>
                  <w:lang w:val="en-US"/>
                </w:rPr>
                <w:t>/req/gsml4-timescale</w:t>
              </w:r>
            </w:ins>
          </w:p>
        </w:tc>
      </w:tr>
      <w:tr w:rsidR="00480BB6" w:rsidRPr="00DE63EA" w14:paraId="132FBC80" w14:textId="77777777" w:rsidTr="0024128E">
        <w:trPr>
          <w:ins w:id="709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100" w:author="Boisvert, Eric" w:date="2016-03-29T09:19:00Z"/>
                <w:rFonts w:cs="Arial"/>
                <w:b/>
                <w:szCs w:val="18"/>
              </w:rPr>
            </w:pPr>
            <w:ins w:id="710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2" w:author="Boisvert, Eric" w:date="2016-03-29T09:19:00Z"/>
                <w:rFonts w:cs="Arial"/>
                <w:szCs w:val="18"/>
                <w:lang w:val="en-US"/>
              </w:rPr>
            </w:pPr>
            <w:ins w:id="7103" w:author="Boisvert, Eric" w:date="2016-03-29T09:19:00Z">
              <w:r>
                <w:rPr>
                  <w:rFonts w:cs="Arial"/>
                  <w:szCs w:val="18"/>
                  <w:lang w:val="en-US"/>
                </w:rPr>
                <w:t>/conf/gsml4-basic</w:t>
              </w:r>
            </w:ins>
          </w:p>
        </w:tc>
      </w:tr>
      <w:tr w:rsidR="00480BB6" w:rsidRPr="00DE63EA" w14:paraId="06DB8D17" w14:textId="77777777" w:rsidTr="0024128E">
        <w:trPr>
          <w:ins w:id="71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105" w:author="Boisvert, Eric" w:date="2016-03-29T09:19:00Z"/>
                <w:rFonts w:cs="Arial"/>
                <w:b/>
                <w:szCs w:val="18"/>
              </w:rPr>
            </w:pPr>
            <w:ins w:id="71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7" w:author="Boisvert, Eric" w:date="2016-03-29T09:19:00Z"/>
                <w:rFonts w:cs="Arial"/>
                <w:szCs w:val="18"/>
                <w:lang w:val="en-US"/>
              </w:rPr>
            </w:pPr>
            <w:ins w:id="7108"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1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1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1" w:author="Boisvert, Eric" w:date="2016-03-29T09:19:00Z"/>
                <w:rFonts w:ascii="Arial" w:eastAsia="MS Mincho" w:hAnsi="Arial" w:cs="Arial"/>
                <w:sz w:val="18"/>
                <w:szCs w:val="18"/>
              </w:rPr>
            </w:pPr>
            <w:ins w:id="71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3" w:author="Boisvert, Eric" w:date="2016-03-29T09:19:00Z"/>
                <w:rFonts w:ascii="Arial" w:eastAsia="MS Mincho" w:hAnsi="Arial" w:cs="Arial"/>
                <w:b/>
                <w:color w:val="0000FF"/>
                <w:sz w:val="18"/>
                <w:szCs w:val="18"/>
              </w:rPr>
            </w:pPr>
            <w:ins w:id="7114" w:author="Boisvert, Eric" w:date="2016-03-29T09:19:00Z">
              <w:r w:rsidRPr="00480BB6">
                <w:rPr>
                  <w:rFonts w:ascii="Arial" w:hAnsi="Arial" w:cs="Arial"/>
                  <w:sz w:val="18"/>
                  <w:szCs w:val="18"/>
                  <w:lang w:val="en-CA"/>
                  <w:rPrChange w:id="7115"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1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1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8" w:author="Boisvert, Eric" w:date="2016-03-29T09:19:00Z"/>
                <w:rFonts w:ascii="Arial" w:eastAsia="MS Mincho" w:hAnsi="Arial" w:cs="Arial"/>
                <w:sz w:val="18"/>
                <w:szCs w:val="18"/>
              </w:rPr>
            </w:pPr>
            <w:ins w:id="71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0" w:author="Boisvert, Eric" w:date="2016-03-29T09:19:00Z"/>
                <w:rFonts w:cs="Arial"/>
                <w:b/>
                <w:color w:val="FF0000"/>
                <w:szCs w:val="18"/>
                <w:lang w:eastAsia="en-US"/>
              </w:rPr>
            </w:pPr>
            <w:ins w:id="7121"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1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1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4" w:author="Boisvert, Eric" w:date="2016-03-29T09:19:00Z"/>
                <w:rFonts w:ascii="Arial" w:eastAsia="MS Mincho" w:hAnsi="Arial" w:cs="Arial"/>
                <w:sz w:val="18"/>
                <w:szCs w:val="18"/>
              </w:rPr>
            </w:pPr>
            <w:commentRangeStart w:id="7125"/>
            <w:ins w:id="71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27" w:author="Boisvert, Eric" w:date="2016-03-29T09:19:00Z"/>
                <w:rFonts w:ascii="Arial" w:eastAsia="MS Mincho" w:hAnsi="Arial" w:cs="Arial"/>
                <w:sz w:val="18"/>
                <w:szCs w:val="18"/>
              </w:rPr>
            </w:pPr>
            <w:ins w:id="7128" w:author="Boisvert, Eric" w:date="2016-03-29T09:19:00Z">
              <w:r>
                <w:rPr>
                  <w:rFonts w:ascii="Arial" w:hAnsi="Arial" w:cs="Arial"/>
                  <w:sz w:val="18"/>
                  <w:szCs w:val="18"/>
                  <w:lang w:val="en-CA"/>
                </w:rPr>
                <w:t xml:space="preserve">Visual inspection that the target implementation has a mechanism </w:t>
              </w:r>
              <w:commentRangeEnd w:id="7125"/>
              <w:r>
                <w:rPr>
                  <w:rStyle w:val="Marquedecommentaire"/>
                </w:rPr>
                <w:commentReference w:id="7125"/>
              </w:r>
            </w:ins>
          </w:p>
        </w:tc>
      </w:tr>
      <w:tr w:rsidR="00480BB6" w:rsidRPr="00DE63EA" w14:paraId="50FD94A5" w14:textId="77777777" w:rsidTr="0024128E">
        <w:trPr>
          <w:trHeight w:val="462"/>
          <w:ins w:id="7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1" w:author="Boisvert, Eric" w:date="2016-03-29T09:19:00Z"/>
                <w:rFonts w:ascii="Arial" w:eastAsia="MS Mincho" w:hAnsi="Arial" w:cs="Arial"/>
                <w:sz w:val="18"/>
                <w:szCs w:val="18"/>
              </w:rPr>
            </w:pPr>
            <w:ins w:id="71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3" w:author="Boisvert, Eric" w:date="2016-03-29T09:19:00Z"/>
                <w:rFonts w:cs="Arial"/>
                <w:szCs w:val="18"/>
                <w:lang w:eastAsia="en-US"/>
              </w:rPr>
            </w:pPr>
          </w:p>
        </w:tc>
      </w:tr>
      <w:tr w:rsidR="00480BB6" w:rsidRPr="00DE63EA" w14:paraId="7BF158B8" w14:textId="77777777" w:rsidTr="0024128E">
        <w:trPr>
          <w:ins w:id="71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135" w:author="Boisvert, Eric" w:date="2016-03-29T09:19:00Z"/>
                <w:rFonts w:cs="Arial"/>
                <w:b/>
                <w:szCs w:val="18"/>
              </w:rPr>
            </w:pPr>
            <w:ins w:id="71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7" w:author="Boisvert, Eric" w:date="2016-03-29T09:19:00Z"/>
                <w:rFonts w:cs="Arial"/>
                <w:szCs w:val="18"/>
                <w:lang w:val="en-US"/>
              </w:rPr>
            </w:pPr>
            <w:ins w:id="7138"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1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1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1" w:author="Boisvert, Eric" w:date="2016-03-29T09:19:00Z"/>
                <w:rFonts w:ascii="Arial" w:eastAsia="MS Mincho" w:hAnsi="Arial" w:cs="Arial"/>
                <w:sz w:val="18"/>
                <w:szCs w:val="18"/>
              </w:rPr>
            </w:pPr>
            <w:ins w:id="71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3" w:author="Boisvert, Eric" w:date="2016-03-29T09:19:00Z"/>
                <w:rFonts w:ascii="Arial" w:eastAsia="MS Mincho" w:hAnsi="Arial" w:cs="Arial"/>
                <w:b/>
                <w:color w:val="0000FF"/>
                <w:sz w:val="18"/>
                <w:szCs w:val="18"/>
              </w:rPr>
            </w:pPr>
            <w:ins w:id="7144" w:author="Boisvert, Eric" w:date="2016-03-29T09:19:00Z">
              <w:r w:rsidRPr="00480BB6">
                <w:rPr>
                  <w:rFonts w:ascii="Arial" w:hAnsi="Arial" w:cs="Arial"/>
                  <w:sz w:val="18"/>
                  <w:szCs w:val="18"/>
                  <w:lang w:val="en-CA"/>
                  <w:rPrChange w:id="7145"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1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1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8" w:author="Boisvert, Eric" w:date="2016-03-29T09:19:00Z"/>
                <w:rFonts w:ascii="Arial" w:eastAsia="MS Mincho" w:hAnsi="Arial" w:cs="Arial"/>
                <w:sz w:val="18"/>
                <w:szCs w:val="18"/>
              </w:rPr>
            </w:pPr>
            <w:ins w:id="71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0" w:author="Boisvert, Eric" w:date="2016-03-29T09:19:00Z"/>
                <w:rFonts w:cs="Arial"/>
                <w:b/>
                <w:color w:val="FF0000"/>
                <w:szCs w:val="18"/>
                <w:lang w:eastAsia="en-US"/>
              </w:rPr>
            </w:pPr>
            <w:ins w:id="7151"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1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1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4" w:author="Boisvert, Eric" w:date="2016-03-29T09:19:00Z"/>
                <w:rFonts w:ascii="Arial" w:eastAsia="MS Mincho" w:hAnsi="Arial" w:cs="Arial"/>
                <w:sz w:val="18"/>
                <w:szCs w:val="18"/>
              </w:rPr>
            </w:pPr>
            <w:commentRangeStart w:id="7155"/>
            <w:ins w:id="71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57" w:author="Boisvert, Eric" w:date="2016-03-29T09:19:00Z"/>
                <w:rFonts w:ascii="Arial" w:eastAsia="MS Mincho" w:hAnsi="Arial" w:cs="Arial"/>
                <w:sz w:val="18"/>
                <w:szCs w:val="18"/>
              </w:rPr>
            </w:pPr>
            <w:ins w:id="7158" w:author="Boisvert, Eric" w:date="2016-03-29T09:19:00Z">
              <w:r>
                <w:rPr>
                  <w:rFonts w:ascii="Arial" w:hAnsi="Arial" w:cs="Arial"/>
                  <w:sz w:val="18"/>
                  <w:szCs w:val="18"/>
                  <w:lang w:val="en-CA"/>
                </w:rPr>
                <w:t xml:space="preserve">Visual inspection that the target implementation has a mechanism </w:t>
              </w:r>
              <w:commentRangeEnd w:id="7155"/>
              <w:r>
                <w:rPr>
                  <w:rStyle w:val="Marquedecommentaire"/>
                </w:rPr>
                <w:commentReference w:id="7155"/>
              </w:r>
            </w:ins>
          </w:p>
        </w:tc>
      </w:tr>
      <w:tr w:rsidR="00480BB6" w:rsidRPr="00DE63EA" w14:paraId="6670C957" w14:textId="77777777" w:rsidTr="0024128E">
        <w:trPr>
          <w:trHeight w:val="462"/>
          <w:ins w:id="7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1" w:author="Boisvert, Eric" w:date="2016-03-29T09:19:00Z"/>
                <w:rFonts w:ascii="Arial" w:eastAsia="MS Mincho" w:hAnsi="Arial" w:cs="Arial"/>
                <w:sz w:val="18"/>
                <w:szCs w:val="18"/>
              </w:rPr>
            </w:pPr>
            <w:ins w:id="71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3" w:author="Boisvert, Eric" w:date="2016-03-29T09:19:00Z"/>
                <w:rFonts w:cs="Arial"/>
                <w:szCs w:val="18"/>
                <w:lang w:eastAsia="en-US"/>
              </w:rPr>
            </w:pPr>
          </w:p>
        </w:tc>
      </w:tr>
    </w:tbl>
    <w:p w14:paraId="0FE8FBC7" w14:textId="77777777" w:rsidR="00480BB6" w:rsidRDefault="00480BB6" w:rsidP="00480BB6">
      <w:pPr>
        <w:rPr>
          <w:ins w:id="7164" w:author="Boisvert, Eric" w:date="2016-03-29T09:19:00Z"/>
        </w:rPr>
      </w:pPr>
    </w:p>
    <w:p w14:paraId="780FCDB7" w14:textId="77777777" w:rsidR="00480BB6" w:rsidRDefault="00480BB6" w:rsidP="00480BB6">
      <w:pPr>
        <w:rPr>
          <w:ins w:id="7165" w:author="Boisvert, Eric" w:date="2016-03-29T09:19:00Z"/>
        </w:rPr>
      </w:pPr>
      <w:ins w:id="7166" w:author="Boisvert, Eric" w:date="2016-03-29T09:19:00Z">
        <w:r>
          <w:br w:type="page"/>
        </w:r>
      </w:ins>
    </w:p>
    <w:p w14:paraId="1153F02D" w14:textId="77777777" w:rsidR="00480BB6" w:rsidRDefault="00480BB6" w:rsidP="00480BB6">
      <w:pPr>
        <w:rPr>
          <w:ins w:id="7167" w:author="Boisvert, Eric" w:date="2016-03-29T09:19:00Z"/>
        </w:rPr>
      </w:pPr>
    </w:p>
    <w:p w14:paraId="5C31AA37" w14:textId="77777777" w:rsidR="00480BB6" w:rsidRPr="00480BB6" w:rsidRDefault="00480BB6" w:rsidP="00480BB6">
      <w:pPr>
        <w:pStyle w:val="Titre3"/>
        <w:numPr>
          <w:ilvl w:val="0"/>
          <w:numId w:val="0"/>
        </w:numPr>
        <w:ind w:left="720" w:hanging="720"/>
        <w:rPr>
          <w:ins w:id="7168" w:author="Boisvert, Eric" w:date="2016-03-29T09:19:00Z"/>
          <w:lang w:val="en-CA"/>
          <w:rPrChange w:id="7169" w:author="Boisvert, Eric" w:date="2016-03-29T09:20:00Z">
            <w:rPr>
              <w:ins w:id="7170" w:author="Boisvert, Eric" w:date="2016-03-29T09:19:00Z"/>
              <w:lang w:val="fr-CA"/>
            </w:rPr>
          </w:rPrChange>
        </w:rPr>
      </w:pPr>
      <w:ins w:id="7171" w:author="Boisvert, Eric" w:date="2016-03-29T09:19:00Z">
        <w:r w:rsidRPr="00480BB6">
          <w:rPr>
            <w:lang w:val="en-CA"/>
            <w:rPrChange w:id="7172"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1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174" w:author="Boisvert, Eric" w:date="2016-03-29T09:19:00Z"/>
                <w:rFonts w:cs="Arial"/>
                <w:szCs w:val="18"/>
                <w:lang w:eastAsia="en-US"/>
              </w:rPr>
            </w:pPr>
            <w:ins w:id="717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176" w:author="Boisvert, Eric" w:date="2016-03-29T09:19:00Z"/>
                <w:rFonts w:cs="Arial"/>
                <w:b/>
                <w:color w:val="0000FF"/>
                <w:szCs w:val="18"/>
                <w:lang w:eastAsia="en-US"/>
              </w:rPr>
            </w:pPr>
            <w:ins w:id="7177"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17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179" w:author="Boisvert, Eric" w:date="2016-03-29T09:19:00Z"/>
                <w:rFonts w:cs="Arial"/>
                <w:szCs w:val="18"/>
                <w:lang w:eastAsia="en-US"/>
              </w:rPr>
            </w:pPr>
            <w:ins w:id="718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1" w:author="Boisvert, Eric" w:date="2016-03-29T09:19:00Z"/>
                <w:rFonts w:cs="Arial"/>
                <w:b/>
                <w:color w:val="0000FF"/>
                <w:szCs w:val="18"/>
                <w:lang w:eastAsia="en-US"/>
              </w:rPr>
            </w:pPr>
            <w:ins w:id="7182" w:author="Boisvert, Eric" w:date="2016-03-29T09:19:00Z">
              <w:r>
                <w:rPr>
                  <w:rFonts w:cs="Arial"/>
                  <w:szCs w:val="18"/>
                  <w:lang w:val="en-US"/>
                </w:rPr>
                <w:t>/req/gsml4-borehole</w:t>
              </w:r>
            </w:ins>
          </w:p>
        </w:tc>
      </w:tr>
      <w:tr w:rsidR="00480BB6" w:rsidRPr="00DE63EA" w14:paraId="6B652479" w14:textId="77777777" w:rsidTr="0024128E">
        <w:trPr>
          <w:ins w:id="718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184" w:author="Boisvert, Eric" w:date="2016-03-29T09:19:00Z"/>
                <w:rFonts w:cs="Arial"/>
                <w:b/>
                <w:szCs w:val="18"/>
              </w:rPr>
            </w:pPr>
            <w:ins w:id="718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6" w:author="Boisvert, Eric" w:date="2016-03-29T09:19:00Z"/>
                <w:rFonts w:cs="Arial"/>
                <w:szCs w:val="18"/>
                <w:lang w:val="en-US"/>
              </w:rPr>
            </w:pPr>
            <w:ins w:id="7187" w:author="Boisvert, Eric" w:date="2016-03-29T09:19:00Z">
              <w:r>
                <w:rPr>
                  <w:rFonts w:cs="Arial"/>
                  <w:szCs w:val="18"/>
                  <w:lang w:val="en-US"/>
                </w:rPr>
                <w:t>/conf/gsml4-basic</w:t>
              </w:r>
            </w:ins>
          </w:p>
        </w:tc>
      </w:tr>
      <w:tr w:rsidR="00480BB6" w:rsidRPr="00DE63EA" w14:paraId="1B246E42" w14:textId="77777777" w:rsidTr="0024128E">
        <w:trPr>
          <w:ins w:id="718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189" w:author="Boisvert, Eric" w:date="2016-03-29T09:19:00Z"/>
                <w:rFonts w:cs="Arial"/>
                <w:b/>
                <w:szCs w:val="18"/>
              </w:rPr>
            </w:pPr>
            <w:ins w:id="719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1" w:author="Boisvert, Eric" w:date="2016-03-29T09:19:00Z"/>
                <w:rFonts w:cs="Arial"/>
                <w:szCs w:val="18"/>
                <w:lang w:val="en-US"/>
              </w:rPr>
            </w:pPr>
            <w:ins w:id="7192"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71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7194" w:author="Boisvert, Eric" w:date="2016-03-29T09:19:00Z"/>
                <w:rFonts w:cs="Arial"/>
                <w:b/>
                <w:szCs w:val="18"/>
              </w:rPr>
            </w:pPr>
            <w:ins w:id="71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6" w:author="Boisvert, Eric" w:date="2016-03-29T09:19:00Z"/>
                <w:rFonts w:cs="Arial"/>
                <w:szCs w:val="18"/>
                <w:highlight w:val="yellow"/>
                <w:lang w:val="en-US"/>
              </w:rPr>
            </w:pPr>
            <w:ins w:id="7197"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71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71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0" w:author="Boisvert, Eric" w:date="2016-03-29T09:19:00Z"/>
                <w:rFonts w:ascii="Arial" w:eastAsia="MS Mincho" w:hAnsi="Arial" w:cs="Arial"/>
                <w:sz w:val="18"/>
                <w:szCs w:val="18"/>
              </w:rPr>
            </w:pPr>
            <w:ins w:id="72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2" w:author="Boisvert, Eric" w:date="2016-03-29T09:19:00Z"/>
                <w:rFonts w:ascii="Arial" w:eastAsia="MS Mincho" w:hAnsi="Arial" w:cs="Arial"/>
                <w:b/>
                <w:color w:val="0000FF"/>
                <w:sz w:val="18"/>
                <w:szCs w:val="18"/>
              </w:rPr>
            </w:pPr>
            <w:ins w:id="7203" w:author="Boisvert, Eric" w:date="2016-03-29T09:19:00Z">
              <w:r w:rsidRPr="00480BB6">
                <w:rPr>
                  <w:rFonts w:ascii="Arial" w:hAnsi="Arial" w:cs="Arial"/>
                  <w:sz w:val="18"/>
                  <w:szCs w:val="18"/>
                  <w:lang w:val="en-CA"/>
                  <w:rPrChange w:id="7204"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72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72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7" w:author="Boisvert, Eric" w:date="2016-03-29T09:19:00Z"/>
                <w:rFonts w:ascii="Arial" w:eastAsia="MS Mincho" w:hAnsi="Arial" w:cs="Arial"/>
                <w:sz w:val="18"/>
                <w:szCs w:val="18"/>
              </w:rPr>
            </w:pPr>
            <w:ins w:id="72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9" w:author="Boisvert, Eric" w:date="2016-03-29T09:19:00Z"/>
                <w:rFonts w:cs="Arial"/>
                <w:b/>
                <w:color w:val="FF0000"/>
                <w:szCs w:val="18"/>
                <w:lang w:eastAsia="en-US"/>
              </w:rPr>
            </w:pPr>
            <w:ins w:id="7210"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72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72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3" w:author="Boisvert, Eric" w:date="2016-03-29T09:19:00Z"/>
                <w:rFonts w:ascii="Arial" w:eastAsia="MS Mincho" w:hAnsi="Arial" w:cs="Arial"/>
                <w:sz w:val="18"/>
                <w:szCs w:val="18"/>
              </w:rPr>
            </w:pPr>
            <w:ins w:id="72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15" w:author="Boisvert, Eric" w:date="2016-03-29T09:19:00Z"/>
                <w:rFonts w:ascii="Arial" w:eastAsia="MS Mincho" w:hAnsi="Arial" w:cs="Arial"/>
                <w:sz w:val="18"/>
                <w:szCs w:val="18"/>
              </w:rPr>
            </w:pPr>
            <w:ins w:id="7216"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72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72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9" w:author="Boisvert, Eric" w:date="2016-03-29T09:19:00Z"/>
                <w:rFonts w:ascii="Arial" w:eastAsia="MS Mincho" w:hAnsi="Arial" w:cs="Arial"/>
                <w:sz w:val="18"/>
                <w:szCs w:val="18"/>
              </w:rPr>
            </w:pPr>
            <w:ins w:id="72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1" w:author="Boisvert, Eric" w:date="2016-03-29T09:19:00Z"/>
                <w:rFonts w:cs="Arial"/>
                <w:szCs w:val="18"/>
                <w:lang w:eastAsia="en-US"/>
              </w:rPr>
            </w:pPr>
          </w:p>
        </w:tc>
      </w:tr>
      <w:tr w:rsidR="00480BB6" w:rsidRPr="00DE63EA" w14:paraId="346387A6" w14:textId="77777777" w:rsidTr="0024128E">
        <w:trPr>
          <w:ins w:id="72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6CA131" w14:textId="77777777" w:rsidR="00480BB6" w:rsidRPr="006474AA" w:rsidRDefault="00480BB6" w:rsidP="0024128E">
            <w:pPr>
              <w:pStyle w:val="Tabletext9"/>
              <w:rPr>
                <w:ins w:id="7223" w:author="Boisvert, Eric" w:date="2016-03-29T09:19:00Z"/>
                <w:rFonts w:cs="Arial"/>
                <w:b/>
                <w:szCs w:val="18"/>
              </w:rPr>
            </w:pPr>
            <w:ins w:id="72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A70CC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5" w:author="Boisvert, Eric" w:date="2016-03-29T09:19:00Z"/>
                <w:rFonts w:cs="Arial"/>
                <w:szCs w:val="18"/>
                <w:lang w:val="en-US"/>
              </w:rPr>
            </w:pPr>
            <w:ins w:id="7226" w:author="Boisvert, Eric" w:date="2016-03-29T09:19:00Z">
              <w:r>
                <w:rPr>
                  <w:rFonts w:cs="Arial"/>
                  <w:szCs w:val="18"/>
                  <w:lang w:val="en-US"/>
                </w:rPr>
                <w:t>/conf/gsml4-borehole/</w:t>
              </w:r>
              <w:r w:rsidRPr="0025406A">
                <w:rPr>
                  <w:rStyle w:val="requri"/>
                  <w:lang w:val="en-CA"/>
                </w:rPr>
                <w:t>uom-intervalBegin</w:t>
              </w:r>
            </w:ins>
          </w:p>
        </w:tc>
      </w:tr>
      <w:tr w:rsidR="00480BB6" w:rsidRPr="00DE63EA" w14:paraId="06C85A82" w14:textId="77777777" w:rsidTr="0024128E">
        <w:trPr>
          <w:trHeight w:val="280"/>
          <w:ins w:id="72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57CA03" w14:textId="77777777" w:rsidR="00480BB6" w:rsidRPr="006474AA" w:rsidRDefault="00480BB6" w:rsidP="0024128E">
            <w:pPr>
              <w:spacing w:after="0"/>
              <w:rPr>
                <w:ins w:id="72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EDC5B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9" w:author="Boisvert, Eric" w:date="2016-03-29T09:19:00Z"/>
                <w:rFonts w:ascii="Arial" w:eastAsia="MS Mincho" w:hAnsi="Arial" w:cs="Arial"/>
                <w:sz w:val="18"/>
                <w:szCs w:val="18"/>
              </w:rPr>
            </w:pPr>
            <w:ins w:id="72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C68AD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1" w:author="Boisvert, Eric" w:date="2016-03-29T09:19:00Z"/>
                <w:rFonts w:ascii="Arial" w:eastAsia="MS Mincho" w:hAnsi="Arial" w:cs="Arial"/>
                <w:b/>
                <w:color w:val="0000FF"/>
                <w:sz w:val="18"/>
                <w:szCs w:val="18"/>
              </w:rPr>
            </w:pPr>
            <w:ins w:id="7232" w:author="Boisvert, Eric" w:date="2016-03-29T09:19:00Z">
              <w:r w:rsidRPr="00480BB6">
                <w:rPr>
                  <w:rFonts w:ascii="Arial" w:hAnsi="Arial" w:cs="Arial"/>
                  <w:sz w:val="18"/>
                  <w:szCs w:val="18"/>
                  <w:lang w:val="en-CA"/>
                  <w:rPrChange w:id="7233" w:author="Boisvert, Eric" w:date="2016-03-29T09:20:00Z">
                    <w:rPr>
                      <w:rFonts w:ascii="Arial" w:hAnsi="Arial" w:cs="Arial"/>
                      <w:sz w:val="18"/>
                      <w:szCs w:val="18"/>
                      <w:lang w:val="fr-CA"/>
                    </w:rPr>
                  </w:rPrChange>
                </w:rPr>
                <w:t>/req/gsml4-borehole/uom-intervalBegin</w:t>
              </w:r>
            </w:ins>
          </w:p>
        </w:tc>
      </w:tr>
      <w:tr w:rsidR="00480BB6" w:rsidRPr="00DE63EA" w14:paraId="2274AC72" w14:textId="77777777" w:rsidTr="0024128E">
        <w:trPr>
          <w:trHeight w:val="645"/>
          <w:ins w:id="7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44D3E4" w14:textId="77777777" w:rsidR="00480BB6" w:rsidRPr="006474AA" w:rsidRDefault="00480BB6" w:rsidP="0024128E">
            <w:pPr>
              <w:spacing w:after="0"/>
              <w:rPr>
                <w:ins w:id="7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81A1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6" w:author="Boisvert, Eric" w:date="2016-03-29T09:19:00Z"/>
                <w:rFonts w:ascii="Arial" w:eastAsia="MS Mincho" w:hAnsi="Arial" w:cs="Arial"/>
                <w:sz w:val="18"/>
                <w:szCs w:val="18"/>
              </w:rPr>
            </w:pPr>
            <w:ins w:id="72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122E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8" w:author="Boisvert, Eric" w:date="2016-03-29T09:19:00Z"/>
                <w:rFonts w:cs="Arial"/>
                <w:b/>
                <w:color w:val="FF0000"/>
                <w:szCs w:val="18"/>
                <w:lang w:eastAsia="en-US"/>
              </w:rPr>
            </w:pPr>
            <w:ins w:id="7239" w:author="Boisvert, Eric" w:date="2016-03-29T09:19:00Z">
              <w:r>
                <w:rPr>
                  <w:rFonts w:cs="Arial"/>
                  <w:szCs w:val="18"/>
                  <w:lang w:val="en-CA"/>
                </w:rPr>
                <w:t>Ensure that the target implementation enforces the presence of a non-null units of measurement for DillingDetails::intervalBegin</w:t>
              </w:r>
            </w:ins>
          </w:p>
        </w:tc>
      </w:tr>
      <w:tr w:rsidR="00480BB6" w:rsidRPr="00DE63EA" w14:paraId="29C1F686" w14:textId="77777777" w:rsidTr="0024128E">
        <w:trPr>
          <w:trHeight w:val="645"/>
          <w:ins w:id="72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851A0" w14:textId="77777777" w:rsidR="00480BB6" w:rsidRPr="006474AA" w:rsidRDefault="00480BB6" w:rsidP="0024128E">
            <w:pPr>
              <w:spacing w:after="0"/>
              <w:rPr>
                <w:ins w:id="72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305A8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2" w:author="Boisvert, Eric" w:date="2016-03-29T09:19:00Z"/>
                <w:rFonts w:ascii="Arial" w:eastAsia="MS Mincho" w:hAnsi="Arial" w:cs="Arial"/>
                <w:sz w:val="18"/>
                <w:szCs w:val="18"/>
              </w:rPr>
            </w:pPr>
            <w:ins w:id="72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0D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44" w:author="Boisvert, Eric" w:date="2016-03-29T09:19:00Z"/>
                <w:rFonts w:ascii="Arial" w:eastAsia="MS Mincho" w:hAnsi="Arial" w:cs="Arial"/>
                <w:sz w:val="18"/>
                <w:szCs w:val="18"/>
              </w:rPr>
            </w:pPr>
            <w:ins w:id="7245" w:author="Boisvert, Eric" w:date="2016-03-29T09:19:00Z">
              <w:r>
                <w:rPr>
                  <w:rFonts w:ascii="Arial" w:hAnsi="Arial" w:cs="Arial"/>
                  <w:sz w:val="18"/>
                  <w:szCs w:val="18"/>
                  <w:lang w:val="en-CA"/>
                </w:rPr>
                <w:t>Visual inspection that the target implementation has a mechanism to ensure that DillingDetails::intervalBegin is not null.</w:t>
              </w:r>
            </w:ins>
          </w:p>
        </w:tc>
      </w:tr>
      <w:tr w:rsidR="00480BB6" w:rsidRPr="00DE63EA" w14:paraId="7B490509" w14:textId="77777777" w:rsidTr="0024128E">
        <w:trPr>
          <w:trHeight w:val="462"/>
          <w:ins w:id="7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1B4D92" w14:textId="77777777" w:rsidR="00480BB6" w:rsidRPr="006474AA" w:rsidRDefault="00480BB6" w:rsidP="0024128E">
            <w:pPr>
              <w:spacing w:after="0"/>
              <w:rPr>
                <w:ins w:id="7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7B9A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8" w:author="Boisvert, Eric" w:date="2016-03-29T09:19:00Z"/>
                <w:rFonts w:ascii="Arial" w:eastAsia="MS Mincho" w:hAnsi="Arial" w:cs="Arial"/>
                <w:sz w:val="18"/>
                <w:szCs w:val="18"/>
              </w:rPr>
            </w:pPr>
            <w:ins w:id="72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3D69CC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0" w:author="Boisvert, Eric" w:date="2016-03-29T09:19:00Z"/>
                <w:rFonts w:cs="Arial"/>
                <w:szCs w:val="18"/>
                <w:lang w:eastAsia="en-US"/>
              </w:rPr>
            </w:pPr>
          </w:p>
        </w:tc>
      </w:tr>
      <w:tr w:rsidR="00480BB6" w:rsidRPr="00DE63EA" w14:paraId="7DE7F343" w14:textId="77777777" w:rsidTr="0024128E">
        <w:trPr>
          <w:ins w:id="72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252" w:author="Boisvert, Eric" w:date="2016-03-29T09:19:00Z"/>
                <w:rFonts w:cs="Arial"/>
                <w:b/>
                <w:szCs w:val="18"/>
              </w:rPr>
            </w:pPr>
            <w:ins w:id="72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4" w:author="Boisvert, Eric" w:date="2016-03-29T09:19:00Z"/>
                <w:rFonts w:cs="Arial"/>
                <w:szCs w:val="18"/>
                <w:lang w:val="en-US"/>
              </w:rPr>
            </w:pPr>
            <w:ins w:id="7255"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2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2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8" w:author="Boisvert, Eric" w:date="2016-03-29T09:19:00Z"/>
                <w:rFonts w:ascii="Arial" w:eastAsia="MS Mincho" w:hAnsi="Arial" w:cs="Arial"/>
                <w:sz w:val="18"/>
                <w:szCs w:val="18"/>
              </w:rPr>
            </w:pPr>
            <w:ins w:id="72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0" w:author="Boisvert, Eric" w:date="2016-03-29T09:19:00Z"/>
                <w:rFonts w:ascii="Arial" w:eastAsia="MS Mincho" w:hAnsi="Arial" w:cs="Arial"/>
                <w:b/>
                <w:color w:val="0000FF"/>
                <w:sz w:val="18"/>
                <w:szCs w:val="18"/>
              </w:rPr>
            </w:pPr>
            <w:ins w:id="7261" w:author="Boisvert, Eric" w:date="2016-03-29T09:19:00Z">
              <w:r w:rsidRPr="00480BB6">
                <w:rPr>
                  <w:rFonts w:ascii="Arial" w:hAnsi="Arial" w:cs="Arial"/>
                  <w:sz w:val="18"/>
                  <w:szCs w:val="18"/>
                  <w:lang w:val="en-CA"/>
                  <w:rPrChange w:id="7262"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2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2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5" w:author="Boisvert, Eric" w:date="2016-03-29T09:19:00Z"/>
                <w:rFonts w:ascii="Arial" w:eastAsia="MS Mincho" w:hAnsi="Arial" w:cs="Arial"/>
                <w:sz w:val="18"/>
                <w:szCs w:val="18"/>
              </w:rPr>
            </w:pPr>
            <w:ins w:id="72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7" w:author="Boisvert, Eric" w:date="2016-03-29T09:19:00Z"/>
                <w:rFonts w:cs="Arial"/>
                <w:b/>
                <w:color w:val="FF0000"/>
                <w:szCs w:val="18"/>
                <w:lang w:eastAsia="en-US"/>
              </w:rPr>
            </w:pPr>
            <w:ins w:id="7268"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2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2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1" w:author="Boisvert, Eric" w:date="2016-03-29T09:19:00Z"/>
                <w:rFonts w:ascii="Arial" w:eastAsia="MS Mincho" w:hAnsi="Arial" w:cs="Arial"/>
                <w:sz w:val="18"/>
                <w:szCs w:val="18"/>
              </w:rPr>
            </w:pPr>
            <w:ins w:id="72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73" w:author="Boisvert, Eric" w:date="2016-03-29T09:19:00Z"/>
                <w:rFonts w:ascii="Arial" w:eastAsia="MS Mincho" w:hAnsi="Arial" w:cs="Arial"/>
                <w:sz w:val="18"/>
                <w:szCs w:val="18"/>
              </w:rPr>
            </w:pPr>
            <w:ins w:id="7274"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7" w:author="Boisvert, Eric" w:date="2016-03-29T09:19:00Z"/>
                <w:rFonts w:ascii="Arial" w:eastAsia="MS Mincho" w:hAnsi="Arial" w:cs="Arial"/>
                <w:sz w:val="18"/>
                <w:szCs w:val="18"/>
              </w:rPr>
            </w:pPr>
            <w:ins w:id="72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9" w:author="Boisvert, Eric" w:date="2016-03-29T09:19:00Z"/>
                <w:rFonts w:cs="Arial"/>
                <w:szCs w:val="18"/>
                <w:lang w:eastAsia="en-US"/>
              </w:rPr>
            </w:pPr>
          </w:p>
        </w:tc>
      </w:tr>
      <w:tr w:rsidR="00480BB6" w:rsidRPr="00DE63EA" w14:paraId="31923952" w14:textId="77777777" w:rsidTr="0024128E">
        <w:trPr>
          <w:ins w:id="72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6D2333" w14:textId="77777777" w:rsidR="00480BB6" w:rsidRPr="006474AA" w:rsidRDefault="00480BB6" w:rsidP="0024128E">
            <w:pPr>
              <w:pStyle w:val="Tabletext9"/>
              <w:rPr>
                <w:ins w:id="7281" w:author="Boisvert, Eric" w:date="2016-03-29T09:19:00Z"/>
                <w:rFonts w:cs="Arial"/>
                <w:b/>
                <w:szCs w:val="18"/>
              </w:rPr>
            </w:pPr>
            <w:ins w:id="72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9EC194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3" w:author="Boisvert, Eric" w:date="2016-03-29T09:19:00Z"/>
                <w:rFonts w:cs="Arial"/>
                <w:szCs w:val="18"/>
                <w:lang w:val="en-US"/>
              </w:rPr>
            </w:pPr>
            <w:ins w:id="7284" w:author="Boisvert, Eric" w:date="2016-03-29T09:19:00Z">
              <w:r>
                <w:rPr>
                  <w:rFonts w:cs="Arial"/>
                  <w:szCs w:val="18"/>
                  <w:lang w:val="en-US"/>
                </w:rPr>
                <w:t>/conf/gsml4-borehole/</w:t>
              </w:r>
              <w:r>
                <w:rPr>
                  <w:rStyle w:val="requri"/>
                  <w:lang w:val="en-CA"/>
                </w:rPr>
                <w:t>uom-intervalEnd</w:t>
              </w:r>
            </w:ins>
          </w:p>
        </w:tc>
      </w:tr>
      <w:tr w:rsidR="00480BB6" w:rsidRPr="00DE63EA" w14:paraId="0A52631E" w14:textId="77777777" w:rsidTr="0024128E">
        <w:trPr>
          <w:trHeight w:val="280"/>
          <w:ins w:id="72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ADBCAE" w14:textId="77777777" w:rsidR="00480BB6" w:rsidRPr="006474AA" w:rsidRDefault="00480BB6" w:rsidP="0024128E">
            <w:pPr>
              <w:spacing w:after="0"/>
              <w:rPr>
                <w:ins w:id="72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2C3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7" w:author="Boisvert, Eric" w:date="2016-03-29T09:19:00Z"/>
                <w:rFonts w:ascii="Arial" w:eastAsia="MS Mincho" w:hAnsi="Arial" w:cs="Arial"/>
                <w:sz w:val="18"/>
                <w:szCs w:val="18"/>
              </w:rPr>
            </w:pPr>
            <w:ins w:id="72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C937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9" w:author="Boisvert, Eric" w:date="2016-03-29T09:19:00Z"/>
                <w:rFonts w:ascii="Arial" w:eastAsia="MS Mincho" w:hAnsi="Arial" w:cs="Arial"/>
                <w:b/>
                <w:color w:val="0000FF"/>
                <w:sz w:val="18"/>
                <w:szCs w:val="18"/>
              </w:rPr>
            </w:pPr>
            <w:ins w:id="7290" w:author="Boisvert, Eric" w:date="2016-03-29T09:19:00Z">
              <w:r w:rsidRPr="00480BB6">
                <w:rPr>
                  <w:rFonts w:ascii="Arial" w:hAnsi="Arial" w:cs="Arial"/>
                  <w:sz w:val="18"/>
                  <w:szCs w:val="18"/>
                  <w:lang w:val="en-CA"/>
                  <w:rPrChange w:id="7291" w:author="Boisvert, Eric" w:date="2016-03-29T09:20:00Z">
                    <w:rPr>
                      <w:rFonts w:ascii="Arial" w:hAnsi="Arial" w:cs="Arial"/>
                      <w:sz w:val="18"/>
                      <w:szCs w:val="18"/>
                      <w:lang w:val="fr-CA"/>
                    </w:rPr>
                  </w:rPrChange>
                </w:rPr>
                <w:t>/req/gsml4-borehole/uom-intervalEnd</w:t>
              </w:r>
            </w:ins>
          </w:p>
        </w:tc>
      </w:tr>
      <w:tr w:rsidR="00480BB6" w:rsidRPr="00DE63EA" w14:paraId="6EB5AD4B" w14:textId="77777777" w:rsidTr="0024128E">
        <w:trPr>
          <w:trHeight w:val="645"/>
          <w:ins w:id="72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B12482" w14:textId="77777777" w:rsidR="00480BB6" w:rsidRPr="006474AA" w:rsidRDefault="00480BB6" w:rsidP="0024128E">
            <w:pPr>
              <w:spacing w:after="0"/>
              <w:rPr>
                <w:ins w:id="72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7D241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4" w:author="Boisvert, Eric" w:date="2016-03-29T09:19:00Z"/>
                <w:rFonts w:ascii="Arial" w:eastAsia="MS Mincho" w:hAnsi="Arial" w:cs="Arial"/>
                <w:sz w:val="18"/>
                <w:szCs w:val="18"/>
              </w:rPr>
            </w:pPr>
            <w:ins w:id="72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839065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6" w:author="Boisvert, Eric" w:date="2016-03-29T09:19:00Z"/>
                <w:rFonts w:cs="Arial"/>
                <w:b/>
                <w:color w:val="FF0000"/>
                <w:szCs w:val="18"/>
                <w:lang w:eastAsia="en-US"/>
              </w:rPr>
            </w:pPr>
            <w:ins w:id="7297" w:author="Boisvert, Eric" w:date="2016-03-29T09:19:00Z">
              <w:r>
                <w:rPr>
                  <w:rFonts w:cs="Arial"/>
                  <w:szCs w:val="18"/>
                  <w:lang w:val="en-CA"/>
                </w:rPr>
                <w:t>Ensure that the target implementation enforces the presence of a non-null units of measurement for DillingDetails::intervalEnd</w:t>
              </w:r>
            </w:ins>
          </w:p>
        </w:tc>
      </w:tr>
      <w:tr w:rsidR="00480BB6" w:rsidRPr="00DE63EA" w14:paraId="4E424A47" w14:textId="77777777" w:rsidTr="0024128E">
        <w:trPr>
          <w:trHeight w:val="645"/>
          <w:ins w:id="72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60716" w14:textId="77777777" w:rsidR="00480BB6" w:rsidRPr="006474AA" w:rsidRDefault="00480BB6" w:rsidP="0024128E">
            <w:pPr>
              <w:spacing w:after="0"/>
              <w:rPr>
                <w:ins w:id="72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0AC5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0" w:author="Boisvert, Eric" w:date="2016-03-29T09:19:00Z"/>
                <w:rFonts w:ascii="Arial" w:eastAsia="MS Mincho" w:hAnsi="Arial" w:cs="Arial"/>
                <w:sz w:val="18"/>
                <w:szCs w:val="18"/>
              </w:rPr>
            </w:pPr>
            <w:ins w:id="73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A594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02" w:author="Boisvert, Eric" w:date="2016-03-29T09:19:00Z"/>
                <w:rFonts w:ascii="Arial" w:eastAsia="MS Mincho" w:hAnsi="Arial" w:cs="Arial"/>
                <w:sz w:val="18"/>
                <w:szCs w:val="18"/>
              </w:rPr>
            </w:pPr>
            <w:ins w:id="7303" w:author="Boisvert, Eric" w:date="2016-03-29T09:19:00Z">
              <w:r>
                <w:rPr>
                  <w:rFonts w:ascii="Arial" w:hAnsi="Arial" w:cs="Arial"/>
                  <w:sz w:val="18"/>
                  <w:szCs w:val="18"/>
                  <w:lang w:val="en-CA"/>
                </w:rPr>
                <w:t>Visual inspection that the target implementation has a mechanism to ensure that DillingDetails::intervalEnd is not null.</w:t>
              </w:r>
            </w:ins>
          </w:p>
        </w:tc>
      </w:tr>
      <w:tr w:rsidR="00480BB6" w:rsidRPr="00DE63EA" w14:paraId="295C58CF" w14:textId="77777777" w:rsidTr="0024128E">
        <w:trPr>
          <w:trHeight w:val="462"/>
          <w:ins w:id="7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0287104" w14:textId="77777777" w:rsidR="00480BB6" w:rsidRPr="006474AA" w:rsidRDefault="00480BB6" w:rsidP="0024128E">
            <w:pPr>
              <w:spacing w:after="0"/>
              <w:rPr>
                <w:ins w:id="7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847D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6" w:author="Boisvert, Eric" w:date="2016-03-29T09:19:00Z"/>
                <w:rFonts w:ascii="Arial" w:eastAsia="MS Mincho" w:hAnsi="Arial" w:cs="Arial"/>
                <w:sz w:val="18"/>
                <w:szCs w:val="18"/>
              </w:rPr>
            </w:pPr>
            <w:ins w:id="73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7D033B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8" w:author="Boisvert, Eric" w:date="2016-03-29T09:19:00Z"/>
                <w:rFonts w:cs="Arial"/>
                <w:szCs w:val="18"/>
                <w:lang w:eastAsia="en-US"/>
              </w:rPr>
            </w:pPr>
          </w:p>
        </w:tc>
      </w:tr>
      <w:tr w:rsidR="00480BB6" w:rsidRPr="00DE63EA" w14:paraId="2F7022E7" w14:textId="77777777" w:rsidTr="0024128E">
        <w:trPr>
          <w:ins w:id="73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310" w:author="Boisvert, Eric" w:date="2016-03-29T09:19:00Z"/>
                <w:rFonts w:cs="Arial"/>
                <w:b/>
                <w:szCs w:val="18"/>
              </w:rPr>
            </w:pPr>
            <w:ins w:id="73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2" w:author="Boisvert, Eric" w:date="2016-03-29T09:19:00Z"/>
                <w:rFonts w:cs="Arial"/>
                <w:szCs w:val="18"/>
                <w:lang w:val="en-US"/>
              </w:rPr>
            </w:pPr>
            <w:ins w:id="7313"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3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3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6" w:author="Boisvert, Eric" w:date="2016-03-29T09:19:00Z"/>
                <w:rFonts w:ascii="Arial" w:eastAsia="MS Mincho" w:hAnsi="Arial" w:cs="Arial"/>
                <w:sz w:val="18"/>
                <w:szCs w:val="18"/>
              </w:rPr>
            </w:pPr>
            <w:ins w:id="73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8" w:author="Boisvert, Eric" w:date="2016-03-29T09:19:00Z"/>
                <w:rFonts w:ascii="Arial" w:eastAsia="MS Mincho" w:hAnsi="Arial" w:cs="Arial"/>
                <w:b/>
                <w:color w:val="0000FF"/>
                <w:sz w:val="18"/>
                <w:szCs w:val="18"/>
              </w:rPr>
            </w:pPr>
            <w:ins w:id="7319" w:author="Boisvert, Eric" w:date="2016-03-29T09:19:00Z">
              <w:r w:rsidRPr="00480BB6">
                <w:rPr>
                  <w:rFonts w:ascii="Arial" w:hAnsi="Arial" w:cs="Arial"/>
                  <w:sz w:val="18"/>
                  <w:szCs w:val="18"/>
                  <w:lang w:val="en-CA"/>
                  <w:rPrChange w:id="7320"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3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3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3" w:author="Boisvert, Eric" w:date="2016-03-29T09:19:00Z"/>
                <w:rFonts w:ascii="Arial" w:eastAsia="MS Mincho" w:hAnsi="Arial" w:cs="Arial"/>
                <w:sz w:val="18"/>
                <w:szCs w:val="18"/>
              </w:rPr>
            </w:pPr>
            <w:ins w:id="73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5" w:author="Boisvert, Eric" w:date="2016-03-29T09:19:00Z"/>
                <w:rFonts w:cs="Arial"/>
                <w:b/>
                <w:color w:val="FF0000"/>
                <w:szCs w:val="18"/>
                <w:lang w:eastAsia="en-US"/>
              </w:rPr>
            </w:pPr>
            <w:ins w:id="7326"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3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3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9" w:author="Boisvert, Eric" w:date="2016-03-29T09:19:00Z"/>
                <w:rFonts w:ascii="Arial" w:eastAsia="MS Mincho" w:hAnsi="Arial" w:cs="Arial"/>
                <w:sz w:val="18"/>
                <w:szCs w:val="18"/>
              </w:rPr>
            </w:pPr>
            <w:ins w:id="73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31" w:author="Boisvert, Eric" w:date="2016-03-29T09:19:00Z"/>
                <w:rFonts w:ascii="Arial" w:eastAsia="MS Mincho" w:hAnsi="Arial" w:cs="Arial"/>
                <w:sz w:val="18"/>
                <w:szCs w:val="18"/>
              </w:rPr>
            </w:pPr>
            <w:ins w:id="7332"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3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3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5" w:author="Boisvert, Eric" w:date="2016-03-29T09:19:00Z"/>
                <w:rFonts w:ascii="Arial" w:eastAsia="MS Mincho" w:hAnsi="Arial" w:cs="Arial"/>
                <w:sz w:val="18"/>
                <w:szCs w:val="18"/>
              </w:rPr>
            </w:pPr>
            <w:ins w:id="73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7" w:author="Boisvert, Eric" w:date="2016-03-29T09:19:00Z"/>
                <w:rFonts w:cs="Arial"/>
                <w:szCs w:val="18"/>
                <w:lang w:eastAsia="en-US"/>
              </w:rPr>
            </w:pPr>
          </w:p>
        </w:tc>
      </w:tr>
      <w:tr w:rsidR="00480BB6" w:rsidRPr="00DE63EA" w14:paraId="6D1A3CED" w14:textId="77777777" w:rsidTr="0024128E">
        <w:trPr>
          <w:ins w:id="73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339" w:author="Boisvert, Eric" w:date="2016-03-29T09:19:00Z"/>
                <w:rFonts w:cs="Arial"/>
                <w:b/>
                <w:szCs w:val="18"/>
              </w:rPr>
            </w:pPr>
            <w:ins w:id="73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1" w:author="Boisvert, Eric" w:date="2016-03-29T09:19:00Z"/>
                <w:rFonts w:cs="Arial"/>
                <w:szCs w:val="18"/>
                <w:lang w:val="en-US"/>
              </w:rPr>
            </w:pPr>
            <w:ins w:id="7342"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3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3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5" w:author="Boisvert, Eric" w:date="2016-03-29T09:19:00Z"/>
                <w:rFonts w:ascii="Arial" w:eastAsia="MS Mincho" w:hAnsi="Arial" w:cs="Arial"/>
                <w:sz w:val="18"/>
                <w:szCs w:val="18"/>
              </w:rPr>
            </w:pPr>
            <w:ins w:id="73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b/>
                <w:color w:val="0000FF"/>
                <w:sz w:val="18"/>
                <w:szCs w:val="18"/>
              </w:rPr>
            </w:pPr>
            <w:ins w:id="7348" w:author="Boisvert, Eric" w:date="2016-03-29T09:19:00Z">
              <w:r w:rsidRPr="00480BB6">
                <w:rPr>
                  <w:rFonts w:ascii="Arial" w:hAnsi="Arial" w:cs="Arial"/>
                  <w:sz w:val="18"/>
                  <w:szCs w:val="18"/>
                  <w:lang w:val="en-CA"/>
                  <w:rPrChange w:id="7349"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3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3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2" w:author="Boisvert, Eric" w:date="2016-03-29T09:19:00Z"/>
                <w:rFonts w:ascii="Arial" w:eastAsia="MS Mincho" w:hAnsi="Arial" w:cs="Arial"/>
                <w:sz w:val="18"/>
                <w:szCs w:val="18"/>
              </w:rPr>
            </w:pPr>
            <w:ins w:id="73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4" w:author="Boisvert, Eric" w:date="2016-03-29T09:19:00Z"/>
                <w:rFonts w:cs="Arial"/>
                <w:b/>
                <w:color w:val="FF0000"/>
                <w:szCs w:val="18"/>
                <w:lang w:eastAsia="en-US"/>
              </w:rPr>
            </w:pPr>
            <w:ins w:id="7355"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3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3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8" w:author="Boisvert, Eric" w:date="2016-03-29T09:19:00Z"/>
                <w:rFonts w:ascii="Arial" w:eastAsia="MS Mincho" w:hAnsi="Arial" w:cs="Arial"/>
                <w:sz w:val="18"/>
                <w:szCs w:val="18"/>
              </w:rPr>
            </w:pPr>
            <w:ins w:id="73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60" w:author="Boisvert, Eric" w:date="2016-03-29T09:19:00Z"/>
                <w:rFonts w:ascii="Arial" w:eastAsia="MS Mincho" w:hAnsi="Arial" w:cs="Arial"/>
                <w:sz w:val="18"/>
                <w:szCs w:val="18"/>
              </w:rPr>
            </w:pPr>
            <w:ins w:id="7361"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3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3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4" w:author="Boisvert, Eric" w:date="2016-03-29T09:19:00Z"/>
                <w:rFonts w:ascii="Arial" w:eastAsia="MS Mincho" w:hAnsi="Arial" w:cs="Arial"/>
                <w:sz w:val="18"/>
                <w:szCs w:val="18"/>
              </w:rPr>
            </w:pPr>
            <w:ins w:id="73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6" w:author="Boisvert, Eric" w:date="2016-03-29T09:19:00Z"/>
                <w:rFonts w:cs="Arial"/>
                <w:szCs w:val="18"/>
                <w:lang w:eastAsia="en-US"/>
              </w:rPr>
            </w:pPr>
          </w:p>
        </w:tc>
      </w:tr>
      <w:tr w:rsidR="00480BB6" w:rsidRPr="00DE63EA" w14:paraId="2EC126B3" w14:textId="77777777" w:rsidTr="0024128E">
        <w:trPr>
          <w:ins w:id="73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368" w:author="Boisvert, Eric" w:date="2016-03-29T09:19:00Z"/>
                <w:rFonts w:cs="Arial"/>
                <w:b/>
                <w:szCs w:val="18"/>
              </w:rPr>
            </w:pPr>
            <w:ins w:id="73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0" w:author="Boisvert, Eric" w:date="2016-03-29T09:19:00Z"/>
                <w:rFonts w:cs="Arial"/>
                <w:szCs w:val="18"/>
                <w:lang w:val="en-US"/>
              </w:rPr>
            </w:pPr>
            <w:ins w:id="7371" w:author="Boisvert, Eric" w:date="2016-03-29T09:19:00Z">
              <w:r>
                <w:rPr>
                  <w:rFonts w:cs="Arial"/>
                  <w:szCs w:val="18"/>
                  <w:lang w:val="en-US"/>
                </w:rPr>
                <w:t>/conf/gsml4-borehole/</w:t>
              </w:r>
              <w:r>
                <w:t xml:space="preserve"> </w:t>
              </w:r>
              <w:r w:rsidRPr="004D5D3A">
                <w:rPr>
                  <w:rStyle w:val="requri"/>
                  <w:lang w:val="en-CA"/>
                </w:rPr>
                <w:t>value-intervalBegin</w:t>
              </w:r>
            </w:ins>
          </w:p>
        </w:tc>
      </w:tr>
      <w:tr w:rsidR="00480BB6" w:rsidRPr="00DE63EA" w14:paraId="5C531AC4" w14:textId="77777777" w:rsidTr="0024128E">
        <w:trPr>
          <w:trHeight w:val="280"/>
          <w:ins w:id="73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3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4" w:author="Boisvert, Eric" w:date="2016-03-29T09:19:00Z"/>
                <w:rFonts w:ascii="Arial" w:eastAsia="MS Mincho" w:hAnsi="Arial" w:cs="Arial"/>
                <w:sz w:val="18"/>
                <w:szCs w:val="18"/>
              </w:rPr>
            </w:pPr>
            <w:ins w:id="73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6" w:author="Boisvert, Eric" w:date="2016-03-29T09:19:00Z"/>
                <w:rFonts w:ascii="Arial" w:eastAsia="MS Mincho" w:hAnsi="Arial" w:cs="Arial"/>
                <w:b/>
                <w:color w:val="0000FF"/>
                <w:sz w:val="18"/>
                <w:szCs w:val="18"/>
              </w:rPr>
            </w:pPr>
            <w:ins w:id="7377" w:author="Boisvert, Eric" w:date="2016-03-29T09:19:00Z">
              <w:r w:rsidRPr="00480BB6">
                <w:rPr>
                  <w:rFonts w:ascii="Arial" w:hAnsi="Arial" w:cs="Arial"/>
                  <w:sz w:val="18"/>
                  <w:szCs w:val="18"/>
                  <w:lang w:val="en-CA"/>
                  <w:rPrChange w:id="7378"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379"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2" w:author="Boisvert, Eric" w:date="2016-03-29T09:19:00Z"/>
                <w:rFonts w:ascii="Arial" w:eastAsia="MS Mincho" w:hAnsi="Arial" w:cs="Arial"/>
                <w:sz w:val="18"/>
                <w:szCs w:val="18"/>
              </w:rPr>
            </w:pPr>
            <w:ins w:id="73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4" w:author="Boisvert, Eric" w:date="2016-03-29T09:19:00Z"/>
                <w:rFonts w:cs="Arial"/>
                <w:b/>
                <w:color w:val="FF0000"/>
                <w:szCs w:val="18"/>
                <w:lang w:eastAsia="en-US"/>
              </w:rPr>
            </w:pPr>
            <w:ins w:id="7385"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8" w:author="Boisvert, Eric" w:date="2016-03-29T09:19:00Z"/>
                <w:rFonts w:ascii="Arial" w:eastAsia="MS Mincho" w:hAnsi="Arial" w:cs="Arial"/>
                <w:sz w:val="18"/>
                <w:szCs w:val="18"/>
              </w:rPr>
            </w:pPr>
            <w:ins w:id="73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90" w:author="Boisvert, Eric" w:date="2016-03-29T09:19:00Z"/>
                <w:rFonts w:ascii="Arial" w:eastAsia="MS Mincho" w:hAnsi="Arial" w:cs="Arial"/>
                <w:sz w:val="18"/>
                <w:szCs w:val="18"/>
              </w:rPr>
            </w:pPr>
            <w:ins w:id="7391"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4" w:author="Boisvert, Eric" w:date="2016-03-29T09:19:00Z"/>
                <w:rFonts w:ascii="Arial" w:eastAsia="MS Mincho" w:hAnsi="Arial" w:cs="Arial"/>
                <w:sz w:val="18"/>
                <w:szCs w:val="18"/>
              </w:rPr>
            </w:pPr>
            <w:ins w:id="73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6" w:author="Boisvert, Eric" w:date="2016-03-29T09:19:00Z"/>
                <w:rFonts w:cs="Arial"/>
                <w:szCs w:val="18"/>
                <w:lang w:eastAsia="en-US"/>
              </w:rPr>
            </w:pPr>
          </w:p>
        </w:tc>
      </w:tr>
      <w:tr w:rsidR="00480BB6" w:rsidRPr="00DE63EA" w14:paraId="2A1E5E0E" w14:textId="77777777" w:rsidTr="0024128E">
        <w:trPr>
          <w:ins w:id="73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E82A4C0" w14:textId="77777777" w:rsidR="00480BB6" w:rsidRPr="006474AA" w:rsidRDefault="00480BB6" w:rsidP="0024128E">
            <w:pPr>
              <w:pStyle w:val="Tabletext9"/>
              <w:rPr>
                <w:ins w:id="7398" w:author="Boisvert, Eric" w:date="2016-03-29T09:19:00Z"/>
                <w:rFonts w:cs="Arial"/>
                <w:b/>
                <w:szCs w:val="18"/>
              </w:rPr>
            </w:pPr>
            <w:ins w:id="7399"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4F73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0" w:author="Boisvert, Eric" w:date="2016-03-29T09:19:00Z"/>
                <w:rFonts w:cs="Arial"/>
                <w:szCs w:val="18"/>
                <w:lang w:val="en-US"/>
              </w:rPr>
            </w:pPr>
            <w:ins w:id="7401" w:author="Boisvert, Eric" w:date="2016-03-29T09:19:00Z">
              <w:r>
                <w:rPr>
                  <w:rFonts w:cs="Arial"/>
                  <w:szCs w:val="18"/>
                  <w:lang w:val="en-US"/>
                </w:rPr>
                <w:t>/conf/gsml4-borehole/</w:t>
              </w:r>
              <w:r>
                <w:rPr>
                  <w:rStyle w:val="requri"/>
                  <w:lang w:val="en-CA"/>
                </w:rPr>
                <w:t>uom-intervalEnd</w:t>
              </w:r>
            </w:ins>
          </w:p>
        </w:tc>
      </w:tr>
      <w:tr w:rsidR="00480BB6" w:rsidRPr="00DE63EA" w14:paraId="11C07613" w14:textId="77777777" w:rsidTr="0024128E">
        <w:trPr>
          <w:trHeight w:val="280"/>
          <w:ins w:id="74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0B0F42" w14:textId="77777777" w:rsidR="00480BB6" w:rsidRPr="006474AA" w:rsidRDefault="00480BB6" w:rsidP="0024128E">
            <w:pPr>
              <w:spacing w:after="0"/>
              <w:rPr>
                <w:ins w:id="74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553E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4" w:author="Boisvert, Eric" w:date="2016-03-29T09:19:00Z"/>
                <w:rFonts w:ascii="Arial" w:eastAsia="MS Mincho" w:hAnsi="Arial" w:cs="Arial"/>
                <w:sz w:val="18"/>
                <w:szCs w:val="18"/>
              </w:rPr>
            </w:pPr>
            <w:ins w:id="74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49BC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6" w:author="Boisvert, Eric" w:date="2016-03-29T09:19:00Z"/>
                <w:rFonts w:ascii="Arial" w:eastAsia="MS Mincho" w:hAnsi="Arial" w:cs="Arial"/>
                <w:b/>
                <w:color w:val="0000FF"/>
                <w:sz w:val="18"/>
                <w:szCs w:val="18"/>
              </w:rPr>
            </w:pPr>
            <w:ins w:id="7407" w:author="Boisvert, Eric" w:date="2016-03-29T09:19:00Z">
              <w:r w:rsidRPr="00480BB6">
                <w:rPr>
                  <w:rFonts w:ascii="Arial" w:hAnsi="Arial" w:cs="Arial"/>
                  <w:sz w:val="18"/>
                  <w:szCs w:val="18"/>
                  <w:lang w:val="en-CA"/>
                  <w:rPrChange w:id="7408" w:author="Boisvert, Eric" w:date="2016-03-29T09:20:00Z">
                    <w:rPr>
                      <w:rFonts w:ascii="Arial" w:hAnsi="Arial" w:cs="Arial"/>
                      <w:sz w:val="18"/>
                      <w:szCs w:val="18"/>
                      <w:lang w:val="fr-CA"/>
                    </w:rPr>
                  </w:rPrChange>
                </w:rPr>
                <w:t>/req/gsml4-borehole/uom-intervalEnd</w:t>
              </w:r>
            </w:ins>
          </w:p>
        </w:tc>
      </w:tr>
      <w:tr w:rsidR="00480BB6" w:rsidRPr="00DE63EA" w14:paraId="157088F9" w14:textId="77777777" w:rsidTr="0024128E">
        <w:trPr>
          <w:trHeight w:val="645"/>
          <w:ins w:id="74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E7CAA" w14:textId="77777777" w:rsidR="00480BB6" w:rsidRPr="006474AA" w:rsidRDefault="00480BB6" w:rsidP="0024128E">
            <w:pPr>
              <w:spacing w:after="0"/>
              <w:rPr>
                <w:ins w:id="74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813D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1" w:author="Boisvert, Eric" w:date="2016-03-29T09:19:00Z"/>
                <w:rFonts w:ascii="Arial" w:eastAsia="MS Mincho" w:hAnsi="Arial" w:cs="Arial"/>
                <w:sz w:val="18"/>
                <w:szCs w:val="18"/>
              </w:rPr>
            </w:pPr>
            <w:ins w:id="74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1B9D5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3" w:author="Boisvert, Eric" w:date="2016-03-29T09:19:00Z"/>
                <w:rFonts w:cs="Arial"/>
                <w:b/>
                <w:color w:val="FF0000"/>
                <w:szCs w:val="18"/>
                <w:lang w:eastAsia="en-US"/>
              </w:rPr>
            </w:pPr>
            <w:ins w:id="7414" w:author="Boisvert, Eric" w:date="2016-03-29T09:19:00Z">
              <w:r>
                <w:rPr>
                  <w:rFonts w:cs="Arial"/>
                  <w:szCs w:val="18"/>
                  <w:lang w:val="en-CA"/>
                </w:rPr>
                <w:t>Ensure that the target implementation enforces the presence of a non-null units of measurement for DillingDetails::intervalEnd</w:t>
              </w:r>
            </w:ins>
          </w:p>
        </w:tc>
      </w:tr>
      <w:tr w:rsidR="00480BB6" w:rsidRPr="00DE63EA" w14:paraId="3693A79A" w14:textId="77777777" w:rsidTr="0024128E">
        <w:trPr>
          <w:trHeight w:val="645"/>
          <w:ins w:id="74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4374ED" w14:textId="77777777" w:rsidR="00480BB6" w:rsidRPr="006474AA" w:rsidRDefault="00480BB6" w:rsidP="0024128E">
            <w:pPr>
              <w:spacing w:after="0"/>
              <w:rPr>
                <w:ins w:id="74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E971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7" w:author="Boisvert, Eric" w:date="2016-03-29T09:19:00Z"/>
                <w:rFonts w:ascii="Arial" w:eastAsia="MS Mincho" w:hAnsi="Arial" w:cs="Arial"/>
                <w:sz w:val="18"/>
                <w:szCs w:val="18"/>
              </w:rPr>
            </w:pPr>
            <w:ins w:id="74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C661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19" w:author="Boisvert, Eric" w:date="2016-03-29T09:19:00Z"/>
                <w:rFonts w:ascii="Arial" w:eastAsia="MS Mincho" w:hAnsi="Arial" w:cs="Arial"/>
                <w:sz w:val="18"/>
                <w:szCs w:val="18"/>
              </w:rPr>
            </w:pPr>
            <w:ins w:id="7420" w:author="Boisvert, Eric" w:date="2016-03-29T09:19:00Z">
              <w:r>
                <w:rPr>
                  <w:rFonts w:ascii="Arial" w:hAnsi="Arial" w:cs="Arial"/>
                  <w:sz w:val="18"/>
                  <w:szCs w:val="18"/>
                  <w:lang w:val="en-CA"/>
                </w:rPr>
                <w:t>Visual inspection that the target implementation has a mechanism to ensure that DillingDetails::intervalEnd is not null.</w:t>
              </w:r>
            </w:ins>
          </w:p>
        </w:tc>
      </w:tr>
      <w:tr w:rsidR="00480BB6" w:rsidRPr="00DE63EA" w14:paraId="289FD7C9" w14:textId="77777777" w:rsidTr="0024128E">
        <w:trPr>
          <w:trHeight w:val="462"/>
          <w:ins w:id="74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918A19" w14:textId="77777777" w:rsidR="00480BB6" w:rsidRPr="006474AA" w:rsidRDefault="00480BB6" w:rsidP="0024128E">
            <w:pPr>
              <w:spacing w:after="0"/>
              <w:rPr>
                <w:ins w:id="74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BC2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3" w:author="Boisvert, Eric" w:date="2016-03-29T09:19:00Z"/>
                <w:rFonts w:ascii="Arial" w:eastAsia="MS Mincho" w:hAnsi="Arial" w:cs="Arial"/>
                <w:sz w:val="18"/>
                <w:szCs w:val="18"/>
              </w:rPr>
            </w:pPr>
            <w:ins w:id="74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3FFD51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5" w:author="Boisvert, Eric" w:date="2016-03-29T09:19:00Z"/>
                <w:rFonts w:cs="Arial"/>
                <w:szCs w:val="18"/>
                <w:lang w:eastAsia="en-US"/>
              </w:rPr>
            </w:pPr>
          </w:p>
        </w:tc>
      </w:tr>
      <w:tr w:rsidR="00480BB6" w:rsidRPr="00DE63EA" w14:paraId="07B8259B" w14:textId="77777777" w:rsidTr="0024128E">
        <w:trPr>
          <w:ins w:id="74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427" w:author="Boisvert, Eric" w:date="2016-03-29T09:19:00Z"/>
                <w:rFonts w:cs="Arial"/>
                <w:b/>
                <w:szCs w:val="18"/>
              </w:rPr>
            </w:pPr>
            <w:ins w:id="74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9" w:author="Boisvert, Eric" w:date="2016-03-29T09:19:00Z"/>
                <w:rFonts w:cs="Arial"/>
                <w:szCs w:val="18"/>
                <w:lang w:val="en-US"/>
              </w:rPr>
            </w:pPr>
            <w:ins w:id="7430"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4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4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3" w:author="Boisvert, Eric" w:date="2016-03-29T09:19:00Z"/>
                <w:rFonts w:ascii="Arial" w:eastAsia="MS Mincho" w:hAnsi="Arial" w:cs="Arial"/>
                <w:sz w:val="18"/>
                <w:szCs w:val="18"/>
              </w:rPr>
            </w:pPr>
            <w:ins w:id="74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5" w:author="Boisvert, Eric" w:date="2016-03-29T09:19:00Z"/>
                <w:rFonts w:ascii="Arial" w:eastAsia="MS Mincho" w:hAnsi="Arial" w:cs="Arial"/>
                <w:b/>
                <w:color w:val="0000FF"/>
                <w:sz w:val="18"/>
                <w:szCs w:val="18"/>
              </w:rPr>
            </w:pPr>
            <w:ins w:id="7436" w:author="Boisvert, Eric" w:date="2016-03-29T09:19:00Z">
              <w:r w:rsidRPr="00480BB6">
                <w:rPr>
                  <w:rFonts w:ascii="Arial" w:hAnsi="Arial" w:cs="Arial"/>
                  <w:sz w:val="18"/>
                  <w:szCs w:val="18"/>
                  <w:lang w:val="en-CA"/>
                  <w:rPrChange w:id="7437"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4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4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0" w:author="Boisvert, Eric" w:date="2016-03-29T09:19:00Z"/>
                <w:rFonts w:ascii="Arial" w:eastAsia="MS Mincho" w:hAnsi="Arial" w:cs="Arial"/>
                <w:sz w:val="18"/>
                <w:szCs w:val="18"/>
              </w:rPr>
            </w:pPr>
            <w:ins w:id="74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2" w:author="Boisvert, Eric" w:date="2016-03-29T09:19:00Z"/>
                <w:rFonts w:cs="Arial"/>
                <w:b/>
                <w:color w:val="FF0000"/>
                <w:szCs w:val="18"/>
                <w:lang w:eastAsia="en-US"/>
              </w:rPr>
            </w:pPr>
            <w:ins w:id="7443"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4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4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6" w:author="Boisvert, Eric" w:date="2016-03-29T09:19:00Z"/>
                <w:rFonts w:ascii="Arial" w:eastAsia="MS Mincho" w:hAnsi="Arial" w:cs="Arial"/>
                <w:sz w:val="18"/>
                <w:szCs w:val="18"/>
              </w:rPr>
            </w:pPr>
            <w:ins w:id="74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48" w:author="Boisvert, Eric" w:date="2016-03-29T09:19:00Z"/>
                <w:rFonts w:ascii="Arial" w:eastAsia="MS Mincho" w:hAnsi="Arial" w:cs="Arial"/>
                <w:sz w:val="18"/>
                <w:szCs w:val="18"/>
              </w:rPr>
            </w:pPr>
            <w:ins w:id="7449"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4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4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2" w:author="Boisvert, Eric" w:date="2016-03-29T09:19:00Z"/>
                <w:rFonts w:ascii="Arial" w:eastAsia="MS Mincho" w:hAnsi="Arial" w:cs="Arial"/>
                <w:sz w:val="18"/>
                <w:szCs w:val="18"/>
              </w:rPr>
            </w:pPr>
            <w:ins w:id="74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4" w:author="Boisvert, Eric" w:date="2016-03-29T09:19:00Z"/>
                <w:rFonts w:cs="Arial"/>
                <w:szCs w:val="18"/>
                <w:lang w:eastAsia="en-US"/>
              </w:rPr>
            </w:pPr>
          </w:p>
        </w:tc>
      </w:tr>
      <w:tr w:rsidR="00480BB6" w:rsidRPr="00DE63EA" w14:paraId="430EAED8" w14:textId="77777777" w:rsidTr="0024128E">
        <w:trPr>
          <w:ins w:id="74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14EED42" w14:textId="77777777" w:rsidR="00480BB6" w:rsidRPr="006474AA" w:rsidRDefault="00480BB6" w:rsidP="0024128E">
            <w:pPr>
              <w:pStyle w:val="Tabletext9"/>
              <w:rPr>
                <w:ins w:id="7456" w:author="Boisvert, Eric" w:date="2016-03-29T09:19:00Z"/>
                <w:rFonts w:cs="Arial"/>
                <w:b/>
                <w:szCs w:val="18"/>
              </w:rPr>
            </w:pPr>
            <w:ins w:id="74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F0E1A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8" w:author="Boisvert, Eric" w:date="2016-03-29T09:19:00Z"/>
                <w:rFonts w:cs="Arial"/>
                <w:szCs w:val="18"/>
                <w:lang w:val="en-US"/>
              </w:rPr>
            </w:pPr>
            <w:ins w:id="7459" w:author="Boisvert, Eric" w:date="2016-03-29T09:19:00Z">
              <w:r>
                <w:rPr>
                  <w:rFonts w:cs="Arial"/>
                  <w:szCs w:val="18"/>
                  <w:lang w:val="en-US"/>
                </w:rPr>
                <w:t>/conf/gsml4-borehole/</w:t>
              </w:r>
              <w:r w:rsidRPr="00FF1D47">
                <w:rPr>
                  <w:rStyle w:val="requri"/>
                  <w:lang w:val="en-CA"/>
                </w:rPr>
                <w:t>uom-mappedIntervalEnd</w:t>
              </w:r>
            </w:ins>
          </w:p>
        </w:tc>
      </w:tr>
      <w:tr w:rsidR="00480BB6" w:rsidRPr="00DE63EA" w14:paraId="6E0E35ED" w14:textId="77777777" w:rsidTr="0024128E">
        <w:trPr>
          <w:trHeight w:val="280"/>
          <w:ins w:id="74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567E1F" w14:textId="77777777" w:rsidR="00480BB6" w:rsidRPr="006474AA" w:rsidRDefault="00480BB6" w:rsidP="0024128E">
            <w:pPr>
              <w:spacing w:after="0"/>
              <w:rPr>
                <w:ins w:id="74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3123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2" w:author="Boisvert, Eric" w:date="2016-03-29T09:19:00Z"/>
                <w:rFonts w:ascii="Arial" w:eastAsia="MS Mincho" w:hAnsi="Arial" w:cs="Arial"/>
                <w:sz w:val="18"/>
                <w:szCs w:val="18"/>
              </w:rPr>
            </w:pPr>
            <w:ins w:id="74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1BC2D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4" w:author="Boisvert, Eric" w:date="2016-03-29T09:19:00Z"/>
                <w:rFonts w:ascii="Arial" w:eastAsia="MS Mincho" w:hAnsi="Arial" w:cs="Arial"/>
                <w:b/>
                <w:color w:val="0000FF"/>
                <w:sz w:val="18"/>
                <w:szCs w:val="18"/>
              </w:rPr>
            </w:pPr>
            <w:ins w:id="7465" w:author="Boisvert, Eric" w:date="2016-03-29T09:19:00Z">
              <w:r w:rsidRPr="00480BB6">
                <w:rPr>
                  <w:rFonts w:ascii="Arial" w:hAnsi="Arial" w:cs="Arial"/>
                  <w:sz w:val="18"/>
                  <w:szCs w:val="18"/>
                  <w:lang w:val="en-CA"/>
                  <w:rPrChange w:id="7466" w:author="Boisvert, Eric" w:date="2016-03-29T09:20:00Z">
                    <w:rPr>
                      <w:rFonts w:ascii="Arial" w:hAnsi="Arial" w:cs="Arial"/>
                      <w:sz w:val="18"/>
                      <w:szCs w:val="18"/>
                      <w:lang w:val="fr-CA"/>
                    </w:rPr>
                  </w:rPrChange>
                </w:rPr>
                <w:t>/req/gsml4-borehole/uom-mappedIntervalEnd</w:t>
              </w:r>
            </w:ins>
          </w:p>
        </w:tc>
      </w:tr>
      <w:tr w:rsidR="00480BB6" w:rsidRPr="00DE63EA" w14:paraId="2547B9CE" w14:textId="77777777" w:rsidTr="0024128E">
        <w:trPr>
          <w:trHeight w:val="645"/>
          <w:ins w:id="74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37C00E" w14:textId="77777777" w:rsidR="00480BB6" w:rsidRPr="006474AA" w:rsidRDefault="00480BB6" w:rsidP="0024128E">
            <w:pPr>
              <w:spacing w:after="0"/>
              <w:rPr>
                <w:ins w:id="74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CFB5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9" w:author="Boisvert, Eric" w:date="2016-03-29T09:19:00Z"/>
                <w:rFonts w:ascii="Arial" w:eastAsia="MS Mincho" w:hAnsi="Arial" w:cs="Arial"/>
                <w:sz w:val="18"/>
                <w:szCs w:val="18"/>
              </w:rPr>
            </w:pPr>
            <w:ins w:id="74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7D3AD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1" w:author="Boisvert, Eric" w:date="2016-03-29T09:19:00Z"/>
                <w:rFonts w:cs="Arial"/>
                <w:b/>
                <w:color w:val="FF0000"/>
                <w:szCs w:val="18"/>
                <w:lang w:eastAsia="en-US"/>
              </w:rPr>
            </w:pPr>
            <w:ins w:id="7472" w:author="Boisvert, Eric" w:date="2016-03-29T09:19:00Z">
              <w:r w:rsidRPr="00FF1D47">
                <w:rPr>
                  <w:rFonts w:cs="Arial"/>
                  <w:szCs w:val="18"/>
                  <w:lang w:val="en-CA"/>
                </w:rPr>
                <w:t>Ensure that the target implementation enforces the presence of a non-null units of measurement for BoreholeInterval::mappedIntervalEnd</w:t>
              </w:r>
            </w:ins>
          </w:p>
        </w:tc>
      </w:tr>
      <w:tr w:rsidR="00480BB6" w:rsidRPr="00DE63EA" w14:paraId="21FDE777" w14:textId="77777777" w:rsidTr="0024128E">
        <w:trPr>
          <w:trHeight w:val="645"/>
          <w:ins w:id="74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AFCA02" w14:textId="77777777" w:rsidR="00480BB6" w:rsidRPr="006474AA" w:rsidRDefault="00480BB6" w:rsidP="0024128E">
            <w:pPr>
              <w:spacing w:after="0"/>
              <w:rPr>
                <w:ins w:id="74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59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5" w:author="Boisvert, Eric" w:date="2016-03-29T09:19:00Z"/>
                <w:rFonts w:ascii="Arial" w:eastAsia="MS Mincho" w:hAnsi="Arial" w:cs="Arial"/>
                <w:sz w:val="18"/>
                <w:szCs w:val="18"/>
              </w:rPr>
            </w:pPr>
            <w:ins w:id="74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94FE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77" w:author="Boisvert, Eric" w:date="2016-03-29T09:19:00Z"/>
                <w:rFonts w:ascii="Arial" w:eastAsia="MS Mincho" w:hAnsi="Arial" w:cs="Arial"/>
                <w:sz w:val="18"/>
                <w:szCs w:val="18"/>
              </w:rPr>
            </w:pPr>
            <w:ins w:id="7478" w:author="Boisvert, Eric" w:date="2016-03-29T09:19:00Z">
              <w:r w:rsidRPr="00FF1D47">
                <w:rPr>
                  <w:rFonts w:ascii="Arial" w:hAnsi="Arial" w:cs="Arial"/>
                  <w:sz w:val="18"/>
                  <w:szCs w:val="18"/>
                  <w:lang w:val="en-CA"/>
                </w:rPr>
                <w:t>Visual inspection that the target implementation has a mechanism to ensure that BoreholeInterval::mappedIntervalEnd is not null.</w:t>
              </w:r>
            </w:ins>
          </w:p>
        </w:tc>
      </w:tr>
      <w:tr w:rsidR="00480BB6" w:rsidRPr="00DE63EA" w14:paraId="54118846" w14:textId="77777777" w:rsidTr="0024128E">
        <w:trPr>
          <w:trHeight w:val="462"/>
          <w:ins w:id="7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4A5804C" w14:textId="77777777" w:rsidR="00480BB6" w:rsidRPr="006474AA" w:rsidRDefault="00480BB6" w:rsidP="0024128E">
            <w:pPr>
              <w:spacing w:after="0"/>
              <w:rPr>
                <w:ins w:id="7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37A2B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1" w:author="Boisvert, Eric" w:date="2016-03-29T09:19:00Z"/>
                <w:rFonts w:ascii="Arial" w:eastAsia="MS Mincho" w:hAnsi="Arial" w:cs="Arial"/>
                <w:sz w:val="18"/>
                <w:szCs w:val="18"/>
              </w:rPr>
            </w:pPr>
            <w:ins w:id="74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984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3" w:author="Boisvert, Eric" w:date="2016-03-29T09:19:00Z"/>
                <w:rFonts w:cs="Arial"/>
                <w:szCs w:val="18"/>
                <w:lang w:eastAsia="en-US"/>
              </w:rPr>
            </w:pPr>
          </w:p>
        </w:tc>
      </w:tr>
      <w:tr w:rsidR="00480BB6" w:rsidRPr="00DE63EA" w14:paraId="3E3838F7" w14:textId="77777777" w:rsidTr="0024128E">
        <w:trPr>
          <w:ins w:id="74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485" w:author="Boisvert, Eric" w:date="2016-03-29T09:19:00Z"/>
                <w:rFonts w:cs="Arial"/>
                <w:b/>
                <w:szCs w:val="18"/>
              </w:rPr>
            </w:pPr>
            <w:ins w:id="74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7" w:author="Boisvert, Eric" w:date="2016-03-29T09:19:00Z"/>
                <w:rFonts w:cs="Arial"/>
                <w:szCs w:val="18"/>
                <w:lang w:val="en-US"/>
              </w:rPr>
            </w:pPr>
            <w:ins w:id="7488"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4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4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1" w:author="Boisvert, Eric" w:date="2016-03-29T09:19:00Z"/>
                <w:rFonts w:ascii="Arial" w:eastAsia="MS Mincho" w:hAnsi="Arial" w:cs="Arial"/>
                <w:sz w:val="18"/>
                <w:szCs w:val="18"/>
              </w:rPr>
            </w:pPr>
            <w:ins w:id="74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3" w:author="Boisvert, Eric" w:date="2016-03-29T09:19:00Z"/>
                <w:rFonts w:ascii="Arial" w:eastAsia="MS Mincho" w:hAnsi="Arial" w:cs="Arial"/>
                <w:b/>
                <w:color w:val="0000FF"/>
                <w:sz w:val="18"/>
                <w:szCs w:val="18"/>
              </w:rPr>
            </w:pPr>
            <w:ins w:id="7494" w:author="Boisvert, Eric" w:date="2016-03-29T09:19:00Z">
              <w:r w:rsidRPr="00480BB6">
                <w:rPr>
                  <w:rFonts w:ascii="Arial" w:hAnsi="Arial" w:cs="Arial"/>
                  <w:sz w:val="18"/>
                  <w:szCs w:val="18"/>
                  <w:lang w:val="en-CA"/>
                  <w:rPrChange w:id="7495"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8" w:author="Boisvert, Eric" w:date="2016-03-29T09:19:00Z"/>
                <w:rFonts w:ascii="Arial" w:eastAsia="MS Mincho" w:hAnsi="Arial" w:cs="Arial"/>
                <w:sz w:val="18"/>
                <w:szCs w:val="18"/>
              </w:rPr>
            </w:pPr>
            <w:ins w:id="74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0" w:author="Boisvert, Eric" w:date="2016-03-29T09:19:00Z"/>
                <w:rFonts w:cs="Arial"/>
                <w:b/>
                <w:color w:val="FF0000"/>
                <w:szCs w:val="18"/>
                <w:lang w:eastAsia="en-US"/>
              </w:rPr>
            </w:pPr>
            <w:ins w:id="7501"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5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5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4" w:author="Boisvert, Eric" w:date="2016-03-29T09:19:00Z"/>
                <w:rFonts w:ascii="Arial" w:eastAsia="MS Mincho" w:hAnsi="Arial" w:cs="Arial"/>
                <w:sz w:val="18"/>
                <w:szCs w:val="18"/>
              </w:rPr>
            </w:pPr>
            <w:ins w:id="75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06" w:author="Boisvert, Eric" w:date="2016-03-29T09:19:00Z"/>
                <w:rFonts w:ascii="Arial" w:eastAsia="MS Mincho" w:hAnsi="Arial" w:cs="Arial"/>
                <w:sz w:val="18"/>
                <w:szCs w:val="18"/>
              </w:rPr>
            </w:pPr>
            <w:ins w:id="7507"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5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5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0" w:author="Boisvert, Eric" w:date="2016-03-29T09:19:00Z"/>
                <w:rFonts w:ascii="Arial" w:eastAsia="MS Mincho" w:hAnsi="Arial" w:cs="Arial"/>
                <w:sz w:val="18"/>
                <w:szCs w:val="18"/>
              </w:rPr>
            </w:pPr>
            <w:ins w:id="75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2" w:author="Boisvert, Eric" w:date="2016-03-29T09:19:00Z"/>
                <w:rFonts w:cs="Arial"/>
                <w:szCs w:val="18"/>
                <w:lang w:eastAsia="en-US"/>
              </w:rPr>
            </w:pPr>
          </w:p>
        </w:tc>
      </w:tr>
      <w:tr w:rsidR="00480BB6" w:rsidRPr="00DE63EA" w14:paraId="236B0429" w14:textId="77777777" w:rsidTr="0024128E">
        <w:trPr>
          <w:ins w:id="75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514" w:author="Boisvert, Eric" w:date="2016-03-29T09:19:00Z"/>
                <w:rFonts w:cs="Arial"/>
                <w:b/>
                <w:szCs w:val="18"/>
              </w:rPr>
            </w:pPr>
            <w:ins w:id="7515"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6" w:author="Boisvert, Eric" w:date="2016-03-29T09:19:00Z"/>
                <w:rFonts w:cs="Arial"/>
                <w:szCs w:val="18"/>
                <w:lang w:val="en-US"/>
              </w:rPr>
            </w:pPr>
            <w:ins w:id="7517"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0" w:author="Boisvert, Eric" w:date="2016-03-29T09:19:00Z"/>
                <w:rFonts w:ascii="Arial" w:eastAsia="MS Mincho" w:hAnsi="Arial" w:cs="Arial"/>
                <w:sz w:val="18"/>
                <w:szCs w:val="18"/>
              </w:rPr>
            </w:pPr>
            <w:ins w:id="75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2" w:author="Boisvert, Eric" w:date="2016-03-29T09:19:00Z"/>
                <w:rFonts w:ascii="Arial" w:eastAsia="MS Mincho" w:hAnsi="Arial" w:cs="Arial"/>
                <w:b/>
                <w:color w:val="0000FF"/>
                <w:sz w:val="18"/>
                <w:szCs w:val="18"/>
              </w:rPr>
            </w:pPr>
            <w:ins w:id="7523" w:author="Boisvert, Eric" w:date="2016-03-29T09:19:00Z">
              <w:r w:rsidRPr="00480BB6">
                <w:rPr>
                  <w:rFonts w:ascii="Arial" w:hAnsi="Arial" w:cs="Arial"/>
                  <w:sz w:val="18"/>
                  <w:szCs w:val="18"/>
                  <w:lang w:val="en-CA"/>
                  <w:rPrChange w:id="7524"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5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5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7" w:author="Boisvert, Eric" w:date="2016-03-29T09:19:00Z"/>
                <w:rFonts w:ascii="Arial" w:eastAsia="MS Mincho" w:hAnsi="Arial" w:cs="Arial"/>
                <w:sz w:val="18"/>
                <w:szCs w:val="18"/>
              </w:rPr>
            </w:pPr>
            <w:ins w:id="75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9" w:author="Boisvert, Eric" w:date="2016-03-29T09:19:00Z"/>
                <w:rFonts w:cs="Arial"/>
                <w:b/>
                <w:color w:val="FF0000"/>
                <w:szCs w:val="18"/>
                <w:lang w:eastAsia="en-US"/>
              </w:rPr>
            </w:pPr>
            <w:ins w:id="7530"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5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5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3" w:author="Boisvert, Eric" w:date="2016-03-29T09:19:00Z"/>
                <w:rFonts w:ascii="Arial" w:eastAsia="MS Mincho" w:hAnsi="Arial" w:cs="Arial"/>
                <w:sz w:val="18"/>
                <w:szCs w:val="18"/>
              </w:rPr>
            </w:pPr>
            <w:ins w:id="75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35" w:author="Boisvert, Eric" w:date="2016-03-29T09:19:00Z"/>
                <w:rFonts w:ascii="Arial" w:eastAsia="MS Mincho" w:hAnsi="Arial" w:cs="Arial"/>
                <w:sz w:val="18"/>
                <w:szCs w:val="18"/>
              </w:rPr>
            </w:pPr>
            <w:ins w:id="753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9" w:author="Boisvert, Eric" w:date="2016-03-29T09:19:00Z"/>
                <w:rFonts w:ascii="Arial" w:eastAsia="MS Mincho" w:hAnsi="Arial" w:cs="Arial"/>
                <w:sz w:val="18"/>
                <w:szCs w:val="18"/>
              </w:rPr>
            </w:pPr>
            <w:ins w:id="75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1" w:author="Boisvert, Eric" w:date="2016-03-29T09:19:00Z"/>
                <w:rFonts w:cs="Arial"/>
                <w:szCs w:val="18"/>
                <w:lang w:eastAsia="en-US"/>
              </w:rPr>
            </w:pPr>
          </w:p>
        </w:tc>
      </w:tr>
      <w:tr w:rsidR="00480BB6" w:rsidRPr="00DE63EA" w14:paraId="09AE02C5" w14:textId="77777777" w:rsidTr="0024128E">
        <w:trPr>
          <w:ins w:id="75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543" w:author="Boisvert, Eric" w:date="2016-03-29T09:19:00Z"/>
                <w:rFonts w:cs="Arial"/>
                <w:b/>
                <w:szCs w:val="18"/>
              </w:rPr>
            </w:pPr>
            <w:ins w:id="75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5" w:author="Boisvert, Eric" w:date="2016-03-29T09:19:00Z"/>
                <w:rFonts w:cs="Arial"/>
                <w:szCs w:val="18"/>
                <w:lang w:val="en-US"/>
              </w:rPr>
            </w:pPr>
            <w:ins w:id="7546"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5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5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9" w:author="Boisvert, Eric" w:date="2016-03-29T09:19:00Z"/>
                <w:rFonts w:ascii="Arial" w:eastAsia="MS Mincho" w:hAnsi="Arial" w:cs="Arial"/>
                <w:sz w:val="18"/>
                <w:szCs w:val="18"/>
              </w:rPr>
            </w:pPr>
            <w:ins w:id="75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1" w:author="Boisvert, Eric" w:date="2016-03-29T09:19:00Z"/>
                <w:rFonts w:ascii="Arial" w:eastAsia="MS Mincho" w:hAnsi="Arial" w:cs="Arial"/>
                <w:b/>
                <w:color w:val="0000FF"/>
                <w:sz w:val="18"/>
                <w:szCs w:val="18"/>
              </w:rPr>
            </w:pPr>
            <w:ins w:id="7552" w:author="Boisvert, Eric" w:date="2016-03-29T09:19:00Z">
              <w:r w:rsidRPr="00480BB6">
                <w:rPr>
                  <w:rFonts w:ascii="Arial" w:hAnsi="Arial" w:cs="Arial"/>
                  <w:sz w:val="18"/>
                  <w:szCs w:val="18"/>
                  <w:lang w:val="en-CA"/>
                  <w:rPrChange w:id="7553"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5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5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6" w:author="Boisvert, Eric" w:date="2016-03-29T09:19:00Z"/>
                <w:rFonts w:ascii="Arial" w:eastAsia="MS Mincho" w:hAnsi="Arial" w:cs="Arial"/>
                <w:sz w:val="18"/>
                <w:szCs w:val="18"/>
              </w:rPr>
            </w:pPr>
            <w:ins w:id="75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8" w:author="Boisvert, Eric" w:date="2016-03-29T09:19:00Z"/>
                <w:rFonts w:cs="Arial"/>
                <w:b/>
                <w:color w:val="FF0000"/>
                <w:szCs w:val="18"/>
                <w:lang w:eastAsia="en-US"/>
              </w:rPr>
            </w:pPr>
            <w:ins w:id="7559"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5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5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2" w:author="Boisvert, Eric" w:date="2016-03-29T09:19:00Z"/>
                <w:rFonts w:ascii="Arial" w:eastAsia="MS Mincho" w:hAnsi="Arial" w:cs="Arial"/>
                <w:sz w:val="18"/>
                <w:szCs w:val="18"/>
              </w:rPr>
            </w:pPr>
            <w:ins w:id="75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64" w:author="Boisvert, Eric" w:date="2016-03-29T09:19:00Z"/>
                <w:rFonts w:ascii="Arial" w:eastAsia="MS Mincho" w:hAnsi="Arial" w:cs="Arial"/>
                <w:sz w:val="18"/>
                <w:szCs w:val="18"/>
              </w:rPr>
            </w:pPr>
            <w:ins w:id="756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ins>
          </w:p>
        </w:tc>
      </w:tr>
      <w:tr w:rsidR="00480BB6" w:rsidRPr="00DE63EA" w14:paraId="1FA8EB1F" w14:textId="77777777" w:rsidTr="0024128E">
        <w:trPr>
          <w:trHeight w:val="462"/>
          <w:ins w:id="75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5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8" w:author="Boisvert, Eric" w:date="2016-03-29T09:19:00Z"/>
                <w:rFonts w:ascii="Arial" w:eastAsia="MS Mincho" w:hAnsi="Arial" w:cs="Arial"/>
                <w:sz w:val="18"/>
                <w:szCs w:val="18"/>
              </w:rPr>
            </w:pPr>
            <w:ins w:id="75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0" w:author="Boisvert, Eric" w:date="2016-03-29T09:19:00Z"/>
                <w:rFonts w:cs="Arial"/>
                <w:szCs w:val="18"/>
                <w:lang w:eastAsia="en-US"/>
              </w:rPr>
            </w:pPr>
          </w:p>
        </w:tc>
      </w:tr>
      <w:tr w:rsidR="00480BB6" w:rsidRPr="00DE63EA" w14:paraId="7DFFA4E1" w14:textId="77777777" w:rsidTr="0024128E">
        <w:trPr>
          <w:ins w:id="75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572" w:author="Boisvert, Eric" w:date="2016-03-29T09:19:00Z"/>
                <w:rFonts w:cs="Arial"/>
                <w:b/>
                <w:szCs w:val="18"/>
              </w:rPr>
            </w:pPr>
            <w:ins w:id="75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4" w:author="Boisvert, Eric" w:date="2016-03-29T09:19:00Z"/>
                <w:rFonts w:cs="Arial"/>
                <w:szCs w:val="18"/>
                <w:lang w:val="en-US"/>
              </w:rPr>
            </w:pPr>
            <w:ins w:id="7575"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5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5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8" w:author="Boisvert, Eric" w:date="2016-03-29T09:19:00Z"/>
                <w:rFonts w:ascii="Arial" w:eastAsia="MS Mincho" w:hAnsi="Arial" w:cs="Arial"/>
                <w:sz w:val="18"/>
                <w:szCs w:val="18"/>
              </w:rPr>
            </w:pPr>
            <w:ins w:id="75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0" w:author="Boisvert, Eric" w:date="2016-03-29T09:19:00Z"/>
                <w:rFonts w:ascii="Arial" w:eastAsia="MS Mincho" w:hAnsi="Arial" w:cs="Arial"/>
                <w:b/>
                <w:color w:val="0000FF"/>
                <w:sz w:val="18"/>
                <w:szCs w:val="18"/>
              </w:rPr>
            </w:pPr>
            <w:ins w:id="7581" w:author="Boisvert, Eric" w:date="2016-03-29T09:19:00Z">
              <w:r w:rsidRPr="00480BB6">
                <w:rPr>
                  <w:rFonts w:ascii="Arial" w:hAnsi="Arial" w:cs="Arial"/>
                  <w:sz w:val="18"/>
                  <w:szCs w:val="18"/>
                  <w:lang w:val="en-CA"/>
                  <w:rPrChange w:id="7582"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5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5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5" w:author="Boisvert, Eric" w:date="2016-03-29T09:19:00Z"/>
                <w:rFonts w:ascii="Arial" w:eastAsia="MS Mincho" w:hAnsi="Arial" w:cs="Arial"/>
                <w:sz w:val="18"/>
                <w:szCs w:val="18"/>
              </w:rPr>
            </w:pPr>
            <w:ins w:id="75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7" w:author="Boisvert, Eric" w:date="2016-03-29T09:19:00Z"/>
                <w:rFonts w:cs="Arial"/>
                <w:b/>
                <w:color w:val="FF0000"/>
                <w:szCs w:val="18"/>
                <w:lang w:eastAsia="en-US"/>
              </w:rPr>
            </w:pPr>
            <w:ins w:id="7588"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5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5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1" w:author="Boisvert, Eric" w:date="2016-03-29T09:19:00Z"/>
                <w:rFonts w:ascii="Arial" w:eastAsia="MS Mincho" w:hAnsi="Arial" w:cs="Arial"/>
                <w:sz w:val="18"/>
                <w:szCs w:val="18"/>
              </w:rPr>
            </w:pPr>
            <w:ins w:id="75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93" w:author="Boisvert, Eric" w:date="2016-03-29T09:19:00Z"/>
                <w:rFonts w:ascii="Arial" w:eastAsia="MS Mincho" w:hAnsi="Arial" w:cs="Arial"/>
                <w:sz w:val="18"/>
                <w:szCs w:val="18"/>
              </w:rPr>
            </w:pPr>
            <w:ins w:id="759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5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5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7" w:author="Boisvert, Eric" w:date="2016-03-29T09:19:00Z"/>
                <w:rFonts w:ascii="Arial" w:eastAsia="MS Mincho" w:hAnsi="Arial" w:cs="Arial"/>
                <w:sz w:val="18"/>
                <w:szCs w:val="18"/>
              </w:rPr>
            </w:pPr>
            <w:ins w:id="75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9" w:author="Boisvert, Eric" w:date="2016-03-29T09:19:00Z"/>
                <w:rFonts w:cs="Arial"/>
                <w:szCs w:val="18"/>
                <w:lang w:eastAsia="en-US"/>
              </w:rPr>
            </w:pPr>
          </w:p>
        </w:tc>
      </w:tr>
      <w:tr w:rsidR="00480BB6" w:rsidRPr="00DE63EA" w14:paraId="427BED77" w14:textId="77777777" w:rsidTr="0024128E">
        <w:trPr>
          <w:ins w:id="76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601" w:author="Boisvert, Eric" w:date="2016-03-29T09:19:00Z"/>
                <w:rFonts w:cs="Arial"/>
                <w:b/>
                <w:szCs w:val="18"/>
              </w:rPr>
            </w:pPr>
            <w:ins w:id="76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3" w:author="Boisvert, Eric" w:date="2016-03-29T09:19:00Z"/>
                <w:rFonts w:cs="Arial"/>
                <w:szCs w:val="18"/>
                <w:lang w:val="en-US"/>
              </w:rPr>
            </w:pPr>
            <w:ins w:id="7604"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7" w:author="Boisvert, Eric" w:date="2016-03-29T09:19:00Z"/>
                <w:rFonts w:ascii="Arial" w:eastAsia="MS Mincho" w:hAnsi="Arial" w:cs="Arial"/>
                <w:sz w:val="18"/>
                <w:szCs w:val="18"/>
              </w:rPr>
            </w:pPr>
            <w:ins w:id="76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9" w:author="Boisvert, Eric" w:date="2016-03-29T09:19:00Z"/>
                <w:rFonts w:ascii="Arial" w:eastAsia="MS Mincho" w:hAnsi="Arial" w:cs="Arial"/>
                <w:b/>
                <w:color w:val="0000FF"/>
                <w:sz w:val="18"/>
                <w:szCs w:val="18"/>
              </w:rPr>
            </w:pPr>
            <w:ins w:id="7610" w:author="Boisvert, Eric" w:date="2016-03-29T09:19:00Z">
              <w:r w:rsidRPr="00480BB6">
                <w:rPr>
                  <w:rFonts w:ascii="Arial" w:hAnsi="Arial" w:cs="Arial"/>
                  <w:sz w:val="18"/>
                  <w:szCs w:val="18"/>
                  <w:lang w:val="en-CA"/>
                  <w:rPrChange w:id="7611"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6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6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4" w:author="Boisvert, Eric" w:date="2016-03-29T09:19:00Z"/>
                <w:rFonts w:ascii="Arial" w:eastAsia="MS Mincho" w:hAnsi="Arial" w:cs="Arial"/>
                <w:sz w:val="18"/>
                <w:szCs w:val="18"/>
              </w:rPr>
            </w:pPr>
            <w:ins w:id="76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6" w:author="Boisvert, Eric" w:date="2016-03-29T09:19:00Z"/>
                <w:rFonts w:cs="Arial"/>
                <w:b/>
                <w:color w:val="FF0000"/>
                <w:szCs w:val="18"/>
                <w:lang w:eastAsia="en-US"/>
              </w:rPr>
            </w:pPr>
            <w:ins w:id="7617"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0" w:author="Boisvert, Eric" w:date="2016-03-29T09:19:00Z"/>
                <w:rFonts w:ascii="Arial" w:eastAsia="MS Mincho" w:hAnsi="Arial" w:cs="Arial"/>
                <w:sz w:val="18"/>
                <w:szCs w:val="18"/>
              </w:rPr>
            </w:pPr>
            <w:ins w:id="76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22" w:author="Boisvert, Eric" w:date="2016-03-29T09:19:00Z"/>
                <w:rFonts w:ascii="Arial" w:eastAsia="MS Mincho" w:hAnsi="Arial" w:cs="Arial"/>
                <w:sz w:val="18"/>
                <w:szCs w:val="18"/>
              </w:rPr>
            </w:pPr>
            <w:ins w:id="762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6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6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6" w:author="Boisvert, Eric" w:date="2016-03-29T09:19:00Z"/>
                <w:rFonts w:ascii="Arial" w:eastAsia="MS Mincho" w:hAnsi="Arial" w:cs="Arial"/>
                <w:sz w:val="18"/>
                <w:szCs w:val="18"/>
              </w:rPr>
            </w:pPr>
            <w:ins w:id="76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8" w:author="Boisvert, Eric" w:date="2016-03-29T09:19:00Z"/>
                <w:rFonts w:cs="Arial"/>
                <w:szCs w:val="18"/>
                <w:lang w:eastAsia="en-US"/>
              </w:rPr>
            </w:pPr>
          </w:p>
        </w:tc>
      </w:tr>
      <w:tr w:rsidR="00480BB6" w:rsidRPr="00DE63EA" w14:paraId="359DB0ED" w14:textId="77777777" w:rsidTr="0024128E">
        <w:trPr>
          <w:ins w:id="76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630" w:author="Boisvert, Eric" w:date="2016-03-29T09:19:00Z"/>
                <w:rFonts w:cs="Arial"/>
                <w:b/>
                <w:szCs w:val="18"/>
              </w:rPr>
            </w:pPr>
            <w:ins w:id="76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2" w:author="Boisvert, Eric" w:date="2016-03-29T09:19:00Z"/>
                <w:rFonts w:cs="Arial"/>
                <w:szCs w:val="18"/>
                <w:lang w:val="en-US"/>
              </w:rPr>
            </w:pPr>
            <w:ins w:id="7633"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6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6" w:author="Boisvert, Eric" w:date="2016-03-29T09:19:00Z"/>
                <w:rFonts w:ascii="Arial" w:eastAsia="MS Mincho" w:hAnsi="Arial" w:cs="Arial"/>
                <w:sz w:val="18"/>
                <w:szCs w:val="18"/>
              </w:rPr>
            </w:pPr>
            <w:ins w:id="76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8" w:author="Boisvert, Eric" w:date="2016-03-29T09:19:00Z"/>
                <w:rFonts w:ascii="Arial" w:eastAsia="MS Mincho" w:hAnsi="Arial" w:cs="Arial"/>
                <w:b/>
                <w:color w:val="0000FF"/>
                <w:sz w:val="18"/>
                <w:szCs w:val="18"/>
              </w:rPr>
            </w:pPr>
            <w:ins w:id="7639" w:author="Boisvert, Eric" w:date="2016-03-29T09:19:00Z">
              <w:r w:rsidRPr="00480BB6">
                <w:rPr>
                  <w:rFonts w:ascii="Arial" w:hAnsi="Arial" w:cs="Arial"/>
                  <w:sz w:val="18"/>
                  <w:szCs w:val="18"/>
                  <w:lang w:val="en-CA"/>
                  <w:rPrChange w:id="7640"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6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6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3" w:author="Boisvert, Eric" w:date="2016-03-29T09:19:00Z"/>
                <w:rFonts w:ascii="Arial" w:eastAsia="MS Mincho" w:hAnsi="Arial" w:cs="Arial"/>
                <w:sz w:val="18"/>
                <w:szCs w:val="18"/>
              </w:rPr>
            </w:pPr>
            <w:ins w:id="76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5" w:author="Boisvert, Eric" w:date="2016-03-29T09:19:00Z"/>
                <w:rStyle w:val="reqtext"/>
              </w:rPr>
            </w:pPr>
            <w:ins w:id="7646"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6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6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9" w:author="Boisvert, Eric" w:date="2016-03-29T09:19:00Z"/>
                <w:rFonts w:ascii="Arial" w:eastAsia="MS Mincho" w:hAnsi="Arial" w:cs="Arial"/>
                <w:sz w:val="18"/>
                <w:szCs w:val="18"/>
              </w:rPr>
            </w:pPr>
            <w:ins w:id="76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51" w:author="Boisvert, Eric" w:date="2016-03-29T09:19:00Z"/>
                <w:rFonts w:ascii="Arial" w:eastAsia="MS Mincho" w:hAnsi="Arial" w:cs="Arial"/>
                <w:sz w:val="18"/>
                <w:szCs w:val="18"/>
              </w:rPr>
            </w:pPr>
            <w:ins w:id="7652"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6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6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5" w:author="Boisvert, Eric" w:date="2016-03-29T09:19:00Z"/>
                <w:rFonts w:ascii="Arial" w:eastAsia="MS Mincho" w:hAnsi="Arial" w:cs="Arial"/>
                <w:sz w:val="18"/>
                <w:szCs w:val="18"/>
              </w:rPr>
            </w:pPr>
            <w:ins w:id="76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7" w:author="Boisvert, Eric" w:date="2016-03-29T09:19:00Z"/>
                <w:rFonts w:cs="Arial"/>
                <w:szCs w:val="18"/>
                <w:lang w:eastAsia="en-US"/>
              </w:rPr>
            </w:pPr>
          </w:p>
        </w:tc>
      </w:tr>
    </w:tbl>
    <w:p w14:paraId="75F51EE0" w14:textId="77777777" w:rsidR="00480BB6" w:rsidRDefault="00480BB6" w:rsidP="00480BB6">
      <w:pPr>
        <w:rPr>
          <w:ins w:id="7658" w:author="Boisvert, Eric" w:date="2016-03-29T09:19:00Z"/>
        </w:rPr>
      </w:pPr>
    </w:p>
    <w:p w14:paraId="57AE79F9" w14:textId="77777777" w:rsidR="00480BB6" w:rsidRDefault="00480BB6" w:rsidP="00480BB6">
      <w:pPr>
        <w:spacing w:after="200" w:line="276" w:lineRule="auto"/>
        <w:rPr>
          <w:ins w:id="7659" w:author="Boisvert, Eric" w:date="2016-03-29T09:19:00Z"/>
        </w:rPr>
      </w:pPr>
      <w:ins w:id="7660" w:author="Boisvert, Eric" w:date="2016-03-29T09:19:00Z">
        <w:r>
          <w:br w:type="page"/>
        </w:r>
      </w:ins>
    </w:p>
    <w:p w14:paraId="5B8A365F" w14:textId="77777777" w:rsidR="00480BB6" w:rsidRDefault="00480BB6" w:rsidP="00480BB6">
      <w:pPr>
        <w:rPr>
          <w:ins w:id="7661" w:author="Boisvert, Eric" w:date="2016-03-29T09:19:00Z"/>
        </w:rPr>
      </w:pPr>
    </w:p>
    <w:p w14:paraId="6054D072" w14:textId="77777777" w:rsidR="00480BB6" w:rsidRDefault="00480BB6" w:rsidP="00480BB6">
      <w:pPr>
        <w:pStyle w:val="Titre3"/>
        <w:numPr>
          <w:ilvl w:val="0"/>
          <w:numId w:val="0"/>
        </w:numPr>
        <w:ind w:left="720" w:hanging="720"/>
        <w:rPr>
          <w:ins w:id="7662" w:author="Boisvert, Eric" w:date="2016-03-29T09:19:00Z"/>
          <w:lang w:val="fr-CA"/>
        </w:rPr>
      </w:pPr>
      <w:ins w:id="7663"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6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665" w:author="Boisvert, Eric" w:date="2016-03-29T09:19:00Z"/>
                <w:rFonts w:cs="Arial"/>
                <w:szCs w:val="18"/>
                <w:lang w:eastAsia="en-US"/>
              </w:rPr>
            </w:pPr>
            <w:ins w:id="766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667" w:author="Boisvert, Eric" w:date="2016-03-29T09:19:00Z"/>
                <w:rFonts w:cs="Arial"/>
                <w:b/>
                <w:color w:val="0000FF"/>
                <w:szCs w:val="18"/>
                <w:lang w:eastAsia="en-US"/>
              </w:rPr>
            </w:pPr>
            <w:ins w:id="7668"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66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670" w:author="Boisvert, Eric" w:date="2016-03-29T09:19:00Z"/>
                <w:rFonts w:cs="Arial"/>
                <w:szCs w:val="18"/>
                <w:lang w:eastAsia="en-US"/>
              </w:rPr>
            </w:pPr>
            <w:ins w:id="767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2" w:author="Boisvert, Eric" w:date="2016-03-29T09:19:00Z"/>
                <w:rFonts w:cs="Arial"/>
                <w:b/>
                <w:color w:val="0000FF"/>
                <w:szCs w:val="18"/>
                <w:lang w:eastAsia="en-US"/>
              </w:rPr>
            </w:pPr>
            <w:ins w:id="7673"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6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675" w:author="Boisvert, Eric" w:date="2016-03-29T09:19:00Z"/>
                <w:rFonts w:cs="Arial"/>
                <w:b/>
                <w:szCs w:val="18"/>
              </w:rPr>
            </w:pPr>
            <w:ins w:id="76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7" w:author="Boisvert, Eric" w:date="2016-03-29T09:19:00Z"/>
                <w:rFonts w:cs="Arial"/>
                <w:szCs w:val="18"/>
                <w:lang w:val="en-US"/>
              </w:rPr>
            </w:pPr>
            <w:ins w:id="7678" w:author="Boisvert, Eric" w:date="2016-03-29T09:19:00Z">
              <w:r>
                <w:rPr>
                  <w:rFonts w:cs="Arial"/>
                  <w:szCs w:val="18"/>
                  <w:lang w:val="en-US"/>
                </w:rPr>
                <w:t>/conf/gsml4-basic</w:t>
              </w:r>
            </w:ins>
          </w:p>
        </w:tc>
      </w:tr>
      <w:tr w:rsidR="00480BB6" w:rsidRPr="00DE63EA" w14:paraId="6EBA3B52" w14:textId="77777777" w:rsidTr="0024128E">
        <w:trPr>
          <w:ins w:id="767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680" w:author="Boisvert, Eric" w:date="2016-03-29T09:19:00Z"/>
                <w:rFonts w:cs="Arial"/>
                <w:b/>
                <w:szCs w:val="18"/>
              </w:rPr>
            </w:pPr>
            <w:ins w:id="768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2" w:author="Boisvert, Eric" w:date="2016-03-29T09:19:00Z"/>
                <w:rFonts w:cs="Arial"/>
                <w:szCs w:val="18"/>
                <w:lang w:val="en-US"/>
              </w:rPr>
            </w:pPr>
            <w:ins w:id="7683"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6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685" w:author="Boisvert, Eric" w:date="2016-03-29T09:19:00Z"/>
                <w:rFonts w:cs="Arial"/>
                <w:b/>
                <w:szCs w:val="18"/>
              </w:rPr>
            </w:pPr>
            <w:ins w:id="76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7" w:author="Boisvert, Eric" w:date="2016-03-29T09:19:00Z"/>
                <w:rFonts w:cs="Arial"/>
                <w:szCs w:val="18"/>
                <w:highlight w:val="yellow"/>
                <w:lang w:val="en-US"/>
              </w:rPr>
            </w:pPr>
            <w:ins w:id="7688"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1" w:author="Boisvert, Eric" w:date="2016-03-29T09:19:00Z"/>
                <w:rFonts w:ascii="Arial" w:eastAsia="MS Mincho" w:hAnsi="Arial" w:cs="Arial"/>
                <w:sz w:val="18"/>
                <w:szCs w:val="18"/>
              </w:rPr>
            </w:pPr>
            <w:ins w:id="76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3" w:author="Boisvert, Eric" w:date="2016-03-29T09:19:00Z"/>
                <w:rFonts w:ascii="Arial" w:eastAsia="MS Mincho" w:hAnsi="Arial" w:cs="Arial"/>
                <w:b/>
                <w:color w:val="0000FF"/>
                <w:sz w:val="18"/>
                <w:szCs w:val="18"/>
              </w:rPr>
            </w:pPr>
            <w:ins w:id="7694" w:author="Boisvert, Eric" w:date="2016-03-29T09:19:00Z">
              <w:r w:rsidRPr="00480BB6">
                <w:rPr>
                  <w:rFonts w:ascii="Arial" w:hAnsi="Arial" w:cs="Arial"/>
                  <w:sz w:val="18"/>
                  <w:szCs w:val="18"/>
                  <w:lang w:val="en-CA"/>
                  <w:rPrChange w:id="7695"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6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6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8" w:author="Boisvert, Eric" w:date="2016-03-29T09:19:00Z"/>
                <w:rFonts w:ascii="Arial" w:eastAsia="MS Mincho" w:hAnsi="Arial" w:cs="Arial"/>
                <w:sz w:val="18"/>
                <w:szCs w:val="18"/>
              </w:rPr>
            </w:pPr>
            <w:ins w:id="76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0" w:author="Boisvert, Eric" w:date="2016-03-29T09:19:00Z"/>
                <w:rFonts w:cs="Arial"/>
                <w:szCs w:val="18"/>
                <w:lang w:eastAsia="en-US"/>
              </w:rPr>
            </w:pPr>
            <w:ins w:id="7701"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4" w:author="Boisvert, Eric" w:date="2016-03-29T09:19:00Z"/>
                <w:rFonts w:ascii="Arial" w:eastAsia="MS Mincho" w:hAnsi="Arial" w:cs="Arial"/>
                <w:sz w:val="18"/>
                <w:szCs w:val="18"/>
              </w:rPr>
            </w:pPr>
            <w:ins w:id="770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6" w:author="Boisvert, Eric" w:date="2016-03-29T09:19:00Z"/>
                <w:rFonts w:ascii="Arial" w:eastAsia="MS Mincho" w:hAnsi="Arial" w:cs="Arial"/>
                <w:sz w:val="18"/>
                <w:szCs w:val="18"/>
              </w:rPr>
            </w:pPr>
            <w:ins w:id="7707"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0" w:author="Boisvert, Eric" w:date="2016-03-29T09:19:00Z"/>
                <w:rFonts w:ascii="Arial" w:eastAsia="MS Mincho" w:hAnsi="Arial" w:cs="Arial"/>
                <w:sz w:val="18"/>
                <w:szCs w:val="18"/>
              </w:rPr>
            </w:pPr>
            <w:ins w:id="77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2" w:author="Boisvert, Eric" w:date="2016-03-29T09:19:00Z"/>
                <w:rFonts w:cs="Arial"/>
                <w:szCs w:val="18"/>
                <w:lang w:eastAsia="en-US"/>
              </w:rPr>
            </w:pPr>
          </w:p>
        </w:tc>
      </w:tr>
      <w:tr w:rsidR="00480BB6" w:rsidRPr="00DE63EA" w14:paraId="46CCEBC2" w14:textId="77777777" w:rsidTr="0024128E">
        <w:trPr>
          <w:ins w:id="77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714" w:author="Boisvert, Eric" w:date="2016-03-29T09:19:00Z"/>
                <w:rFonts w:cs="Arial"/>
                <w:b/>
                <w:szCs w:val="18"/>
              </w:rPr>
            </w:pPr>
            <w:ins w:id="771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6" w:author="Boisvert, Eric" w:date="2016-03-29T09:19:00Z"/>
                <w:rFonts w:cs="Arial"/>
                <w:szCs w:val="18"/>
                <w:lang w:val="en-US"/>
              </w:rPr>
            </w:pPr>
            <w:ins w:id="771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0" w:author="Boisvert, Eric" w:date="2016-03-29T09:19:00Z"/>
                <w:rFonts w:ascii="Arial" w:eastAsia="MS Mincho" w:hAnsi="Arial" w:cs="Arial"/>
                <w:sz w:val="18"/>
                <w:szCs w:val="18"/>
              </w:rPr>
            </w:pPr>
            <w:ins w:id="772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2" w:author="Boisvert, Eric" w:date="2016-03-29T09:19:00Z"/>
                <w:rFonts w:ascii="Arial" w:eastAsia="MS Mincho" w:hAnsi="Arial" w:cs="Arial"/>
                <w:b/>
                <w:color w:val="0000FF"/>
                <w:sz w:val="18"/>
                <w:szCs w:val="18"/>
              </w:rPr>
            </w:pPr>
            <w:ins w:id="7723" w:author="Boisvert, Eric" w:date="2016-03-29T09:19:00Z">
              <w:r w:rsidRPr="00480BB6">
                <w:rPr>
                  <w:rFonts w:ascii="Arial" w:hAnsi="Arial" w:cs="Arial"/>
                  <w:sz w:val="18"/>
                  <w:szCs w:val="18"/>
                  <w:lang w:val="en-CA"/>
                  <w:rPrChange w:id="7724"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7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7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7" w:author="Boisvert, Eric" w:date="2016-03-29T09:19:00Z"/>
                <w:rFonts w:ascii="Arial" w:eastAsia="MS Mincho" w:hAnsi="Arial" w:cs="Arial"/>
                <w:sz w:val="18"/>
                <w:szCs w:val="18"/>
              </w:rPr>
            </w:pPr>
            <w:ins w:id="77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9" w:author="Boisvert, Eric" w:date="2016-03-29T09:19:00Z"/>
                <w:rFonts w:cs="Arial"/>
                <w:szCs w:val="18"/>
                <w:lang w:eastAsia="en-US"/>
              </w:rPr>
            </w:pPr>
            <w:ins w:id="7730"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7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732" w:author="Boisvert, Eric" w:date="2016-03-29T09:19:00Z"/>
                <w:rFonts w:ascii="Arial" w:eastAsia="MS Mincho" w:hAnsi="Arial" w:cs="Arial"/>
                <w:b/>
                <w:sz w:val="18"/>
                <w:szCs w:val="18"/>
              </w:rPr>
            </w:pPr>
            <w:ins w:id="7733"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4" w:author="Boisvert, Eric" w:date="2016-03-29T09:19:00Z"/>
                <w:rFonts w:ascii="Arial" w:eastAsia="MS Mincho" w:hAnsi="Arial" w:cs="Arial"/>
                <w:sz w:val="18"/>
                <w:szCs w:val="18"/>
              </w:rPr>
            </w:pPr>
            <w:ins w:id="77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6" w:author="Boisvert, Eric" w:date="2016-03-29T09:19:00Z"/>
                <w:rFonts w:ascii="Arial" w:eastAsia="MS Mincho" w:hAnsi="Arial" w:cs="Arial"/>
                <w:sz w:val="18"/>
                <w:szCs w:val="18"/>
              </w:rPr>
            </w:pPr>
            <w:ins w:id="7737"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0" w:author="Boisvert, Eric" w:date="2016-03-29T09:19:00Z"/>
                <w:rFonts w:ascii="Arial" w:eastAsia="MS Mincho" w:hAnsi="Arial" w:cs="Arial"/>
                <w:sz w:val="18"/>
                <w:szCs w:val="18"/>
              </w:rPr>
            </w:pPr>
            <w:ins w:id="77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2" w:author="Boisvert, Eric" w:date="2016-03-29T09:19:00Z"/>
                <w:rFonts w:cs="Arial"/>
                <w:szCs w:val="18"/>
                <w:lang w:eastAsia="en-US"/>
              </w:rPr>
            </w:pPr>
          </w:p>
        </w:tc>
      </w:tr>
      <w:tr w:rsidR="00480BB6" w:rsidRPr="00DE63EA" w14:paraId="11FB19B2" w14:textId="77777777" w:rsidTr="0024128E">
        <w:trPr>
          <w:ins w:id="77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744" w:author="Boisvert, Eric" w:date="2016-03-29T09:19:00Z"/>
                <w:rFonts w:cs="Arial"/>
                <w:b/>
                <w:szCs w:val="18"/>
              </w:rPr>
            </w:pPr>
            <w:ins w:id="77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6" w:author="Boisvert, Eric" w:date="2016-03-29T09:19:00Z"/>
                <w:rFonts w:cs="Arial"/>
                <w:szCs w:val="18"/>
                <w:lang w:val="en-US"/>
              </w:rPr>
            </w:pPr>
            <w:ins w:id="774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7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7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0" w:author="Boisvert, Eric" w:date="2016-03-29T09:19:00Z"/>
                <w:rFonts w:ascii="Arial" w:eastAsia="MS Mincho" w:hAnsi="Arial" w:cs="Arial"/>
                <w:sz w:val="18"/>
                <w:szCs w:val="18"/>
              </w:rPr>
            </w:pPr>
            <w:ins w:id="77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2" w:author="Boisvert, Eric" w:date="2016-03-29T09:19:00Z"/>
                <w:rFonts w:ascii="Arial" w:eastAsia="MS Mincho" w:hAnsi="Arial" w:cs="Arial"/>
                <w:b/>
                <w:color w:val="0000FF"/>
                <w:sz w:val="18"/>
                <w:szCs w:val="18"/>
              </w:rPr>
            </w:pPr>
            <w:ins w:id="7753"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6" w:author="Boisvert, Eric" w:date="2016-03-29T09:19:00Z"/>
                <w:rFonts w:ascii="Arial" w:eastAsia="MS Mincho" w:hAnsi="Arial" w:cs="Arial"/>
                <w:sz w:val="18"/>
                <w:szCs w:val="18"/>
              </w:rPr>
            </w:pPr>
            <w:ins w:id="77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8" w:author="Boisvert, Eric" w:date="2016-03-29T09:19:00Z"/>
                <w:rFonts w:cs="Arial"/>
                <w:b/>
                <w:color w:val="FF0000"/>
                <w:szCs w:val="18"/>
                <w:lang w:eastAsia="en-US"/>
              </w:rPr>
            </w:pPr>
          </w:p>
        </w:tc>
      </w:tr>
      <w:tr w:rsidR="00480BB6" w:rsidRPr="00DE63EA" w14:paraId="4938A486" w14:textId="77777777" w:rsidTr="0024128E">
        <w:trPr>
          <w:trHeight w:val="645"/>
          <w:ins w:id="77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7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1" w:author="Boisvert, Eric" w:date="2016-03-29T09:19:00Z"/>
                <w:rFonts w:ascii="Arial" w:eastAsia="MS Mincho" w:hAnsi="Arial" w:cs="Arial"/>
                <w:sz w:val="18"/>
                <w:szCs w:val="18"/>
              </w:rPr>
            </w:pPr>
            <w:ins w:id="77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3" w:author="Boisvert, Eric" w:date="2016-03-29T09:19:00Z"/>
                <w:rFonts w:ascii="Arial" w:eastAsia="MS Mincho" w:hAnsi="Arial" w:cs="Arial"/>
                <w:sz w:val="18"/>
                <w:szCs w:val="18"/>
              </w:rPr>
            </w:pPr>
          </w:p>
        </w:tc>
      </w:tr>
      <w:tr w:rsidR="00480BB6" w:rsidRPr="00DE63EA" w14:paraId="581B060F" w14:textId="77777777" w:rsidTr="0024128E">
        <w:trPr>
          <w:trHeight w:val="462"/>
          <w:ins w:id="77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7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6" w:author="Boisvert, Eric" w:date="2016-03-29T09:19:00Z"/>
                <w:rFonts w:ascii="Arial" w:eastAsia="MS Mincho" w:hAnsi="Arial" w:cs="Arial"/>
                <w:sz w:val="18"/>
                <w:szCs w:val="18"/>
              </w:rPr>
            </w:pPr>
            <w:ins w:id="77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8" w:author="Boisvert, Eric" w:date="2016-03-29T09:19:00Z"/>
                <w:rFonts w:cs="Arial"/>
                <w:szCs w:val="18"/>
                <w:lang w:eastAsia="en-US"/>
              </w:rPr>
            </w:pPr>
          </w:p>
        </w:tc>
      </w:tr>
      <w:tr w:rsidR="00480BB6" w:rsidRPr="00DE63EA" w14:paraId="6D234F82" w14:textId="77777777" w:rsidTr="0024128E">
        <w:trPr>
          <w:ins w:id="77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770" w:author="Boisvert, Eric" w:date="2016-03-29T09:19:00Z"/>
                <w:rFonts w:cs="Arial"/>
                <w:b/>
                <w:szCs w:val="18"/>
              </w:rPr>
            </w:pPr>
            <w:ins w:id="7771"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2" w:author="Boisvert, Eric" w:date="2016-03-29T09:19:00Z"/>
                <w:rFonts w:cs="Arial"/>
                <w:szCs w:val="18"/>
                <w:lang w:val="en-US"/>
              </w:rPr>
            </w:pPr>
            <w:ins w:id="777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7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7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6" w:author="Boisvert, Eric" w:date="2016-03-29T09:19:00Z"/>
                <w:rFonts w:ascii="Arial" w:eastAsia="MS Mincho" w:hAnsi="Arial" w:cs="Arial"/>
                <w:sz w:val="18"/>
                <w:szCs w:val="18"/>
              </w:rPr>
            </w:pPr>
            <w:ins w:id="77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8" w:author="Boisvert, Eric" w:date="2016-03-29T09:19:00Z"/>
                <w:rFonts w:ascii="Arial" w:eastAsia="MS Mincho" w:hAnsi="Arial" w:cs="Arial"/>
                <w:b/>
                <w:color w:val="0000FF"/>
                <w:sz w:val="18"/>
                <w:szCs w:val="18"/>
              </w:rPr>
            </w:pPr>
            <w:ins w:id="7779"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7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7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2" w:author="Boisvert, Eric" w:date="2016-03-29T09:19:00Z"/>
                <w:rFonts w:ascii="Arial" w:eastAsia="MS Mincho" w:hAnsi="Arial" w:cs="Arial"/>
                <w:sz w:val="18"/>
                <w:szCs w:val="18"/>
              </w:rPr>
            </w:pPr>
            <w:ins w:id="77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4" w:author="Boisvert, Eric" w:date="2016-03-29T09:19:00Z"/>
                <w:rFonts w:cs="Arial"/>
                <w:szCs w:val="18"/>
                <w:lang w:eastAsia="en-US"/>
              </w:rPr>
            </w:pPr>
            <w:ins w:id="7785"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7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7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8" w:author="Boisvert, Eric" w:date="2016-03-29T09:19:00Z"/>
                <w:rFonts w:ascii="Arial" w:eastAsia="MS Mincho" w:hAnsi="Arial" w:cs="Arial"/>
                <w:sz w:val="18"/>
                <w:szCs w:val="18"/>
              </w:rPr>
            </w:pPr>
            <w:ins w:id="77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0" w:author="Boisvert, Eric" w:date="2016-03-29T09:19:00Z"/>
                <w:rFonts w:ascii="Arial" w:eastAsia="MS Mincho" w:hAnsi="Arial" w:cs="Arial"/>
                <w:sz w:val="18"/>
                <w:szCs w:val="18"/>
              </w:rPr>
            </w:pPr>
            <w:ins w:id="7791"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ins>
          </w:p>
        </w:tc>
      </w:tr>
      <w:tr w:rsidR="00480BB6" w:rsidRPr="00DE63EA" w14:paraId="29C657AD" w14:textId="77777777" w:rsidTr="0024128E">
        <w:trPr>
          <w:trHeight w:val="462"/>
          <w:ins w:id="77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7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4" w:author="Boisvert, Eric" w:date="2016-03-29T09:19:00Z"/>
                <w:rFonts w:ascii="Arial" w:eastAsia="MS Mincho" w:hAnsi="Arial" w:cs="Arial"/>
                <w:sz w:val="18"/>
                <w:szCs w:val="18"/>
              </w:rPr>
            </w:pPr>
            <w:ins w:id="77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6" w:author="Boisvert, Eric" w:date="2016-03-29T09:19:00Z"/>
                <w:rFonts w:cs="Arial"/>
                <w:szCs w:val="18"/>
                <w:lang w:eastAsia="en-US"/>
              </w:rPr>
            </w:pPr>
          </w:p>
        </w:tc>
      </w:tr>
    </w:tbl>
    <w:p w14:paraId="391E5CE4" w14:textId="77777777" w:rsidR="00480BB6" w:rsidRDefault="00480BB6" w:rsidP="00480BB6">
      <w:pPr>
        <w:rPr>
          <w:ins w:id="7797" w:author="Boisvert, Eric" w:date="2016-03-29T09:19:00Z"/>
        </w:rPr>
      </w:pPr>
    </w:p>
    <w:p w14:paraId="5CDE76E2" w14:textId="77777777" w:rsidR="00480BB6" w:rsidRDefault="00480BB6" w:rsidP="00480BB6">
      <w:pPr>
        <w:rPr>
          <w:ins w:id="7798" w:author="Boisvert, Eric" w:date="2016-03-29T09:19:00Z"/>
        </w:rPr>
      </w:pPr>
      <w:ins w:id="7799" w:author="Boisvert, Eric" w:date="2016-03-29T09:19:00Z">
        <w:r>
          <w:br w:type="page"/>
        </w:r>
      </w:ins>
    </w:p>
    <w:p w14:paraId="5D83B70F" w14:textId="77777777" w:rsidR="00480BB6" w:rsidRDefault="00480BB6" w:rsidP="00480BB6">
      <w:pPr>
        <w:rPr>
          <w:ins w:id="7800" w:author="Boisvert, Eric" w:date="2016-03-29T09:19:00Z"/>
        </w:rPr>
      </w:pPr>
    </w:p>
    <w:p w14:paraId="21129710" w14:textId="77777777" w:rsidR="00480BB6" w:rsidRPr="00480BB6" w:rsidRDefault="00480BB6" w:rsidP="00480BB6">
      <w:pPr>
        <w:pStyle w:val="Titre3"/>
        <w:numPr>
          <w:ilvl w:val="0"/>
          <w:numId w:val="0"/>
        </w:numPr>
        <w:ind w:left="720" w:hanging="720"/>
        <w:rPr>
          <w:ins w:id="7801" w:author="Boisvert, Eric" w:date="2016-03-29T09:19:00Z"/>
          <w:lang w:val="en-CA"/>
          <w:rPrChange w:id="7802" w:author="Boisvert, Eric" w:date="2016-03-29T09:20:00Z">
            <w:rPr>
              <w:ins w:id="7803" w:author="Boisvert, Eric" w:date="2016-03-29T09:19:00Z"/>
              <w:lang w:val="fr-CA"/>
            </w:rPr>
          </w:rPrChange>
        </w:rPr>
      </w:pPr>
      <w:ins w:id="7804" w:author="Boisvert, Eric" w:date="2016-03-29T09:19:00Z">
        <w:r w:rsidRPr="00480BB6">
          <w:rPr>
            <w:lang w:val="en-CA"/>
            <w:rPrChange w:id="7805"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8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807" w:author="Boisvert, Eric" w:date="2016-03-29T09:19:00Z"/>
                <w:rFonts w:cs="Arial"/>
                <w:szCs w:val="18"/>
                <w:lang w:eastAsia="en-US"/>
              </w:rPr>
            </w:pPr>
            <w:ins w:id="780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809" w:author="Boisvert, Eric" w:date="2016-03-29T09:19:00Z"/>
                <w:rFonts w:cs="Arial"/>
                <w:b/>
                <w:color w:val="0000FF"/>
                <w:szCs w:val="18"/>
                <w:lang w:eastAsia="en-US"/>
              </w:rPr>
            </w:pPr>
            <w:ins w:id="7810"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81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812" w:author="Boisvert, Eric" w:date="2016-03-29T09:19:00Z"/>
                <w:rFonts w:cs="Arial"/>
                <w:szCs w:val="18"/>
                <w:lang w:eastAsia="en-US"/>
              </w:rPr>
            </w:pPr>
            <w:ins w:id="781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4" w:author="Boisvert, Eric" w:date="2016-03-29T09:19:00Z"/>
                <w:rFonts w:cs="Arial"/>
                <w:b/>
                <w:color w:val="0000FF"/>
                <w:szCs w:val="18"/>
                <w:lang w:eastAsia="en-US"/>
              </w:rPr>
            </w:pPr>
            <w:ins w:id="7815"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81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817" w:author="Boisvert, Eric" w:date="2016-03-29T09:19:00Z"/>
                <w:rFonts w:cs="Arial"/>
                <w:b/>
                <w:szCs w:val="18"/>
              </w:rPr>
            </w:pPr>
            <w:ins w:id="781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9" w:author="Boisvert, Eric" w:date="2016-03-29T09:19:00Z"/>
                <w:rFonts w:cs="Arial"/>
                <w:szCs w:val="18"/>
                <w:lang w:val="en-US"/>
              </w:rPr>
            </w:pPr>
            <w:ins w:id="782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8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822" w:author="Boisvert, Eric" w:date="2016-03-29T09:19:00Z"/>
                <w:rFonts w:cs="Arial"/>
                <w:b/>
                <w:szCs w:val="18"/>
              </w:rPr>
            </w:pPr>
            <w:ins w:id="78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4" w:author="Boisvert, Eric" w:date="2016-03-29T09:19:00Z"/>
                <w:rFonts w:cs="Arial"/>
                <w:szCs w:val="18"/>
                <w:highlight w:val="yellow"/>
                <w:lang w:val="en-US"/>
              </w:rPr>
            </w:pPr>
            <w:ins w:id="7825"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8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8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8" w:author="Boisvert, Eric" w:date="2016-03-29T09:19:00Z"/>
                <w:rFonts w:ascii="Arial" w:eastAsia="MS Mincho" w:hAnsi="Arial" w:cs="Arial"/>
                <w:sz w:val="18"/>
                <w:szCs w:val="18"/>
              </w:rPr>
            </w:pPr>
            <w:ins w:id="78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0" w:author="Boisvert, Eric" w:date="2016-03-29T09:19:00Z"/>
                <w:rFonts w:ascii="Arial" w:eastAsia="MS Mincho" w:hAnsi="Arial" w:cs="Arial"/>
                <w:b/>
                <w:color w:val="0000FF"/>
                <w:sz w:val="18"/>
                <w:szCs w:val="18"/>
              </w:rPr>
            </w:pPr>
            <w:ins w:id="783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8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8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4" w:author="Boisvert, Eric" w:date="2016-03-29T09:19:00Z"/>
                <w:rFonts w:ascii="Arial" w:eastAsia="MS Mincho" w:hAnsi="Arial" w:cs="Arial"/>
                <w:sz w:val="18"/>
                <w:szCs w:val="18"/>
              </w:rPr>
            </w:pPr>
            <w:ins w:id="78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6" w:author="Boisvert, Eric" w:date="2016-03-29T09:19:00Z"/>
                <w:rFonts w:cs="Arial"/>
                <w:szCs w:val="18"/>
                <w:lang w:eastAsia="en-US"/>
              </w:rPr>
            </w:pPr>
            <w:ins w:id="7837"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8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8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0" w:author="Boisvert, Eric" w:date="2016-03-29T09:19:00Z"/>
                <w:rFonts w:ascii="Arial" w:eastAsia="MS Mincho" w:hAnsi="Arial" w:cs="Arial"/>
                <w:sz w:val="18"/>
                <w:szCs w:val="18"/>
              </w:rPr>
            </w:pPr>
            <w:ins w:id="78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42" w:author="Boisvert, Eric" w:date="2016-03-29T09:19:00Z"/>
                <w:rFonts w:ascii="Arial" w:eastAsia="MS Mincho" w:hAnsi="Arial" w:cs="Arial"/>
                <w:sz w:val="18"/>
                <w:szCs w:val="18"/>
              </w:rPr>
            </w:pPr>
            <w:ins w:id="784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8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8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6" w:author="Boisvert, Eric" w:date="2016-03-29T09:19:00Z"/>
                <w:rFonts w:ascii="Arial" w:eastAsia="MS Mincho" w:hAnsi="Arial" w:cs="Arial"/>
                <w:sz w:val="18"/>
                <w:szCs w:val="18"/>
              </w:rPr>
            </w:pPr>
            <w:ins w:id="78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8" w:author="Boisvert, Eric" w:date="2016-03-29T09:19:00Z"/>
                <w:rFonts w:cs="Arial"/>
                <w:szCs w:val="18"/>
                <w:lang w:eastAsia="en-US"/>
              </w:rPr>
            </w:pPr>
          </w:p>
        </w:tc>
      </w:tr>
      <w:tr w:rsidR="00480BB6" w:rsidRPr="00DE63EA" w14:paraId="4E349ABC" w14:textId="77777777" w:rsidTr="0024128E">
        <w:trPr>
          <w:ins w:id="78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850" w:author="Boisvert, Eric" w:date="2016-03-29T09:19:00Z"/>
                <w:rFonts w:cs="Arial"/>
                <w:b/>
                <w:szCs w:val="18"/>
              </w:rPr>
            </w:pPr>
            <w:ins w:id="78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2" w:author="Boisvert, Eric" w:date="2016-03-29T09:19:00Z"/>
                <w:rFonts w:cs="Arial"/>
                <w:szCs w:val="18"/>
                <w:lang w:val="en-US"/>
              </w:rPr>
            </w:pPr>
            <w:ins w:id="7853"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6" w:author="Boisvert, Eric" w:date="2016-03-29T09:19:00Z"/>
                <w:rFonts w:ascii="Arial" w:eastAsia="MS Mincho" w:hAnsi="Arial" w:cs="Arial"/>
                <w:sz w:val="18"/>
                <w:szCs w:val="18"/>
              </w:rPr>
            </w:pPr>
            <w:ins w:id="78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8" w:author="Boisvert, Eric" w:date="2016-03-29T09:19:00Z"/>
                <w:rFonts w:ascii="Arial" w:eastAsia="MS Mincho" w:hAnsi="Arial" w:cs="Arial"/>
                <w:b/>
                <w:color w:val="0000FF"/>
                <w:sz w:val="18"/>
                <w:szCs w:val="18"/>
              </w:rPr>
            </w:pPr>
            <w:ins w:id="785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2" w:author="Boisvert, Eric" w:date="2016-03-29T09:19:00Z"/>
                <w:rFonts w:ascii="Arial" w:eastAsia="MS Mincho" w:hAnsi="Arial" w:cs="Arial"/>
                <w:sz w:val="18"/>
                <w:szCs w:val="18"/>
              </w:rPr>
            </w:pPr>
            <w:ins w:id="78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4" w:author="Boisvert, Eric" w:date="2016-03-29T09:19:00Z"/>
                <w:rFonts w:cs="Arial"/>
                <w:szCs w:val="18"/>
                <w:lang w:eastAsia="en-US"/>
              </w:rPr>
            </w:pPr>
            <w:ins w:id="7865"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8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8" w:author="Boisvert, Eric" w:date="2016-03-29T09:19:00Z"/>
                <w:rFonts w:ascii="Arial" w:eastAsia="MS Mincho" w:hAnsi="Arial" w:cs="Arial"/>
                <w:sz w:val="18"/>
                <w:szCs w:val="18"/>
              </w:rPr>
            </w:pPr>
            <w:ins w:id="78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70" w:author="Boisvert, Eric" w:date="2016-03-29T09:19:00Z"/>
                <w:rFonts w:ascii="Arial" w:eastAsia="MS Mincho" w:hAnsi="Arial" w:cs="Arial"/>
                <w:sz w:val="18"/>
                <w:szCs w:val="18"/>
              </w:rPr>
            </w:pPr>
            <w:ins w:id="787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8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8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4" w:author="Boisvert, Eric" w:date="2016-03-29T09:19:00Z"/>
                <w:rFonts w:ascii="Arial" w:eastAsia="MS Mincho" w:hAnsi="Arial" w:cs="Arial"/>
                <w:sz w:val="18"/>
                <w:szCs w:val="18"/>
              </w:rPr>
            </w:pPr>
            <w:ins w:id="78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6" w:author="Boisvert, Eric" w:date="2016-03-29T09:19:00Z"/>
                <w:rFonts w:cs="Arial"/>
                <w:szCs w:val="18"/>
                <w:lang w:eastAsia="en-US"/>
              </w:rPr>
            </w:pPr>
          </w:p>
        </w:tc>
      </w:tr>
      <w:tr w:rsidR="00480BB6" w:rsidRPr="00DE63EA" w14:paraId="378D8D46" w14:textId="77777777" w:rsidTr="0024128E">
        <w:trPr>
          <w:ins w:id="78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7878" w:author="Boisvert, Eric" w:date="2016-03-29T09:19:00Z"/>
                <w:rFonts w:cs="Arial"/>
                <w:b/>
                <w:szCs w:val="18"/>
              </w:rPr>
            </w:pPr>
            <w:ins w:id="78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0" w:author="Boisvert, Eric" w:date="2016-03-29T09:19:00Z"/>
                <w:rFonts w:cs="Arial"/>
                <w:szCs w:val="18"/>
                <w:lang w:val="en-US"/>
              </w:rPr>
            </w:pPr>
            <w:ins w:id="7881"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7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7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4" w:author="Boisvert, Eric" w:date="2016-03-29T09:19:00Z"/>
                <w:rFonts w:ascii="Arial" w:eastAsia="MS Mincho" w:hAnsi="Arial" w:cs="Arial"/>
                <w:sz w:val="18"/>
                <w:szCs w:val="18"/>
              </w:rPr>
            </w:pPr>
            <w:ins w:id="78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6" w:author="Boisvert, Eric" w:date="2016-03-29T09:19:00Z"/>
                <w:rFonts w:ascii="Arial" w:eastAsia="MS Mincho" w:hAnsi="Arial" w:cs="Arial"/>
                <w:b/>
                <w:color w:val="0000FF"/>
                <w:sz w:val="18"/>
                <w:szCs w:val="18"/>
              </w:rPr>
            </w:pPr>
            <w:ins w:id="788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7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7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0" w:author="Boisvert, Eric" w:date="2016-03-29T09:19:00Z"/>
                <w:rFonts w:ascii="Arial" w:eastAsia="MS Mincho" w:hAnsi="Arial" w:cs="Arial"/>
                <w:sz w:val="18"/>
                <w:szCs w:val="18"/>
              </w:rPr>
            </w:pPr>
            <w:ins w:id="78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2" w:author="Boisvert, Eric" w:date="2016-03-29T09:19:00Z"/>
                <w:rFonts w:cs="Arial"/>
                <w:szCs w:val="18"/>
                <w:lang w:eastAsia="en-US"/>
              </w:rPr>
            </w:pPr>
            <w:ins w:id="7893"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7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7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6" w:author="Boisvert, Eric" w:date="2016-03-29T09:19:00Z"/>
                <w:rFonts w:ascii="Arial" w:eastAsia="MS Mincho" w:hAnsi="Arial" w:cs="Arial"/>
                <w:sz w:val="18"/>
                <w:szCs w:val="18"/>
              </w:rPr>
            </w:pPr>
            <w:ins w:id="78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98" w:author="Boisvert, Eric" w:date="2016-03-29T09:19:00Z"/>
                <w:rFonts w:ascii="Arial" w:eastAsia="MS Mincho" w:hAnsi="Arial" w:cs="Arial"/>
                <w:sz w:val="18"/>
                <w:szCs w:val="18"/>
              </w:rPr>
            </w:pPr>
            <w:ins w:id="7899"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00" w:author="Boisvert, Eric" w:date="2016-03-29T09:19:00Z"/>
                <w:rFonts w:ascii="Arial" w:eastAsia="MS Mincho" w:hAnsi="Arial" w:cs="Arial"/>
                <w:sz w:val="18"/>
                <w:szCs w:val="18"/>
              </w:rPr>
            </w:pPr>
            <w:ins w:id="7901" w:author="Boisvert, Eric" w:date="2016-03-29T09:19:00Z">
              <w:r>
                <w:rPr>
                  <w:rFonts w:ascii="Arial" w:eastAsia="MS Mincho" w:hAnsi="Arial" w:cs="Arial"/>
                  <w:sz w:val="18"/>
                  <w:szCs w:val="18"/>
                </w:rPr>
                <w:t>If anchor (#term), check the instance if a gml</w:t>
              </w:r>
              <w:proofErr w:type="gramStart"/>
              <w:r>
                <w:rPr>
                  <w:rFonts w:ascii="Arial" w:eastAsia="MS Mincho" w:hAnsi="Arial" w:cs="Arial"/>
                  <w:sz w:val="18"/>
                  <w:szCs w:val="18"/>
                </w:rPr>
                <w:t>:id</w:t>
              </w:r>
              <w:proofErr w:type="gramEnd"/>
              <w:r>
                <w:rPr>
                  <w:rFonts w:ascii="Arial" w:eastAsia="MS Mincho" w:hAnsi="Arial" w:cs="Arial"/>
                  <w:sz w:val="18"/>
                  <w:szCs w:val="18"/>
                </w:rPr>
                <w:t xml:space="preserve"> contain the value of the anchor. (xlink:href=”#term” shall match gml:id=”term”)</w:t>
              </w:r>
            </w:ins>
          </w:p>
        </w:tc>
      </w:tr>
      <w:tr w:rsidR="00480BB6" w:rsidRPr="00DE63EA" w14:paraId="00FA5053" w14:textId="77777777" w:rsidTr="0024128E">
        <w:trPr>
          <w:trHeight w:val="462"/>
          <w:ins w:id="79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79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4" w:author="Boisvert, Eric" w:date="2016-03-29T09:19:00Z"/>
                <w:rFonts w:ascii="Arial" w:eastAsia="MS Mincho" w:hAnsi="Arial" w:cs="Arial"/>
                <w:sz w:val="18"/>
                <w:szCs w:val="18"/>
              </w:rPr>
            </w:pPr>
            <w:ins w:id="79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6" w:author="Boisvert, Eric" w:date="2016-03-29T09:19:00Z"/>
                <w:rFonts w:cs="Arial"/>
                <w:szCs w:val="18"/>
                <w:lang w:eastAsia="en-US"/>
              </w:rPr>
            </w:pPr>
          </w:p>
        </w:tc>
      </w:tr>
      <w:tr w:rsidR="00480BB6" w:rsidRPr="00DE63EA" w14:paraId="7322AD51" w14:textId="77777777" w:rsidTr="0024128E">
        <w:trPr>
          <w:ins w:id="79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908" w:author="Boisvert, Eric" w:date="2016-03-29T09:19:00Z"/>
                <w:rFonts w:cs="Arial"/>
                <w:b/>
                <w:szCs w:val="18"/>
              </w:rPr>
            </w:pPr>
            <w:ins w:id="79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0" w:author="Boisvert, Eric" w:date="2016-03-29T09:19:00Z"/>
                <w:rFonts w:cs="Arial"/>
                <w:szCs w:val="18"/>
                <w:lang w:val="en-US"/>
              </w:rPr>
            </w:pPr>
            <w:ins w:id="7911"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9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9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4" w:author="Boisvert, Eric" w:date="2016-03-29T09:19:00Z"/>
                <w:rFonts w:ascii="Arial" w:eastAsia="MS Mincho" w:hAnsi="Arial" w:cs="Arial"/>
                <w:sz w:val="18"/>
                <w:szCs w:val="18"/>
              </w:rPr>
            </w:pPr>
            <w:ins w:id="79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6" w:author="Boisvert, Eric" w:date="2016-03-29T09:19:00Z"/>
                <w:rFonts w:ascii="Arial" w:eastAsia="MS Mincho" w:hAnsi="Arial" w:cs="Arial"/>
                <w:b/>
                <w:color w:val="0000FF"/>
                <w:sz w:val="18"/>
                <w:szCs w:val="18"/>
              </w:rPr>
            </w:pPr>
            <w:ins w:id="79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9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9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0" w:author="Boisvert, Eric" w:date="2016-03-29T09:19:00Z"/>
                <w:rFonts w:ascii="Arial" w:eastAsia="MS Mincho" w:hAnsi="Arial" w:cs="Arial"/>
                <w:sz w:val="18"/>
                <w:szCs w:val="18"/>
              </w:rPr>
            </w:pPr>
            <w:ins w:id="79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2" w:author="Boisvert, Eric" w:date="2016-03-29T09:19:00Z"/>
                <w:rFonts w:cs="Arial"/>
                <w:szCs w:val="18"/>
                <w:lang w:eastAsia="en-US"/>
              </w:rPr>
            </w:pPr>
            <w:ins w:id="7923"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9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9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6" w:author="Boisvert, Eric" w:date="2016-03-29T09:19:00Z"/>
                <w:rFonts w:ascii="Arial" w:eastAsia="MS Mincho" w:hAnsi="Arial" w:cs="Arial"/>
                <w:sz w:val="18"/>
                <w:szCs w:val="18"/>
              </w:rPr>
            </w:pPr>
            <w:ins w:id="79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28" w:author="Boisvert, Eric" w:date="2016-03-29T09:19:00Z"/>
                <w:rFonts w:ascii="Arial" w:eastAsia="MS Mincho" w:hAnsi="Arial" w:cs="Arial"/>
                <w:sz w:val="18"/>
                <w:szCs w:val="18"/>
              </w:rPr>
            </w:pPr>
            <w:ins w:id="7929"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2" w:author="Boisvert, Eric" w:date="2016-03-29T09:19:00Z"/>
                <w:rFonts w:ascii="Arial" w:eastAsia="MS Mincho" w:hAnsi="Arial" w:cs="Arial"/>
                <w:sz w:val="18"/>
                <w:szCs w:val="18"/>
              </w:rPr>
            </w:pPr>
            <w:ins w:id="79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4" w:author="Boisvert, Eric" w:date="2016-03-29T09:19:00Z"/>
                <w:rFonts w:cs="Arial"/>
                <w:szCs w:val="18"/>
                <w:lang w:eastAsia="en-US"/>
              </w:rPr>
            </w:pPr>
          </w:p>
        </w:tc>
      </w:tr>
      <w:tr w:rsidR="00480BB6" w:rsidRPr="00DE63EA" w14:paraId="4A5A22E9" w14:textId="77777777" w:rsidTr="0024128E">
        <w:trPr>
          <w:ins w:id="79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24128E">
            <w:pPr>
              <w:pStyle w:val="Tabletext9"/>
              <w:rPr>
                <w:ins w:id="7936" w:author="Boisvert, Eric" w:date="2016-03-29T09:19:00Z"/>
                <w:rFonts w:cs="Arial"/>
                <w:b/>
                <w:szCs w:val="18"/>
              </w:rPr>
            </w:pPr>
            <w:ins w:id="79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8" w:author="Boisvert, Eric" w:date="2016-03-29T09:19:00Z"/>
                <w:rFonts w:cs="Arial"/>
                <w:szCs w:val="18"/>
                <w:lang w:val="en-US"/>
              </w:rPr>
            </w:pPr>
            <w:ins w:id="7939"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24128E">
        <w:trPr>
          <w:trHeight w:val="280"/>
          <w:ins w:id="79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24128E">
            <w:pPr>
              <w:spacing w:after="0"/>
              <w:rPr>
                <w:ins w:id="79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2" w:author="Boisvert, Eric" w:date="2016-03-29T09:19:00Z"/>
                <w:rFonts w:ascii="Arial" w:eastAsia="MS Mincho" w:hAnsi="Arial" w:cs="Arial"/>
                <w:sz w:val="18"/>
                <w:szCs w:val="18"/>
              </w:rPr>
            </w:pPr>
            <w:ins w:id="79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4" w:author="Boisvert, Eric" w:date="2016-03-29T09:19:00Z"/>
                <w:rFonts w:ascii="Arial" w:eastAsia="MS Mincho" w:hAnsi="Arial" w:cs="Arial"/>
                <w:b/>
                <w:color w:val="0000FF"/>
                <w:sz w:val="18"/>
                <w:szCs w:val="18"/>
              </w:rPr>
            </w:pPr>
            <w:ins w:id="794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24128E">
        <w:trPr>
          <w:trHeight w:val="645"/>
          <w:ins w:id="79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24128E">
            <w:pPr>
              <w:spacing w:after="0"/>
              <w:rPr>
                <w:ins w:id="79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8" w:author="Boisvert, Eric" w:date="2016-03-29T09:19:00Z"/>
                <w:rFonts w:ascii="Arial" w:eastAsia="MS Mincho" w:hAnsi="Arial" w:cs="Arial"/>
                <w:sz w:val="18"/>
                <w:szCs w:val="18"/>
              </w:rPr>
            </w:pPr>
            <w:ins w:id="79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0" w:author="Boisvert, Eric" w:date="2016-03-29T09:19:00Z"/>
                <w:rFonts w:cs="Arial"/>
                <w:color w:val="FF0000"/>
                <w:szCs w:val="18"/>
                <w:lang w:eastAsia="en-US"/>
              </w:rPr>
            </w:pPr>
            <w:ins w:id="7951"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24128E">
        <w:trPr>
          <w:trHeight w:val="645"/>
          <w:ins w:id="7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24128E">
            <w:pPr>
              <w:spacing w:after="0"/>
              <w:rPr>
                <w:ins w:id="79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4" w:author="Boisvert, Eric" w:date="2016-03-29T09:19:00Z"/>
                <w:rFonts w:ascii="Arial" w:eastAsia="MS Mincho" w:hAnsi="Arial" w:cs="Arial"/>
                <w:sz w:val="18"/>
                <w:szCs w:val="18"/>
              </w:rPr>
            </w:pPr>
            <w:ins w:id="79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56" w:author="Boisvert, Eric" w:date="2016-03-29T09:19:00Z"/>
                <w:rFonts w:ascii="Arial" w:eastAsia="MS Mincho" w:hAnsi="Arial" w:cs="Arial"/>
                <w:sz w:val="18"/>
                <w:szCs w:val="18"/>
              </w:rPr>
            </w:pPr>
            <w:ins w:id="7957" w:author="Boisvert, Eric" w:date="2016-03-29T09:19:00Z">
              <w:r>
                <w:rPr>
                  <w:rFonts w:ascii="Arial" w:eastAsia="MS Mincho" w:hAnsi="Arial" w:cs="Arial"/>
                  <w:sz w:val="18"/>
                  <w:szCs w:val="18"/>
                </w:rPr>
                <w:t>Although XSD can validate elements that are specifically defined as type xsd</w:t>
              </w:r>
              <w:proofErr w:type="gramStart"/>
              <w:r>
                <w:rPr>
                  <w:rFonts w:ascii="Arial" w:eastAsia="MS Mincho" w:hAnsi="Arial" w:cs="Arial"/>
                  <w:sz w:val="18"/>
                  <w:szCs w:val="18"/>
                </w:rPr>
                <w:t>:date</w:t>
              </w:r>
              <w:proofErr w:type="gramEnd"/>
              <w:r>
                <w:rPr>
                  <w:rFonts w:ascii="Arial" w:eastAsia="MS Mincho" w:hAnsi="Arial" w:cs="Arial"/>
                  <w:sz w:val="18"/>
                  <w:szCs w:val="18"/>
                </w:rPr>
                <w:t xml:space="preserve">, other date and time can occur in the text.  A visual inspection of the instance </w:t>
              </w:r>
              <w:proofErr w:type="gramStart"/>
              <w:r>
                <w:rPr>
                  <w:rFonts w:ascii="Arial" w:eastAsia="MS Mincho" w:hAnsi="Arial" w:cs="Arial"/>
                  <w:sz w:val="18"/>
                  <w:szCs w:val="18"/>
                </w:rPr>
                <w:t>shall  be</w:t>
              </w:r>
              <w:proofErr w:type="gramEnd"/>
              <w:r>
                <w:rPr>
                  <w:rFonts w:ascii="Arial" w:eastAsia="MS Mincho" w:hAnsi="Arial" w:cs="Arial"/>
                  <w:sz w:val="18"/>
                  <w:szCs w:val="18"/>
                </w:rPr>
                <w:t xml:space="preserve"> used to validate date and time.</w:t>
              </w:r>
            </w:ins>
          </w:p>
        </w:tc>
      </w:tr>
      <w:tr w:rsidR="00480BB6" w:rsidRPr="00DE63EA" w14:paraId="6AB1DB2B" w14:textId="77777777" w:rsidTr="0024128E">
        <w:trPr>
          <w:trHeight w:val="462"/>
          <w:ins w:id="7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24128E">
            <w:pPr>
              <w:spacing w:after="0"/>
              <w:rPr>
                <w:ins w:id="7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0" w:author="Boisvert, Eric" w:date="2016-03-29T09:19:00Z"/>
                <w:rFonts w:ascii="Arial" w:eastAsia="MS Mincho" w:hAnsi="Arial" w:cs="Arial"/>
                <w:sz w:val="18"/>
                <w:szCs w:val="18"/>
              </w:rPr>
            </w:pPr>
            <w:ins w:id="79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2" w:author="Boisvert, Eric" w:date="2016-03-29T09:19:00Z"/>
                <w:rFonts w:cs="Arial"/>
                <w:szCs w:val="18"/>
                <w:lang w:eastAsia="en-US"/>
              </w:rPr>
            </w:pPr>
          </w:p>
        </w:tc>
      </w:tr>
      <w:tr w:rsidR="00480BB6" w:rsidRPr="00DE63EA" w14:paraId="2D9926EF" w14:textId="77777777" w:rsidTr="0024128E">
        <w:trPr>
          <w:ins w:id="79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964" w:author="Boisvert, Eric" w:date="2016-03-29T09:19:00Z"/>
                <w:rFonts w:cs="Arial"/>
                <w:b/>
                <w:szCs w:val="18"/>
              </w:rPr>
            </w:pPr>
            <w:ins w:id="79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6" w:author="Boisvert, Eric" w:date="2016-03-29T09:19:00Z"/>
                <w:rFonts w:cs="Arial"/>
                <w:szCs w:val="18"/>
                <w:lang w:val="en-US"/>
              </w:rPr>
            </w:pPr>
            <w:ins w:id="7967"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9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9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0" w:author="Boisvert, Eric" w:date="2016-03-29T09:19:00Z"/>
                <w:rFonts w:ascii="Arial" w:eastAsia="MS Mincho" w:hAnsi="Arial" w:cs="Arial"/>
                <w:sz w:val="18"/>
                <w:szCs w:val="18"/>
              </w:rPr>
            </w:pPr>
            <w:ins w:id="79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2" w:author="Boisvert, Eric" w:date="2016-03-29T09:19:00Z"/>
                <w:rFonts w:ascii="Arial" w:eastAsia="MS Mincho" w:hAnsi="Arial" w:cs="Arial"/>
                <w:b/>
                <w:color w:val="0000FF"/>
                <w:sz w:val="18"/>
                <w:szCs w:val="18"/>
              </w:rPr>
            </w:pPr>
            <w:ins w:id="797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6" w:author="Boisvert, Eric" w:date="2016-03-29T09:19:00Z"/>
                <w:rFonts w:ascii="Arial" w:eastAsia="MS Mincho" w:hAnsi="Arial" w:cs="Arial"/>
                <w:sz w:val="18"/>
                <w:szCs w:val="18"/>
              </w:rPr>
            </w:pPr>
            <w:ins w:id="79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8" w:author="Boisvert, Eric" w:date="2016-03-29T09:19:00Z"/>
                <w:rFonts w:cs="Arial"/>
                <w:szCs w:val="18"/>
                <w:lang w:eastAsia="en-US"/>
              </w:rPr>
            </w:pPr>
            <w:ins w:id="7979"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9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9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2" w:author="Boisvert, Eric" w:date="2016-03-29T09:19:00Z"/>
                <w:rFonts w:ascii="Arial" w:eastAsia="MS Mincho" w:hAnsi="Arial" w:cs="Arial"/>
                <w:sz w:val="18"/>
                <w:szCs w:val="18"/>
              </w:rPr>
            </w:pPr>
            <w:ins w:id="79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84" w:author="Boisvert, Eric" w:date="2016-03-29T09:19:00Z"/>
                <w:rFonts w:ascii="Arial" w:eastAsia="MS Mincho" w:hAnsi="Arial" w:cs="Arial"/>
                <w:sz w:val="18"/>
                <w:szCs w:val="18"/>
              </w:rPr>
            </w:pPr>
            <w:ins w:id="7985"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8" w:author="Boisvert, Eric" w:date="2016-03-29T09:19:00Z"/>
                <w:rFonts w:ascii="Arial" w:eastAsia="MS Mincho" w:hAnsi="Arial" w:cs="Arial"/>
                <w:sz w:val="18"/>
                <w:szCs w:val="18"/>
              </w:rPr>
            </w:pPr>
            <w:ins w:id="79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0" w:author="Boisvert, Eric" w:date="2016-03-29T09:19:00Z"/>
                <w:rFonts w:cs="Arial"/>
                <w:szCs w:val="18"/>
                <w:lang w:eastAsia="en-US"/>
              </w:rPr>
            </w:pPr>
          </w:p>
        </w:tc>
      </w:tr>
    </w:tbl>
    <w:p w14:paraId="67EC5C9E" w14:textId="77777777" w:rsidR="00480BB6" w:rsidRDefault="00480BB6" w:rsidP="00480BB6">
      <w:pPr>
        <w:rPr>
          <w:ins w:id="7991" w:author="Boisvert, Eric" w:date="2016-03-29T09:19:00Z"/>
        </w:rPr>
      </w:pPr>
    </w:p>
    <w:p w14:paraId="71AA152D" w14:textId="77777777" w:rsidR="00480BB6" w:rsidRDefault="00480BB6" w:rsidP="00480BB6">
      <w:pPr>
        <w:rPr>
          <w:ins w:id="7992" w:author="Boisvert, Eric" w:date="2016-03-29T09:19:00Z"/>
        </w:rPr>
      </w:pPr>
      <w:ins w:id="7993" w:author="Boisvert, Eric" w:date="2016-03-29T09:19:00Z">
        <w:r>
          <w:br w:type="page"/>
        </w:r>
      </w:ins>
    </w:p>
    <w:p w14:paraId="24FB6240" w14:textId="77777777" w:rsidR="00480BB6" w:rsidRDefault="00480BB6" w:rsidP="00480BB6">
      <w:pPr>
        <w:rPr>
          <w:ins w:id="7994" w:author="Boisvert, Eric" w:date="2016-03-29T09:19:00Z"/>
        </w:rPr>
      </w:pPr>
    </w:p>
    <w:p w14:paraId="5AF4F150" w14:textId="77777777" w:rsidR="00480BB6" w:rsidRPr="00480BB6" w:rsidRDefault="00480BB6" w:rsidP="00480BB6">
      <w:pPr>
        <w:pStyle w:val="Titre3"/>
        <w:numPr>
          <w:ilvl w:val="0"/>
          <w:numId w:val="0"/>
        </w:numPr>
        <w:ind w:left="720" w:hanging="720"/>
        <w:rPr>
          <w:ins w:id="7995" w:author="Boisvert, Eric" w:date="2016-03-29T09:19:00Z"/>
          <w:lang w:val="en-CA"/>
          <w:rPrChange w:id="7996" w:author="Boisvert, Eric" w:date="2016-03-29T09:20:00Z">
            <w:rPr>
              <w:ins w:id="7997" w:author="Boisvert, Eric" w:date="2016-03-29T09:19:00Z"/>
              <w:lang w:val="fr-CA"/>
            </w:rPr>
          </w:rPrChange>
        </w:rPr>
      </w:pPr>
      <w:ins w:id="7998" w:author="Boisvert, Eric" w:date="2016-03-29T09:19:00Z">
        <w:r w:rsidRPr="00480BB6">
          <w:rPr>
            <w:lang w:val="en-CA"/>
            <w:rPrChange w:id="7999"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80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8001" w:author="Boisvert, Eric" w:date="2016-03-29T09:19:00Z"/>
                <w:rFonts w:cs="Arial"/>
                <w:szCs w:val="18"/>
                <w:lang w:eastAsia="en-US"/>
              </w:rPr>
            </w:pPr>
            <w:ins w:id="800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8003" w:author="Boisvert, Eric" w:date="2016-03-29T09:19:00Z"/>
                <w:rFonts w:cs="Arial"/>
                <w:b/>
                <w:color w:val="0000FF"/>
                <w:szCs w:val="18"/>
                <w:lang w:eastAsia="en-US"/>
              </w:rPr>
            </w:pPr>
            <w:ins w:id="800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800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8006" w:author="Boisvert, Eric" w:date="2016-03-29T09:19:00Z"/>
                <w:rFonts w:cs="Arial"/>
                <w:szCs w:val="18"/>
                <w:lang w:eastAsia="en-US"/>
              </w:rPr>
            </w:pPr>
            <w:ins w:id="800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8" w:author="Boisvert, Eric" w:date="2016-03-29T09:19:00Z"/>
                <w:rFonts w:cs="Arial"/>
                <w:b/>
                <w:color w:val="0000FF"/>
                <w:szCs w:val="18"/>
                <w:lang w:eastAsia="en-US"/>
              </w:rPr>
            </w:pPr>
            <w:ins w:id="8009"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801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8011" w:author="Boisvert, Eric" w:date="2016-03-29T09:19:00Z"/>
                <w:rFonts w:cs="Arial"/>
                <w:b/>
                <w:szCs w:val="18"/>
              </w:rPr>
            </w:pPr>
            <w:ins w:id="801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3" w:author="Boisvert, Eric" w:date="2016-03-29T09:19:00Z"/>
                <w:rFonts w:cs="Arial"/>
                <w:szCs w:val="18"/>
                <w:highlight w:val="yellow"/>
                <w:lang w:val="en-US"/>
              </w:rPr>
            </w:pPr>
            <w:ins w:id="8014"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80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8016" w:author="Boisvert, Eric" w:date="2016-03-29T09:19:00Z"/>
                <w:rFonts w:cs="Arial"/>
                <w:b/>
                <w:szCs w:val="18"/>
              </w:rPr>
            </w:pPr>
            <w:ins w:id="80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8" w:author="Boisvert, Eric" w:date="2016-03-29T09:19:00Z"/>
                <w:rFonts w:cs="Arial"/>
                <w:szCs w:val="18"/>
                <w:lang w:val="en-US"/>
              </w:rPr>
            </w:pPr>
            <w:ins w:id="8019"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8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8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2" w:author="Boisvert, Eric" w:date="2016-03-29T09:19:00Z"/>
                <w:rFonts w:ascii="Arial" w:eastAsia="MS Mincho" w:hAnsi="Arial" w:cs="Arial"/>
                <w:sz w:val="18"/>
                <w:szCs w:val="18"/>
              </w:rPr>
            </w:pPr>
            <w:ins w:id="80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4" w:author="Boisvert, Eric" w:date="2016-03-29T09:19:00Z"/>
                <w:rFonts w:ascii="Arial" w:eastAsia="MS Mincho" w:hAnsi="Arial" w:cs="Arial"/>
                <w:b/>
                <w:color w:val="0000FF"/>
                <w:sz w:val="18"/>
                <w:szCs w:val="18"/>
              </w:rPr>
            </w:pPr>
            <w:ins w:id="802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80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80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8" w:author="Boisvert, Eric" w:date="2016-03-29T09:19:00Z"/>
                <w:rFonts w:ascii="Arial" w:eastAsia="MS Mincho" w:hAnsi="Arial" w:cs="Arial"/>
                <w:sz w:val="18"/>
                <w:szCs w:val="18"/>
              </w:rPr>
            </w:pPr>
            <w:ins w:id="80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0" w:author="Boisvert, Eric" w:date="2016-03-29T09:19:00Z"/>
                <w:rFonts w:cs="Arial"/>
                <w:szCs w:val="18"/>
                <w:lang w:eastAsia="en-US"/>
              </w:rPr>
            </w:pPr>
            <w:ins w:id="8031"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80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80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4" w:author="Boisvert, Eric" w:date="2016-03-29T09:19:00Z"/>
                <w:rFonts w:ascii="Arial" w:eastAsia="MS Mincho" w:hAnsi="Arial" w:cs="Arial"/>
                <w:sz w:val="18"/>
                <w:szCs w:val="18"/>
              </w:rPr>
            </w:pPr>
            <w:ins w:id="80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36" w:author="Boisvert, Eric" w:date="2016-03-29T09:19:00Z"/>
                <w:rFonts w:ascii="Arial" w:eastAsia="MS Mincho" w:hAnsi="Arial" w:cs="Arial"/>
                <w:sz w:val="18"/>
                <w:szCs w:val="18"/>
              </w:rPr>
            </w:pPr>
            <w:ins w:id="8037"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80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80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0" w:author="Boisvert, Eric" w:date="2016-03-29T09:19:00Z"/>
                <w:rFonts w:ascii="Arial" w:eastAsia="MS Mincho" w:hAnsi="Arial" w:cs="Arial"/>
                <w:sz w:val="18"/>
                <w:szCs w:val="18"/>
              </w:rPr>
            </w:pPr>
            <w:ins w:id="80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2" w:author="Boisvert, Eric" w:date="2016-03-29T09:19:00Z"/>
                <w:rFonts w:cs="Arial"/>
                <w:szCs w:val="18"/>
                <w:lang w:eastAsia="en-US"/>
              </w:rPr>
            </w:pPr>
          </w:p>
        </w:tc>
      </w:tr>
      <w:tr w:rsidR="00480BB6" w:rsidRPr="00DE63EA" w14:paraId="5238FF82" w14:textId="77777777" w:rsidTr="0024128E">
        <w:trPr>
          <w:ins w:id="80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8044" w:author="Boisvert, Eric" w:date="2016-03-29T09:19:00Z"/>
                <w:rFonts w:cs="Arial"/>
                <w:b/>
                <w:szCs w:val="18"/>
              </w:rPr>
            </w:pPr>
            <w:ins w:id="80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6" w:author="Boisvert, Eric" w:date="2016-03-29T09:19:00Z"/>
                <w:rFonts w:cs="Arial"/>
                <w:szCs w:val="18"/>
                <w:lang w:val="en-US"/>
              </w:rPr>
            </w:pPr>
            <w:ins w:id="8047" w:author="Boisvert, Eric" w:date="2016-03-29T09:19:00Z">
              <w:r w:rsidRPr="00792A5B">
                <w:rPr>
                  <w:rFonts w:cs="Arial"/>
                  <w:szCs w:val="18"/>
                  <w:lang w:val="en-US"/>
                </w:rPr>
                <w:t>/conf/gsml4xsd</w:t>
              </w:r>
              <w:r w:rsidRPr="00480BB6">
                <w:rPr>
                  <w:rFonts w:cs="Arial"/>
                  <w:szCs w:val="18"/>
                  <w:lang w:val="en-CA"/>
                  <w:rPrChange w:id="8048"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8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80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1" w:author="Boisvert, Eric" w:date="2016-03-29T09:19:00Z"/>
                <w:rFonts w:ascii="Arial" w:eastAsia="MS Mincho" w:hAnsi="Arial" w:cs="Arial"/>
                <w:sz w:val="18"/>
                <w:szCs w:val="18"/>
              </w:rPr>
            </w:pPr>
            <w:ins w:id="80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3" w:author="Boisvert, Eric" w:date="2016-03-29T09:19:00Z"/>
                <w:rFonts w:ascii="Arial" w:eastAsia="MS Mincho" w:hAnsi="Arial" w:cs="Arial"/>
                <w:b/>
                <w:color w:val="0000FF"/>
                <w:sz w:val="18"/>
                <w:szCs w:val="18"/>
              </w:rPr>
            </w:pPr>
            <w:ins w:id="8054" w:author="Boisvert, Eric" w:date="2016-03-29T09:19:00Z">
              <w:r w:rsidRPr="00480BB6">
                <w:rPr>
                  <w:rFonts w:ascii="Arial" w:hAnsi="Arial" w:cs="Arial"/>
                  <w:sz w:val="18"/>
                  <w:szCs w:val="18"/>
                  <w:lang w:val="en-CA"/>
                  <w:rPrChange w:id="8055"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80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80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8" w:author="Boisvert, Eric" w:date="2016-03-29T09:19:00Z"/>
                <w:rFonts w:ascii="Arial" w:eastAsia="MS Mincho" w:hAnsi="Arial" w:cs="Arial"/>
                <w:sz w:val="18"/>
                <w:szCs w:val="18"/>
              </w:rPr>
            </w:pPr>
            <w:ins w:id="805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0" w:author="Boisvert, Eric" w:date="2016-03-29T09:19:00Z"/>
                <w:rFonts w:cs="Arial"/>
                <w:b/>
                <w:color w:val="FF0000"/>
                <w:szCs w:val="18"/>
                <w:lang w:eastAsia="en-US"/>
              </w:rPr>
            </w:pPr>
            <w:ins w:id="8061"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80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80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4" w:author="Boisvert, Eric" w:date="2016-03-29T09:19:00Z"/>
                <w:rFonts w:ascii="Arial" w:eastAsia="MS Mincho" w:hAnsi="Arial" w:cs="Arial"/>
                <w:sz w:val="18"/>
                <w:szCs w:val="18"/>
              </w:rPr>
            </w:pPr>
            <w:ins w:id="806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66" w:author="Boisvert, Eric" w:date="2016-03-29T09:19:00Z"/>
                <w:rFonts w:ascii="Arial" w:eastAsia="MS Mincho" w:hAnsi="Arial" w:cs="Arial"/>
                <w:sz w:val="18"/>
                <w:szCs w:val="18"/>
              </w:rPr>
            </w:pPr>
            <w:ins w:id="8067"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80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80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0" w:author="Boisvert, Eric" w:date="2016-03-29T09:19:00Z"/>
                <w:rFonts w:ascii="Arial" w:eastAsia="MS Mincho" w:hAnsi="Arial" w:cs="Arial"/>
                <w:sz w:val="18"/>
                <w:szCs w:val="18"/>
              </w:rPr>
            </w:pPr>
            <w:ins w:id="807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2" w:author="Boisvert, Eric" w:date="2016-03-29T09:19:00Z"/>
                <w:rFonts w:cs="Arial"/>
                <w:szCs w:val="18"/>
                <w:lang w:eastAsia="en-US"/>
              </w:rPr>
            </w:pPr>
          </w:p>
        </w:tc>
      </w:tr>
    </w:tbl>
    <w:p w14:paraId="5A621F3C" w14:textId="77777777" w:rsidR="00480BB6" w:rsidRDefault="00480BB6" w:rsidP="00480BB6">
      <w:pPr>
        <w:rPr>
          <w:ins w:id="8073" w:author="Boisvert, Eric" w:date="2016-03-29T09:19:00Z"/>
        </w:rPr>
      </w:pPr>
    </w:p>
    <w:p w14:paraId="01551818" w14:textId="77777777" w:rsidR="00480BB6" w:rsidRPr="00480BB6" w:rsidRDefault="00480BB6" w:rsidP="00480BB6">
      <w:pPr>
        <w:pStyle w:val="Titre3"/>
        <w:numPr>
          <w:ilvl w:val="0"/>
          <w:numId w:val="0"/>
        </w:numPr>
        <w:ind w:left="720" w:hanging="720"/>
        <w:rPr>
          <w:ins w:id="8074" w:author="Boisvert, Eric" w:date="2016-03-29T09:19:00Z"/>
          <w:lang w:val="en-CA"/>
          <w:rPrChange w:id="8075" w:author="Boisvert, Eric" w:date="2016-03-29T09:20:00Z">
            <w:rPr>
              <w:ins w:id="8076" w:author="Boisvert, Eric" w:date="2016-03-29T09:19:00Z"/>
              <w:lang w:val="fr-CA"/>
            </w:rPr>
          </w:rPrChange>
        </w:rPr>
      </w:pPr>
      <w:ins w:id="8077" w:author="Boisvert, Eric" w:date="2016-03-29T09:19:00Z">
        <w:r w:rsidRPr="00480BB6">
          <w:rPr>
            <w:lang w:val="en-CA"/>
            <w:rPrChange w:id="8078"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80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8080" w:author="Boisvert, Eric" w:date="2016-03-29T09:19:00Z"/>
                <w:rFonts w:cs="Arial"/>
                <w:szCs w:val="18"/>
                <w:lang w:eastAsia="en-US"/>
              </w:rPr>
            </w:pPr>
            <w:ins w:id="808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8082" w:author="Boisvert, Eric" w:date="2016-03-29T09:19:00Z"/>
                <w:rFonts w:cs="Arial"/>
                <w:b/>
                <w:color w:val="0000FF"/>
                <w:szCs w:val="18"/>
                <w:lang w:eastAsia="en-US"/>
              </w:rPr>
            </w:pPr>
            <w:ins w:id="808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808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8085" w:author="Boisvert, Eric" w:date="2016-03-29T09:19:00Z"/>
                <w:rFonts w:cs="Arial"/>
                <w:szCs w:val="18"/>
                <w:lang w:eastAsia="en-US"/>
              </w:rPr>
            </w:pPr>
            <w:ins w:id="808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7" w:author="Boisvert, Eric" w:date="2016-03-29T09:19:00Z"/>
                <w:rFonts w:cs="Arial"/>
                <w:b/>
                <w:color w:val="0000FF"/>
                <w:szCs w:val="18"/>
                <w:lang w:eastAsia="en-US"/>
              </w:rPr>
            </w:pPr>
            <w:ins w:id="8088"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808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8090" w:author="Boisvert, Eric" w:date="2016-03-29T09:19:00Z"/>
                <w:rFonts w:cs="Arial"/>
                <w:b/>
                <w:szCs w:val="18"/>
              </w:rPr>
            </w:pPr>
            <w:ins w:id="809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2" w:author="Boisvert, Eric" w:date="2016-03-29T09:19:00Z"/>
                <w:rFonts w:cs="Arial"/>
                <w:szCs w:val="18"/>
                <w:lang w:val="en-US"/>
              </w:rPr>
            </w:pPr>
            <w:ins w:id="8093"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80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8095" w:author="Boisvert, Eric" w:date="2016-03-29T09:19:00Z"/>
                <w:rFonts w:cs="Arial"/>
                <w:b/>
                <w:szCs w:val="18"/>
              </w:rPr>
            </w:pPr>
            <w:ins w:id="80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7" w:author="Boisvert, Eric" w:date="2016-03-29T09:19:00Z"/>
                <w:rFonts w:cs="Arial"/>
                <w:szCs w:val="18"/>
                <w:lang w:val="en-US"/>
              </w:rPr>
            </w:pPr>
            <w:ins w:id="8098"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80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81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1" w:author="Boisvert, Eric" w:date="2016-03-29T09:19:00Z"/>
                <w:rFonts w:ascii="Arial" w:eastAsia="MS Mincho" w:hAnsi="Arial" w:cs="Arial"/>
                <w:sz w:val="18"/>
                <w:szCs w:val="18"/>
              </w:rPr>
            </w:pPr>
            <w:ins w:id="81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3" w:author="Boisvert, Eric" w:date="2016-03-29T09:19:00Z"/>
                <w:rFonts w:ascii="Arial" w:eastAsia="MS Mincho" w:hAnsi="Arial" w:cs="Arial"/>
                <w:b/>
                <w:color w:val="0000FF"/>
                <w:sz w:val="18"/>
                <w:szCs w:val="18"/>
              </w:rPr>
            </w:pPr>
            <w:ins w:id="810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81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81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7" w:author="Boisvert, Eric" w:date="2016-03-29T09:19:00Z"/>
                <w:rFonts w:ascii="Arial" w:eastAsia="MS Mincho" w:hAnsi="Arial" w:cs="Arial"/>
                <w:sz w:val="18"/>
                <w:szCs w:val="18"/>
              </w:rPr>
            </w:pPr>
            <w:ins w:id="81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9" w:author="Boisvert, Eric" w:date="2016-03-29T09:19:00Z"/>
                <w:rFonts w:cs="Arial"/>
                <w:b/>
                <w:color w:val="FF0000"/>
                <w:szCs w:val="18"/>
                <w:lang w:eastAsia="en-US"/>
              </w:rPr>
            </w:pPr>
            <w:ins w:id="8110"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81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81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3" w:author="Boisvert, Eric" w:date="2016-03-29T09:19:00Z"/>
                <w:rFonts w:ascii="Arial" w:eastAsia="MS Mincho" w:hAnsi="Arial" w:cs="Arial"/>
                <w:sz w:val="18"/>
                <w:szCs w:val="18"/>
              </w:rPr>
            </w:pPr>
            <w:ins w:id="81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15" w:author="Boisvert, Eric" w:date="2016-03-29T09:19:00Z"/>
                <w:rFonts w:ascii="Arial" w:eastAsia="MS Mincho" w:hAnsi="Arial" w:cs="Arial"/>
                <w:sz w:val="18"/>
                <w:szCs w:val="18"/>
              </w:rPr>
            </w:pPr>
            <w:ins w:id="811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81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81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9" w:author="Boisvert, Eric" w:date="2016-03-29T09:19:00Z"/>
                <w:rFonts w:ascii="Arial" w:eastAsia="MS Mincho" w:hAnsi="Arial" w:cs="Arial"/>
                <w:sz w:val="18"/>
                <w:szCs w:val="18"/>
              </w:rPr>
            </w:pPr>
            <w:ins w:id="81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1" w:author="Boisvert, Eric" w:date="2016-03-29T09:19:00Z"/>
                <w:rFonts w:cs="Arial"/>
                <w:szCs w:val="18"/>
                <w:lang w:eastAsia="en-US"/>
              </w:rPr>
            </w:pPr>
          </w:p>
        </w:tc>
      </w:tr>
      <w:tr w:rsidR="00480BB6" w:rsidRPr="00DE63EA" w14:paraId="4EC8F013" w14:textId="77777777" w:rsidTr="0024128E">
        <w:trPr>
          <w:ins w:id="81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8123" w:author="Boisvert, Eric" w:date="2016-03-29T09:19:00Z"/>
                <w:rFonts w:cs="Arial"/>
                <w:b/>
                <w:szCs w:val="18"/>
              </w:rPr>
            </w:pPr>
            <w:ins w:id="81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5" w:author="Boisvert, Eric" w:date="2016-03-29T09:19:00Z"/>
                <w:rFonts w:cs="Arial"/>
                <w:szCs w:val="18"/>
                <w:lang w:val="en-US"/>
              </w:rPr>
            </w:pPr>
            <w:ins w:id="8126"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8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81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9" w:author="Boisvert, Eric" w:date="2016-03-29T09:19:00Z"/>
                <w:rFonts w:ascii="Arial" w:eastAsia="MS Mincho" w:hAnsi="Arial" w:cs="Arial"/>
                <w:sz w:val="18"/>
                <w:szCs w:val="18"/>
              </w:rPr>
            </w:pPr>
            <w:ins w:id="81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1" w:author="Boisvert, Eric" w:date="2016-03-29T09:19:00Z"/>
                <w:rFonts w:ascii="Arial" w:eastAsia="MS Mincho" w:hAnsi="Arial" w:cs="Arial"/>
                <w:b/>
                <w:color w:val="0000FF"/>
                <w:sz w:val="18"/>
                <w:szCs w:val="18"/>
              </w:rPr>
            </w:pPr>
            <w:ins w:id="813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81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81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5" w:author="Boisvert, Eric" w:date="2016-03-29T09:19:00Z"/>
                <w:rFonts w:ascii="Arial" w:eastAsia="MS Mincho" w:hAnsi="Arial" w:cs="Arial"/>
                <w:sz w:val="18"/>
                <w:szCs w:val="18"/>
              </w:rPr>
            </w:pPr>
            <w:ins w:id="81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7" w:author="Boisvert, Eric" w:date="2016-03-29T09:19:00Z"/>
                <w:rFonts w:cs="Arial"/>
                <w:b/>
                <w:color w:val="FF0000"/>
                <w:szCs w:val="18"/>
                <w:lang w:eastAsia="en-US"/>
              </w:rPr>
            </w:pPr>
            <w:ins w:id="8138"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1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1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1" w:author="Boisvert, Eric" w:date="2016-03-29T09:19:00Z"/>
                <w:rFonts w:ascii="Arial" w:eastAsia="MS Mincho" w:hAnsi="Arial" w:cs="Arial"/>
                <w:sz w:val="18"/>
                <w:szCs w:val="18"/>
              </w:rPr>
            </w:pPr>
            <w:ins w:id="81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43" w:author="Boisvert, Eric" w:date="2016-03-29T09:19:00Z"/>
                <w:rFonts w:ascii="Arial" w:eastAsia="MS Mincho" w:hAnsi="Arial" w:cs="Arial"/>
                <w:sz w:val="18"/>
                <w:szCs w:val="18"/>
              </w:rPr>
            </w:pPr>
            <w:ins w:id="814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1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1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7" w:author="Boisvert, Eric" w:date="2016-03-29T09:19:00Z"/>
                <w:rFonts w:ascii="Arial" w:eastAsia="MS Mincho" w:hAnsi="Arial" w:cs="Arial"/>
                <w:sz w:val="18"/>
                <w:szCs w:val="18"/>
              </w:rPr>
            </w:pPr>
            <w:ins w:id="81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9" w:author="Boisvert, Eric" w:date="2016-03-29T09:19:00Z"/>
                <w:rFonts w:cs="Arial"/>
                <w:szCs w:val="18"/>
                <w:lang w:eastAsia="en-US"/>
              </w:rPr>
            </w:pPr>
          </w:p>
        </w:tc>
      </w:tr>
    </w:tbl>
    <w:p w14:paraId="19603C5E" w14:textId="77777777" w:rsidR="00480BB6" w:rsidRDefault="00480BB6" w:rsidP="00480BB6">
      <w:pPr>
        <w:rPr>
          <w:ins w:id="8150" w:author="Boisvert, Eric" w:date="2016-03-29T09:19:00Z"/>
        </w:rPr>
      </w:pPr>
    </w:p>
    <w:p w14:paraId="1BF897E0" w14:textId="77777777" w:rsidR="00480BB6" w:rsidRDefault="00480BB6" w:rsidP="00480BB6">
      <w:pPr>
        <w:rPr>
          <w:ins w:id="8151" w:author="Boisvert, Eric" w:date="2016-03-29T09:19:00Z"/>
        </w:rPr>
      </w:pPr>
      <w:ins w:id="8152" w:author="Boisvert, Eric" w:date="2016-03-29T09:19:00Z">
        <w:r>
          <w:br w:type="page"/>
        </w:r>
      </w:ins>
    </w:p>
    <w:p w14:paraId="2AE728EB" w14:textId="77777777" w:rsidR="00480BB6" w:rsidRDefault="00480BB6" w:rsidP="00480BB6">
      <w:pPr>
        <w:rPr>
          <w:ins w:id="8153" w:author="Boisvert, Eric" w:date="2016-03-29T09:19:00Z"/>
        </w:rPr>
      </w:pPr>
    </w:p>
    <w:p w14:paraId="01199039" w14:textId="77777777" w:rsidR="00480BB6" w:rsidRPr="00480BB6" w:rsidRDefault="00480BB6" w:rsidP="00480BB6">
      <w:pPr>
        <w:pStyle w:val="Titre3"/>
        <w:numPr>
          <w:ilvl w:val="0"/>
          <w:numId w:val="0"/>
        </w:numPr>
        <w:ind w:left="720" w:hanging="720"/>
        <w:rPr>
          <w:ins w:id="8154" w:author="Boisvert, Eric" w:date="2016-03-29T09:19:00Z"/>
          <w:lang w:val="en-CA"/>
          <w:rPrChange w:id="8155" w:author="Boisvert, Eric" w:date="2016-03-29T09:20:00Z">
            <w:rPr>
              <w:ins w:id="8156" w:author="Boisvert, Eric" w:date="2016-03-29T09:19:00Z"/>
              <w:lang w:val="fr-CA"/>
            </w:rPr>
          </w:rPrChange>
        </w:rPr>
      </w:pPr>
      <w:ins w:id="8157" w:author="Boisvert, Eric" w:date="2016-03-29T09:19:00Z">
        <w:r w:rsidRPr="00480BB6">
          <w:rPr>
            <w:lang w:val="en-CA"/>
            <w:rPrChange w:id="8158"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1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160" w:author="Boisvert, Eric" w:date="2016-03-29T09:19:00Z"/>
                <w:rFonts w:cs="Arial"/>
                <w:szCs w:val="18"/>
                <w:lang w:eastAsia="en-US"/>
              </w:rPr>
            </w:pPr>
            <w:ins w:id="816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162" w:author="Boisvert, Eric" w:date="2016-03-29T09:19:00Z"/>
                <w:rFonts w:cs="Arial"/>
                <w:b/>
                <w:color w:val="0000FF"/>
                <w:szCs w:val="18"/>
                <w:lang w:eastAsia="en-US"/>
              </w:rPr>
            </w:pPr>
            <w:ins w:id="816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16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165" w:author="Boisvert, Eric" w:date="2016-03-29T09:19:00Z"/>
                <w:rFonts w:cs="Arial"/>
                <w:szCs w:val="18"/>
                <w:lang w:eastAsia="en-US"/>
              </w:rPr>
            </w:pPr>
            <w:ins w:id="816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7" w:author="Boisvert, Eric" w:date="2016-03-29T09:19:00Z"/>
                <w:rFonts w:cs="Arial"/>
                <w:b/>
                <w:color w:val="0000FF"/>
                <w:szCs w:val="18"/>
                <w:lang w:eastAsia="en-US"/>
              </w:rPr>
            </w:pPr>
            <w:ins w:id="8168" w:author="Boisvert, Eric" w:date="2016-03-29T09:19:00Z">
              <w:r>
                <w:rPr>
                  <w:rFonts w:cs="Arial"/>
                  <w:szCs w:val="18"/>
                  <w:lang w:val="en-US"/>
                </w:rPr>
                <w:t>/req/gsml4xsd-basic</w:t>
              </w:r>
            </w:ins>
          </w:p>
        </w:tc>
      </w:tr>
      <w:tr w:rsidR="00480BB6" w:rsidRPr="00DE63EA" w14:paraId="2ECA127F" w14:textId="77777777" w:rsidTr="0024128E">
        <w:trPr>
          <w:ins w:id="816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170" w:author="Boisvert, Eric" w:date="2016-03-29T09:19:00Z"/>
                <w:rFonts w:cs="Arial"/>
                <w:b/>
                <w:szCs w:val="18"/>
              </w:rPr>
            </w:pPr>
            <w:ins w:id="817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2" w:author="Boisvert, Eric" w:date="2016-03-29T09:19:00Z"/>
                <w:rFonts w:cs="Arial"/>
                <w:szCs w:val="18"/>
                <w:highlight w:val="yellow"/>
                <w:lang w:val="en-US"/>
              </w:rPr>
            </w:pPr>
            <w:ins w:id="8173" w:author="Boisvert, Eric" w:date="2016-03-29T09:19:00Z">
              <w:r>
                <w:rPr>
                  <w:rFonts w:cs="Arial"/>
                  <w:szCs w:val="18"/>
                  <w:highlight w:val="yellow"/>
                  <w:lang w:val="en-US"/>
                </w:rPr>
                <w:t>/conf/gsml4xsd/core</w:t>
              </w:r>
            </w:ins>
          </w:p>
        </w:tc>
      </w:tr>
      <w:tr w:rsidR="00480BB6" w:rsidRPr="00DE63EA" w14:paraId="0E0822AB" w14:textId="77777777" w:rsidTr="0024128E">
        <w:trPr>
          <w:ins w:id="81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8175" w:author="Boisvert, Eric" w:date="2016-03-29T09:19:00Z"/>
                <w:rFonts w:cs="Arial"/>
                <w:b/>
                <w:szCs w:val="18"/>
              </w:rPr>
            </w:pPr>
            <w:ins w:id="81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7" w:author="Boisvert, Eric" w:date="2016-03-29T09:19:00Z"/>
                <w:rFonts w:cs="Arial"/>
                <w:szCs w:val="18"/>
                <w:lang w:val="en-US"/>
              </w:rPr>
            </w:pPr>
            <w:ins w:id="817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81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180" w:author="Boisvert, Eric" w:date="2016-03-29T09:19:00Z"/>
                <w:rFonts w:cs="Arial"/>
                <w:b/>
                <w:szCs w:val="18"/>
              </w:rPr>
            </w:pPr>
            <w:ins w:id="81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2" w:author="Boisvert, Eric" w:date="2016-03-29T09:19:00Z"/>
                <w:rFonts w:cs="Arial"/>
                <w:szCs w:val="18"/>
                <w:lang w:val="en-US"/>
              </w:rPr>
            </w:pPr>
            <w:ins w:id="8183"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1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1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6" w:author="Boisvert, Eric" w:date="2016-03-29T09:19:00Z"/>
                <w:rFonts w:ascii="Arial" w:eastAsia="MS Mincho" w:hAnsi="Arial" w:cs="Arial"/>
                <w:sz w:val="18"/>
                <w:szCs w:val="18"/>
              </w:rPr>
            </w:pPr>
            <w:ins w:id="81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8" w:author="Boisvert, Eric" w:date="2016-03-29T09:19:00Z"/>
                <w:rFonts w:ascii="Arial" w:eastAsia="MS Mincho" w:hAnsi="Arial" w:cs="Arial"/>
                <w:b/>
                <w:color w:val="0000FF"/>
                <w:sz w:val="18"/>
                <w:szCs w:val="18"/>
              </w:rPr>
            </w:pPr>
            <w:ins w:id="81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1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1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2" w:author="Boisvert, Eric" w:date="2016-03-29T09:19:00Z"/>
                <w:rFonts w:ascii="Arial" w:eastAsia="MS Mincho" w:hAnsi="Arial" w:cs="Arial"/>
                <w:sz w:val="18"/>
                <w:szCs w:val="18"/>
              </w:rPr>
            </w:pPr>
            <w:ins w:id="81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4" w:author="Boisvert, Eric" w:date="2016-03-29T09:19:00Z"/>
                <w:rFonts w:cs="Arial"/>
                <w:b/>
                <w:color w:val="FF0000"/>
                <w:szCs w:val="18"/>
                <w:lang w:eastAsia="en-US"/>
              </w:rPr>
            </w:pPr>
            <w:ins w:id="8195"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1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1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8" w:author="Boisvert, Eric" w:date="2016-03-29T09:19:00Z"/>
                <w:rFonts w:ascii="Arial" w:eastAsia="MS Mincho" w:hAnsi="Arial" w:cs="Arial"/>
                <w:sz w:val="18"/>
                <w:szCs w:val="18"/>
              </w:rPr>
            </w:pPr>
            <w:ins w:id="81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00" w:author="Boisvert, Eric" w:date="2016-03-29T09:19:00Z"/>
                <w:rFonts w:ascii="Arial" w:eastAsia="MS Mincho" w:hAnsi="Arial" w:cs="Arial"/>
                <w:sz w:val="18"/>
                <w:szCs w:val="18"/>
              </w:rPr>
            </w:pPr>
            <w:ins w:id="820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2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4" w:author="Boisvert, Eric" w:date="2016-03-29T09:19:00Z"/>
                <w:rFonts w:ascii="Arial" w:eastAsia="MS Mincho" w:hAnsi="Arial" w:cs="Arial"/>
                <w:sz w:val="18"/>
                <w:szCs w:val="18"/>
              </w:rPr>
            </w:pPr>
            <w:ins w:id="82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6" w:author="Boisvert, Eric" w:date="2016-03-29T09:19:00Z"/>
                <w:rFonts w:cs="Arial"/>
                <w:szCs w:val="18"/>
                <w:lang w:eastAsia="en-US"/>
              </w:rPr>
            </w:pPr>
          </w:p>
        </w:tc>
      </w:tr>
      <w:tr w:rsidR="00480BB6" w:rsidRPr="00DE63EA" w14:paraId="3CAA6C33" w14:textId="77777777" w:rsidTr="0024128E">
        <w:trPr>
          <w:ins w:id="82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208" w:author="Boisvert, Eric" w:date="2016-03-29T09:19:00Z"/>
                <w:rFonts w:cs="Arial"/>
                <w:b/>
                <w:szCs w:val="18"/>
              </w:rPr>
            </w:pPr>
            <w:ins w:id="82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0" w:author="Boisvert, Eric" w:date="2016-03-29T09:19:00Z"/>
                <w:rFonts w:cs="Arial"/>
                <w:szCs w:val="18"/>
                <w:lang w:val="en-US"/>
              </w:rPr>
            </w:pPr>
            <w:ins w:id="8211"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4" w:author="Boisvert, Eric" w:date="2016-03-29T09:19:00Z"/>
                <w:rFonts w:ascii="Arial" w:eastAsia="MS Mincho" w:hAnsi="Arial" w:cs="Arial"/>
                <w:sz w:val="18"/>
                <w:szCs w:val="18"/>
              </w:rPr>
            </w:pPr>
            <w:ins w:id="82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6" w:author="Boisvert, Eric" w:date="2016-03-29T09:19:00Z"/>
                <w:rFonts w:ascii="Arial" w:eastAsia="MS Mincho" w:hAnsi="Arial" w:cs="Arial"/>
                <w:b/>
                <w:color w:val="0000FF"/>
                <w:sz w:val="18"/>
                <w:szCs w:val="18"/>
              </w:rPr>
            </w:pPr>
            <w:ins w:id="82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2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2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0" w:author="Boisvert, Eric" w:date="2016-03-29T09:19:00Z"/>
                <w:rFonts w:ascii="Arial" w:eastAsia="MS Mincho" w:hAnsi="Arial" w:cs="Arial"/>
                <w:sz w:val="18"/>
                <w:szCs w:val="18"/>
              </w:rPr>
            </w:pPr>
            <w:ins w:id="82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2" w:author="Boisvert, Eric" w:date="2016-03-29T09:19:00Z"/>
                <w:rFonts w:cs="Arial"/>
                <w:b/>
                <w:color w:val="FF0000"/>
                <w:szCs w:val="18"/>
                <w:lang w:eastAsia="en-US"/>
              </w:rPr>
            </w:pPr>
            <w:ins w:id="8223"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2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2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6" w:author="Boisvert, Eric" w:date="2016-03-29T09:19:00Z"/>
                <w:rFonts w:ascii="Arial" w:eastAsia="MS Mincho" w:hAnsi="Arial" w:cs="Arial"/>
                <w:sz w:val="18"/>
                <w:szCs w:val="18"/>
              </w:rPr>
            </w:pPr>
            <w:ins w:id="82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28" w:author="Boisvert, Eric" w:date="2016-03-29T09:19:00Z"/>
                <w:rFonts w:ascii="Arial" w:eastAsia="MS Mincho" w:hAnsi="Arial" w:cs="Arial"/>
                <w:sz w:val="18"/>
                <w:szCs w:val="18"/>
              </w:rPr>
            </w:pPr>
            <w:ins w:id="822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2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2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2" w:author="Boisvert, Eric" w:date="2016-03-29T09:19:00Z"/>
                <w:rFonts w:ascii="Arial" w:eastAsia="MS Mincho" w:hAnsi="Arial" w:cs="Arial"/>
                <w:sz w:val="18"/>
                <w:szCs w:val="18"/>
              </w:rPr>
            </w:pPr>
            <w:ins w:id="82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4" w:author="Boisvert, Eric" w:date="2016-03-29T09:19:00Z"/>
                <w:rFonts w:cs="Arial"/>
                <w:szCs w:val="18"/>
                <w:lang w:eastAsia="en-US"/>
              </w:rPr>
            </w:pPr>
          </w:p>
        </w:tc>
      </w:tr>
    </w:tbl>
    <w:p w14:paraId="5C975908" w14:textId="77777777" w:rsidR="00480BB6" w:rsidRDefault="00480BB6" w:rsidP="00480BB6">
      <w:pPr>
        <w:rPr>
          <w:ins w:id="8235" w:author="Boisvert, Eric" w:date="2016-03-29T09:19:00Z"/>
        </w:rPr>
      </w:pPr>
    </w:p>
    <w:p w14:paraId="353F6F88" w14:textId="77777777" w:rsidR="00480BB6" w:rsidRDefault="00480BB6" w:rsidP="00480BB6">
      <w:pPr>
        <w:rPr>
          <w:ins w:id="8236" w:author="Boisvert, Eric" w:date="2016-03-29T09:19:00Z"/>
        </w:rPr>
      </w:pPr>
      <w:ins w:id="8237" w:author="Boisvert, Eric" w:date="2016-03-29T09:19:00Z">
        <w:r>
          <w:br w:type="page"/>
        </w:r>
      </w:ins>
    </w:p>
    <w:p w14:paraId="5DA69643" w14:textId="77777777" w:rsidR="00480BB6" w:rsidRDefault="00480BB6" w:rsidP="00480BB6">
      <w:pPr>
        <w:rPr>
          <w:ins w:id="8238" w:author="Boisvert, Eric" w:date="2016-03-29T09:19:00Z"/>
        </w:rPr>
      </w:pPr>
    </w:p>
    <w:p w14:paraId="5ADF6AB8" w14:textId="77777777" w:rsidR="00480BB6" w:rsidRDefault="00480BB6" w:rsidP="00480BB6">
      <w:pPr>
        <w:pStyle w:val="Titre3"/>
        <w:numPr>
          <w:ilvl w:val="0"/>
          <w:numId w:val="0"/>
        </w:numPr>
        <w:ind w:left="720" w:hanging="720"/>
        <w:rPr>
          <w:ins w:id="8239" w:author="Boisvert, Eric" w:date="2016-03-29T09:19:00Z"/>
          <w:lang w:val="fr-CA"/>
        </w:rPr>
      </w:pPr>
      <w:ins w:id="8240"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24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242" w:author="Boisvert, Eric" w:date="2016-03-29T09:19:00Z"/>
                <w:rFonts w:cs="Arial"/>
                <w:szCs w:val="18"/>
                <w:lang w:eastAsia="en-US"/>
              </w:rPr>
            </w:pPr>
            <w:ins w:id="824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244" w:author="Boisvert, Eric" w:date="2016-03-29T09:19:00Z"/>
                <w:rFonts w:cs="Arial"/>
                <w:b/>
                <w:color w:val="0000FF"/>
                <w:szCs w:val="18"/>
                <w:lang w:eastAsia="en-US"/>
              </w:rPr>
            </w:pPr>
            <w:ins w:id="824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24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247" w:author="Boisvert, Eric" w:date="2016-03-29T09:19:00Z"/>
                <w:rFonts w:cs="Arial"/>
                <w:szCs w:val="18"/>
                <w:lang w:eastAsia="en-US"/>
              </w:rPr>
            </w:pPr>
            <w:ins w:id="824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9" w:author="Boisvert, Eric" w:date="2016-03-29T09:19:00Z"/>
                <w:rFonts w:cs="Arial"/>
                <w:b/>
                <w:color w:val="0000FF"/>
                <w:szCs w:val="18"/>
                <w:lang w:eastAsia="en-US"/>
              </w:rPr>
            </w:pPr>
            <w:ins w:id="8250" w:author="Boisvert, Eric" w:date="2016-03-29T09:19:00Z">
              <w:r>
                <w:rPr>
                  <w:rFonts w:cs="Arial"/>
                  <w:szCs w:val="18"/>
                  <w:lang w:val="en-US"/>
                </w:rPr>
                <w:t>/req/gsml4xsd-extension</w:t>
              </w:r>
            </w:ins>
          </w:p>
        </w:tc>
      </w:tr>
      <w:tr w:rsidR="00480BB6" w:rsidRPr="00DE63EA" w14:paraId="3FD7A355" w14:textId="77777777" w:rsidTr="0024128E">
        <w:trPr>
          <w:ins w:id="825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252" w:author="Boisvert, Eric" w:date="2016-03-29T09:19:00Z"/>
                <w:rFonts w:cs="Arial"/>
                <w:b/>
                <w:szCs w:val="18"/>
              </w:rPr>
            </w:pPr>
            <w:ins w:id="825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4" w:author="Boisvert, Eric" w:date="2016-03-29T09:19:00Z"/>
                <w:rFonts w:cs="Arial"/>
                <w:szCs w:val="18"/>
                <w:lang w:val="en-US"/>
              </w:rPr>
            </w:pPr>
            <w:ins w:id="8255" w:author="Boisvert, Eric" w:date="2016-03-29T09:19:00Z">
              <w:r w:rsidRPr="00D9100C">
                <w:rPr>
                  <w:rFonts w:cs="Arial"/>
                  <w:szCs w:val="18"/>
                  <w:lang w:val="en-US"/>
                </w:rPr>
                <w:t>/conf/gsml4xsd/core</w:t>
              </w:r>
            </w:ins>
          </w:p>
        </w:tc>
      </w:tr>
      <w:tr w:rsidR="00480BB6" w:rsidRPr="00DE63EA" w14:paraId="09F0FCEB" w14:textId="77777777" w:rsidTr="0024128E">
        <w:trPr>
          <w:ins w:id="825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8257" w:author="Boisvert, Eric" w:date="2016-03-29T09:19:00Z"/>
                <w:rFonts w:cs="Arial"/>
                <w:b/>
                <w:szCs w:val="18"/>
              </w:rPr>
            </w:pPr>
            <w:ins w:id="825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9" w:author="Boisvert, Eric" w:date="2016-03-29T09:19:00Z"/>
                <w:rFonts w:cs="Arial"/>
                <w:szCs w:val="18"/>
                <w:lang w:val="en-US"/>
              </w:rPr>
            </w:pPr>
            <w:ins w:id="826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82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262" w:author="Boisvert, Eric" w:date="2016-03-29T09:19:00Z"/>
                <w:rFonts w:cs="Arial"/>
                <w:b/>
                <w:szCs w:val="18"/>
              </w:rPr>
            </w:pPr>
            <w:ins w:id="82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4" w:author="Boisvert, Eric" w:date="2016-03-29T09:19:00Z"/>
                <w:rFonts w:cs="Arial"/>
                <w:szCs w:val="18"/>
                <w:lang w:val="en-US"/>
              </w:rPr>
            </w:pPr>
            <w:ins w:id="8265"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2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2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8" w:author="Boisvert, Eric" w:date="2016-03-29T09:19:00Z"/>
                <w:rFonts w:ascii="Arial" w:eastAsia="MS Mincho" w:hAnsi="Arial" w:cs="Arial"/>
                <w:sz w:val="18"/>
                <w:szCs w:val="18"/>
              </w:rPr>
            </w:pPr>
            <w:ins w:id="82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0" w:author="Boisvert, Eric" w:date="2016-03-29T09:19:00Z"/>
                <w:rFonts w:ascii="Arial" w:eastAsia="MS Mincho" w:hAnsi="Arial" w:cs="Arial"/>
                <w:b/>
                <w:color w:val="0000FF"/>
                <w:sz w:val="18"/>
                <w:szCs w:val="18"/>
              </w:rPr>
            </w:pPr>
            <w:ins w:id="827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2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2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4" w:author="Boisvert, Eric" w:date="2016-03-29T09:19:00Z"/>
                <w:rFonts w:ascii="Arial" w:eastAsia="MS Mincho" w:hAnsi="Arial" w:cs="Arial"/>
                <w:sz w:val="18"/>
                <w:szCs w:val="18"/>
              </w:rPr>
            </w:pPr>
            <w:ins w:id="82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6" w:author="Boisvert, Eric" w:date="2016-03-29T09:19:00Z"/>
                <w:rFonts w:cs="Arial"/>
                <w:b/>
                <w:color w:val="FF0000"/>
                <w:szCs w:val="18"/>
                <w:lang w:eastAsia="en-US"/>
              </w:rPr>
            </w:pPr>
            <w:ins w:id="8277"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2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2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0" w:author="Boisvert, Eric" w:date="2016-03-29T09:19:00Z"/>
                <w:rFonts w:ascii="Arial" w:eastAsia="MS Mincho" w:hAnsi="Arial" w:cs="Arial"/>
                <w:sz w:val="18"/>
                <w:szCs w:val="18"/>
              </w:rPr>
            </w:pPr>
            <w:ins w:id="82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82" w:author="Boisvert, Eric" w:date="2016-03-29T09:19:00Z"/>
                <w:rFonts w:ascii="Arial" w:eastAsia="MS Mincho" w:hAnsi="Arial" w:cs="Arial"/>
                <w:sz w:val="18"/>
                <w:szCs w:val="18"/>
              </w:rPr>
            </w:pPr>
            <w:ins w:id="828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6" w:author="Boisvert, Eric" w:date="2016-03-29T09:19:00Z"/>
                <w:rFonts w:ascii="Arial" w:eastAsia="MS Mincho" w:hAnsi="Arial" w:cs="Arial"/>
                <w:sz w:val="18"/>
                <w:szCs w:val="18"/>
              </w:rPr>
            </w:pPr>
            <w:ins w:id="82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8" w:author="Boisvert, Eric" w:date="2016-03-29T09:19:00Z"/>
                <w:rFonts w:cs="Arial"/>
                <w:szCs w:val="18"/>
                <w:lang w:eastAsia="en-US"/>
              </w:rPr>
            </w:pPr>
          </w:p>
        </w:tc>
      </w:tr>
      <w:tr w:rsidR="00480BB6" w:rsidRPr="00DE63EA" w14:paraId="2B443054" w14:textId="77777777" w:rsidTr="0024128E">
        <w:trPr>
          <w:ins w:id="82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290" w:author="Boisvert, Eric" w:date="2016-03-29T09:19:00Z"/>
                <w:rFonts w:cs="Arial"/>
                <w:b/>
                <w:szCs w:val="18"/>
              </w:rPr>
            </w:pPr>
            <w:ins w:id="82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2" w:author="Boisvert, Eric" w:date="2016-03-29T09:19:00Z"/>
                <w:rFonts w:cs="Arial"/>
                <w:szCs w:val="18"/>
                <w:lang w:val="en-US"/>
              </w:rPr>
            </w:pPr>
            <w:ins w:id="8293"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2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2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6" w:author="Boisvert, Eric" w:date="2016-03-29T09:19:00Z"/>
                <w:rFonts w:ascii="Arial" w:eastAsia="MS Mincho" w:hAnsi="Arial" w:cs="Arial"/>
                <w:sz w:val="18"/>
                <w:szCs w:val="18"/>
              </w:rPr>
            </w:pPr>
            <w:ins w:id="82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8" w:author="Boisvert, Eric" w:date="2016-03-29T09:19:00Z"/>
                <w:rFonts w:ascii="Arial" w:eastAsia="MS Mincho" w:hAnsi="Arial" w:cs="Arial"/>
                <w:b/>
                <w:color w:val="0000FF"/>
                <w:sz w:val="18"/>
                <w:szCs w:val="18"/>
              </w:rPr>
            </w:pPr>
            <w:ins w:id="829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3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3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2" w:author="Boisvert, Eric" w:date="2016-03-29T09:19:00Z"/>
                <w:rFonts w:ascii="Arial" w:eastAsia="MS Mincho" w:hAnsi="Arial" w:cs="Arial"/>
                <w:sz w:val="18"/>
                <w:szCs w:val="18"/>
              </w:rPr>
            </w:pPr>
            <w:ins w:id="83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4" w:author="Boisvert, Eric" w:date="2016-03-29T09:19:00Z"/>
                <w:rFonts w:cs="Arial"/>
                <w:b/>
                <w:color w:val="FF0000"/>
                <w:szCs w:val="18"/>
                <w:lang w:eastAsia="en-US"/>
              </w:rPr>
            </w:pPr>
            <w:ins w:id="8305"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3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3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8" w:author="Boisvert, Eric" w:date="2016-03-29T09:19:00Z"/>
                <w:rFonts w:ascii="Arial" w:eastAsia="MS Mincho" w:hAnsi="Arial" w:cs="Arial"/>
                <w:sz w:val="18"/>
                <w:szCs w:val="18"/>
              </w:rPr>
            </w:pPr>
            <w:ins w:id="83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10" w:author="Boisvert, Eric" w:date="2016-03-29T09:19:00Z"/>
                <w:rFonts w:ascii="Arial" w:eastAsia="MS Mincho" w:hAnsi="Arial" w:cs="Arial"/>
                <w:sz w:val="18"/>
                <w:szCs w:val="18"/>
              </w:rPr>
            </w:pPr>
            <w:ins w:id="831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4" w:author="Boisvert, Eric" w:date="2016-03-29T09:19:00Z"/>
                <w:rFonts w:ascii="Arial" w:eastAsia="MS Mincho" w:hAnsi="Arial" w:cs="Arial"/>
                <w:sz w:val="18"/>
                <w:szCs w:val="18"/>
              </w:rPr>
            </w:pPr>
            <w:ins w:id="83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6" w:author="Boisvert, Eric" w:date="2016-03-29T09:19:00Z"/>
                <w:rFonts w:cs="Arial"/>
                <w:szCs w:val="18"/>
                <w:lang w:eastAsia="en-US"/>
              </w:rPr>
            </w:pPr>
          </w:p>
        </w:tc>
      </w:tr>
    </w:tbl>
    <w:p w14:paraId="59EAF023" w14:textId="77777777" w:rsidR="00480BB6" w:rsidRDefault="00480BB6" w:rsidP="00480BB6">
      <w:pPr>
        <w:rPr>
          <w:ins w:id="8317" w:author="Boisvert, Eric" w:date="2016-03-29T09:19:00Z"/>
        </w:rPr>
      </w:pPr>
    </w:p>
    <w:p w14:paraId="250B6747" w14:textId="77777777" w:rsidR="00480BB6" w:rsidRDefault="00480BB6" w:rsidP="00480BB6">
      <w:pPr>
        <w:rPr>
          <w:ins w:id="8318" w:author="Boisvert, Eric" w:date="2016-03-29T09:19:00Z"/>
        </w:rPr>
      </w:pPr>
      <w:ins w:id="8319" w:author="Boisvert, Eric" w:date="2016-03-29T09:19:00Z">
        <w:r>
          <w:br w:type="page"/>
        </w:r>
      </w:ins>
    </w:p>
    <w:p w14:paraId="4185CC3C" w14:textId="77777777" w:rsidR="00480BB6" w:rsidRPr="002E3AD0" w:rsidRDefault="00480BB6" w:rsidP="00480BB6">
      <w:pPr>
        <w:rPr>
          <w:ins w:id="8320" w:author="Boisvert, Eric" w:date="2016-03-29T09:19:00Z"/>
        </w:rPr>
      </w:pPr>
    </w:p>
    <w:p w14:paraId="44F8F18A" w14:textId="77777777" w:rsidR="00480BB6" w:rsidRPr="00480BB6" w:rsidRDefault="00480BB6" w:rsidP="00480BB6">
      <w:pPr>
        <w:pStyle w:val="Titre3"/>
        <w:numPr>
          <w:ilvl w:val="0"/>
          <w:numId w:val="0"/>
        </w:numPr>
        <w:ind w:left="720" w:hanging="720"/>
        <w:rPr>
          <w:ins w:id="8321" w:author="Boisvert, Eric" w:date="2016-03-29T09:19:00Z"/>
          <w:lang w:val="en-CA"/>
          <w:rPrChange w:id="8322" w:author="Boisvert, Eric" w:date="2016-03-29T09:20:00Z">
            <w:rPr>
              <w:ins w:id="8323" w:author="Boisvert, Eric" w:date="2016-03-29T09:19:00Z"/>
              <w:lang w:val="fr-CA"/>
            </w:rPr>
          </w:rPrChange>
        </w:rPr>
      </w:pPr>
      <w:ins w:id="8324" w:author="Boisvert, Eric" w:date="2016-03-29T09:19:00Z">
        <w:r w:rsidRPr="00480BB6">
          <w:rPr>
            <w:lang w:val="en-CA"/>
            <w:rPrChange w:id="8325"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3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327" w:author="Boisvert, Eric" w:date="2016-03-29T09:19:00Z"/>
                <w:rFonts w:cs="Arial"/>
                <w:szCs w:val="18"/>
                <w:lang w:eastAsia="en-US"/>
              </w:rPr>
            </w:pPr>
            <w:ins w:id="832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329" w:author="Boisvert, Eric" w:date="2016-03-29T09:19:00Z"/>
                <w:rFonts w:cs="Arial"/>
                <w:b/>
                <w:color w:val="0000FF"/>
                <w:szCs w:val="18"/>
                <w:lang w:eastAsia="en-US"/>
              </w:rPr>
            </w:pPr>
            <w:ins w:id="833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33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332" w:author="Boisvert, Eric" w:date="2016-03-29T09:19:00Z"/>
                <w:rFonts w:cs="Arial"/>
                <w:szCs w:val="18"/>
                <w:lang w:eastAsia="en-US"/>
              </w:rPr>
            </w:pPr>
            <w:ins w:id="833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4" w:author="Boisvert, Eric" w:date="2016-03-29T09:19:00Z"/>
                <w:rFonts w:cs="Arial"/>
                <w:b/>
                <w:color w:val="0000FF"/>
                <w:szCs w:val="18"/>
                <w:lang w:eastAsia="en-US"/>
              </w:rPr>
            </w:pPr>
            <w:ins w:id="8335"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33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337" w:author="Boisvert, Eric" w:date="2016-03-29T09:19:00Z"/>
                <w:rFonts w:cs="Arial"/>
                <w:b/>
                <w:szCs w:val="18"/>
              </w:rPr>
            </w:pPr>
            <w:ins w:id="833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9" w:author="Boisvert, Eric" w:date="2016-03-29T09:19:00Z"/>
                <w:rFonts w:cs="Arial"/>
                <w:szCs w:val="18"/>
                <w:lang w:val="en-US"/>
              </w:rPr>
            </w:pPr>
            <w:ins w:id="8340" w:author="Boisvert, Eric" w:date="2016-03-29T09:19:00Z">
              <w:r w:rsidRPr="00D9100C">
                <w:rPr>
                  <w:rFonts w:cs="Arial"/>
                  <w:szCs w:val="18"/>
                  <w:lang w:val="en-US"/>
                </w:rPr>
                <w:t>/conf/gsml4xsd/core</w:t>
              </w:r>
            </w:ins>
          </w:p>
        </w:tc>
      </w:tr>
      <w:tr w:rsidR="00480BB6" w:rsidRPr="00DE63EA" w14:paraId="0D05ECCD" w14:textId="77777777" w:rsidTr="0024128E">
        <w:trPr>
          <w:ins w:id="834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8342" w:author="Boisvert, Eric" w:date="2016-03-29T09:19:00Z"/>
                <w:rFonts w:cs="Arial"/>
                <w:b/>
                <w:szCs w:val="18"/>
              </w:rPr>
            </w:pPr>
            <w:ins w:id="834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4" w:author="Boisvert, Eric" w:date="2016-03-29T09:19:00Z"/>
                <w:rFonts w:cs="Arial"/>
                <w:szCs w:val="18"/>
                <w:lang w:val="en-US"/>
              </w:rPr>
            </w:pPr>
            <w:ins w:id="834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83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347" w:author="Boisvert, Eric" w:date="2016-03-29T09:19:00Z"/>
                <w:rFonts w:cs="Arial"/>
                <w:b/>
                <w:szCs w:val="18"/>
              </w:rPr>
            </w:pPr>
            <w:ins w:id="83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9" w:author="Boisvert, Eric" w:date="2016-03-29T09:19:00Z"/>
                <w:rFonts w:cs="Arial"/>
                <w:szCs w:val="18"/>
                <w:lang w:val="en-US"/>
              </w:rPr>
            </w:pPr>
            <w:ins w:id="8350"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3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3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3" w:author="Boisvert, Eric" w:date="2016-03-29T09:19:00Z"/>
                <w:rFonts w:ascii="Arial" w:eastAsia="MS Mincho" w:hAnsi="Arial" w:cs="Arial"/>
                <w:sz w:val="18"/>
                <w:szCs w:val="18"/>
              </w:rPr>
            </w:pPr>
            <w:ins w:id="83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5" w:author="Boisvert, Eric" w:date="2016-03-29T09:19:00Z"/>
                <w:rFonts w:ascii="Arial" w:eastAsia="MS Mincho" w:hAnsi="Arial" w:cs="Arial"/>
                <w:b/>
                <w:color w:val="0000FF"/>
                <w:sz w:val="18"/>
                <w:szCs w:val="18"/>
              </w:rPr>
            </w:pPr>
            <w:ins w:id="835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3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3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9" w:author="Boisvert, Eric" w:date="2016-03-29T09:19:00Z"/>
                <w:rFonts w:ascii="Arial" w:eastAsia="MS Mincho" w:hAnsi="Arial" w:cs="Arial"/>
                <w:sz w:val="18"/>
                <w:szCs w:val="18"/>
              </w:rPr>
            </w:pPr>
            <w:ins w:id="83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1" w:author="Boisvert, Eric" w:date="2016-03-29T09:19:00Z"/>
                <w:rFonts w:cs="Arial"/>
                <w:b/>
                <w:color w:val="FF0000"/>
                <w:szCs w:val="18"/>
                <w:lang w:eastAsia="en-US"/>
              </w:rPr>
            </w:pPr>
            <w:ins w:id="8362"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3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3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65" w:author="Boisvert, Eric" w:date="2016-03-29T09:19:00Z"/>
                <w:rFonts w:ascii="Arial" w:eastAsia="MS Mincho" w:hAnsi="Arial" w:cs="Arial"/>
                <w:sz w:val="18"/>
                <w:szCs w:val="18"/>
              </w:rPr>
            </w:pPr>
            <w:ins w:id="83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67" w:author="Boisvert, Eric" w:date="2016-03-29T09:19:00Z"/>
                <w:rFonts w:ascii="Arial" w:eastAsia="MS Mincho" w:hAnsi="Arial" w:cs="Arial"/>
                <w:sz w:val="18"/>
                <w:szCs w:val="18"/>
              </w:rPr>
            </w:pPr>
            <w:ins w:id="836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3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3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1" w:author="Boisvert, Eric" w:date="2016-03-29T09:19:00Z"/>
                <w:rFonts w:ascii="Arial" w:eastAsia="MS Mincho" w:hAnsi="Arial" w:cs="Arial"/>
                <w:sz w:val="18"/>
                <w:szCs w:val="18"/>
              </w:rPr>
            </w:pPr>
            <w:ins w:id="83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3" w:author="Boisvert, Eric" w:date="2016-03-29T09:19:00Z"/>
                <w:rFonts w:cs="Arial"/>
                <w:szCs w:val="18"/>
                <w:lang w:eastAsia="en-US"/>
              </w:rPr>
            </w:pPr>
          </w:p>
        </w:tc>
      </w:tr>
      <w:tr w:rsidR="00480BB6" w:rsidRPr="00DE63EA" w14:paraId="444438E7" w14:textId="77777777" w:rsidTr="0024128E">
        <w:trPr>
          <w:ins w:id="83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375" w:author="Boisvert, Eric" w:date="2016-03-29T09:19:00Z"/>
                <w:rFonts w:cs="Arial"/>
                <w:b/>
                <w:szCs w:val="18"/>
              </w:rPr>
            </w:pPr>
            <w:ins w:id="83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7" w:author="Boisvert, Eric" w:date="2016-03-29T09:19:00Z"/>
                <w:rFonts w:cs="Arial"/>
                <w:szCs w:val="18"/>
                <w:lang w:val="en-US"/>
              </w:rPr>
            </w:pPr>
            <w:ins w:id="8378"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3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3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1" w:author="Boisvert, Eric" w:date="2016-03-29T09:19:00Z"/>
                <w:rFonts w:ascii="Arial" w:eastAsia="MS Mincho" w:hAnsi="Arial" w:cs="Arial"/>
                <w:sz w:val="18"/>
                <w:szCs w:val="18"/>
              </w:rPr>
            </w:pPr>
            <w:ins w:id="83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3" w:author="Boisvert, Eric" w:date="2016-03-29T09:19:00Z"/>
                <w:rFonts w:ascii="Arial" w:eastAsia="MS Mincho" w:hAnsi="Arial" w:cs="Arial"/>
                <w:b/>
                <w:color w:val="0000FF"/>
                <w:sz w:val="18"/>
                <w:szCs w:val="18"/>
              </w:rPr>
            </w:pPr>
            <w:ins w:id="838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3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3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7" w:author="Boisvert, Eric" w:date="2016-03-29T09:19:00Z"/>
                <w:rFonts w:ascii="Arial" w:eastAsia="MS Mincho" w:hAnsi="Arial" w:cs="Arial"/>
                <w:sz w:val="18"/>
                <w:szCs w:val="18"/>
              </w:rPr>
            </w:pPr>
            <w:ins w:id="83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9" w:author="Boisvert, Eric" w:date="2016-03-29T09:19:00Z"/>
                <w:rFonts w:cs="Arial"/>
                <w:b/>
                <w:color w:val="FF0000"/>
                <w:szCs w:val="18"/>
                <w:lang w:eastAsia="en-US"/>
              </w:rPr>
            </w:pPr>
            <w:ins w:id="8390"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3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3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3" w:author="Boisvert, Eric" w:date="2016-03-29T09:19:00Z"/>
                <w:rFonts w:ascii="Arial" w:eastAsia="MS Mincho" w:hAnsi="Arial" w:cs="Arial"/>
                <w:sz w:val="18"/>
                <w:szCs w:val="18"/>
              </w:rPr>
            </w:pPr>
            <w:ins w:id="83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95" w:author="Boisvert, Eric" w:date="2016-03-29T09:19:00Z"/>
                <w:rFonts w:ascii="Arial" w:eastAsia="MS Mincho" w:hAnsi="Arial" w:cs="Arial"/>
                <w:sz w:val="18"/>
                <w:szCs w:val="18"/>
              </w:rPr>
            </w:pPr>
            <w:ins w:id="839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3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3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9" w:author="Boisvert, Eric" w:date="2016-03-29T09:19:00Z"/>
                <w:rFonts w:ascii="Arial" w:eastAsia="MS Mincho" w:hAnsi="Arial" w:cs="Arial"/>
                <w:sz w:val="18"/>
                <w:szCs w:val="18"/>
              </w:rPr>
            </w:pPr>
            <w:ins w:id="84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1" w:author="Boisvert, Eric" w:date="2016-03-29T09:19:00Z"/>
                <w:rFonts w:cs="Arial"/>
                <w:szCs w:val="18"/>
                <w:lang w:eastAsia="en-US"/>
              </w:rPr>
            </w:pPr>
          </w:p>
        </w:tc>
      </w:tr>
    </w:tbl>
    <w:p w14:paraId="28886F93" w14:textId="77777777" w:rsidR="00480BB6" w:rsidRPr="002E3AD0" w:rsidRDefault="00480BB6" w:rsidP="00480BB6">
      <w:pPr>
        <w:rPr>
          <w:ins w:id="8402" w:author="Boisvert, Eric" w:date="2016-03-29T09:19:00Z"/>
        </w:rPr>
      </w:pPr>
    </w:p>
    <w:p w14:paraId="152D19F2" w14:textId="77777777" w:rsidR="00480BB6" w:rsidRPr="002E3AD0" w:rsidRDefault="00480BB6" w:rsidP="00480BB6">
      <w:pPr>
        <w:rPr>
          <w:ins w:id="8403" w:author="Boisvert, Eric" w:date="2016-03-29T09:19:00Z"/>
        </w:rPr>
      </w:pPr>
    </w:p>
    <w:p w14:paraId="7E490D96" w14:textId="77777777" w:rsidR="00480BB6" w:rsidRDefault="00480BB6" w:rsidP="00480BB6">
      <w:pPr>
        <w:spacing w:after="200" w:line="276" w:lineRule="auto"/>
        <w:rPr>
          <w:ins w:id="8404" w:author="Boisvert, Eric" w:date="2016-03-29T09:19:00Z"/>
        </w:rPr>
      </w:pPr>
      <w:ins w:id="8405" w:author="Boisvert, Eric" w:date="2016-03-29T09:19:00Z">
        <w:r>
          <w:br w:type="page"/>
        </w:r>
      </w:ins>
    </w:p>
    <w:p w14:paraId="539B27EE" w14:textId="77777777" w:rsidR="00480BB6" w:rsidRPr="002E3AD0" w:rsidRDefault="00480BB6" w:rsidP="00480BB6">
      <w:pPr>
        <w:rPr>
          <w:ins w:id="8406" w:author="Boisvert, Eric" w:date="2016-03-29T09:19:00Z"/>
        </w:rPr>
      </w:pPr>
    </w:p>
    <w:p w14:paraId="0257B9A5" w14:textId="77777777" w:rsidR="00480BB6" w:rsidRPr="00480BB6" w:rsidRDefault="00480BB6" w:rsidP="00480BB6">
      <w:pPr>
        <w:pStyle w:val="Titre3"/>
        <w:numPr>
          <w:ilvl w:val="0"/>
          <w:numId w:val="0"/>
        </w:numPr>
        <w:ind w:left="720" w:hanging="720"/>
        <w:rPr>
          <w:ins w:id="8407" w:author="Boisvert, Eric" w:date="2016-03-29T09:19:00Z"/>
          <w:lang w:val="en-CA"/>
          <w:rPrChange w:id="8408" w:author="Boisvert, Eric" w:date="2016-03-29T09:20:00Z">
            <w:rPr>
              <w:ins w:id="8409" w:author="Boisvert, Eric" w:date="2016-03-29T09:19:00Z"/>
              <w:lang w:val="fr-CA"/>
            </w:rPr>
          </w:rPrChange>
        </w:rPr>
      </w:pPr>
      <w:ins w:id="8410" w:author="Boisvert, Eric" w:date="2016-03-29T09:19:00Z">
        <w:r w:rsidRPr="00480BB6">
          <w:rPr>
            <w:lang w:val="en-CA"/>
            <w:rPrChange w:id="8411"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4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413" w:author="Boisvert, Eric" w:date="2016-03-29T09:19:00Z"/>
                <w:rFonts w:cs="Arial"/>
                <w:szCs w:val="18"/>
                <w:lang w:eastAsia="en-US"/>
              </w:rPr>
            </w:pPr>
            <w:ins w:id="841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415" w:author="Boisvert, Eric" w:date="2016-03-29T09:19:00Z"/>
                <w:rFonts w:cs="Arial"/>
                <w:b/>
                <w:color w:val="0000FF"/>
                <w:szCs w:val="18"/>
                <w:lang w:eastAsia="en-US"/>
              </w:rPr>
            </w:pPr>
            <w:ins w:id="841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41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418" w:author="Boisvert, Eric" w:date="2016-03-29T09:19:00Z"/>
                <w:rFonts w:cs="Arial"/>
                <w:szCs w:val="18"/>
                <w:lang w:eastAsia="en-US"/>
              </w:rPr>
            </w:pPr>
            <w:ins w:id="841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0" w:author="Boisvert, Eric" w:date="2016-03-29T09:19:00Z"/>
                <w:rFonts w:cs="Arial"/>
                <w:b/>
                <w:color w:val="0000FF"/>
                <w:szCs w:val="18"/>
                <w:lang w:eastAsia="en-US"/>
              </w:rPr>
            </w:pPr>
            <w:ins w:id="8421"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42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423" w:author="Boisvert, Eric" w:date="2016-03-29T09:19:00Z"/>
                <w:rFonts w:cs="Arial"/>
                <w:b/>
                <w:szCs w:val="18"/>
              </w:rPr>
            </w:pPr>
            <w:ins w:id="842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5" w:author="Boisvert, Eric" w:date="2016-03-29T09:19:00Z"/>
                <w:rFonts w:cs="Arial"/>
                <w:szCs w:val="18"/>
                <w:lang w:val="en-US"/>
              </w:rPr>
            </w:pPr>
            <w:ins w:id="8426" w:author="Boisvert, Eric" w:date="2016-03-29T09:19:00Z">
              <w:r w:rsidRPr="00D9100C">
                <w:rPr>
                  <w:rFonts w:cs="Arial"/>
                  <w:szCs w:val="18"/>
                  <w:lang w:val="en-US"/>
                </w:rPr>
                <w:t>/conf/gsml4xsd/core</w:t>
              </w:r>
            </w:ins>
          </w:p>
        </w:tc>
      </w:tr>
      <w:tr w:rsidR="00480BB6" w:rsidRPr="00DE63EA" w14:paraId="7C0930F8" w14:textId="77777777" w:rsidTr="0024128E">
        <w:trPr>
          <w:ins w:id="842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428" w:author="Boisvert, Eric" w:date="2016-03-29T09:19:00Z"/>
                <w:rFonts w:cs="Arial"/>
                <w:b/>
                <w:szCs w:val="18"/>
              </w:rPr>
            </w:pPr>
            <w:ins w:id="842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0" w:author="Boisvert, Eric" w:date="2016-03-29T09:19:00Z"/>
                <w:rFonts w:cs="Arial"/>
                <w:szCs w:val="18"/>
                <w:lang w:val="en-US"/>
              </w:rPr>
            </w:pPr>
            <w:ins w:id="843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4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433" w:author="Boisvert, Eric" w:date="2016-03-29T09:19:00Z"/>
                <w:rFonts w:cs="Arial"/>
                <w:b/>
                <w:szCs w:val="18"/>
              </w:rPr>
            </w:pPr>
            <w:ins w:id="84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5" w:author="Boisvert, Eric" w:date="2016-03-29T09:19:00Z"/>
                <w:rFonts w:cs="Arial"/>
                <w:szCs w:val="18"/>
                <w:lang w:val="en-US"/>
              </w:rPr>
            </w:pPr>
            <w:ins w:id="8436"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4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4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9" w:author="Boisvert, Eric" w:date="2016-03-29T09:19:00Z"/>
                <w:rFonts w:ascii="Arial" w:eastAsia="MS Mincho" w:hAnsi="Arial" w:cs="Arial"/>
                <w:sz w:val="18"/>
                <w:szCs w:val="18"/>
              </w:rPr>
            </w:pPr>
            <w:ins w:id="84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1" w:author="Boisvert, Eric" w:date="2016-03-29T09:19:00Z"/>
                <w:rFonts w:ascii="Arial" w:eastAsia="MS Mincho" w:hAnsi="Arial" w:cs="Arial"/>
                <w:b/>
                <w:color w:val="0000FF"/>
                <w:sz w:val="18"/>
                <w:szCs w:val="18"/>
              </w:rPr>
            </w:pPr>
            <w:ins w:id="844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4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4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5" w:author="Boisvert, Eric" w:date="2016-03-29T09:19:00Z"/>
                <w:rFonts w:ascii="Arial" w:eastAsia="MS Mincho" w:hAnsi="Arial" w:cs="Arial"/>
                <w:sz w:val="18"/>
                <w:szCs w:val="18"/>
              </w:rPr>
            </w:pPr>
            <w:ins w:id="84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47" w:author="Boisvert, Eric" w:date="2016-03-29T09:19:00Z"/>
                <w:rFonts w:cs="Arial"/>
                <w:b/>
                <w:color w:val="FF0000"/>
                <w:szCs w:val="18"/>
                <w:lang w:eastAsia="en-US"/>
              </w:rPr>
            </w:pPr>
            <w:ins w:id="8448"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4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4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1" w:author="Boisvert, Eric" w:date="2016-03-29T09:19:00Z"/>
                <w:rFonts w:ascii="Arial" w:eastAsia="MS Mincho" w:hAnsi="Arial" w:cs="Arial"/>
                <w:sz w:val="18"/>
                <w:szCs w:val="18"/>
              </w:rPr>
            </w:pPr>
            <w:ins w:id="84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53" w:author="Boisvert, Eric" w:date="2016-03-29T09:19:00Z"/>
                <w:rFonts w:ascii="Arial" w:eastAsia="MS Mincho" w:hAnsi="Arial" w:cs="Arial"/>
                <w:sz w:val="18"/>
                <w:szCs w:val="18"/>
              </w:rPr>
            </w:pPr>
            <w:ins w:id="845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4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4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7" w:author="Boisvert, Eric" w:date="2016-03-29T09:19:00Z"/>
                <w:rFonts w:ascii="Arial" w:eastAsia="MS Mincho" w:hAnsi="Arial" w:cs="Arial"/>
                <w:sz w:val="18"/>
                <w:szCs w:val="18"/>
              </w:rPr>
            </w:pPr>
            <w:ins w:id="84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9" w:author="Boisvert, Eric" w:date="2016-03-29T09:19:00Z"/>
                <w:rFonts w:cs="Arial"/>
                <w:szCs w:val="18"/>
                <w:lang w:eastAsia="en-US"/>
              </w:rPr>
            </w:pPr>
          </w:p>
        </w:tc>
      </w:tr>
      <w:tr w:rsidR="00480BB6" w:rsidRPr="00DE63EA" w14:paraId="430295DE" w14:textId="77777777" w:rsidTr="0024128E">
        <w:trPr>
          <w:ins w:id="84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461" w:author="Boisvert, Eric" w:date="2016-03-29T09:19:00Z"/>
                <w:rFonts w:cs="Arial"/>
                <w:b/>
                <w:szCs w:val="18"/>
              </w:rPr>
            </w:pPr>
            <w:ins w:id="84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3" w:author="Boisvert, Eric" w:date="2016-03-29T09:19:00Z"/>
                <w:rFonts w:cs="Arial"/>
                <w:szCs w:val="18"/>
                <w:lang w:val="en-US"/>
              </w:rPr>
            </w:pPr>
            <w:ins w:id="8464"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4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4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7" w:author="Boisvert, Eric" w:date="2016-03-29T09:19:00Z"/>
                <w:rFonts w:ascii="Arial" w:eastAsia="MS Mincho" w:hAnsi="Arial" w:cs="Arial"/>
                <w:sz w:val="18"/>
                <w:szCs w:val="18"/>
              </w:rPr>
            </w:pPr>
            <w:ins w:id="84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9" w:author="Boisvert, Eric" w:date="2016-03-29T09:19:00Z"/>
                <w:rFonts w:ascii="Arial" w:eastAsia="MS Mincho" w:hAnsi="Arial" w:cs="Arial"/>
                <w:b/>
                <w:color w:val="0000FF"/>
                <w:sz w:val="18"/>
                <w:szCs w:val="18"/>
              </w:rPr>
            </w:pPr>
            <w:ins w:id="847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4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4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3" w:author="Boisvert, Eric" w:date="2016-03-29T09:19:00Z"/>
                <w:rFonts w:ascii="Arial" w:eastAsia="MS Mincho" w:hAnsi="Arial" w:cs="Arial"/>
                <w:sz w:val="18"/>
                <w:szCs w:val="18"/>
              </w:rPr>
            </w:pPr>
            <w:ins w:id="84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5" w:author="Boisvert, Eric" w:date="2016-03-29T09:19:00Z"/>
                <w:rFonts w:cs="Arial"/>
                <w:b/>
                <w:color w:val="FF0000"/>
                <w:szCs w:val="18"/>
                <w:lang w:eastAsia="en-US"/>
              </w:rPr>
            </w:pPr>
            <w:ins w:id="8476"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9" w:author="Boisvert, Eric" w:date="2016-03-29T09:19:00Z"/>
                <w:rFonts w:ascii="Arial" w:eastAsia="MS Mincho" w:hAnsi="Arial" w:cs="Arial"/>
                <w:sz w:val="18"/>
                <w:szCs w:val="18"/>
              </w:rPr>
            </w:pPr>
            <w:ins w:id="84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81" w:author="Boisvert, Eric" w:date="2016-03-29T09:19:00Z"/>
                <w:rFonts w:ascii="Arial" w:eastAsia="MS Mincho" w:hAnsi="Arial" w:cs="Arial"/>
                <w:sz w:val="18"/>
                <w:szCs w:val="18"/>
              </w:rPr>
            </w:pPr>
            <w:ins w:id="848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5" w:author="Boisvert, Eric" w:date="2016-03-29T09:19:00Z"/>
                <w:rFonts w:ascii="Arial" w:eastAsia="MS Mincho" w:hAnsi="Arial" w:cs="Arial"/>
                <w:sz w:val="18"/>
                <w:szCs w:val="18"/>
              </w:rPr>
            </w:pPr>
            <w:ins w:id="84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7" w:author="Boisvert, Eric" w:date="2016-03-29T09:19:00Z"/>
                <w:rFonts w:cs="Arial"/>
                <w:szCs w:val="18"/>
                <w:lang w:eastAsia="en-US"/>
              </w:rPr>
            </w:pPr>
          </w:p>
        </w:tc>
      </w:tr>
    </w:tbl>
    <w:p w14:paraId="09719AB4" w14:textId="77777777" w:rsidR="00480BB6" w:rsidRPr="002E3AD0" w:rsidRDefault="00480BB6" w:rsidP="00480BB6">
      <w:pPr>
        <w:rPr>
          <w:ins w:id="8488" w:author="Boisvert, Eric" w:date="2016-03-29T09:19:00Z"/>
        </w:rPr>
      </w:pPr>
    </w:p>
    <w:p w14:paraId="6648987F" w14:textId="77777777" w:rsidR="00480BB6" w:rsidRPr="002E3AD0" w:rsidRDefault="00480BB6" w:rsidP="00480BB6">
      <w:pPr>
        <w:rPr>
          <w:ins w:id="8489" w:author="Boisvert, Eric" w:date="2016-03-29T09:19:00Z"/>
        </w:rPr>
      </w:pPr>
    </w:p>
    <w:p w14:paraId="0A0F2751" w14:textId="77777777" w:rsidR="00480BB6" w:rsidRDefault="00480BB6" w:rsidP="00480BB6">
      <w:pPr>
        <w:spacing w:after="200" w:line="276" w:lineRule="auto"/>
        <w:rPr>
          <w:ins w:id="8490" w:author="Boisvert, Eric" w:date="2016-03-29T09:19:00Z"/>
        </w:rPr>
      </w:pPr>
      <w:ins w:id="8491" w:author="Boisvert, Eric" w:date="2016-03-29T09:19:00Z">
        <w:r>
          <w:br w:type="page"/>
        </w:r>
      </w:ins>
    </w:p>
    <w:p w14:paraId="0264067A" w14:textId="77777777" w:rsidR="00480BB6" w:rsidRPr="002E3AD0" w:rsidRDefault="00480BB6" w:rsidP="00480BB6">
      <w:pPr>
        <w:rPr>
          <w:ins w:id="8492" w:author="Boisvert, Eric" w:date="2016-03-29T09:19:00Z"/>
        </w:rPr>
      </w:pPr>
    </w:p>
    <w:p w14:paraId="525924B3" w14:textId="77777777" w:rsidR="00480BB6" w:rsidRPr="00480BB6" w:rsidRDefault="00480BB6" w:rsidP="00480BB6">
      <w:pPr>
        <w:pStyle w:val="Titre3"/>
        <w:numPr>
          <w:ilvl w:val="0"/>
          <w:numId w:val="0"/>
        </w:numPr>
        <w:ind w:left="720" w:hanging="720"/>
        <w:rPr>
          <w:ins w:id="8493" w:author="Boisvert, Eric" w:date="2016-03-29T09:19:00Z"/>
          <w:lang w:val="en-CA"/>
          <w:rPrChange w:id="8494" w:author="Boisvert, Eric" w:date="2016-03-29T09:20:00Z">
            <w:rPr>
              <w:ins w:id="8495" w:author="Boisvert, Eric" w:date="2016-03-29T09:19:00Z"/>
              <w:lang w:val="fr-CA"/>
            </w:rPr>
          </w:rPrChange>
        </w:rPr>
      </w:pPr>
      <w:ins w:id="8496" w:author="Boisvert, Eric" w:date="2016-03-29T09:19:00Z">
        <w:r w:rsidRPr="00480BB6">
          <w:rPr>
            <w:lang w:val="en-CA"/>
            <w:rPrChange w:id="8497"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4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499" w:author="Boisvert, Eric" w:date="2016-03-29T09:19:00Z"/>
                <w:rFonts w:cs="Arial"/>
                <w:szCs w:val="18"/>
                <w:lang w:eastAsia="en-US"/>
              </w:rPr>
            </w:pPr>
            <w:ins w:id="850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501" w:author="Boisvert, Eric" w:date="2016-03-29T09:19:00Z"/>
                <w:rFonts w:cs="Arial"/>
                <w:b/>
                <w:color w:val="0000FF"/>
                <w:szCs w:val="18"/>
                <w:lang w:eastAsia="en-US"/>
              </w:rPr>
            </w:pPr>
            <w:ins w:id="850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50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504" w:author="Boisvert, Eric" w:date="2016-03-29T09:19:00Z"/>
                <w:rFonts w:cs="Arial"/>
                <w:szCs w:val="18"/>
                <w:lang w:eastAsia="en-US"/>
              </w:rPr>
            </w:pPr>
            <w:ins w:id="850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6" w:author="Boisvert, Eric" w:date="2016-03-29T09:19:00Z"/>
                <w:rFonts w:cs="Arial"/>
                <w:b/>
                <w:color w:val="0000FF"/>
                <w:szCs w:val="18"/>
                <w:lang w:eastAsia="en-US"/>
              </w:rPr>
            </w:pPr>
            <w:ins w:id="8507"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50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509" w:author="Boisvert, Eric" w:date="2016-03-29T09:19:00Z"/>
                <w:rFonts w:cs="Arial"/>
                <w:b/>
                <w:szCs w:val="18"/>
              </w:rPr>
            </w:pPr>
            <w:ins w:id="851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1" w:author="Boisvert, Eric" w:date="2016-03-29T09:19:00Z"/>
                <w:rFonts w:cs="Arial"/>
                <w:szCs w:val="18"/>
                <w:lang w:val="en-US"/>
              </w:rPr>
            </w:pPr>
            <w:ins w:id="8512" w:author="Boisvert, Eric" w:date="2016-03-29T09:19:00Z">
              <w:r w:rsidRPr="00D9100C">
                <w:rPr>
                  <w:rFonts w:cs="Arial"/>
                  <w:szCs w:val="18"/>
                  <w:lang w:val="en-US"/>
                </w:rPr>
                <w:t>/conf/gsml4xsd/core</w:t>
              </w:r>
            </w:ins>
          </w:p>
        </w:tc>
      </w:tr>
      <w:tr w:rsidR="00480BB6" w:rsidRPr="00DE63EA" w14:paraId="6946A695" w14:textId="77777777" w:rsidTr="0024128E">
        <w:trPr>
          <w:ins w:id="851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514" w:author="Boisvert, Eric" w:date="2016-03-29T09:19:00Z"/>
                <w:rFonts w:cs="Arial"/>
                <w:b/>
                <w:szCs w:val="18"/>
              </w:rPr>
            </w:pPr>
            <w:ins w:id="851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6" w:author="Boisvert, Eric" w:date="2016-03-29T09:19:00Z"/>
                <w:rFonts w:cs="Arial"/>
                <w:szCs w:val="18"/>
                <w:lang w:val="en-US"/>
              </w:rPr>
            </w:pPr>
            <w:ins w:id="851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5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519" w:author="Boisvert, Eric" w:date="2016-03-29T09:19:00Z"/>
                <w:rFonts w:cs="Arial"/>
                <w:b/>
                <w:szCs w:val="18"/>
              </w:rPr>
            </w:pPr>
            <w:ins w:id="85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1" w:author="Boisvert, Eric" w:date="2016-03-29T09:19:00Z"/>
                <w:rFonts w:cs="Arial"/>
                <w:szCs w:val="18"/>
                <w:lang w:val="en-US"/>
              </w:rPr>
            </w:pPr>
            <w:ins w:id="8522"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5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5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5" w:author="Boisvert, Eric" w:date="2016-03-29T09:19:00Z"/>
                <w:rFonts w:ascii="Arial" w:eastAsia="MS Mincho" w:hAnsi="Arial" w:cs="Arial"/>
                <w:sz w:val="18"/>
                <w:szCs w:val="18"/>
              </w:rPr>
            </w:pPr>
            <w:ins w:id="85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7" w:author="Boisvert, Eric" w:date="2016-03-29T09:19:00Z"/>
                <w:rFonts w:ascii="Arial" w:eastAsia="MS Mincho" w:hAnsi="Arial" w:cs="Arial"/>
                <w:b/>
                <w:color w:val="0000FF"/>
                <w:sz w:val="18"/>
                <w:szCs w:val="18"/>
              </w:rPr>
            </w:pPr>
            <w:ins w:id="852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5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5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1" w:author="Boisvert, Eric" w:date="2016-03-29T09:19:00Z"/>
                <w:rFonts w:ascii="Arial" w:eastAsia="MS Mincho" w:hAnsi="Arial" w:cs="Arial"/>
                <w:sz w:val="18"/>
                <w:szCs w:val="18"/>
              </w:rPr>
            </w:pPr>
            <w:ins w:id="85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3" w:author="Boisvert, Eric" w:date="2016-03-29T09:19:00Z"/>
                <w:rFonts w:cs="Arial"/>
                <w:b/>
                <w:color w:val="FF0000"/>
                <w:szCs w:val="18"/>
                <w:lang w:eastAsia="en-US"/>
              </w:rPr>
            </w:pPr>
            <w:ins w:id="8534"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5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5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7" w:author="Boisvert, Eric" w:date="2016-03-29T09:19:00Z"/>
                <w:rFonts w:ascii="Arial" w:eastAsia="MS Mincho" w:hAnsi="Arial" w:cs="Arial"/>
                <w:sz w:val="18"/>
                <w:szCs w:val="18"/>
              </w:rPr>
            </w:pPr>
            <w:ins w:id="85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39" w:author="Boisvert, Eric" w:date="2016-03-29T09:19:00Z"/>
                <w:rFonts w:ascii="Arial" w:eastAsia="MS Mincho" w:hAnsi="Arial" w:cs="Arial"/>
                <w:sz w:val="18"/>
                <w:szCs w:val="18"/>
              </w:rPr>
            </w:pPr>
            <w:ins w:id="854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5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5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3" w:author="Boisvert, Eric" w:date="2016-03-29T09:19:00Z"/>
                <w:rFonts w:ascii="Arial" w:eastAsia="MS Mincho" w:hAnsi="Arial" w:cs="Arial"/>
                <w:sz w:val="18"/>
                <w:szCs w:val="18"/>
              </w:rPr>
            </w:pPr>
            <w:ins w:id="85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5" w:author="Boisvert, Eric" w:date="2016-03-29T09:19:00Z"/>
                <w:rFonts w:cs="Arial"/>
                <w:szCs w:val="18"/>
                <w:lang w:eastAsia="en-US"/>
              </w:rPr>
            </w:pPr>
          </w:p>
        </w:tc>
      </w:tr>
      <w:tr w:rsidR="00480BB6" w:rsidRPr="00DE63EA" w14:paraId="5DAB8285" w14:textId="77777777" w:rsidTr="0024128E">
        <w:trPr>
          <w:ins w:id="85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547" w:author="Boisvert, Eric" w:date="2016-03-29T09:19:00Z"/>
                <w:rFonts w:cs="Arial"/>
                <w:b/>
                <w:szCs w:val="18"/>
              </w:rPr>
            </w:pPr>
            <w:ins w:id="85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9" w:author="Boisvert, Eric" w:date="2016-03-29T09:19:00Z"/>
                <w:rFonts w:cs="Arial"/>
                <w:szCs w:val="18"/>
                <w:lang w:val="en-US"/>
              </w:rPr>
            </w:pPr>
            <w:ins w:id="8550"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5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5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3" w:author="Boisvert, Eric" w:date="2016-03-29T09:19:00Z"/>
                <w:rFonts w:ascii="Arial" w:eastAsia="MS Mincho" w:hAnsi="Arial" w:cs="Arial"/>
                <w:sz w:val="18"/>
                <w:szCs w:val="18"/>
              </w:rPr>
            </w:pPr>
            <w:ins w:id="85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5" w:author="Boisvert, Eric" w:date="2016-03-29T09:19:00Z"/>
                <w:rFonts w:ascii="Arial" w:eastAsia="MS Mincho" w:hAnsi="Arial" w:cs="Arial"/>
                <w:b/>
                <w:color w:val="0000FF"/>
                <w:sz w:val="18"/>
                <w:szCs w:val="18"/>
              </w:rPr>
            </w:pPr>
            <w:ins w:id="855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5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5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9" w:author="Boisvert, Eric" w:date="2016-03-29T09:19:00Z"/>
                <w:rFonts w:ascii="Arial" w:eastAsia="MS Mincho" w:hAnsi="Arial" w:cs="Arial"/>
                <w:sz w:val="18"/>
                <w:szCs w:val="18"/>
              </w:rPr>
            </w:pPr>
            <w:ins w:id="85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1" w:author="Boisvert, Eric" w:date="2016-03-29T09:19:00Z"/>
                <w:rFonts w:cs="Arial"/>
                <w:b/>
                <w:color w:val="FF0000"/>
                <w:szCs w:val="18"/>
                <w:lang w:eastAsia="en-US"/>
              </w:rPr>
            </w:pPr>
            <w:ins w:id="8562"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5" w:author="Boisvert, Eric" w:date="2016-03-29T09:19:00Z"/>
                <w:rFonts w:ascii="Arial" w:eastAsia="MS Mincho" w:hAnsi="Arial" w:cs="Arial"/>
                <w:sz w:val="18"/>
                <w:szCs w:val="18"/>
              </w:rPr>
            </w:pPr>
            <w:ins w:id="85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67" w:author="Boisvert, Eric" w:date="2016-03-29T09:19:00Z"/>
                <w:rFonts w:ascii="Arial" w:eastAsia="MS Mincho" w:hAnsi="Arial" w:cs="Arial"/>
                <w:sz w:val="18"/>
                <w:szCs w:val="18"/>
              </w:rPr>
            </w:pPr>
            <w:ins w:id="856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5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5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1" w:author="Boisvert, Eric" w:date="2016-03-29T09:19:00Z"/>
                <w:rFonts w:ascii="Arial" w:eastAsia="MS Mincho" w:hAnsi="Arial" w:cs="Arial"/>
                <w:sz w:val="18"/>
                <w:szCs w:val="18"/>
              </w:rPr>
            </w:pPr>
            <w:ins w:id="85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3" w:author="Boisvert, Eric" w:date="2016-03-29T09:19:00Z"/>
                <w:rFonts w:cs="Arial"/>
                <w:szCs w:val="18"/>
                <w:lang w:eastAsia="en-US"/>
              </w:rPr>
            </w:pPr>
          </w:p>
        </w:tc>
      </w:tr>
    </w:tbl>
    <w:p w14:paraId="201FD4E7" w14:textId="77777777" w:rsidR="00480BB6" w:rsidRPr="002E3AD0" w:rsidRDefault="00480BB6" w:rsidP="00480BB6">
      <w:pPr>
        <w:rPr>
          <w:ins w:id="8574" w:author="Boisvert, Eric" w:date="2016-03-29T09:19:00Z"/>
        </w:rPr>
      </w:pPr>
    </w:p>
    <w:p w14:paraId="003766C8" w14:textId="77777777" w:rsidR="00480BB6" w:rsidRDefault="00480BB6" w:rsidP="00480BB6">
      <w:pPr>
        <w:spacing w:after="200" w:line="276" w:lineRule="auto"/>
        <w:rPr>
          <w:ins w:id="8575" w:author="Boisvert, Eric" w:date="2016-03-29T09:19:00Z"/>
        </w:rPr>
      </w:pPr>
      <w:ins w:id="8576" w:author="Boisvert, Eric" w:date="2016-03-29T09:19:00Z">
        <w:r>
          <w:br w:type="page"/>
        </w:r>
      </w:ins>
    </w:p>
    <w:p w14:paraId="686EB75C" w14:textId="77777777" w:rsidR="00480BB6" w:rsidRPr="002E3AD0" w:rsidRDefault="00480BB6" w:rsidP="00480BB6">
      <w:pPr>
        <w:rPr>
          <w:ins w:id="8577" w:author="Boisvert, Eric" w:date="2016-03-29T09:19:00Z"/>
        </w:rPr>
      </w:pPr>
    </w:p>
    <w:p w14:paraId="7A7D20CF" w14:textId="77777777" w:rsidR="00480BB6" w:rsidRDefault="00480BB6" w:rsidP="00480BB6">
      <w:pPr>
        <w:pStyle w:val="Titre3"/>
        <w:numPr>
          <w:ilvl w:val="0"/>
          <w:numId w:val="0"/>
        </w:numPr>
        <w:ind w:left="720" w:hanging="720"/>
        <w:rPr>
          <w:ins w:id="8578" w:author="Boisvert, Eric" w:date="2016-03-29T09:19:00Z"/>
          <w:lang w:val="fr-CA"/>
        </w:rPr>
      </w:pPr>
      <w:ins w:id="8579" w:author="Boisvert, Eric" w:date="2016-03-29T09:19:00Z">
        <w:r>
          <w:rPr>
            <w:lang w:val="fr-CA"/>
          </w:rPr>
          <w:t xml:space="preserve">A.2.1 Conformance class: GeoSciML Relative geometric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7346"/>
      </w:tblGrid>
      <w:tr w:rsidR="00480BB6" w:rsidRPr="00DE63EA" w14:paraId="346E3CD0" w14:textId="77777777" w:rsidTr="0024128E">
        <w:trPr>
          <w:ins w:id="85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608C01" w14:textId="77777777" w:rsidR="00480BB6" w:rsidRPr="006474AA" w:rsidRDefault="00480BB6" w:rsidP="0024128E">
            <w:pPr>
              <w:pStyle w:val="Tabletext9"/>
              <w:rPr>
                <w:ins w:id="8581" w:author="Boisvert, Eric" w:date="2016-03-29T09:19:00Z"/>
                <w:rFonts w:cs="Arial"/>
                <w:szCs w:val="18"/>
                <w:lang w:eastAsia="en-US"/>
              </w:rPr>
            </w:pPr>
            <w:ins w:id="8582" w:author="Boisvert, Eric" w:date="2016-03-29T09:19:00Z">
              <w:r w:rsidRPr="00DE63EA">
                <w:rPr>
                  <w:rFonts w:cs="Arial"/>
                  <w:b/>
                  <w:szCs w:val="18"/>
                </w:rPr>
                <w:t>Conformance Class</w:t>
              </w:r>
            </w:ins>
          </w:p>
        </w:tc>
        <w:tc>
          <w:tcPr>
            <w:tcW w:w="7346" w:type="dxa"/>
            <w:tcBorders>
              <w:top w:val="single" w:sz="12" w:space="0" w:color="auto"/>
              <w:left w:val="single" w:sz="4" w:space="0" w:color="auto"/>
              <w:bottom w:val="single" w:sz="4" w:space="0" w:color="auto"/>
              <w:right w:val="single" w:sz="12" w:space="0" w:color="auto"/>
            </w:tcBorders>
            <w:shd w:val="clear" w:color="auto" w:fill="ADADAD"/>
            <w:hideMark/>
          </w:tcPr>
          <w:p w14:paraId="6BE7BDEE" w14:textId="77777777" w:rsidR="00480BB6" w:rsidRPr="006474AA" w:rsidRDefault="00480BB6" w:rsidP="0024128E">
            <w:pPr>
              <w:pStyle w:val="Tabletext9"/>
              <w:rPr>
                <w:ins w:id="8583" w:author="Boisvert, Eric" w:date="2016-03-29T09:19:00Z"/>
                <w:rFonts w:cs="Arial"/>
                <w:b/>
                <w:color w:val="0000FF"/>
                <w:szCs w:val="18"/>
                <w:lang w:eastAsia="en-US"/>
              </w:rPr>
            </w:pPr>
            <w:ins w:id="858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-geom-pos</w:t>
              </w:r>
            </w:ins>
          </w:p>
        </w:tc>
      </w:tr>
      <w:tr w:rsidR="00480BB6" w:rsidRPr="00DE63EA" w14:paraId="0CE42015" w14:textId="77777777" w:rsidTr="0024128E">
        <w:trPr>
          <w:ins w:id="858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41FB9E1" w14:textId="77777777" w:rsidR="00480BB6" w:rsidRPr="006474AA" w:rsidRDefault="00480BB6" w:rsidP="0024128E">
            <w:pPr>
              <w:pStyle w:val="Tabletext9"/>
              <w:rPr>
                <w:ins w:id="8586" w:author="Boisvert, Eric" w:date="2016-03-29T09:19:00Z"/>
                <w:rFonts w:cs="Arial"/>
                <w:szCs w:val="18"/>
                <w:lang w:eastAsia="en-US"/>
              </w:rPr>
            </w:pPr>
            <w:ins w:id="8587" w:author="Boisvert, Eric" w:date="2016-03-29T09:19:00Z">
              <w:r w:rsidRPr="00DE63EA">
                <w:rPr>
                  <w:rFonts w:cs="Arial"/>
                  <w:b/>
                  <w:szCs w:val="18"/>
                </w:rPr>
                <w:t>Requirements</w:t>
              </w:r>
            </w:ins>
          </w:p>
        </w:tc>
        <w:tc>
          <w:tcPr>
            <w:tcW w:w="7346" w:type="dxa"/>
            <w:tcBorders>
              <w:top w:val="single" w:sz="12" w:space="0" w:color="auto"/>
              <w:left w:val="single" w:sz="4" w:space="0" w:color="auto"/>
              <w:bottom w:val="single" w:sz="4" w:space="0" w:color="auto"/>
              <w:right w:val="single" w:sz="12" w:space="0" w:color="auto"/>
            </w:tcBorders>
            <w:hideMark/>
          </w:tcPr>
          <w:p w14:paraId="502A96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8" w:author="Boisvert, Eric" w:date="2016-03-29T09:19:00Z"/>
                <w:rFonts w:cs="Arial"/>
                <w:b/>
                <w:color w:val="0000FF"/>
                <w:szCs w:val="18"/>
                <w:lang w:eastAsia="en-US"/>
              </w:rPr>
            </w:pPr>
            <w:ins w:id="8589" w:author="Boisvert, Eric" w:date="2016-03-29T09:19:00Z">
              <w:r>
                <w:rPr>
                  <w:rFonts w:cs="Arial"/>
                  <w:szCs w:val="18"/>
                  <w:lang w:val="en-US"/>
                </w:rPr>
                <w:t>/req/gsml4xsd-</w:t>
              </w:r>
              <w:r>
                <w:rPr>
                  <w:rFonts w:cs="Arial"/>
                  <w:szCs w:val="18"/>
                  <w:lang w:val="fr-CA"/>
                </w:rPr>
                <w:t>geom-pos</w:t>
              </w:r>
            </w:ins>
          </w:p>
        </w:tc>
      </w:tr>
      <w:tr w:rsidR="00480BB6" w:rsidRPr="00DE63EA" w14:paraId="3A2C64BD" w14:textId="77777777" w:rsidTr="0024128E">
        <w:trPr>
          <w:ins w:id="859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6AF6AF2" w14:textId="77777777" w:rsidR="00480BB6" w:rsidRDefault="00480BB6" w:rsidP="0024128E">
            <w:pPr>
              <w:pStyle w:val="Tabletext9"/>
              <w:rPr>
                <w:ins w:id="8591" w:author="Boisvert, Eric" w:date="2016-03-29T09:19:00Z"/>
                <w:rFonts w:cs="Arial"/>
                <w:b/>
                <w:szCs w:val="18"/>
              </w:rPr>
            </w:pPr>
            <w:ins w:id="8592"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32A68AED"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3" w:author="Boisvert, Eric" w:date="2016-03-29T09:19:00Z"/>
                <w:rFonts w:cs="Arial"/>
                <w:szCs w:val="18"/>
                <w:lang w:val="en-US"/>
              </w:rPr>
            </w:pPr>
            <w:ins w:id="8594" w:author="Boisvert, Eric" w:date="2016-03-29T09:19:00Z">
              <w:r>
                <w:rPr>
                  <w:rFonts w:cs="Arial"/>
                  <w:szCs w:val="18"/>
                  <w:lang w:val="en-US"/>
                </w:rPr>
                <w:t>/conf/gsml4xsd-borehole</w:t>
              </w:r>
            </w:ins>
          </w:p>
        </w:tc>
      </w:tr>
      <w:tr w:rsidR="00480BB6" w:rsidRPr="00DE63EA" w14:paraId="429981AF" w14:textId="77777777" w:rsidTr="0024128E">
        <w:trPr>
          <w:ins w:id="859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217ACE" w14:textId="77777777" w:rsidR="00480BB6" w:rsidRDefault="00480BB6" w:rsidP="0024128E">
            <w:pPr>
              <w:pStyle w:val="Tabletext9"/>
              <w:rPr>
                <w:ins w:id="8596" w:author="Boisvert, Eric" w:date="2016-03-29T09:19:00Z"/>
                <w:rFonts w:cs="Arial"/>
                <w:b/>
                <w:szCs w:val="18"/>
              </w:rPr>
            </w:pPr>
            <w:ins w:id="8597"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23710A01"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8" w:author="Boisvert, Eric" w:date="2016-03-29T09:19:00Z"/>
                <w:rFonts w:cs="Arial"/>
                <w:szCs w:val="18"/>
                <w:lang w:val="en-US"/>
              </w:rPr>
            </w:pPr>
            <w:ins w:id="8599"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bl>
    <w:p w14:paraId="1610EEB1" w14:textId="77777777" w:rsidR="00480BB6" w:rsidRPr="002E3AD0" w:rsidRDefault="00480BB6" w:rsidP="00480BB6">
      <w:pPr>
        <w:rPr>
          <w:ins w:id="8600" w:author="Boisvert, Eric" w:date="2016-03-29T09:19:00Z"/>
        </w:rPr>
      </w:pPr>
    </w:p>
    <w:p w14:paraId="22A1C728" w14:textId="77777777" w:rsidR="00480BB6" w:rsidRPr="002E3AD0" w:rsidRDefault="00480BB6" w:rsidP="00480BB6">
      <w:pPr>
        <w:rPr>
          <w:ins w:id="8601" w:author="Boisvert, Eric" w:date="2016-03-29T09:19:00Z"/>
        </w:rPr>
      </w:pPr>
    </w:p>
    <w:p w14:paraId="33620E9E" w14:textId="77777777" w:rsidR="00480BB6" w:rsidRPr="002E3AD0" w:rsidRDefault="00480BB6" w:rsidP="00480BB6">
      <w:pPr>
        <w:rPr>
          <w:ins w:id="8602" w:author="Boisvert, Eric" w:date="2016-03-29T09:19:00Z"/>
        </w:rPr>
      </w:pPr>
    </w:p>
    <w:p w14:paraId="53D78902" w14:textId="77777777" w:rsidR="00480BB6" w:rsidRDefault="00480BB6" w:rsidP="00480BB6">
      <w:pPr>
        <w:spacing w:after="200" w:line="276" w:lineRule="auto"/>
        <w:rPr>
          <w:ins w:id="8603" w:author="Boisvert, Eric" w:date="2016-03-29T09:19:00Z"/>
        </w:rPr>
      </w:pPr>
      <w:ins w:id="8604" w:author="Boisvert, Eric" w:date="2016-03-29T09:19:00Z">
        <w:r>
          <w:br w:type="page"/>
        </w:r>
      </w:ins>
    </w:p>
    <w:p w14:paraId="0EAFE1C1" w14:textId="77777777" w:rsidR="00480BB6" w:rsidRPr="002E3AD0" w:rsidRDefault="00480BB6" w:rsidP="00480BB6">
      <w:pPr>
        <w:rPr>
          <w:ins w:id="8605" w:author="Boisvert, Eric" w:date="2016-03-29T09:19:00Z"/>
        </w:rPr>
      </w:pPr>
    </w:p>
    <w:p w14:paraId="0C745C4B" w14:textId="77777777" w:rsidR="00480BB6" w:rsidRDefault="00480BB6" w:rsidP="00480BB6">
      <w:pPr>
        <w:pStyle w:val="Titre3"/>
        <w:numPr>
          <w:ilvl w:val="0"/>
          <w:numId w:val="0"/>
        </w:numPr>
        <w:ind w:left="720" w:hanging="720"/>
        <w:rPr>
          <w:ins w:id="8606" w:author="Boisvert, Eric" w:date="2016-03-29T09:19:00Z"/>
          <w:lang w:val="fr-CA"/>
        </w:rPr>
      </w:pPr>
      <w:ins w:id="8607" w:author="Boisvert, Eric" w:date="2016-03-29T09:19:00Z">
        <w:r>
          <w:rPr>
            <w:lang w:val="fr-CA"/>
          </w:rPr>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40CC1BD" w14:textId="77777777" w:rsidTr="0024128E">
        <w:trPr>
          <w:ins w:id="86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7055F0B" w14:textId="77777777" w:rsidR="00480BB6" w:rsidRPr="006474AA" w:rsidRDefault="00480BB6" w:rsidP="0024128E">
            <w:pPr>
              <w:pStyle w:val="Tabletext9"/>
              <w:rPr>
                <w:ins w:id="8609" w:author="Boisvert, Eric" w:date="2016-03-29T09:19:00Z"/>
                <w:rFonts w:cs="Arial"/>
                <w:szCs w:val="18"/>
                <w:lang w:eastAsia="en-US"/>
              </w:rPr>
            </w:pPr>
            <w:ins w:id="861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41C12DE" w14:textId="77777777" w:rsidR="00480BB6" w:rsidRPr="006474AA" w:rsidRDefault="00480BB6" w:rsidP="0024128E">
            <w:pPr>
              <w:pStyle w:val="Tabletext9"/>
              <w:rPr>
                <w:ins w:id="8611" w:author="Boisvert, Eric" w:date="2016-03-29T09:19:00Z"/>
                <w:rFonts w:cs="Arial"/>
                <w:b/>
                <w:color w:val="0000FF"/>
                <w:szCs w:val="18"/>
                <w:lang w:eastAsia="en-US"/>
              </w:rPr>
            </w:pPr>
            <w:ins w:id="861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-param-pos</w:t>
              </w:r>
            </w:ins>
          </w:p>
        </w:tc>
      </w:tr>
      <w:tr w:rsidR="00480BB6" w:rsidRPr="00DE63EA" w14:paraId="708AC25F" w14:textId="77777777" w:rsidTr="0024128E">
        <w:trPr>
          <w:ins w:id="861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8714981" w14:textId="77777777" w:rsidR="00480BB6" w:rsidRPr="006474AA" w:rsidRDefault="00480BB6" w:rsidP="0024128E">
            <w:pPr>
              <w:pStyle w:val="Tabletext9"/>
              <w:rPr>
                <w:ins w:id="8614" w:author="Boisvert, Eric" w:date="2016-03-29T09:19:00Z"/>
                <w:rFonts w:cs="Arial"/>
                <w:szCs w:val="18"/>
                <w:lang w:eastAsia="en-US"/>
              </w:rPr>
            </w:pPr>
            <w:ins w:id="861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D1D852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6" w:author="Boisvert, Eric" w:date="2016-03-29T09:19:00Z"/>
                <w:rFonts w:cs="Arial"/>
                <w:b/>
                <w:color w:val="0000FF"/>
                <w:szCs w:val="18"/>
                <w:lang w:eastAsia="en-US"/>
              </w:rPr>
            </w:pPr>
            <w:ins w:id="8617" w:author="Boisvert, Eric" w:date="2016-03-29T09:19:00Z">
              <w:r>
                <w:rPr>
                  <w:rFonts w:cs="Arial"/>
                  <w:szCs w:val="18"/>
                  <w:lang w:val="en-US"/>
                </w:rPr>
                <w:t>/req/gsml4xsd-</w:t>
              </w:r>
              <w:r>
                <w:rPr>
                  <w:rFonts w:cs="Arial"/>
                  <w:szCs w:val="18"/>
                  <w:lang w:val="fr-CA"/>
                </w:rPr>
                <w:t>param-pos</w:t>
              </w:r>
            </w:ins>
          </w:p>
        </w:tc>
      </w:tr>
      <w:tr w:rsidR="00480BB6" w:rsidRPr="00DE63EA" w14:paraId="43804A44" w14:textId="77777777" w:rsidTr="0024128E">
        <w:trPr>
          <w:ins w:id="861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64FAB2E" w14:textId="77777777" w:rsidR="00480BB6" w:rsidRDefault="00480BB6" w:rsidP="0024128E">
            <w:pPr>
              <w:pStyle w:val="Tabletext9"/>
              <w:rPr>
                <w:ins w:id="8619" w:author="Boisvert, Eric" w:date="2016-03-29T09:19:00Z"/>
                <w:rFonts w:cs="Arial"/>
                <w:b/>
                <w:szCs w:val="18"/>
              </w:rPr>
            </w:pPr>
            <w:ins w:id="862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966B026"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1" w:author="Boisvert, Eric" w:date="2016-03-29T09:19:00Z"/>
                <w:rFonts w:cs="Arial"/>
                <w:szCs w:val="18"/>
                <w:lang w:val="en-US"/>
              </w:rPr>
            </w:pPr>
            <w:ins w:id="8622" w:author="Boisvert, Eric" w:date="2016-03-29T09:19:00Z">
              <w:r>
                <w:rPr>
                  <w:rFonts w:cs="Arial"/>
                  <w:szCs w:val="18"/>
                  <w:lang w:val="en-US"/>
                </w:rPr>
                <w:t>/conf/gsml4xsd-borehole</w:t>
              </w:r>
            </w:ins>
          </w:p>
        </w:tc>
      </w:tr>
      <w:tr w:rsidR="00480BB6" w:rsidRPr="00DE63EA" w14:paraId="2FD51833" w14:textId="77777777" w:rsidTr="0024128E">
        <w:trPr>
          <w:ins w:id="862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ADEFD7" w14:textId="77777777" w:rsidR="00480BB6" w:rsidRDefault="00480BB6" w:rsidP="0024128E">
            <w:pPr>
              <w:pStyle w:val="Tabletext9"/>
              <w:rPr>
                <w:ins w:id="8624" w:author="Boisvert, Eric" w:date="2016-03-29T09:19:00Z"/>
                <w:rFonts w:cs="Arial"/>
                <w:b/>
                <w:szCs w:val="18"/>
              </w:rPr>
            </w:pPr>
            <w:ins w:id="862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AD6DC7A"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6" w:author="Boisvert, Eric" w:date="2016-03-29T09:19:00Z"/>
                <w:rFonts w:cs="Arial"/>
                <w:szCs w:val="18"/>
                <w:lang w:val="en-US"/>
              </w:rPr>
            </w:pPr>
            <w:ins w:id="862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0A238593" w14:textId="77777777" w:rsidTr="0024128E">
        <w:trPr>
          <w:ins w:id="86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0E3B3D" w14:textId="77777777" w:rsidR="00480BB6" w:rsidRPr="006474AA" w:rsidRDefault="00480BB6" w:rsidP="0024128E">
            <w:pPr>
              <w:pStyle w:val="Tabletext9"/>
              <w:rPr>
                <w:ins w:id="8629" w:author="Boisvert, Eric" w:date="2016-03-29T09:19:00Z"/>
                <w:rFonts w:cs="Arial"/>
                <w:b/>
                <w:szCs w:val="18"/>
              </w:rPr>
            </w:pPr>
            <w:ins w:id="86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035D6A"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1" w:author="Boisvert, Eric" w:date="2016-03-29T09:19:00Z"/>
                <w:rFonts w:cs="Arial"/>
                <w:szCs w:val="18"/>
                <w:lang w:val="en-US"/>
              </w:rPr>
            </w:pPr>
            <w:ins w:id="8632" w:author="Boisvert, Eric" w:date="2016-03-29T09:19:00Z">
              <w:r w:rsidRPr="00D80351">
                <w:rPr>
                  <w:rFonts w:cs="Arial"/>
                  <w:szCs w:val="18"/>
                  <w:lang w:val="en-US"/>
                </w:rPr>
                <w:t>/conf/gsml4xsd</w:t>
              </w:r>
              <w:r>
                <w:rPr>
                  <w:rFonts w:cs="Arial"/>
                  <w:szCs w:val="18"/>
                  <w:lang w:val="en-US"/>
                </w:rPr>
                <w:t>-</w:t>
              </w:r>
              <w:r>
                <w:rPr>
                  <w:rFonts w:cs="Arial"/>
                  <w:szCs w:val="18"/>
                  <w:lang w:val="fr-CA"/>
                </w:rPr>
                <w:t>param-pos</w:t>
              </w:r>
              <w:r>
                <w:rPr>
                  <w:rFonts w:cs="Arial"/>
                  <w:szCs w:val="18"/>
                  <w:lang w:val="en-US"/>
                </w:rPr>
                <w:t>/interval-param</w:t>
              </w:r>
            </w:ins>
          </w:p>
        </w:tc>
      </w:tr>
      <w:tr w:rsidR="00480BB6" w:rsidRPr="00DE63EA" w14:paraId="757D8176" w14:textId="77777777" w:rsidTr="0024128E">
        <w:trPr>
          <w:trHeight w:val="280"/>
          <w:ins w:id="86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C8189F" w14:textId="77777777" w:rsidR="00480BB6" w:rsidRPr="006474AA" w:rsidRDefault="00480BB6" w:rsidP="0024128E">
            <w:pPr>
              <w:spacing w:after="0"/>
              <w:rPr>
                <w:ins w:id="86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6532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5" w:author="Boisvert, Eric" w:date="2016-03-29T09:19:00Z"/>
                <w:rFonts w:ascii="Arial" w:eastAsia="MS Mincho" w:hAnsi="Arial" w:cs="Arial"/>
                <w:sz w:val="18"/>
                <w:szCs w:val="18"/>
              </w:rPr>
            </w:pPr>
            <w:ins w:id="86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4C4E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7" w:author="Boisvert, Eric" w:date="2016-03-29T09:19:00Z"/>
                <w:rFonts w:ascii="Arial" w:eastAsia="MS Mincho" w:hAnsi="Arial" w:cs="Arial"/>
                <w:b/>
                <w:color w:val="0000FF"/>
                <w:sz w:val="18"/>
                <w:szCs w:val="18"/>
              </w:rPr>
            </w:pPr>
            <w:ins w:id="863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-param-pos/interval-param</w:t>
              </w:r>
            </w:ins>
          </w:p>
        </w:tc>
      </w:tr>
      <w:tr w:rsidR="00480BB6" w:rsidRPr="00DE63EA" w14:paraId="2135B48E" w14:textId="77777777" w:rsidTr="0024128E">
        <w:trPr>
          <w:trHeight w:val="645"/>
          <w:ins w:id="86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DC8D1E" w14:textId="77777777" w:rsidR="00480BB6" w:rsidRPr="006474AA" w:rsidRDefault="00480BB6" w:rsidP="0024128E">
            <w:pPr>
              <w:spacing w:after="0"/>
              <w:rPr>
                <w:ins w:id="86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1E9E7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1" w:author="Boisvert, Eric" w:date="2016-03-29T09:19:00Z"/>
                <w:rFonts w:ascii="Arial" w:eastAsia="MS Mincho" w:hAnsi="Arial" w:cs="Arial"/>
                <w:sz w:val="18"/>
                <w:szCs w:val="18"/>
              </w:rPr>
            </w:pPr>
            <w:ins w:id="86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B27B6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3" w:author="Boisvert, Eric" w:date="2016-03-29T09:19:00Z"/>
                <w:rFonts w:cs="Arial"/>
                <w:b/>
                <w:color w:val="FF0000"/>
                <w:szCs w:val="18"/>
                <w:lang w:eastAsia="en-US"/>
              </w:rPr>
            </w:pPr>
          </w:p>
        </w:tc>
      </w:tr>
      <w:tr w:rsidR="00480BB6" w:rsidRPr="00DE63EA" w14:paraId="7697B0DD" w14:textId="77777777" w:rsidTr="0024128E">
        <w:trPr>
          <w:trHeight w:val="645"/>
          <w:ins w:id="8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45C68A8" w14:textId="77777777" w:rsidR="00480BB6" w:rsidRPr="006474AA" w:rsidRDefault="00480BB6" w:rsidP="0024128E">
            <w:pPr>
              <w:spacing w:after="0"/>
              <w:rPr>
                <w:ins w:id="8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27A9E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6" w:author="Boisvert, Eric" w:date="2016-03-29T09:19:00Z"/>
                <w:rFonts w:ascii="Arial" w:eastAsia="MS Mincho" w:hAnsi="Arial" w:cs="Arial"/>
                <w:sz w:val="18"/>
                <w:szCs w:val="18"/>
              </w:rPr>
            </w:pPr>
            <w:ins w:id="864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4AEF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48" w:author="Boisvert, Eric" w:date="2016-03-29T09:19:00Z"/>
                <w:rFonts w:ascii="Arial" w:eastAsia="MS Mincho" w:hAnsi="Arial" w:cs="Arial"/>
                <w:sz w:val="18"/>
                <w:szCs w:val="18"/>
              </w:rPr>
            </w:pPr>
          </w:p>
        </w:tc>
      </w:tr>
      <w:tr w:rsidR="00480BB6" w:rsidRPr="00DE63EA" w14:paraId="64F6C9C4" w14:textId="77777777" w:rsidTr="0024128E">
        <w:trPr>
          <w:trHeight w:val="462"/>
          <w:ins w:id="8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6909FE" w14:textId="77777777" w:rsidR="00480BB6" w:rsidRPr="006474AA" w:rsidRDefault="00480BB6" w:rsidP="0024128E">
            <w:pPr>
              <w:spacing w:after="0"/>
              <w:rPr>
                <w:ins w:id="8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B12A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1" w:author="Boisvert, Eric" w:date="2016-03-29T09:19:00Z"/>
                <w:rFonts w:ascii="Arial" w:eastAsia="MS Mincho" w:hAnsi="Arial" w:cs="Arial"/>
                <w:sz w:val="18"/>
                <w:szCs w:val="18"/>
              </w:rPr>
            </w:pPr>
            <w:ins w:id="86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3C8447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3" w:author="Boisvert, Eric" w:date="2016-03-29T09:19:00Z"/>
                <w:rFonts w:cs="Arial"/>
                <w:szCs w:val="18"/>
                <w:lang w:eastAsia="en-US"/>
              </w:rPr>
            </w:pPr>
          </w:p>
        </w:tc>
      </w:tr>
      <w:tr w:rsidR="00480BB6" w:rsidRPr="00DE63EA" w14:paraId="269BA5FC" w14:textId="77777777" w:rsidTr="0024128E">
        <w:trPr>
          <w:ins w:id="86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A743E2" w14:textId="77777777" w:rsidR="00480BB6" w:rsidRPr="006474AA" w:rsidRDefault="00480BB6" w:rsidP="0024128E">
            <w:pPr>
              <w:pStyle w:val="Tabletext9"/>
              <w:rPr>
                <w:ins w:id="8655" w:author="Boisvert, Eric" w:date="2016-03-29T09:19:00Z"/>
                <w:rFonts w:cs="Arial"/>
                <w:b/>
                <w:szCs w:val="18"/>
              </w:rPr>
            </w:pPr>
            <w:ins w:id="86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DE4339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7" w:author="Boisvert, Eric" w:date="2016-03-29T09:19:00Z"/>
                <w:rFonts w:cs="Arial"/>
                <w:szCs w:val="18"/>
                <w:lang w:val="en-US"/>
              </w:rPr>
            </w:pPr>
            <w:ins w:id="8658" w:author="Boisvert, Eric" w:date="2016-03-29T09:19:00Z">
              <w:r w:rsidRPr="00910680">
                <w:rPr>
                  <w:rFonts w:cs="Arial"/>
                  <w:szCs w:val="18"/>
                  <w:lang w:val="en-US"/>
                </w:rPr>
                <w:t>/conf/gsml4xsd</w:t>
              </w:r>
              <w:r>
                <w:rPr>
                  <w:rFonts w:cs="Arial"/>
                  <w:szCs w:val="18"/>
                  <w:lang w:val="en-US"/>
                </w:rPr>
                <w:t>-param-pos/interval-range</w:t>
              </w:r>
            </w:ins>
          </w:p>
        </w:tc>
      </w:tr>
      <w:tr w:rsidR="00480BB6" w:rsidRPr="00DE63EA" w14:paraId="789A935D" w14:textId="77777777" w:rsidTr="0024128E">
        <w:trPr>
          <w:trHeight w:val="280"/>
          <w:ins w:id="86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3B79A2" w14:textId="77777777" w:rsidR="00480BB6" w:rsidRPr="006474AA" w:rsidRDefault="00480BB6" w:rsidP="0024128E">
            <w:pPr>
              <w:spacing w:after="0"/>
              <w:rPr>
                <w:ins w:id="86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B601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1" w:author="Boisvert, Eric" w:date="2016-03-29T09:19:00Z"/>
                <w:rFonts w:ascii="Arial" w:eastAsia="MS Mincho" w:hAnsi="Arial" w:cs="Arial"/>
                <w:sz w:val="18"/>
                <w:szCs w:val="18"/>
              </w:rPr>
            </w:pPr>
            <w:ins w:id="86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162DB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3" w:author="Boisvert, Eric" w:date="2016-03-29T09:19:00Z"/>
                <w:rFonts w:ascii="Arial" w:eastAsia="MS Mincho" w:hAnsi="Arial" w:cs="Arial"/>
                <w:b/>
                <w:color w:val="0000FF"/>
                <w:sz w:val="18"/>
                <w:szCs w:val="18"/>
              </w:rPr>
            </w:pPr>
            <w:ins w:id="866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-param-pos/interval-range</w:t>
              </w:r>
            </w:ins>
          </w:p>
        </w:tc>
      </w:tr>
      <w:tr w:rsidR="00480BB6" w:rsidRPr="00DE63EA" w14:paraId="71E006EB" w14:textId="77777777" w:rsidTr="0024128E">
        <w:trPr>
          <w:trHeight w:val="645"/>
          <w:ins w:id="86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45962" w14:textId="77777777" w:rsidR="00480BB6" w:rsidRPr="006474AA" w:rsidRDefault="00480BB6" w:rsidP="0024128E">
            <w:pPr>
              <w:spacing w:after="0"/>
              <w:rPr>
                <w:ins w:id="86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0B5F5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7" w:author="Boisvert, Eric" w:date="2016-03-29T09:19:00Z"/>
                <w:rFonts w:ascii="Arial" w:eastAsia="MS Mincho" w:hAnsi="Arial" w:cs="Arial"/>
                <w:sz w:val="18"/>
                <w:szCs w:val="18"/>
              </w:rPr>
            </w:pPr>
            <w:ins w:id="86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F98BEE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9" w:author="Boisvert, Eric" w:date="2016-03-29T09:19:00Z"/>
                <w:rFonts w:cs="Arial"/>
                <w:b/>
                <w:color w:val="FF0000"/>
                <w:szCs w:val="18"/>
                <w:lang w:eastAsia="en-US"/>
              </w:rPr>
            </w:pPr>
          </w:p>
        </w:tc>
      </w:tr>
      <w:tr w:rsidR="00480BB6" w:rsidRPr="00DE63EA" w14:paraId="23FDC0DB" w14:textId="77777777" w:rsidTr="0024128E">
        <w:trPr>
          <w:trHeight w:val="645"/>
          <w:ins w:id="86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765A43" w14:textId="77777777" w:rsidR="00480BB6" w:rsidRPr="006474AA" w:rsidRDefault="00480BB6" w:rsidP="0024128E">
            <w:pPr>
              <w:spacing w:after="0"/>
              <w:rPr>
                <w:ins w:id="86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717D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2" w:author="Boisvert, Eric" w:date="2016-03-29T09:19:00Z"/>
                <w:rFonts w:ascii="Arial" w:eastAsia="MS Mincho" w:hAnsi="Arial" w:cs="Arial"/>
                <w:sz w:val="18"/>
                <w:szCs w:val="18"/>
              </w:rPr>
            </w:pPr>
            <w:ins w:id="86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EC5E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74" w:author="Boisvert, Eric" w:date="2016-03-29T09:19:00Z"/>
                <w:rFonts w:ascii="Arial" w:eastAsia="MS Mincho" w:hAnsi="Arial" w:cs="Arial"/>
                <w:sz w:val="18"/>
                <w:szCs w:val="18"/>
              </w:rPr>
            </w:pPr>
          </w:p>
        </w:tc>
      </w:tr>
      <w:tr w:rsidR="00480BB6" w:rsidRPr="00DE63EA" w14:paraId="3D3FE014" w14:textId="77777777" w:rsidTr="0024128E">
        <w:trPr>
          <w:trHeight w:val="462"/>
          <w:ins w:id="86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DC57FD" w14:textId="77777777" w:rsidR="00480BB6" w:rsidRPr="006474AA" w:rsidRDefault="00480BB6" w:rsidP="0024128E">
            <w:pPr>
              <w:spacing w:after="0"/>
              <w:rPr>
                <w:ins w:id="86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287B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7" w:author="Boisvert, Eric" w:date="2016-03-29T09:19:00Z"/>
                <w:rFonts w:ascii="Arial" w:eastAsia="MS Mincho" w:hAnsi="Arial" w:cs="Arial"/>
                <w:sz w:val="18"/>
                <w:szCs w:val="18"/>
              </w:rPr>
            </w:pPr>
            <w:ins w:id="86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0C0C4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9" w:author="Boisvert, Eric" w:date="2016-03-29T09:19:00Z"/>
                <w:rFonts w:cs="Arial"/>
                <w:szCs w:val="18"/>
                <w:lang w:eastAsia="en-US"/>
              </w:rPr>
            </w:pPr>
          </w:p>
        </w:tc>
      </w:tr>
      <w:tr w:rsidR="00480BB6" w:rsidRPr="00DE63EA" w14:paraId="7E9BFD33" w14:textId="77777777" w:rsidTr="0024128E">
        <w:trPr>
          <w:ins w:id="86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842266" w14:textId="77777777" w:rsidR="00480BB6" w:rsidRPr="006474AA" w:rsidRDefault="00480BB6" w:rsidP="0024128E">
            <w:pPr>
              <w:pStyle w:val="Tabletext9"/>
              <w:rPr>
                <w:ins w:id="8681" w:author="Boisvert, Eric" w:date="2016-03-29T09:19:00Z"/>
                <w:rFonts w:cs="Arial"/>
                <w:b/>
                <w:szCs w:val="18"/>
              </w:rPr>
            </w:pPr>
            <w:ins w:id="86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2899A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83" w:author="Boisvert, Eric" w:date="2016-03-29T09:19:00Z"/>
                <w:rFonts w:cs="Arial"/>
                <w:szCs w:val="18"/>
                <w:lang w:val="en-US"/>
              </w:rPr>
            </w:pPr>
            <w:ins w:id="8684"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7CE086F8" w14:textId="77777777" w:rsidTr="0024128E">
        <w:trPr>
          <w:trHeight w:val="280"/>
          <w:ins w:id="86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4D83B1" w14:textId="77777777" w:rsidR="00480BB6" w:rsidRPr="006474AA" w:rsidRDefault="00480BB6" w:rsidP="0024128E">
            <w:pPr>
              <w:spacing w:after="0"/>
              <w:rPr>
                <w:ins w:id="86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C1E2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7" w:author="Boisvert, Eric" w:date="2016-03-29T09:19:00Z"/>
                <w:rFonts w:ascii="Arial" w:eastAsia="MS Mincho" w:hAnsi="Arial" w:cs="Arial"/>
                <w:sz w:val="18"/>
                <w:szCs w:val="18"/>
              </w:rPr>
            </w:pPr>
            <w:ins w:id="86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0856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9" w:author="Boisvert, Eric" w:date="2016-03-29T09:19:00Z"/>
                <w:rFonts w:ascii="Arial" w:eastAsia="MS Mincho" w:hAnsi="Arial" w:cs="Arial"/>
                <w:b/>
                <w:color w:val="0000FF"/>
                <w:sz w:val="18"/>
                <w:szCs w:val="18"/>
              </w:rPr>
            </w:pPr>
            <w:ins w:id="8690" w:author="Boisvert, Eric" w:date="2016-03-29T09:19:00Z">
              <w:r w:rsidRPr="00480BB6">
                <w:rPr>
                  <w:rFonts w:ascii="Arial" w:hAnsi="Arial" w:cs="Arial"/>
                  <w:sz w:val="18"/>
                  <w:szCs w:val="18"/>
                  <w:lang w:val="en-CA"/>
                  <w:rPrChange w:id="8691" w:author="Boisvert, Eric" w:date="2016-03-29T09:20:00Z">
                    <w:rPr>
                      <w:rFonts w:ascii="Arial" w:hAnsi="Arial" w:cs="Arial"/>
                      <w:sz w:val="18"/>
                      <w:szCs w:val="18"/>
                      <w:lang w:val="fr-CA"/>
                    </w:rPr>
                  </w:rPrChange>
                </w:rPr>
                <w:t>/req/gsml4xsd-param-pos/reference-geometry</w:t>
              </w:r>
            </w:ins>
          </w:p>
        </w:tc>
      </w:tr>
      <w:tr w:rsidR="00480BB6" w:rsidRPr="00DE63EA" w14:paraId="2569BF35" w14:textId="77777777" w:rsidTr="0024128E">
        <w:trPr>
          <w:trHeight w:val="645"/>
          <w:ins w:id="8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A6D61F" w14:textId="77777777" w:rsidR="00480BB6" w:rsidRPr="006474AA" w:rsidRDefault="00480BB6" w:rsidP="0024128E">
            <w:pPr>
              <w:spacing w:after="0"/>
              <w:rPr>
                <w:ins w:id="8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7151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4" w:author="Boisvert, Eric" w:date="2016-03-29T09:19:00Z"/>
                <w:rFonts w:ascii="Arial" w:eastAsia="MS Mincho" w:hAnsi="Arial" w:cs="Arial"/>
                <w:sz w:val="18"/>
                <w:szCs w:val="18"/>
              </w:rPr>
            </w:pPr>
            <w:ins w:id="86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13E7D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6" w:author="Boisvert, Eric" w:date="2016-03-29T09:19:00Z"/>
                <w:rFonts w:cs="Arial"/>
                <w:b/>
                <w:color w:val="FF0000"/>
                <w:szCs w:val="18"/>
                <w:lang w:eastAsia="en-US"/>
              </w:rPr>
            </w:pPr>
          </w:p>
        </w:tc>
      </w:tr>
      <w:tr w:rsidR="00480BB6" w:rsidRPr="00DE63EA" w14:paraId="7198C8DE" w14:textId="77777777" w:rsidTr="0024128E">
        <w:trPr>
          <w:trHeight w:val="645"/>
          <w:ins w:id="86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9130B" w14:textId="77777777" w:rsidR="00480BB6" w:rsidRPr="006474AA" w:rsidRDefault="00480BB6" w:rsidP="0024128E">
            <w:pPr>
              <w:spacing w:after="0"/>
              <w:rPr>
                <w:ins w:id="86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BC6F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9" w:author="Boisvert, Eric" w:date="2016-03-29T09:19:00Z"/>
                <w:rFonts w:ascii="Arial" w:eastAsia="MS Mincho" w:hAnsi="Arial" w:cs="Arial"/>
                <w:sz w:val="18"/>
                <w:szCs w:val="18"/>
              </w:rPr>
            </w:pPr>
            <w:ins w:id="870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FE23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01" w:author="Boisvert, Eric" w:date="2016-03-29T09:19:00Z"/>
                <w:rFonts w:ascii="Arial" w:eastAsia="MS Mincho" w:hAnsi="Arial" w:cs="Arial"/>
                <w:sz w:val="18"/>
                <w:szCs w:val="18"/>
              </w:rPr>
            </w:pPr>
          </w:p>
        </w:tc>
      </w:tr>
      <w:tr w:rsidR="00480BB6" w:rsidRPr="00DE63EA" w14:paraId="2FDF8423" w14:textId="77777777" w:rsidTr="0024128E">
        <w:trPr>
          <w:trHeight w:val="462"/>
          <w:ins w:id="8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EE416" w14:textId="77777777" w:rsidR="00480BB6" w:rsidRPr="006474AA" w:rsidRDefault="00480BB6" w:rsidP="0024128E">
            <w:pPr>
              <w:spacing w:after="0"/>
              <w:rPr>
                <w:ins w:id="8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0E8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4" w:author="Boisvert, Eric" w:date="2016-03-29T09:19:00Z"/>
                <w:rFonts w:ascii="Arial" w:eastAsia="MS Mincho" w:hAnsi="Arial" w:cs="Arial"/>
                <w:sz w:val="18"/>
                <w:szCs w:val="18"/>
              </w:rPr>
            </w:pPr>
            <w:ins w:id="87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B110D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6" w:author="Boisvert, Eric" w:date="2016-03-29T09:19:00Z"/>
                <w:rFonts w:cs="Arial"/>
                <w:szCs w:val="18"/>
                <w:lang w:eastAsia="en-US"/>
              </w:rPr>
            </w:pPr>
          </w:p>
        </w:tc>
      </w:tr>
    </w:tbl>
    <w:p w14:paraId="2CDCF494" w14:textId="77777777" w:rsidR="00480BB6" w:rsidRPr="002E3AD0" w:rsidRDefault="00480BB6" w:rsidP="00480BB6">
      <w:pPr>
        <w:rPr>
          <w:ins w:id="8707" w:author="Boisvert, Eric" w:date="2016-03-29T09:19:00Z"/>
        </w:rPr>
      </w:pPr>
    </w:p>
    <w:p w14:paraId="339F9EA5" w14:textId="77777777" w:rsidR="00480BB6" w:rsidRPr="002E3AD0" w:rsidRDefault="00480BB6" w:rsidP="00480BB6">
      <w:pPr>
        <w:rPr>
          <w:ins w:id="8708" w:author="Boisvert, Eric" w:date="2016-03-29T09:19:00Z"/>
        </w:rPr>
      </w:pPr>
    </w:p>
    <w:p w14:paraId="0D95E15B" w14:textId="77777777" w:rsidR="00480BB6" w:rsidRDefault="00480BB6" w:rsidP="00480BB6">
      <w:pPr>
        <w:pStyle w:val="Titre3"/>
        <w:numPr>
          <w:ilvl w:val="0"/>
          <w:numId w:val="0"/>
        </w:numPr>
        <w:ind w:left="720" w:hanging="720"/>
        <w:rPr>
          <w:ins w:id="8709" w:author="Boisvert, Eric" w:date="2016-03-29T09:19:00Z"/>
          <w:lang w:val="fr-CA"/>
        </w:rPr>
      </w:pPr>
      <w:ins w:id="8710" w:author="Boisvert, Eric" w:date="2016-03-29T09:19:00Z">
        <w:r>
          <w:rPr>
            <w:lang w:val="fr-CA"/>
          </w:rPr>
          <w:lastRenderedPageBreak/>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1E93A67" w14:textId="77777777" w:rsidTr="0024128E">
        <w:trPr>
          <w:ins w:id="87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F3297D" w14:textId="77777777" w:rsidR="00480BB6" w:rsidRPr="006474AA" w:rsidRDefault="00480BB6" w:rsidP="0024128E">
            <w:pPr>
              <w:pStyle w:val="Tabletext9"/>
              <w:rPr>
                <w:ins w:id="8712" w:author="Boisvert, Eric" w:date="2016-03-29T09:19:00Z"/>
                <w:rFonts w:cs="Arial"/>
                <w:szCs w:val="18"/>
                <w:lang w:eastAsia="en-US"/>
              </w:rPr>
            </w:pPr>
            <w:ins w:id="871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08B7A8D" w14:textId="77777777" w:rsidR="00480BB6" w:rsidRPr="006474AA" w:rsidRDefault="00480BB6" w:rsidP="0024128E">
            <w:pPr>
              <w:pStyle w:val="Tabletext9"/>
              <w:rPr>
                <w:ins w:id="8714" w:author="Boisvert, Eric" w:date="2016-03-29T09:19:00Z"/>
                <w:rFonts w:cs="Arial"/>
                <w:b/>
                <w:color w:val="0000FF"/>
                <w:szCs w:val="18"/>
                <w:lang w:eastAsia="en-US"/>
              </w:rPr>
            </w:pPr>
            <w:ins w:id="871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-linref-pos</w:t>
              </w:r>
            </w:ins>
          </w:p>
        </w:tc>
      </w:tr>
      <w:tr w:rsidR="00480BB6" w:rsidRPr="00DE63EA" w14:paraId="42E63A6D" w14:textId="77777777" w:rsidTr="0024128E">
        <w:trPr>
          <w:ins w:id="871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B7270AF" w14:textId="77777777" w:rsidR="00480BB6" w:rsidRPr="006474AA" w:rsidRDefault="00480BB6" w:rsidP="0024128E">
            <w:pPr>
              <w:pStyle w:val="Tabletext9"/>
              <w:rPr>
                <w:ins w:id="8717" w:author="Boisvert, Eric" w:date="2016-03-29T09:19:00Z"/>
                <w:rFonts w:cs="Arial"/>
                <w:szCs w:val="18"/>
                <w:lang w:eastAsia="en-US"/>
              </w:rPr>
            </w:pPr>
            <w:ins w:id="871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059DF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9" w:author="Boisvert, Eric" w:date="2016-03-29T09:19:00Z"/>
                <w:rFonts w:cs="Arial"/>
                <w:b/>
                <w:color w:val="0000FF"/>
                <w:szCs w:val="18"/>
                <w:lang w:eastAsia="en-US"/>
              </w:rPr>
            </w:pPr>
            <w:ins w:id="8720" w:author="Boisvert, Eric" w:date="2016-03-29T09:19:00Z">
              <w:r>
                <w:rPr>
                  <w:rFonts w:cs="Arial"/>
                  <w:szCs w:val="18"/>
                  <w:lang w:val="en-US"/>
                </w:rPr>
                <w:t>/req/gsml4xsd-</w:t>
              </w:r>
              <w:r>
                <w:rPr>
                  <w:rFonts w:cs="Arial"/>
                  <w:szCs w:val="18"/>
                  <w:lang w:val="fr-CA"/>
                </w:rPr>
                <w:t>linref-pos</w:t>
              </w:r>
            </w:ins>
          </w:p>
        </w:tc>
      </w:tr>
      <w:tr w:rsidR="00480BB6" w:rsidRPr="00DE63EA" w14:paraId="3AA0123D" w14:textId="77777777" w:rsidTr="0024128E">
        <w:trPr>
          <w:ins w:id="872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55C2DF5" w14:textId="77777777" w:rsidR="00480BB6" w:rsidRDefault="00480BB6" w:rsidP="0024128E">
            <w:pPr>
              <w:pStyle w:val="Tabletext9"/>
              <w:rPr>
                <w:ins w:id="8722" w:author="Boisvert, Eric" w:date="2016-03-29T09:19:00Z"/>
                <w:rFonts w:cs="Arial"/>
                <w:b/>
                <w:szCs w:val="18"/>
              </w:rPr>
            </w:pPr>
            <w:ins w:id="872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C5BD8FD"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24" w:author="Boisvert, Eric" w:date="2016-03-29T09:19:00Z"/>
                <w:rFonts w:cs="Arial"/>
                <w:szCs w:val="18"/>
                <w:lang w:val="en-US"/>
              </w:rPr>
            </w:pPr>
            <w:ins w:id="8725" w:author="Boisvert, Eric" w:date="2016-03-29T09:19:00Z">
              <w:r>
                <w:rPr>
                  <w:rFonts w:cs="Arial"/>
                  <w:szCs w:val="18"/>
                  <w:lang w:val="en-US"/>
                </w:rPr>
                <w:t>/conf/gsml4xsd-borehole</w:t>
              </w:r>
            </w:ins>
          </w:p>
        </w:tc>
      </w:tr>
      <w:tr w:rsidR="00480BB6" w:rsidRPr="00DE63EA" w14:paraId="4616D604" w14:textId="77777777" w:rsidTr="0024128E">
        <w:trPr>
          <w:ins w:id="872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9E88E12" w14:textId="77777777" w:rsidR="00480BB6" w:rsidRDefault="00480BB6" w:rsidP="0024128E">
            <w:pPr>
              <w:pStyle w:val="Tabletext9"/>
              <w:rPr>
                <w:ins w:id="8727" w:author="Boisvert, Eric" w:date="2016-03-29T09:19:00Z"/>
                <w:rFonts w:cs="Arial"/>
                <w:b/>
                <w:szCs w:val="18"/>
              </w:rPr>
            </w:pPr>
            <w:ins w:id="872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99F0F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29" w:author="Boisvert, Eric" w:date="2016-03-29T09:19:00Z"/>
                <w:rFonts w:cs="Arial"/>
                <w:szCs w:val="18"/>
                <w:lang w:val="en-US"/>
              </w:rPr>
            </w:pPr>
            <w:ins w:id="873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5DD086D" w14:textId="77777777" w:rsidTr="0024128E">
        <w:trPr>
          <w:ins w:id="87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51D4405" w14:textId="77777777" w:rsidR="00480BB6" w:rsidRPr="006474AA" w:rsidRDefault="00480BB6" w:rsidP="0024128E">
            <w:pPr>
              <w:pStyle w:val="Tabletext9"/>
              <w:rPr>
                <w:ins w:id="8732" w:author="Boisvert, Eric" w:date="2016-03-29T09:19:00Z"/>
                <w:rFonts w:cs="Arial"/>
                <w:b/>
                <w:szCs w:val="18"/>
              </w:rPr>
            </w:pPr>
            <w:ins w:id="87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EC77B9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34" w:author="Boisvert, Eric" w:date="2016-03-29T09:19:00Z"/>
                <w:rFonts w:cs="Arial"/>
                <w:szCs w:val="18"/>
                <w:lang w:val="en-US"/>
              </w:rPr>
            </w:pPr>
            <w:ins w:id="8735" w:author="Boisvert, Eric" w:date="2016-03-29T09:19:00Z">
              <w:r w:rsidRPr="00D80351">
                <w:rPr>
                  <w:rFonts w:cs="Arial"/>
                  <w:szCs w:val="18"/>
                  <w:lang w:val="en-US"/>
                </w:rPr>
                <w:t>/conf/gsml4xsd</w:t>
              </w:r>
              <w:r>
                <w:rPr>
                  <w:rFonts w:cs="Arial"/>
                  <w:szCs w:val="18"/>
                  <w:lang w:val="en-US"/>
                </w:rPr>
                <w:t>-</w:t>
              </w:r>
              <w:r w:rsidRPr="00480BB6">
                <w:rPr>
                  <w:rFonts w:cs="Arial"/>
                  <w:szCs w:val="18"/>
                  <w:lang w:val="en-CA"/>
                  <w:rPrChange w:id="8736" w:author="Boisvert, Eric" w:date="2016-03-29T09:20:00Z">
                    <w:rPr>
                      <w:rFonts w:cs="Arial"/>
                      <w:szCs w:val="18"/>
                      <w:lang w:val="fr-CA"/>
                    </w:rPr>
                  </w:rPrChange>
                </w:rPr>
                <w:t>linref-pos</w:t>
              </w:r>
              <w:r>
                <w:rPr>
                  <w:rFonts w:cs="Arial"/>
                  <w:szCs w:val="18"/>
                  <w:lang w:val="en-US"/>
                </w:rPr>
                <w:t>/from</w:t>
              </w:r>
            </w:ins>
          </w:p>
        </w:tc>
      </w:tr>
      <w:tr w:rsidR="00480BB6" w:rsidRPr="00DE63EA" w14:paraId="6940BF62" w14:textId="77777777" w:rsidTr="0024128E">
        <w:trPr>
          <w:trHeight w:val="280"/>
          <w:ins w:id="87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991CD5" w14:textId="77777777" w:rsidR="00480BB6" w:rsidRPr="006474AA" w:rsidRDefault="00480BB6" w:rsidP="0024128E">
            <w:pPr>
              <w:spacing w:after="0"/>
              <w:rPr>
                <w:ins w:id="87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F3EC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39" w:author="Boisvert, Eric" w:date="2016-03-29T09:19:00Z"/>
                <w:rFonts w:ascii="Arial" w:eastAsia="MS Mincho" w:hAnsi="Arial" w:cs="Arial"/>
                <w:sz w:val="18"/>
                <w:szCs w:val="18"/>
              </w:rPr>
            </w:pPr>
            <w:ins w:id="87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B36B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1" w:author="Boisvert, Eric" w:date="2016-03-29T09:19:00Z"/>
                <w:rFonts w:ascii="Arial" w:eastAsia="MS Mincho" w:hAnsi="Arial" w:cs="Arial"/>
                <w:b/>
                <w:color w:val="0000FF"/>
                <w:sz w:val="18"/>
                <w:szCs w:val="18"/>
              </w:rPr>
            </w:pPr>
            <w:ins w:id="8742" w:author="Boisvert, Eric" w:date="2016-03-29T09:19:00Z">
              <w:r w:rsidRPr="00480BB6">
                <w:rPr>
                  <w:rFonts w:ascii="Arial" w:hAnsi="Arial" w:cs="Arial"/>
                  <w:sz w:val="18"/>
                  <w:szCs w:val="18"/>
                  <w:lang w:val="en-CA"/>
                  <w:rPrChange w:id="8743" w:author="Boisvert, Eric" w:date="2016-03-29T09:20:00Z">
                    <w:rPr>
                      <w:rFonts w:ascii="Arial" w:hAnsi="Arial" w:cs="Arial"/>
                      <w:sz w:val="18"/>
                      <w:szCs w:val="18"/>
                      <w:lang w:val="fr-CA"/>
                    </w:rPr>
                  </w:rPrChange>
                </w:rPr>
                <w:t>/req/gsml4xsd-linref-pos/from</w:t>
              </w:r>
            </w:ins>
          </w:p>
        </w:tc>
      </w:tr>
      <w:tr w:rsidR="00480BB6" w:rsidRPr="00DE63EA" w14:paraId="10234C10" w14:textId="77777777" w:rsidTr="0024128E">
        <w:trPr>
          <w:trHeight w:val="645"/>
          <w:ins w:id="87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B13B3" w14:textId="77777777" w:rsidR="00480BB6" w:rsidRPr="006474AA" w:rsidRDefault="00480BB6" w:rsidP="0024128E">
            <w:pPr>
              <w:spacing w:after="0"/>
              <w:rPr>
                <w:ins w:id="87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2FB8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6" w:author="Boisvert, Eric" w:date="2016-03-29T09:19:00Z"/>
                <w:rFonts w:ascii="Arial" w:eastAsia="MS Mincho" w:hAnsi="Arial" w:cs="Arial"/>
                <w:sz w:val="18"/>
                <w:szCs w:val="18"/>
              </w:rPr>
            </w:pPr>
            <w:ins w:id="87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BD75D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48" w:author="Boisvert, Eric" w:date="2016-03-29T09:19:00Z"/>
                <w:rFonts w:cs="Arial"/>
                <w:b/>
                <w:color w:val="FF0000"/>
                <w:szCs w:val="18"/>
                <w:lang w:eastAsia="en-US"/>
              </w:rPr>
            </w:pPr>
          </w:p>
        </w:tc>
      </w:tr>
      <w:tr w:rsidR="00480BB6" w:rsidRPr="00DE63EA" w14:paraId="334A436E" w14:textId="77777777" w:rsidTr="0024128E">
        <w:trPr>
          <w:trHeight w:val="645"/>
          <w:ins w:id="87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29BA3C" w14:textId="77777777" w:rsidR="00480BB6" w:rsidRPr="006474AA" w:rsidRDefault="00480BB6" w:rsidP="0024128E">
            <w:pPr>
              <w:spacing w:after="0"/>
              <w:rPr>
                <w:ins w:id="87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DA61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1" w:author="Boisvert, Eric" w:date="2016-03-29T09:19:00Z"/>
                <w:rFonts w:ascii="Arial" w:eastAsia="MS Mincho" w:hAnsi="Arial" w:cs="Arial"/>
                <w:sz w:val="18"/>
                <w:szCs w:val="18"/>
              </w:rPr>
            </w:pPr>
            <w:ins w:id="87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C8D2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53" w:author="Boisvert, Eric" w:date="2016-03-29T09:19:00Z"/>
                <w:rFonts w:ascii="Arial" w:eastAsia="MS Mincho" w:hAnsi="Arial" w:cs="Arial"/>
                <w:sz w:val="18"/>
                <w:szCs w:val="18"/>
              </w:rPr>
            </w:pPr>
          </w:p>
        </w:tc>
      </w:tr>
      <w:tr w:rsidR="00480BB6" w:rsidRPr="00DE63EA" w14:paraId="0D92658E" w14:textId="77777777" w:rsidTr="0024128E">
        <w:trPr>
          <w:trHeight w:val="462"/>
          <w:ins w:id="8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99C78" w14:textId="77777777" w:rsidR="00480BB6" w:rsidRPr="006474AA" w:rsidRDefault="00480BB6" w:rsidP="0024128E">
            <w:pPr>
              <w:spacing w:after="0"/>
              <w:rPr>
                <w:ins w:id="8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C46D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6" w:author="Boisvert, Eric" w:date="2016-03-29T09:19:00Z"/>
                <w:rFonts w:ascii="Arial" w:eastAsia="MS Mincho" w:hAnsi="Arial" w:cs="Arial"/>
                <w:sz w:val="18"/>
                <w:szCs w:val="18"/>
              </w:rPr>
            </w:pPr>
            <w:ins w:id="87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4B6A2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58" w:author="Boisvert, Eric" w:date="2016-03-29T09:19:00Z"/>
                <w:rFonts w:cs="Arial"/>
                <w:szCs w:val="18"/>
                <w:lang w:eastAsia="en-US"/>
              </w:rPr>
            </w:pPr>
          </w:p>
        </w:tc>
      </w:tr>
      <w:tr w:rsidR="00480BB6" w:rsidRPr="00DE63EA" w14:paraId="53A2606A" w14:textId="77777777" w:rsidTr="0024128E">
        <w:trPr>
          <w:ins w:id="87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4EC2B1" w14:textId="77777777" w:rsidR="00480BB6" w:rsidRPr="006474AA" w:rsidRDefault="00480BB6" w:rsidP="0024128E">
            <w:pPr>
              <w:pStyle w:val="Tabletext9"/>
              <w:rPr>
                <w:ins w:id="8760" w:author="Boisvert, Eric" w:date="2016-03-29T09:19:00Z"/>
                <w:rFonts w:cs="Arial"/>
                <w:b/>
                <w:szCs w:val="18"/>
              </w:rPr>
            </w:pPr>
            <w:ins w:id="87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C8FCC6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62" w:author="Boisvert, Eric" w:date="2016-03-29T09:19:00Z"/>
                <w:rFonts w:cs="Arial"/>
                <w:szCs w:val="18"/>
                <w:lang w:val="en-US"/>
              </w:rPr>
            </w:pPr>
            <w:ins w:id="8763" w:author="Boisvert, Eric" w:date="2016-03-29T09:19:00Z">
              <w:r w:rsidRPr="00910680">
                <w:rPr>
                  <w:rFonts w:cs="Arial"/>
                  <w:szCs w:val="18"/>
                  <w:lang w:val="en-US"/>
                </w:rPr>
                <w:t>/conf/gsml4xsd</w:t>
              </w:r>
              <w:r>
                <w:rPr>
                  <w:rFonts w:cs="Arial"/>
                  <w:szCs w:val="18"/>
                  <w:lang w:val="en-US"/>
                </w:rPr>
                <w:t>-linref-pos/to</w:t>
              </w:r>
            </w:ins>
          </w:p>
        </w:tc>
      </w:tr>
      <w:tr w:rsidR="00480BB6" w:rsidRPr="00DE63EA" w14:paraId="1A198475" w14:textId="77777777" w:rsidTr="0024128E">
        <w:trPr>
          <w:trHeight w:val="280"/>
          <w:ins w:id="87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59B527" w14:textId="77777777" w:rsidR="00480BB6" w:rsidRPr="006474AA" w:rsidRDefault="00480BB6" w:rsidP="0024128E">
            <w:pPr>
              <w:spacing w:after="0"/>
              <w:rPr>
                <w:ins w:id="87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87493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6" w:author="Boisvert, Eric" w:date="2016-03-29T09:19:00Z"/>
                <w:rFonts w:ascii="Arial" w:eastAsia="MS Mincho" w:hAnsi="Arial" w:cs="Arial"/>
                <w:sz w:val="18"/>
                <w:szCs w:val="18"/>
              </w:rPr>
            </w:pPr>
            <w:ins w:id="87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C0FED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8" w:author="Boisvert, Eric" w:date="2016-03-29T09:19:00Z"/>
                <w:rFonts w:ascii="Arial" w:eastAsia="MS Mincho" w:hAnsi="Arial" w:cs="Arial"/>
                <w:b/>
                <w:color w:val="0000FF"/>
                <w:sz w:val="18"/>
                <w:szCs w:val="18"/>
              </w:rPr>
            </w:pPr>
            <w:ins w:id="8769" w:author="Boisvert, Eric" w:date="2016-03-29T09:19:00Z">
              <w:r w:rsidRPr="00480BB6">
                <w:rPr>
                  <w:rFonts w:ascii="Arial" w:hAnsi="Arial" w:cs="Arial"/>
                  <w:sz w:val="18"/>
                  <w:szCs w:val="18"/>
                  <w:lang w:val="en-CA"/>
                  <w:rPrChange w:id="8770" w:author="Boisvert, Eric" w:date="2016-03-29T09:20:00Z">
                    <w:rPr>
                      <w:rFonts w:ascii="Arial" w:hAnsi="Arial" w:cs="Arial"/>
                      <w:sz w:val="18"/>
                      <w:szCs w:val="18"/>
                      <w:lang w:val="fr-CA"/>
                    </w:rPr>
                  </w:rPrChange>
                </w:rPr>
                <w:t>/req/gsml4xsd-linref-pos/to</w:t>
              </w:r>
            </w:ins>
          </w:p>
        </w:tc>
      </w:tr>
      <w:tr w:rsidR="00480BB6" w:rsidRPr="00DE63EA" w14:paraId="664E0D40" w14:textId="77777777" w:rsidTr="0024128E">
        <w:trPr>
          <w:trHeight w:val="645"/>
          <w:ins w:id="87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FFB397E" w14:textId="77777777" w:rsidR="00480BB6" w:rsidRPr="006474AA" w:rsidRDefault="00480BB6" w:rsidP="0024128E">
            <w:pPr>
              <w:spacing w:after="0"/>
              <w:rPr>
                <w:ins w:id="87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3D99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3" w:author="Boisvert, Eric" w:date="2016-03-29T09:19:00Z"/>
                <w:rFonts w:ascii="Arial" w:eastAsia="MS Mincho" w:hAnsi="Arial" w:cs="Arial"/>
                <w:sz w:val="18"/>
                <w:szCs w:val="18"/>
              </w:rPr>
            </w:pPr>
            <w:ins w:id="87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AD10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75" w:author="Boisvert, Eric" w:date="2016-03-29T09:19:00Z"/>
                <w:rFonts w:cs="Arial"/>
                <w:b/>
                <w:color w:val="FF0000"/>
                <w:szCs w:val="18"/>
                <w:lang w:eastAsia="en-US"/>
              </w:rPr>
            </w:pPr>
          </w:p>
        </w:tc>
      </w:tr>
      <w:tr w:rsidR="00480BB6" w:rsidRPr="00DE63EA" w14:paraId="2AA05B3B" w14:textId="77777777" w:rsidTr="0024128E">
        <w:trPr>
          <w:trHeight w:val="645"/>
          <w:ins w:id="8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F4F7A" w14:textId="77777777" w:rsidR="00480BB6" w:rsidRPr="006474AA" w:rsidRDefault="00480BB6" w:rsidP="0024128E">
            <w:pPr>
              <w:spacing w:after="0"/>
              <w:rPr>
                <w:ins w:id="87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78E5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8" w:author="Boisvert, Eric" w:date="2016-03-29T09:19:00Z"/>
                <w:rFonts w:ascii="Arial" w:eastAsia="MS Mincho" w:hAnsi="Arial" w:cs="Arial"/>
                <w:sz w:val="18"/>
                <w:szCs w:val="18"/>
              </w:rPr>
            </w:pPr>
            <w:ins w:id="87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308FB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80" w:author="Boisvert, Eric" w:date="2016-03-29T09:19:00Z"/>
                <w:rFonts w:ascii="Arial" w:eastAsia="MS Mincho" w:hAnsi="Arial" w:cs="Arial"/>
                <w:sz w:val="18"/>
                <w:szCs w:val="18"/>
              </w:rPr>
            </w:pPr>
          </w:p>
        </w:tc>
      </w:tr>
      <w:tr w:rsidR="00480BB6" w:rsidRPr="00DE63EA" w14:paraId="40C9CAEC" w14:textId="77777777" w:rsidTr="0024128E">
        <w:trPr>
          <w:trHeight w:val="462"/>
          <w:ins w:id="87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8B99A" w14:textId="77777777" w:rsidR="00480BB6" w:rsidRPr="006474AA" w:rsidRDefault="00480BB6" w:rsidP="0024128E">
            <w:pPr>
              <w:spacing w:after="0"/>
              <w:rPr>
                <w:ins w:id="87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553A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83" w:author="Boisvert, Eric" w:date="2016-03-29T09:19:00Z"/>
                <w:rFonts w:ascii="Arial" w:eastAsia="MS Mincho" w:hAnsi="Arial" w:cs="Arial"/>
                <w:sz w:val="18"/>
                <w:szCs w:val="18"/>
              </w:rPr>
            </w:pPr>
            <w:ins w:id="87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5B661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5" w:author="Boisvert, Eric" w:date="2016-03-29T09:19:00Z"/>
                <w:rFonts w:cs="Arial"/>
                <w:szCs w:val="18"/>
                <w:lang w:eastAsia="en-US"/>
              </w:rPr>
            </w:pPr>
          </w:p>
        </w:tc>
      </w:tr>
      <w:tr w:rsidR="00480BB6" w:rsidRPr="00DE63EA" w14:paraId="035DE157" w14:textId="77777777" w:rsidTr="0024128E">
        <w:trPr>
          <w:ins w:id="87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87A9202" w14:textId="77777777" w:rsidR="00480BB6" w:rsidRPr="006474AA" w:rsidRDefault="00480BB6" w:rsidP="0024128E">
            <w:pPr>
              <w:pStyle w:val="Tabletext9"/>
              <w:rPr>
                <w:ins w:id="8787" w:author="Boisvert, Eric" w:date="2016-03-29T09:19:00Z"/>
                <w:rFonts w:cs="Arial"/>
                <w:b/>
                <w:szCs w:val="18"/>
              </w:rPr>
            </w:pPr>
            <w:ins w:id="87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1401B23"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9" w:author="Boisvert, Eric" w:date="2016-03-29T09:19:00Z"/>
                <w:rFonts w:cs="Arial"/>
                <w:szCs w:val="18"/>
                <w:lang w:val="en-US"/>
              </w:rPr>
            </w:pPr>
            <w:ins w:id="8790"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0AC2A801" w14:textId="77777777" w:rsidTr="0024128E">
        <w:trPr>
          <w:trHeight w:val="280"/>
          <w:ins w:id="8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9A6EFE" w14:textId="77777777" w:rsidR="00480BB6" w:rsidRPr="006474AA" w:rsidRDefault="00480BB6" w:rsidP="0024128E">
            <w:pPr>
              <w:spacing w:after="0"/>
              <w:rPr>
                <w:ins w:id="8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A0DC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3" w:author="Boisvert, Eric" w:date="2016-03-29T09:19:00Z"/>
                <w:rFonts w:ascii="Arial" w:eastAsia="MS Mincho" w:hAnsi="Arial" w:cs="Arial"/>
                <w:sz w:val="18"/>
                <w:szCs w:val="18"/>
              </w:rPr>
            </w:pPr>
            <w:ins w:id="87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435B0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5" w:author="Boisvert, Eric" w:date="2016-03-29T09:19:00Z"/>
                <w:rFonts w:ascii="Arial" w:eastAsia="MS Mincho" w:hAnsi="Arial" w:cs="Arial"/>
                <w:b/>
                <w:color w:val="0000FF"/>
                <w:sz w:val="18"/>
                <w:szCs w:val="18"/>
              </w:rPr>
            </w:pPr>
            <w:ins w:id="8796" w:author="Boisvert, Eric" w:date="2016-03-29T09:19:00Z">
              <w:r w:rsidRPr="00480BB6">
                <w:rPr>
                  <w:rFonts w:ascii="Arial" w:hAnsi="Arial" w:cs="Arial"/>
                  <w:sz w:val="18"/>
                  <w:szCs w:val="18"/>
                  <w:lang w:val="en-CA"/>
                  <w:rPrChange w:id="8797" w:author="Boisvert, Eric" w:date="2016-03-29T09:20:00Z">
                    <w:rPr>
                      <w:rFonts w:ascii="Arial" w:hAnsi="Arial" w:cs="Arial"/>
                      <w:sz w:val="18"/>
                      <w:szCs w:val="18"/>
                      <w:lang w:val="fr-CA"/>
                    </w:rPr>
                  </w:rPrChange>
                </w:rPr>
                <w:t>/req/gsml4xsd-param-pos/reference-geometry</w:t>
              </w:r>
            </w:ins>
          </w:p>
        </w:tc>
      </w:tr>
      <w:tr w:rsidR="00480BB6" w:rsidRPr="00DE63EA" w14:paraId="13B8B383" w14:textId="77777777" w:rsidTr="0024128E">
        <w:trPr>
          <w:trHeight w:val="645"/>
          <w:ins w:id="8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B3EA3B" w14:textId="77777777" w:rsidR="00480BB6" w:rsidRPr="006474AA" w:rsidRDefault="00480BB6" w:rsidP="0024128E">
            <w:pPr>
              <w:spacing w:after="0"/>
              <w:rPr>
                <w:ins w:id="87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2DB8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00" w:author="Boisvert, Eric" w:date="2016-03-29T09:19:00Z"/>
                <w:rFonts w:ascii="Arial" w:eastAsia="MS Mincho" w:hAnsi="Arial" w:cs="Arial"/>
                <w:sz w:val="18"/>
                <w:szCs w:val="18"/>
              </w:rPr>
            </w:pPr>
            <w:ins w:id="88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A03ED7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02" w:author="Boisvert, Eric" w:date="2016-03-29T09:19:00Z"/>
                <w:rFonts w:cs="Arial"/>
                <w:b/>
                <w:color w:val="FF0000"/>
                <w:szCs w:val="18"/>
                <w:lang w:eastAsia="en-US"/>
              </w:rPr>
            </w:pPr>
          </w:p>
        </w:tc>
      </w:tr>
      <w:tr w:rsidR="00480BB6" w:rsidRPr="00DE63EA" w14:paraId="24BEB46F" w14:textId="77777777" w:rsidTr="0024128E">
        <w:trPr>
          <w:trHeight w:val="645"/>
          <w:ins w:id="88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B698E" w14:textId="77777777" w:rsidR="00480BB6" w:rsidRPr="006474AA" w:rsidRDefault="00480BB6" w:rsidP="0024128E">
            <w:pPr>
              <w:spacing w:after="0"/>
              <w:rPr>
                <w:ins w:id="88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9D3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05" w:author="Boisvert, Eric" w:date="2016-03-29T09:19:00Z"/>
                <w:rFonts w:ascii="Arial" w:eastAsia="MS Mincho" w:hAnsi="Arial" w:cs="Arial"/>
                <w:sz w:val="18"/>
                <w:szCs w:val="18"/>
              </w:rPr>
            </w:pPr>
            <w:ins w:id="88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EA9D78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07" w:author="Boisvert, Eric" w:date="2016-03-29T09:19:00Z"/>
                <w:rFonts w:ascii="Arial" w:eastAsia="MS Mincho" w:hAnsi="Arial" w:cs="Arial"/>
                <w:sz w:val="18"/>
                <w:szCs w:val="18"/>
              </w:rPr>
            </w:pPr>
          </w:p>
        </w:tc>
      </w:tr>
      <w:tr w:rsidR="00480BB6" w:rsidRPr="00DE63EA" w14:paraId="0F8D8FF6" w14:textId="77777777" w:rsidTr="0024128E">
        <w:trPr>
          <w:trHeight w:val="462"/>
          <w:ins w:id="88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CBDFF" w14:textId="77777777" w:rsidR="00480BB6" w:rsidRPr="006474AA" w:rsidRDefault="00480BB6" w:rsidP="0024128E">
            <w:pPr>
              <w:spacing w:after="0"/>
              <w:rPr>
                <w:ins w:id="88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1B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10" w:author="Boisvert, Eric" w:date="2016-03-29T09:19:00Z"/>
                <w:rFonts w:ascii="Arial" w:eastAsia="MS Mincho" w:hAnsi="Arial" w:cs="Arial"/>
                <w:sz w:val="18"/>
                <w:szCs w:val="18"/>
              </w:rPr>
            </w:pPr>
            <w:ins w:id="881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E8F1B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12" w:author="Boisvert, Eric" w:date="2016-03-29T09:19:00Z"/>
                <w:rFonts w:cs="Arial"/>
                <w:szCs w:val="18"/>
                <w:lang w:eastAsia="en-US"/>
              </w:rPr>
            </w:pPr>
          </w:p>
        </w:tc>
      </w:tr>
    </w:tbl>
    <w:p w14:paraId="44D896BA" w14:textId="77777777" w:rsidR="00480BB6" w:rsidRPr="002E3AD0" w:rsidRDefault="00480BB6" w:rsidP="00480BB6">
      <w:pPr>
        <w:rPr>
          <w:ins w:id="8813" w:author="Boisvert, Eric" w:date="2016-03-29T09:19:00Z"/>
        </w:rPr>
      </w:pPr>
    </w:p>
    <w:p w14:paraId="441B268D" w14:textId="77777777" w:rsidR="00480BB6" w:rsidRPr="002E3AD0" w:rsidRDefault="00480BB6" w:rsidP="00480BB6">
      <w:pPr>
        <w:rPr>
          <w:ins w:id="8814" w:author="Boisvert, Eric" w:date="2016-03-29T09:19:00Z"/>
        </w:rPr>
      </w:pPr>
    </w:p>
    <w:p w14:paraId="60A2C5EA" w14:textId="77777777" w:rsidR="00480BB6" w:rsidRPr="002E3AD0" w:rsidRDefault="00480BB6" w:rsidP="00480BB6">
      <w:pPr>
        <w:rPr>
          <w:ins w:id="8815" w:author="Boisvert, Eric" w:date="2016-03-29T09:19:00Z"/>
        </w:rPr>
      </w:pPr>
    </w:p>
    <w:p w14:paraId="5F8F81EA" w14:textId="77777777" w:rsidR="00480BB6" w:rsidRPr="002E3AD0" w:rsidRDefault="00480BB6" w:rsidP="00480BB6">
      <w:pPr>
        <w:rPr>
          <w:ins w:id="8816" w:author="Boisvert, Eric" w:date="2016-03-29T09:19:00Z"/>
        </w:rPr>
      </w:pPr>
    </w:p>
    <w:p w14:paraId="1F77DB08" w14:textId="77777777" w:rsidR="00480BB6" w:rsidRPr="002E3AD0" w:rsidRDefault="00480BB6" w:rsidP="00480BB6">
      <w:pPr>
        <w:rPr>
          <w:ins w:id="8817" w:author="Boisvert, Eric" w:date="2016-03-29T09:19:00Z"/>
        </w:rPr>
      </w:pPr>
    </w:p>
    <w:p w14:paraId="541A8065" w14:textId="77777777" w:rsidR="00480BB6" w:rsidRPr="002E3AD0" w:rsidRDefault="00480BB6" w:rsidP="00480BB6">
      <w:pPr>
        <w:rPr>
          <w:ins w:id="8818" w:author="Boisvert, Eric" w:date="2016-03-29T09:19:00Z"/>
        </w:rPr>
      </w:pPr>
    </w:p>
    <w:p w14:paraId="17BC8F44" w14:textId="77777777" w:rsidR="00480BB6" w:rsidRPr="002E3AD0" w:rsidRDefault="00480BB6" w:rsidP="00480BB6">
      <w:pPr>
        <w:rPr>
          <w:ins w:id="8819" w:author="Boisvert, Eric" w:date="2016-03-29T09:19:00Z"/>
        </w:rPr>
      </w:pPr>
    </w:p>
    <w:p w14:paraId="37D0DEBF" w14:textId="77777777" w:rsidR="00480BB6" w:rsidRPr="002E3AD0" w:rsidRDefault="00480BB6" w:rsidP="00480BB6">
      <w:pPr>
        <w:rPr>
          <w:ins w:id="8820" w:author="Boisvert, Eric" w:date="2016-03-29T09:19:00Z"/>
        </w:rPr>
      </w:pPr>
    </w:p>
    <w:p w14:paraId="62FE2452" w14:textId="77777777" w:rsidR="00480BB6" w:rsidRPr="002E3AD0" w:rsidRDefault="00480BB6" w:rsidP="00480BB6">
      <w:pPr>
        <w:rPr>
          <w:ins w:id="8821" w:author="Boisvert, Eric" w:date="2016-03-29T09:19:00Z"/>
        </w:rPr>
      </w:pPr>
    </w:p>
    <w:p w14:paraId="4AC43CF3" w14:textId="77777777" w:rsidR="00480BB6" w:rsidRPr="002E3AD0" w:rsidRDefault="00480BB6" w:rsidP="00480BB6">
      <w:pPr>
        <w:rPr>
          <w:ins w:id="8822" w:author="Boisvert, Eric" w:date="2016-03-29T09:19:00Z"/>
        </w:rPr>
      </w:pPr>
    </w:p>
    <w:p w14:paraId="352A00F8" w14:textId="542ACE26" w:rsidR="009A7B37" w:rsidRPr="00D12552" w:rsidRDefault="009A7B37" w:rsidP="004A5507">
      <w:pPr>
        <w:pStyle w:val="Annex"/>
        <w:rPr>
          <w:lang w:val="en-CA"/>
        </w:rPr>
      </w:pPr>
      <w:del w:id="8823" w:author="Boisvert, Eric" w:date="2016-03-29T09:19:00Z">
        <w:r w:rsidRPr="00D12552" w:rsidDel="00480BB6">
          <w:rPr>
            <w:lang w:val="en-CA"/>
          </w:rPr>
          <w:br w:type="page"/>
        </w:r>
      </w:del>
      <w:bookmarkStart w:id="882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882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82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826" w:author="Eric Boisvert" w:date="2016-01-05T08:45:00Z"/>
                <w:lang w:val="en-CA"/>
              </w:rPr>
            </w:pPr>
            <w:ins w:id="882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8828" w:author="Eric Boisvert" w:date="2016-01-05T08:45:00Z"/>
                <w:lang w:val="en-CA"/>
              </w:rPr>
            </w:pPr>
            <w:ins w:id="882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830" w:author="Eric Boisvert" w:date="2016-01-05T08:45:00Z"/>
                <w:lang w:val="en-CA"/>
              </w:rPr>
            </w:pPr>
            <w:ins w:id="883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832" w:author="Eric Boisvert" w:date="2016-01-05T08:45:00Z"/>
                <w:lang w:val="en-CA"/>
              </w:rPr>
            </w:pPr>
            <w:ins w:id="883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834" w:author="Eric Boisvert" w:date="2016-01-05T08:45:00Z"/>
                <w:lang w:val="en-CA"/>
              </w:rPr>
            </w:pPr>
            <w:ins w:id="8835" w:author="Eric Boisvert" w:date="2016-01-05T08:45:00Z">
              <w:r>
                <w:rPr>
                  <w:lang w:val="en-CA"/>
                </w:rPr>
                <w:t>Group review of some clauses</w:t>
              </w:r>
            </w:ins>
            <w:ins w:id="883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837" w:author="Eric Boisvert" w:date="2016-01-05T08:44:00Z">
              <w:r>
                <w:rPr>
                  <w:lang w:val="en-CA"/>
                </w:rPr>
                <w:t>201</w:t>
              </w:r>
            </w:ins>
            <w:ins w:id="8838" w:author="Eric Boisvert" w:date="2016-01-05T08:45:00Z">
              <w:r>
                <w:rPr>
                  <w:lang w:val="en-CA"/>
                </w:rPr>
                <w:t>6</w:t>
              </w:r>
            </w:ins>
            <w:ins w:id="883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884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84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84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843" w:author="Eric Boisvert" w:date="2016-01-05T08:46:00Z">
              <w:r>
                <w:rPr>
                  <w:lang w:val="en-CA"/>
                </w:rPr>
                <w:t>Global review of text for first draft</w:t>
              </w:r>
            </w:ins>
            <w:ins w:id="884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8845"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8846"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8847"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8848"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5"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8849"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8850" w:author="Boisvert, Eric" w:date="2016-03-29T09:20:00Z"/>
          <w:lang w:val="en-CA"/>
        </w:rPr>
      </w:pPr>
      <w:proofErr w:type="gramStart"/>
      <w:r w:rsidRPr="004A04F6">
        <w:rPr>
          <w:lang w:val="en-CA"/>
        </w:rPr>
        <w:t>geology</w:t>
      </w:r>
      <w:proofErr w:type="gramEnd"/>
      <w:r w:rsidRPr="004A04F6">
        <w:rPr>
          <w:lang w:val="en-CA"/>
        </w:rPr>
        <w:t>. New York: Wiley</w:t>
      </w:r>
    </w:p>
    <w:p w14:paraId="70986CEF" w14:textId="77777777" w:rsidR="00CD5521" w:rsidRDefault="00CD5521" w:rsidP="00CD5521">
      <w:pPr>
        <w:pStyle w:val="OGCtableheader"/>
        <w:rPr>
          <w:ins w:id="8851" w:author="Boisvert, Eric" w:date="2016-03-29T09:20:00Z"/>
          <w:lang w:val="en-CA"/>
        </w:rPr>
      </w:pPr>
    </w:p>
    <w:p w14:paraId="2298041D" w14:textId="77777777" w:rsidR="00CD5521" w:rsidRDefault="00CD5521" w:rsidP="00CD5521">
      <w:pPr>
        <w:pStyle w:val="OGCtableheader"/>
        <w:rPr>
          <w:ins w:id="8852" w:author="Boisvert, Eric" w:date="2016-03-29T09:20:00Z"/>
          <w:lang w:val="en-CA"/>
        </w:rPr>
      </w:pPr>
      <w:ins w:id="8853" w:author="Boisvert, Eric" w:date="2016-03-29T09:20: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60E5F297" w14:textId="77777777" w:rsidR="00CD5521" w:rsidRDefault="00CD5521" w:rsidP="004A04F6">
      <w:pPr>
        <w:pStyle w:val="OGCtableheader"/>
        <w:rPr>
          <w:ins w:id="8854" w:author="Eric Boisvert" w:date="2016-03-28T16:56:00Z"/>
          <w:lang w:val="en-CA"/>
        </w:rPr>
      </w:pPr>
    </w:p>
    <w:p w14:paraId="438B0175" w14:textId="77777777" w:rsidR="003D7505" w:rsidRDefault="003D7505" w:rsidP="004A04F6">
      <w:pPr>
        <w:pStyle w:val="OGCtableheader"/>
        <w:rPr>
          <w:ins w:id="8855" w:author="Eric Boisvert" w:date="2016-03-28T16:56:00Z"/>
          <w:lang w:val="en-CA"/>
        </w:rPr>
      </w:pPr>
    </w:p>
    <w:p w14:paraId="46C3CD34" w14:textId="0FF589AB" w:rsidR="003D7505" w:rsidRDefault="003D7505" w:rsidP="003D7505">
      <w:pPr>
        <w:pStyle w:val="OGCtableheader"/>
        <w:rPr>
          <w:ins w:id="8856" w:author="Eric Boisvert" w:date="2016-03-28T16:58:00Z"/>
          <w:lang w:val="en-CA"/>
        </w:rPr>
      </w:pPr>
      <w:proofErr w:type="gramStart"/>
      <w:ins w:id="8857" w:author="Eric Boisvert" w:date="2016-03-28T16:56:00Z">
        <w:r>
          <w:rPr>
            <w:lang w:val="en-CA"/>
          </w:rPr>
          <w:t>NADM, 2004</w:t>
        </w:r>
      </w:ins>
      <w:ins w:id="8858"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8859"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w:t>
        </w:r>
        <w:proofErr w:type="gramEnd"/>
        <w:r>
          <w:rPr>
            <w:lang w:val="en-CA"/>
          </w:rPr>
          <w:t xml:space="preserve">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Lienhypertexte"/>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8860" w:author="Eric Boisvert" w:date="2016-03-28T16:58:00Z"/>
          <w:lang w:val="en-CA"/>
        </w:rPr>
      </w:pPr>
    </w:p>
    <w:p w14:paraId="2E65C296" w14:textId="77777777" w:rsidR="003D7505" w:rsidDel="003D7505" w:rsidRDefault="003D7505" w:rsidP="003D7505">
      <w:pPr>
        <w:pStyle w:val="OGCtableheader"/>
        <w:rPr>
          <w:del w:id="8861"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8862"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8863" w:author="Eric Boisvert" w:date="2016-02-14T14:51:00Z"/>
          <w:del w:id="8864" w:author="Boisvert, Eric" w:date="2016-03-29T09:20:00Z"/>
          <w:lang w:val="en-CA"/>
        </w:rPr>
      </w:pPr>
    </w:p>
    <w:p w14:paraId="5152E6DD" w14:textId="77777777" w:rsidR="00D050CC" w:rsidDel="00CD5521" w:rsidRDefault="00D050CC" w:rsidP="006F2329">
      <w:pPr>
        <w:pStyle w:val="OGCtableheader"/>
        <w:rPr>
          <w:del w:id="8865" w:author="Boisvert, Eric" w:date="2016-03-29T09:20:00Z"/>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8866" w:author="Eric Boisvert" w:date="2016-01-19T19:04:00Z"/>
          <w:lang w:val="en-CA"/>
        </w:rPr>
      </w:pPr>
    </w:p>
    <w:p w14:paraId="33459CDA" w14:textId="34872F77" w:rsidR="003968C9" w:rsidRDefault="003968C9" w:rsidP="006F2329">
      <w:pPr>
        <w:pStyle w:val="OGCtableheader"/>
        <w:rPr>
          <w:ins w:id="8867" w:author="Eric Boisvert" w:date="2016-01-19T19:05:00Z"/>
          <w:rFonts w:ascii="Times" w:hAnsi="Times"/>
          <w:color w:val="1F1E1F"/>
          <w:sz w:val="21"/>
          <w:szCs w:val="21"/>
        </w:rPr>
      </w:pPr>
      <w:ins w:id="8868" w:author="Eric Boisvert" w:date="2016-01-19T19:04:00Z">
        <w:r>
          <w:rPr>
            <w:rFonts w:ascii="Times" w:hAnsi="Times"/>
            <w:color w:val="1F1E1F"/>
            <w:sz w:val="21"/>
            <w:szCs w:val="21"/>
          </w:rPr>
          <w:t>TÚNYI, I, et al (2005) ,</w:t>
        </w:r>
      </w:ins>
      <w:ins w:id="8869"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8870"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8871" w:author="Eric Boisvert" w:date="2016-01-19T20:31:00Z"/>
          <w:lang w:val="en-CA"/>
        </w:rPr>
      </w:pPr>
    </w:p>
    <w:p w14:paraId="5F21EA29" w14:textId="4C8E7A8C" w:rsidR="00C01850" w:rsidRDefault="001111B0" w:rsidP="006F2329">
      <w:pPr>
        <w:pStyle w:val="OGCtableheader"/>
        <w:rPr>
          <w:ins w:id="8872" w:author="Eric Boisvert" w:date="2016-01-19T20:31:00Z"/>
          <w:lang w:val="en-CA"/>
        </w:rPr>
      </w:pPr>
      <w:proofErr w:type="gramStart"/>
      <w:ins w:id="8873"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8874" w:author="Eric Boisvert" w:date="2016-01-19T20:30:00Z"/>
          <w:lang w:val="en-CA"/>
        </w:rPr>
      </w:pPr>
    </w:p>
    <w:p w14:paraId="4106A3C1" w14:textId="4F955F9D" w:rsidR="001111B0" w:rsidRDefault="001111B0" w:rsidP="006F2329">
      <w:pPr>
        <w:pStyle w:val="OGCtableheader"/>
        <w:rPr>
          <w:lang w:val="en-CA"/>
        </w:rPr>
      </w:pPr>
      <w:ins w:id="8875"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lastRenderedPageBreak/>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6"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8" w:author="Eric Boisvert" w:date="2016-03-26T13:37:00Z" w:initials="EB/L">
    <w:p w14:paraId="6655E12C" w14:textId="77777777" w:rsidR="0024128E" w:rsidRDefault="0024128E">
      <w:pPr>
        <w:pStyle w:val="Commentaire"/>
      </w:pPr>
      <w:r>
        <w:rPr>
          <w:rStyle w:val="Marquedecommentair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60" w:author="Eric Boisvert" w:date="2016-03-26T13:37:00Z" w:initials="EB/L">
    <w:p w14:paraId="07AC35A5" w14:textId="77777777" w:rsidR="0024128E" w:rsidRDefault="0024128E">
      <w:pPr>
        <w:pStyle w:val="Commentaire"/>
      </w:pPr>
      <w:r>
        <w:rPr>
          <w:rStyle w:val="Marquedecommentaire"/>
        </w:rPr>
        <w:annotationRef/>
      </w:r>
      <w:r>
        <w:t>More. Must check the OGC affiliation rule</w:t>
      </w:r>
    </w:p>
  </w:comment>
  <w:comment w:id="599" w:author="Eric Boisvert" w:date="2016-03-26T13:37:00Z" w:initials="EB/L">
    <w:p w14:paraId="1192DEFF" w14:textId="777B092A" w:rsidR="0024128E" w:rsidRDefault="0024128E">
      <w:pPr>
        <w:pStyle w:val="Commentaire"/>
      </w:pPr>
      <w:r>
        <w:rPr>
          <w:rStyle w:val="Marquedecommentair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603" w:author="Ollie Raymond" w:date="2016-03-26T13:37:00Z" w:initials="OLR">
    <w:p w14:paraId="44D37F8B" w14:textId="7B01D289" w:rsidR="0024128E" w:rsidRDefault="0024128E">
      <w:pPr>
        <w:pStyle w:val="Commentaire"/>
      </w:pPr>
      <w:r>
        <w:rPr>
          <w:rStyle w:val="Marquedecommentaire"/>
        </w:rPr>
        <w:annotationRef/>
      </w:r>
      <w:r>
        <w:t xml:space="preserve"> Sould this be Annex “A”? - Ollie</w:t>
      </w:r>
    </w:p>
  </w:comment>
  <w:comment w:id="608" w:author="Ollie Raymond" w:date="2016-03-26T13:37:00Z" w:initials="OLR">
    <w:p w14:paraId="733BBD75" w14:textId="07AFB6BB" w:rsidR="0024128E" w:rsidRDefault="0024128E">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618" w:author="Ollie Raymond" w:date="2016-03-26T13:37:00Z" w:initials="OLR">
    <w:p w14:paraId="431A36BA" w14:textId="1AE8453C" w:rsidR="0024128E" w:rsidRDefault="0024128E">
      <w:pPr>
        <w:pStyle w:val="Commentaire"/>
      </w:pPr>
      <w:r>
        <w:rPr>
          <w:rStyle w:val="Marquedecommentaire"/>
        </w:rPr>
        <w:annotationRef/>
      </w:r>
      <w:r>
        <w:t>“Coverage” and “19123” are not used elsewhere in the document.  Delete?</w:t>
      </w:r>
    </w:p>
    <w:p w14:paraId="645A8857" w14:textId="77777777" w:rsidR="0024128E" w:rsidRDefault="0024128E">
      <w:pPr>
        <w:pStyle w:val="Commentaire"/>
      </w:pPr>
    </w:p>
    <w:p w14:paraId="002D690C" w14:textId="2EDA274D" w:rsidR="0024128E" w:rsidRDefault="0024128E">
      <w:pPr>
        <w:pStyle w:val="Commentaire"/>
      </w:pPr>
      <w:r>
        <w:t>Yes EB, I copy pasted from another spec</w:t>
      </w:r>
    </w:p>
  </w:comment>
  <w:comment w:id="649" w:author="Ollie Raymond" w:date="2016-03-26T13:37:00Z" w:initials="OLR">
    <w:p w14:paraId="56A25665" w14:textId="0B1E2522" w:rsidR="0024128E" w:rsidRDefault="0024128E">
      <w:pPr>
        <w:pStyle w:val="Commentaire"/>
      </w:pPr>
      <w:r>
        <w:rPr>
          <w:rStyle w:val="Marquedecommentaire"/>
        </w:rPr>
        <w:annotationRef/>
      </w:r>
      <w:r>
        <w:t>“Coverage” is not used elsewhere in the document.  Delete?</w:t>
      </w:r>
    </w:p>
  </w:comment>
  <w:comment w:id="723" w:author="Steve Richard" w:date="2016-03-26T13:37:00Z" w:initials="SR">
    <w:p w14:paraId="2928802D" w14:textId="787153E3" w:rsidR="0024128E" w:rsidRDefault="0024128E">
      <w:pPr>
        <w:pStyle w:val="Commentaire"/>
      </w:pPr>
      <w:r>
        <w:rPr>
          <w:rStyle w:val="Marquedecommentair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35" w:author="Ollie Raymond" w:date="2016-03-26T13:37:00Z" w:initials="OLR">
    <w:p w14:paraId="37598CCB" w14:textId="62514D93" w:rsidR="0024128E" w:rsidRDefault="0024128E">
      <w:pPr>
        <w:pStyle w:val="Commentaire"/>
      </w:pPr>
      <w:r>
        <w:rPr>
          <w:rStyle w:val="Marquedecommentaire"/>
        </w:rPr>
        <w:annotationRef/>
      </w:r>
      <w:r>
        <w:t>Not sure of the exact intention is here. Need to find out exactly</w:t>
      </w:r>
    </w:p>
  </w:comment>
  <w:comment w:id="1132" w:author="Ollie Raymond" w:date="2016-03-26T13:37:00Z" w:initials="OLR">
    <w:p w14:paraId="315EC1C2" w14:textId="66195E4F" w:rsidR="0024128E" w:rsidRDefault="0024128E">
      <w:pPr>
        <w:pStyle w:val="Commentaire"/>
      </w:pPr>
      <w:r>
        <w:rPr>
          <w:rStyle w:val="Marquedecommentaire"/>
        </w:rPr>
        <w:annotationRef/>
      </w:r>
      <w:r>
        <w:t>Latest advice from S.Cox is that this statement in 19109:2015 is in error and should be changed. I suggest that we delete this paragraph.</w:t>
      </w:r>
    </w:p>
  </w:comment>
  <w:comment w:id="1151" w:author="Eric Boisvert" w:date="2016-03-26T13:37:00Z" w:initials="EB/L">
    <w:p w14:paraId="72D76448" w14:textId="0D6009B0" w:rsidR="0024128E" w:rsidRDefault="0024128E">
      <w:pPr>
        <w:pStyle w:val="Commentaire"/>
      </w:pPr>
      <w:r>
        <w:rPr>
          <w:rStyle w:val="Marquedecommentaire"/>
        </w:rPr>
        <w:annotationRef/>
      </w:r>
      <w:r>
        <w:t xml:space="preserve">Which </w:t>
      </w:r>
      <w:proofErr w:type="gramStart"/>
      <w:r>
        <w:t>ones ?</w:t>
      </w:r>
      <w:proofErr w:type="gramEnd"/>
    </w:p>
  </w:comment>
  <w:comment w:id="1178" w:author="Eric Boisvert" w:date="2016-03-26T13:37:00Z" w:initials="EB/L">
    <w:p w14:paraId="11C9FC8B" w14:textId="2D3E112B" w:rsidR="0024128E" w:rsidRDefault="0024128E">
      <w:pPr>
        <w:pStyle w:val="Commentaire"/>
      </w:pPr>
      <w:r>
        <w:rPr>
          <w:rStyle w:val="Marquedecommentaire"/>
        </w:rPr>
        <w:annotationRef/>
      </w:r>
      <w:r>
        <w:t>Adapt to GeoSciML. Done (Ollie).</w:t>
      </w:r>
    </w:p>
  </w:comment>
  <w:comment w:id="1353" w:author="Eric Boisvert" w:date="2016-03-26T13:37:00Z" w:initials="EB/L">
    <w:p w14:paraId="4A0AAB76" w14:textId="1C97EBE4" w:rsidR="0024128E" w:rsidRDefault="0024128E">
      <w:pPr>
        <w:pStyle w:val="Commentaire"/>
      </w:pPr>
      <w:r>
        <w:rPr>
          <w:rStyle w:val="Marquedecommentaire"/>
        </w:rPr>
        <w:annotationRef/>
      </w:r>
      <w:r>
        <w:t>Will likely be removed</w:t>
      </w:r>
    </w:p>
  </w:comment>
  <w:comment w:id="1355" w:author="Ollie Raymond" w:date="2016-03-26T13:37:00Z" w:initials="OLR">
    <w:p w14:paraId="4256DDAD" w14:textId="5AE07FF4" w:rsidR="0024128E" w:rsidRDefault="0024128E">
      <w:pPr>
        <w:pStyle w:val="Commentaire"/>
      </w:pPr>
      <w:r>
        <w:rPr>
          <w:rStyle w:val="Marquedecommentaire"/>
        </w:rPr>
        <w:annotationRef/>
      </w:r>
      <w:r>
        <w:t>What is meant to go in here?</w:t>
      </w:r>
    </w:p>
    <w:p w14:paraId="1B482C4A" w14:textId="77777777" w:rsidR="0024128E" w:rsidRDefault="0024128E">
      <w:pPr>
        <w:pStyle w:val="Commentaire"/>
      </w:pPr>
    </w:p>
    <w:p w14:paraId="3AD7E06F" w14:textId="58ED01F5" w:rsidR="0024128E" w:rsidRDefault="0024128E">
      <w:pPr>
        <w:pStyle w:val="Commentaire"/>
      </w:pPr>
      <w:r>
        <w:t>EB: I could not find a spec that actually use this section</w:t>
      </w:r>
      <w:proofErr w:type="gramStart"/>
      <w:r>
        <w:t>..</w:t>
      </w:r>
      <w:proofErr w:type="gramEnd"/>
    </w:p>
  </w:comment>
  <w:comment w:id="1565" w:author="Eric Boisvert" w:date="2016-03-26T13:37:00Z" w:initials="EB/L">
    <w:p w14:paraId="0CEA0AD6" w14:textId="77777777" w:rsidR="0024128E" w:rsidRDefault="0024128E">
      <w:pPr>
        <w:pStyle w:val="Commentaire"/>
      </w:pPr>
      <w:r>
        <w:rPr>
          <w:rStyle w:val="Marquedecommentaire"/>
        </w:rPr>
        <w:annotationRef/>
      </w:r>
      <w:r>
        <w:t>My pet peeves</w:t>
      </w:r>
    </w:p>
  </w:comment>
  <w:comment w:id="1578" w:author="Eric Boisvert" w:date="2016-03-26T13:37:00Z" w:initials="EB/L">
    <w:p w14:paraId="09AE58E9" w14:textId="77777777" w:rsidR="0024128E" w:rsidRDefault="0024128E">
      <w:pPr>
        <w:pStyle w:val="Commentaire"/>
      </w:pPr>
      <w:r>
        <w:rPr>
          <w:rStyle w:val="Marquedecommentaire"/>
        </w:rPr>
        <w:annotationRef/>
      </w:r>
      <w:r>
        <w:t>We don’t have a clear way to report this, unless we allow a nillable property to have both a nil and a content (the Organism class) nilReason = absent</w:t>
      </w:r>
    </w:p>
  </w:comment>
  <w:comment w:id="1568" w:author="Eric Boisvert" w:date="2016-03-26T13:37:00Z" w:initials="EB/L">
    <w:p w14:paraId="0E9B0D43" w14:textId="025D0DD1" w:rsidR="0024128E" w:rsidRDefault="0024128E">
      <w:pPr>
        <w:pStyle w:val="Commentaire"/>
      </w:pPr>
      <w:r>
        <w:rPr>
          <w:rStyle w:val="Marquedecommentaire"/>
        </w:rPr>
        <w:annotationRef/>
      </w:r>
      <w:r>
        <w:t>Standing issue</w:t>
      </w:r>
      <w:proofErr w:type="gramStart"/>
      <w:r>
        <w:t>..</w:t>
      </w:r>
      <w:proofErr w:type="gramEnd"/>
      <w:r>
        <w:t xml:space="preserve"> </w:t>
      </w:r>
      <w:proofErr w:type="gramStart"/>
      <w:r>
        <w:t>remove</w:t>
      </w:r>
      <w:proofErr w:type="gramEnd"/>
    </w:p>
  </w:comment>
  <w:comment w:id="1593" w:author="Eric Boisvert" w:date="2016-03-26T13:37:00Z" w:initials="EB/L">
    <w:p w14:paraId="009599B9" w14:textId="77777777" w:rsidR="0024128E" w:rsidRDefault="0024128E">
      <w:pPr>
        <w:pStyle w:val="Commentaire"/>
      </w:pPr>
      <w:r>
        <w:rPr>
          <w:rStyle w:val="Marquedecommentaire"/>
        </w:rPr>
        <w:annotationRef/>
      </w:r>
      <w:r>
        <w:t>The way to do this in GeoSciML is to have ConstituentPart/proportion = 0</w:t>
      </w:r>
    </w:p>
  </w:comment>
  <w:comment w:id="1612" w:author="Eric Boisvert" w:date="2016-03-28T12:42:00Z" w:initials="EB/L">
    <w:p w14:paraId="235D7807" w14:textId="487EBE5E" w:rsidR="0024128E" w:rsidRDefault="0024128E">
      <w:pPr>
        <w:pStyle w:val="Commentaire"/>
      </w:pPr>
      <w:r>
        <w:rPr>
          <w:rStyle w:val="Marquedecommentaire"/>
        </w:rPr>
        <w:annotationRef/>
      </w:r>
      <w:r>
        <w:t>Harmoniser les tableaux</w:t>
      </w:r>
    </w:p>
  </w:comment>
  <w:comment w:id="1631" w:author="Eric Boisvert" w:date="2016-03-26T13:37:00Z" w:initials="EB/L">
    <w:p w14:paraId="285ACA1A" w14:textId="050EE93A" w:rsidR="0024128E" w:rsidRDefault="0024128E">
      <w:pPr>
        <w:pStyle w:val="Commentaire"/>
      </w:pPr>
      <w:r>
        <w:rPr>
          <w:rStyle w:val="Marquedecommentaire"/>
        </w:rPr>
        <w:annotationRef/>
      </w:r>
      <w:r>
        <w:t>Move to own requirements class</w:t>
      </w:r>
    </w:p>
  </w:comment>
  <w:comment w:id="1632" w:author="Eric Boisvert" w:date="2016-03-26T13:37:00Z" w:initials="EB/L">
    <w:p w14:paraId="20D344E6" w14:textId="4DC741AF" w:rsidR="0024128E" w:rsidRDefault="0024128E">
      <w:pPr>
        <w:pStyle w:val="Commentaire"/>
      </w:pPr>
      <w:r>
        <w:rPr>
          <w:rStyle w:val="Marquedecommentaire"/>
        </w:rPr>
        <w:annotationRef/>
      </w:r>
      <w:r>
        <w:t>Double check for the right name</w:t>
      </w:r>
    </w:p>
  </w:comment>
  <w:comment w:id="1844" w:author="Eric Boisvert" w:date="2016-03-26T13:37:00Z" w:initials="EB/L">
    <w:p w14:paraId="543EE89F" w14:textId="14D31BC3" w:rsidR="0024128E" w:rsidRDefault="0024128E">
      <w:pPr>
        <w:pStyle w:val="Commentaire"/>
      </w:pPr>
      <w:r>
        <w:rPr>
          <w:rStyle w:val="Marquedecommentaire"/>
        </w:rPr>
        <w:annotationRef/>
      </w:r>
      <w:r>
        <w:t>The following two clauses should probably be in their own profile</w:t>
      </w:r>
    </w:p>
  </w:comment>
  <w:comment w:id="1852" w:author="Eric Boisvert" w:date="2016-03-26T13:37:00Z" w:initials="EB/L">
    <w:p w14:paraId="61064CC3" w14:textId="0B759CA5" w:rsidR="0024128E" w:rsidRDefault="0024128E">
      <w:pPr>
        <w:pStyle w:val="Commentaire"/>
      </w:pPr>
      <w:r>
        <w:rPr>
          <w:rStyle w:val="Marquedecommentaire"/>
        </w:rPr>
        <w:annotationRef/>
      </w:r>
      <w:r>
        <w:t>Move to LOD requirements class</w:t>
      </w:r>
    </w:p>
  </w:comment>
  <w:comment w:id="1882" w:author="Eric Boisvert" w:date="2016-03-26T13:37:00Z" w:initials="EB/L">
    <w:p w14:paraId="1FAED83F" w14:textId="02425D3D" w:rsidR="0024128E" w:rsidRDefault="0024128E">
      <w:pPr>
        <w:pStyle w:val="Commentaire"/>
      </w:pPr>
      <w:r>
        <w:rPr>
          <w:rStyle w:val="Marquedecommentair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895" w:author="Eric Boisvert" w:date="2016-03-26T13:37:00Z" w:initials="EB/L">
    <w:p w14:paraId="54872106" w14:textId="6452D0FA" w:rsidR="0024128E" w:rsidRDefault="0024128E">
      <w:pPr>
        <w:pStyle w:val="Commentaire"/>
      </w:pPr>
      <w:r>
        <w:rPr>
          <w:rStyle w:val="Marquedecommentaire"/>
        </w:rPr>
        <w:annotationRef/>
      </w:r>
      <w:r>
        <w:t xml:space="preserve">Intro text essentially stolen from 7.1 cookbook </w:t>
      </w:r>
      <w:r w:rsidRPr="00762332">
        <w:t>http://www.onegeology.org/wmscookbook/7_1.html</w:t>
      </w:r>
    </w:p>
  </w:comment>
  <w:comment w:id="1945" w:author="Eric Boisvert" w:date="2016-03-26T13:37:00Z" w:initials="EB/L">
    <w:p w14:paraId="23F0E68C" w14:textId="6FA28754" w:rsidR="0024128E" w:rsidRDefault="0024128E">
      <w:pPr>
        <w:pStyle w:val="Commentaire"/>
      </w:pPr>
      <w:r>
        <w:rPr>
          <w:rStyle w:val="Marquedecommentaire"/>
        </w:rPr>
        <w:annotationRef/>
      </w:r>
      <w:r>
        <w:t>I don’t understand what this means (from scope notes)</w:t>
      </w:r>
    </w:p>
  </w:comment>
  <w:comment w:id="2064" w:author="Eric Boisvert" w:date="2016-03-26T13:37:00Z" w:initials="EB/L">
    <w:p w14:paraId="6D70419C" w14:textId="51DEC8C7" w:rsidR="0024128E" w:rsidRDefault="0024128E">
      <w:pPr>
        <w:pStyle w:val="Commentaire"/>
      </w:pPr>
      <w:r>
        <w:rPr>
          <w:rStyle w:val="Marquedecommentaire"/>
        </w:rPr>
        <w:annotationRef/>
      </w:r>
      <w:r>
        <w:t xml:space="preserve">Check, eg. </w:t>
      </w:r>
    </w:p>
  </w:comment>
  <w:comment w:id="2068" w:author="Eric Boisvert" w:date="2016-03-26T13:37:00Z" w:initials="EB/L">
    <w:p w14:paraId="7ED5E424" w14:textId="2BED472C" w:rsidR="0024128E" w:rsidRDefault="0024128E">
      <w:pPr>
        <w:pStyle w:val="Commentaire"/>
      </w:pPr>
      <w:r>
        <w:rPr>
          <w:rStyle w:val="Marquedecommentair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109" w:author="Eric Boisvert" w:date="2016-03-26T13:37:00Z" w:initials="EB/L">
    <w:p w14:paraId="65E74C2D" w14:textId="77777777" w:rsidR="0024128E" w:rsidRDefault="0024128E" w:rsidP="00D96958">
      <w:pPr>
        <w:pStyle w:val="Commentaire"/>
      </w:pPr>
      <w:r>
        <w:rPr>
          <w:rStyle w:val="Marquedecommentaire"/>
        </w:rPr>
        <w:annotationRef/>
      </w:r>
      <w:r>
        <w:t xml:space="preserve">Check, eg. </w:t>
      </w:r>
    </w:p>
  </w:comment>
  <w:comment w:id="2115" w:author="Eric Boisvert" w:date="2016-03-26T13:37:00Z" w:initials="EB/L">
    <w:p w14:paraId="1AAB0499" w14:textId="77777777" w:rsidR="0024128E" w:rsidRDefault="0024128E" w:rsidP="00176E9E">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172" w:author="Eric Boisvert" w:date="2016-03-26T13:37:00Z" w:initials="EB/L">
    <w:p w14:paraId="2DDC24B9" w14:textId="77777777" w:rsidR="0024128E" w:rsidRDefault="0024128E" w:rsidP="00176E9E">
      <w:pPr>
        <w:pStyle w:val="Commentaire"/>
      </w:pPr>
      <w:r>
        <w:rPr>
          <w:rStyle w:val="Marquedecommentair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195" w:author="Eric Boisvert" w:date="2016-03-26T13:37:00Z" w:initials="EB/L">
    <w:p w14:paraId="71798E18" w14:textId="48F7898B" w:rsidR="0024128E" w:rsidRDefault="0024128E" w:rsidP="00176E9E">
      <w:pPr>
        <w:pStyle w:val="Commentaire"/>
      </w:pPr>
      <w:r>
        <w:rPr>
          <w:rStyle w:val="Marquedecommentaire"/>
        </w:rPr>
        <w:annotationRef/>
      </w:r>
      <w:r>
        <w:t>This is a shortcut or a replacement of getting the full MappedFeature and then resolve the specification association</w:t>
      </w:r>
    </w:p>
  </w:comment>
  <w:comment w:id="2226" w:author="Eric Boisvert" w:date="2016-03-26T13:37:00Z" w:initials="EB/L">
    <w:p w14:paraId="021DDEA1" w14:textId="77777777" w:rsidR="0024128E" w:rsidRDefault="0024128E" w:rsidP="00D96958">
      <w:pPr>
        <w:pStyle w:val="Commentaire"/>
      </w:pPr>
      <w:r>
        <w:rPr>
          <w:rStyle w:val="Marquedecommentaire"/>
        </w:rPr>
        <w:annotationRef/>
      </w:r>
      <w:r>
        <w:t xml:space="preserve">Check, eg. </w:t>
      </w:r>
    </w:p>
  </w:comment>
  <w:comment w:id="2225" w:author="Ollie Raymond" w:date="2016-03-26T13:37:00Z" w:initials="OLR">
    <w:p w14:paraId="5F95FA50" w14:textId="77777777" w:rsidR="0024128E" w:rsidRDefault="0024128E"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24128E" w:rsidRDefault="0024128E">
      <w:pPr>
        <w:pStyle w:val="Commentaire"/>
      </w:pPr>
    </w:p>
  </w:comment>
  <w:comment w:id="2231" w:author="Eric Boisvert" w:date="2016-03-26T13:37:00Z" w:initials="EB/L">
    <w:p w14:paraId="5B647355" w14:textId="7881E39E" w:rsidR="0024128E" w:rsidRDefault="0024128E">
      <w:pPr>
        <w:pStyle w:val="Commentaire"/>
      </w:pPr>
      <w:r>
        <w:rPr>
          <w:rStyle w:val="Marquedecommentaire"/>
        </w:rPr>
        <w:annotationRef/>
      </w:r>
      <w:r>
        <w:t>SHOULD are not mandatory and don’t have compliance teste associated to them.</w:t>
      </w:r>
    </w:p>
  </w:comment>
  <w:comment w:id="2230" w:author="Ollie Raymond" w:date="2016-03-26T13:37:00Z" w:initials="OLR">
    <w:p w14:paraId="2AF7AF0C" w14:textId="1567801F" w:rsidR="0024128E" w:rsidRDefault="0024128E">
      <w:pPr>
        <w:pStyle w:val="Commentaire"/>
      </w:pPr>
      <w:r>
        <w:rPr>
          <w:rStyle w:val="Marquedecommentair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316" w:author="Eric Boisvert" w:date="2016-03-26T13:37:00Z" w:initials="EB/L">
    <w:p w14:paraId="5396C471" w14:textId="77777777" w:rsidR="0024128E" w:rsidRDefault="0024128E" w:rsidP="00BE718C">
      <w:pPr>
        <w:pStyle w:val="Commentaire"/>
      </w:pPr>
      <w:r>
        <w:rPr>
          <w:rStyle w:val="Marquedecommentaire"/>
        </w:rPr>
        <w:annotationRef/>
      </w:r>
      <w:r>
        <w:t xml:space="preserve">Resolve implies URI – doesn’t </w:t>
      </w:r>
      <w:proofErr w:type="gramStart"/>
      <w:r>
        <w:t>it ?</w:t>
      </w:r>
      <w:proofErr w:type="gramEnd"/>
    </w:p>
  </w:comment>
  <w:comment w:id="2401" w:author="Eric Boisvert" w:date="2016-03-26T13:37:00Z" w:initials="EB/L">
    <w:p w14:paraId="52CEAD5D" w14:textId="77777777" w:rsidR="0024128E" w:rsidRDefault="0024128E" w:rsidP="00D96958">
      <w:pPr>
        <w:pStyle w:val="Commentaire"/>
      </w:pPr>
      <w:r>
        <w:rPr>
          <w:rStyle w:val="Marquedecommentaire"/>
        </w:rPr>
        <w:annotationRef/>
      </w:r>
      <w:r>
        <w:t xml:space="preserve">Check, eg. </w:t>
      </w:r>
    </w:p>
  </w:comment>
  <w:comment w:id="2470" w:author="Eric Boisvert" w:date="2016-03-26T13:37:00Z" w:initials="EB/L">
    <w:p w14:paraId="1AA086B4" w14:textId="77777777" w:rsidR="0024128E" w:rsidRDefault="0024128E" w:rsidP="00D96958">
      <w:pPr>
        <w:pStyle w:val="Commentaire"/>
      </w:pPr>
      <w:r>
        <w:rPr>
          <w:rStyle w:val="Marquedecommentaire"/>
        </w:rPr>
        <w:annotationRef/>
      </w:r>
      <w:r>
        <w:t xml:space="preserve">Check, eg. </w:t>
      </w:r>
    </w:p>
  </w:comment>
  <w:comment w:id="2565" w:author="Eric Boisvert" w:date="2016-03-26T13:37:00Z" w:initials="EB/L">
    <w:p w14:paraId="58D17B83" w14:textId="77777777" w:rsidR="0024128E" w:rsidRDefault="0024128E" w:rsidP="00DF2985">
      <w:pPr>
        <w:pStyle w:val="Commentaire"/>
      </w:pPr>
      <w:r>
        <w:rPr>
          <w:rStyle w:val="Marquedecommentaire"/>
        </w:rPr>
        <w:annotationRef/>
      </w:r>
      <w:r>
        <w:t xml:space="preserve">Check, eg. </w:t>
      </w:r>
    </w:p>
  </w:comment>
  <w:comment w:id="2699" w:author="Eric Boisvert" w:date="2016-03-26T13:37:00Z" w:initials="EB/L">
    <w:p w14:paraId="3F27E355" w14:textId="77777777" w:rsidR="0024128E" w:rsidRDefault="0024128E" w:rsidP="002E6F45">
      <w:pPr>
        <w:pStyle w:val="Commentaire"/>
      </w:pPr>
      <w:r>
        <w:rPr>
          <w:rStyle w:val="Marquedecommentaire"/>
        </w:rPr>
        <w:annotationRef/>
      </w:r>
      <w:r>
        <w:t xml:space="preserve">Check, eg. </w:t>
      </w:r>
    </w:p>
  </w:comment>
  <w:comment w:id="2834" w:author="Eric Boisvert" w:date="2016-03-26T13:37:00Z" w:initials="EB/L">
    <w:p w14:paraId="3916DEFC" w14:textId="77777777" w:rsidR="0024128E" w:rsidRDefault="0024128E" w:rsidP="00006FB0">
      <w:pPr>
        <w:pStyle w:val="Commentaire"/>
      </w:pPr>
      <w:r>
        <w:rPr>
          <w:rStyle w:val="Marquedecommentaire"/>
        </w:rPr>
        <w:annotationRef/>
      </w:r>
      <w:r>
        <w:t xml:space="preserve">Check, eg. </w:t>
      </w:r>
    </w:p>
  </w:comment>
  <w:comment w:id="2835" w:author="Eric Boisvert" w:date="2016-03-26T13:37:00Z" w:initials="EB/L">
    <w:p w14:paraId="246F852D" w14:textId="77777777" w:rsidR="0024128E" w:rsidRDefault="0024128E" w:rsidP="00637CC9">
      <w:pPr>
        <w:pStyle w:val="Commentaire"/>
      </w:pPr>
      <w:r>
        <w:rPr>
          <w:rStyle w:val="Marquedecommentaire"/>
        </w:rPr>
        <w:annotationRef/>
      </w:r>
      <w:r>
        <w:t>Change in UML scope notes and remove observation_URI</w:t>
      </w:r>
    </w:p>
  </w:comment>
  <w:comment w:id="2869" w:author="Eric Boisvert" w:date="2016-03-26T13:37:00Z" w:initials="EB/L">
    <w:p w14:paraId="1361859C" w14:textId="0AA10B9F" w:rsidR="0024128E" w:rsidRDefault="0024128E">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38" w:author="Eric Boisvert" w:date="2016-03-26T13:37:00Z" w:initials="EB/L">
    <w:p w14:paraId="084DAD59" w14:textId="3EBA890B" w:rsidR="0024128E" w:rsidRDefault="0024128E">
      <w:pPr>
        <w:pStyle w:val="Commentaire"/>
      </w:pPr>
      <w:r>
        <w:rPr>
          <w:rStyle w:val="Marquedecommentaire"/>
        </w:rPr>
        <w:annotationRef/>
      </w:r>
      <w:r>
        <w:t>Rephrase important use case = INSPIRE</w:t>
      </w:r>
    </w:p>
  </w:comment>
  <w:comment w:id="2944" w:author="Boisvert, Eric" w:date="2016-03-26T13:37:00Z" w:initials="BE">
    <w:p w14:paraId="13C9C105" w14:textId="1D2D8D7F" w:rsidR="0024128E" w:rsidRDefault="0024128E">
      <w:pPr>
        <w:pStyle w:val="Commentaire"/>
      </w:pPr>
      <w:r>
        <w:rPr>
          <w:rStyle w:val="Marquedecommentaire"/>
        </w:rPr>
        <w:annotationRef/>
      </w:r>
      <w:r>
        <w:t xml:space="preserve">Isn’t it a dependency of 19136 to start </w:t>
      </w:r>
      <w:proofErr w:type="gramStart"/>
      <w:r>
        <w:t>with ?</w:t>
      </w:r>
      <w:proofErr w:type="gramEnd"/>
    </w:p>
  </w:comment>
  <w:comment w:id="2945" w:author="Boisvert, Eric" w:date="2016-03-26T13:37:00Z" w:initials="BE">
    <w:p w14:paraId="7AF7A7F2" w14:textId="0F17E6F0" w:rsidR="0024128E" w:rsidRDefault="0024128E">
      <w:pPr>
        <w:pStyle w:val="Commentaire"/>
      </w:pPr>
      <w:r>
        <w:rPr>
          <w:rStyle w:val="Marquedecommentaire"/>
        </w:rPr>
        <w:annotationRef/>
      </w:r>
      <w:r>
        <w:t>Pretty sure it should not be here since it’s XML encoding.  We should remove this from Logical and have it in XML encoding</w:t>
      </w:r>
    </w:p>
  </w:comment>
  <w:comment w:id="2960" w:author="Eric Boisvert" w:date="2016-03-26T13:37:00Z" w:initials="EB/L">
    <w:p w14:paraId="4602724B" w14:textId="1CB62DD0" w:rsidR="0024128E" w:rsidRDefault="0024128E">
      <w:pPr>
        <w:pStyle w:val="Commentaire"/>
      </w:pPr>
      <w:r>
        <w:rPr>
          <w:rStyle w:val="Marquedecommentaire"/>
        </w:rPr>
        <w:annotationRef/>
      </w:r>
      <w:r>
        <w:t xml:space="preserve">Not a package according to Modular </w:t>
      </w:r>
      <w:proofErr w:type="gramStart"/>
      <w:r>
        <w:t>spec  rules</w:t>
      </w:r>
      <w:proofErr w:type="gramEnd"/>
      <w:r>
        <w:t>, one package == one schema == one namespace, yet all Basic is in the same schema (xsd)</w:t>
      </w:r>
    </w:p>
  </w:comment>
  <w:comment w:id="2989" w:author="Eric Boisvert" w:date="2016-03-26T13:37:00Z" w:initials="EB/L">
    <w:p w14:paraId="6B5921D4" w14:textId="5533ACFC" w:rsidR="0024128E" w:rsidRDefault="0024128E">
      <w:pPr>
        <w:pStyle w:val="Commentaire"/>
      </w:pPr>
      <w:r>
        <w:rPr>
          <w:rStyle w:val="Marquedecommentaire"/>
        </w:rPr>
        <w:annotationRef/>
      </w:r>
      <w:r>
        <w:t>Not quite sure what to do of this.</w:t>
      </w:r>
    </w:p>
  </w:comment>
  <w:comment w:id="3000" w:author="Eric Boisvert" w:date="2016-03-26T13:37:00Z" w:initials="EB/L">
    <w:p w14:paraId="49D40484" w14:textId="5C78DA5F" w:rsidR="0024128E" w:rsidRDefault="0024128E">
      <w:pPr>
        <w:pStyle w:val="Commentaire"/>
      </w:pPr>
      <w:r>
        <w:rPr>
          <w:rStyle w:val="Marquedecommentaire"/>
        </w:rPr>
        <w:annotationRef/>
      </w:r>
      <w:r>
        <w:t>I don’t understand</w:t>
      </w:r>
    </w:p>
  </w:comment>
  <w:comment w:id="3006" w:author="Eric Boisvert" w:date="2016-03-26T13:37:00Z" w:initials="EB/L">
    <w:p w14:paraId="18B6C9FA" w14:textId="77777777" w:rsidR="0024128E" w:rsidRDefault="0024128E" w:rsidP="0016408B">
      <w:pPr>
        <w:pStyle w:val="Commentaire"/>
      </w:pPr>
      <w:r>
        <w:rPr>
          <w:rStyle w:val="Marquedecommentaire"/>
        </w:rPr>
        <w:annotationRef/>
      </w:r>
      <w:r>
        <w:t>Probably don’t need this because this is what the UML says, but this CodeType is different since it is not an external vocabulary</w:t>
      </w:r>
    </w:p>
  </w:comment>
  <w:comment w:id="3014" w:author="Eric Boisvert" w:date="2016-03-26T13:37:00Z" w:initials="EB/L">
    <w:p w14:paraId="29FF579F" w14:textId="418C8DEC" w:rsidR="0024128E" w:rsidRDefault="0024128E">
      <w:pPr>
        <w:pStyle w:val="Commentaire"/>
      </w:pPr>
      <w:r>
        <w:rPr>
          <w:rStyle w:val="Marquedecommentaire"/>
        </w:rPr>
        <w:annotationRef/>
      </w:r>
      <w:r>
        <w:t>Delete because it actually goes in 8.5.1</w:t>
      </w:r>
    </w:p>
  </w:comment>
  <w:comment w:id="3023" w:author="Eric Boisvert" w:date="2016-03-26T13:37:00Z" w:initials="EB/L">
    <w:p w14:paraId="2A96457B" w14:textId="5EA18721" w:rsidR="0024128E" w:rsidRDefault="0024128E">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025" w:author="Eric Boisvert" w:date="2016-03-26T13:37:00Z" w:initials="EB/L">
    <w:p w14:paraId="53080A5A" w14:textId="720EBE1D" w:rsidR="0024128E" w:rsidRDefault="0024128E">
      <w:pPr>
        <w:pStyle w:val="Commentaire"/>
      </w:pPr>
      <w:r>
        <w:rPr>
          <w:rStyle w:val="Marquedecommentaire"/>
        </w:rPr>
        <w:annotationRef/>
      </w:r>
      <w:r>
        <w:t>That an interesting side effect.  Basic cannot instanciate a AbstractFeatureRelation, but can xlink</w:t>
      </w:r>
      <w:proofErr w:type="gramStart"/>
      <w:r>
        <w:t>:href</w:t>
      </w:r>
      <w:proofErr w:type="gramEnd"/>
      <w:r>
        <w:t xml:space="preserve"> to one.</w:t>
      </w:r>
    </w:p>
  </w:comment>
  <w:comment w:id="3031" w:author="Eric Boisvert" w:date="2016-03-26T13:37:00Z" w:initials="EB/L">
    <w:p w14:paraId="08690EA4" w14:textId="058794F9" w:rsidR="0024128E" w:rsidRDefault="0024128E">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36" w:author="Eric Boisvert" w:date="2016-03-26T13:37:00Z" w:initials="EB/L">
    <w:p w14:paraId="5C743AC9" w14:textId="77777777" w:rsidR="0024128E" w:rsidRDefault="0024128E">
      <w:pPr>
        <w:pStyle w:val="Commentaire"/>
      </w:pPr>
      <w:r>
        <w:rPr>
          <w:rStyle w:val="Marquedecommentaire"/>
        </w:rPr>
        <w:annotationRef/>
      </w:r>
      <w:r>
        <w:t xml:space="preserve">This was in the scope note.  I don’t understand what this means.  Is the last item </w:t>
      </w:r>
    </w:p>
  </w:comment>
  <w:comment w:id="3037" w:author="Eric Boisvert" w:date="2016-03-26T13:37:00Z" w:initials="EB/L">
    <w:p w14:paraId="720006F6" w14:textId="77777777" w:rsidR="0024128E" w:rsidRDefault="0024128E">
      <w:pPr>
        <w:pStyle w:val="Commentaire"/>
      </w:pPr>
      <w:r>
        <w:rPr>
          <w:rStyle w:val="Marquedecommentaire"/>
        </w:rPr>
        <w:annotationRef/>
      </w:r>
      <w:r>
        <w:t xml:space="preserve">This is a 3.2 thing, it has been replace with a “samplingFrame” term.  I honestly preferred the 3.2 </w:t>
      </w:r>
    </w:p>
  </w:comment>
  <w:comment w:id="3044" w:author="Eric Boisvert" w:date="2016-03-28T15:33:00Z" w:initials="EB/L">
    <w:p w14:paraId="5B19BE13" w14:textId="40E8328A" w:rsidR="0024128E" w:rsidRDefault="0024128E">
      <w:pPr>
        <w:pStyle w:val="Commentaire"/>
      </w:pPr>
      <w:r>
        <w:rPr>
          <w:rStyle w:val="Marquedecommentaire"/>
        </w:rPr>
        <w:annotationRef/>
      </w:r>
      <w:r>
        <w:t>This looks like the portrayal scope notes.  In basic, it’s swe</w:t>
      </w:r>
      <w:proofErr w:type="gramStart"/>
      <w:r>
        <w:t>:Category</w:t>
      </w:r>
      <w:proofErr w:type="gramEnd"/>
      <w:r>
        <w:t xml:space="preserve"> (therefore, a term from a list).  Suggest we remove it</w:t>
      </w:r>
    </w:p>
  </w:comment>
  <w:comment w:id="3084" w:author="Eric Boisvert" w:date="2016-03-26T13:37:00Z" w:initials="EB/L">
    <w:p w14:paraId="7766A12B" w14:textId="74BF3C91" w:rsidR="0024128E" w:rsidRDefault="0024128E">
      <w:pPr>
        <w:pStyle w:val="Commentaire"/>
      </w:pPr>
      <w:r>
        <w:rPr>
          <w:rStyle w:val="Marquedecommentaire"/>
        </w:rPr>
        <w:annotationRef/>
      </w:r>
      <w:r>
        <w:t>Not sure what this means</w:t>
      </w:r>
    </w:p>
  </w:comment>
  <w:comment w:id="3111" w:author="Eric Boisvert" w:date="2016-03-26T13:37:00Z" w:initials="EB/L">
    <w:p w14:paraId="459DF5D5" w14:textId="3425E002" w:rsidR="0024128E" w:rsidRDefault="0024128E">
      <w:pPr>
        <w:pStyle w:val="Commentaire"/>
      </w:pPr>
      <w:r>
        <w:rPr>
          <w:rStyle w:val="Marquedecommentaire"/>
        </w:rPr>
        <w:annotationRef/>
      </w:r>
      <w:r>
        <w:t>Might as well just say “SHALL be percent”</w:t>
      </w:r>
    </w:p>
  </w:comment>
  <w:comment w:id="3116" w:author="Eric Boisvert" w:date="2016-03-26T13:37:00Z" w:initials="EB/L">
    <w:p w14:paraId="49EC594F" w14:textId="2959065E" w:rsidR="0024128E" w:rsidRDefault="0024128E">
      <w:pPr>
        <w:pStyle w:val="Commentaire"/>
      </w:pPr>
      <w:r>
        <w:rPr>
          <w:rStyle w:val="Marquedecommentaire"/>
        </w:rPr>
        <w:annotationRef/>
      </w:r>
      <w:r>
        <w:t>Note: I keep capitalization only when we refer to the class name, not the concept, EarthMaterial versus “Earth material”.</w:t>
      </w:r>
    </w:p>
  </w:comment>
  <w:comment w:id="3127" w:author="Eric Boisvert" w:date="2016-03-26T13:37:00Z" w:initials="EB/L">
    <w:p w14:paraId="07C6E8F7" w14:textId="19414C95" w:rsidR="0024128E" w:rsidRDefault="0024128E">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47" w:author="Eric Boisvert" w:date="2016-03-28T16:30:00Z" w:initials="EB/L">
    <w:p w14:paraId="411F64B9" w14:textId="2AC6BAD6" w:rsidR="0024128E" w:rsidRDefault="0024128E">
      <w:pPr>
        <w:pStyle w:val="Commentaire"/>
      </w:pPr>
      <w:r>
        <w:rPr>
          <w:rStyle w:val="Marquedecommentaire"/>
        </w:rPr>
        <w:annotationRef/>
      </w:r>
      <w:r>
        <w:t>We don’t get the opportunities to site XVII century stuff very often</w:t>
      </w:r>
    </w:p>
  </w:comment>
  <w:comment w:id="3170" w:author="Eric Boisvert" w:date="2016-03-26T13:37:00Z" w:initials="EB/L">
    <w:p w14:paraId="064878C1" w14:textId="5C24CDFF" w:rsidR="0024128E" w:rsidRDefault="0024128E">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209" w:author="Eric Boisvert" w:date="2016-03-26T13:37:00Z" w:initials="EB/L">
    <w:p w14:paraId="141CBB56" w14:textId="78925F87" w:rsidR="0024128E" w:rsidRDefault="0024128E">
      <w:pPr>
        <w:pStyle w:val="Commentaire"/>
      </w:pPr>
      <w:r>
        <w:rPr>
          <w:rStyle w:val="Marquedecommentaire"/>
        </w:rPr>
        <w:annotationRef/>
      </w:r>
      <w:proofErr w:type="gramStart"/>
      <w:r>
        <w:t>Heterogeneity ?</w:t>
      </w:r>
      <w:proofErr w:type="gramEnd"/>
    </w:p>
  </w:comment>
  <w:comment w:id="3224" w:author="Eric Boisvert" w:date="2016-03-26T13:37:00Z" w:initials="EB/L">
    <w:p w14:paraId="58301678" w14:textId="30B77D74" w:rsidR="0024128E" w:rsidRDefault="0024128E">
      <w:pPr>
        <w:pStyle w:val="Commentaire"/>
      </w:pPr>
      <w:r>
        <w:rPr>
          <w:rStyle w:val="Marquedecommentaire"/>
        </w:rPr>
        <w:annotationRef/>
      </w:r>
      <w:r>
        <w:t>Not sure what this is for</w:t>
      </w:r>
    </w:p>
  </w:comment>
  <w:comment w:id="3232" w:author="Eric Boisvert" w:date="2016-03-26T13:37:00Z" w:initials="EB/L">
    <w:p w14:paraId="10B4786D" w14:textId="0F8925E1" w:rsidR="0024128E" w:rsidRDefault="0024128E">
      <w:pPr>
        <w:pStyle w:val="Commentaire"/>
      </w:pPr>
      <w:r>
        <w:rPr>
          <w:rStyle w:val="Marquedecommentaire"/>
        </w:rPr>
        <w:annotationRef/>
      </w:r>
      <w:r>
        <w:t>Shouldn’t be “deformation of a GeologicUnit</w:t>
      </w:r>
      <w:proofErr w:type="gramStart"/>
      <w:r>
        <w:t>” ?</w:t>
      </w:r>
      <w:proofErr w:type="gramEnd"/>
    </w:p>
  </w:comment>
  <w:comment w:id="3310" w:author="Eric Boisvert" w:date="2016-03-26T13:37:00Z" w:initials="EB/L">
    <w:p w14:paraId="7145605A" w14:textId="12673CC8" w:rsidR="0024128E" w:rsidRDefault="0024128E">
      <w:pPr>
        <w:pStyle w:val="Commentaire"/>
      </w:pPr>
      <w:r>
        <w:rPr>
          <w:rStyle w:val="Marquedecommentair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324" w:author="Boisvert, Eric" w:date="2016-03-26T13:37:00Z" w:initials="BE">
    <w:p w14:paraId="41B1F482" w14:textId="77777777" w:rsidR="0024128E" w:rsidRDefault="0024128E" w:rsidP="00390DF7">
      <w:pPr>
        <w:pStyle w:val="Commentaire"/>
      </w:pPr>
      <w:r>
        <w:rPr>
          <w:rStyle w:val="Marquedecommentaire"/>
        </w:rPr>
        <w:annotationRef/>
      </w:r>
      <w:r>
        <w:t>Check. Maybe it’s a GML 3.3 thing</w:t>
      </w:r>
    </w:p>
  </w:comment>
  <w:comment w:id="3363" w:author="Boisvert, Eric" w:date="2016-03-29T14:56:00Z" w:initials="BE">
    <w:p w14:paraId="1D69B5C2" w14:textId="5CF0D125" w:rsidR="00DD26B8" w:rsidRDefault="00DD26B8">
      <w:pPr>
        <w:pStyle w:val="Commentaire"/>
      </w:pPr>
      <w:r>
        <w:rPr>
          <w:rStyle w:val="Marquedecommentaire"/>
        </w:rPr>
        <w:annotationRef/>
      </w:r>
      <w:r>
        <w:t>Although some of the requirements below do.</w:t>
      </w:r>
    </w:p>
  </w:comment>
  <w:comment w:id="3365" w:author="Eric Boisvert" w:date="2016-03-26T13:37:00Z" w:initials="EB/L">
    <w:p w14:paraId="6ED4705C" w14:textId="77777777" w:rsidR="0024128E" w:rsidRDefault="0024128E" w:rsidP="00657E64">
      <w:pPr>
        <w:pStyle w:val="Commentaire"/>
      </w:pPr>
      <w:r>
        <w:rPr>
          <w:rStyle w:val="Marquedecommentaire"/>
        </w:rPr>
        <w:annotationRef/>
      </w:r>
      <w:r>
        <w:t>Should we have a recommendation that community stick to a single convension (eg: OneGeology uses that convension)</w:t>
      </w:r>
    </w:p>
  </w:comment>
  <w:comment w:id="3398" w:author="Eric Boisvert" w:date="2016-03-26T13:37:00Z" w:initials="EB/L">
    <w:p w14:paraId="5485F6AC" w14:textId="77777777" w:rsidR="0024128E" w:rsidRDefault="0024128E" w:rsidP="00657E64">
      <w:pPr>
        <w:pStyle w:val="Commentaire"/>
      </w:pPr>
      <w:r>
        <w:rPr>
          <w:rStyle w:val="Marquedecommentaire"/>
        </w:rPr>
        <w:annotationRef/>
      </w:r>
      <w:r>
        <w:t>Should we define a specific uom for this – or should we even bother and leave this for community.</w:t>
      </w:r>
    </w:p>
  </w:comment>
  <w:comment w:id="3442" w:author="Eric Boisvert" w:date="2016-03-26T13:37:00Z" w:initials="EB/L">
    <w:p w14:paraId="0B5605F6" w14:textId="6C87D3D6" w:rsidR="0024128E" w:rsidRDefault="0024128E">
      <w:pPr>
        <w:pStyle w:val="Commentaire"/>
      </w:pPr>
      <w:r>
        <w:rPr>
          <w:rStyle w:val="Marquedecommentaire"/>
        </w:rPr>
        <w:annotationRef/>
      </w:r>
      <w:r>
        <w:t>This is one exception in the list.  It’s not externally managed, but actually enforced in the specification and the schema.</w:t>
      </w:r>
    </w:p>
  </w:comment>
  <w:comment w:id="3467" w:author="Eric Boisvert" w:date="2016-03-26T13:37:00Z" w:initials="EB/L">
    <w:p w14:paraId="66B47F31" w14:textId="1A6C4486" w:rsidR="0024128E" w:rsidRDefault="0024128E">
      <w:pPr>
        <w:pStyle w:val="Commentaire"/>
      </w:pPr>
      <w:r>
        <w:rPr>
          <w:rStyle w:val="Marquedecommentaire"/>
        </w:rPr>
        <w:annotationRef/>
      </w:r>
      <w:r>
        <w:t>Cordlink and Kentuky did a mapping</w:t>
      </w:r>
    </w:p>
  </w:comment>
  <w:comment w:id="3513" w:author="Boisvert, Eric" w:date="2016-03-26T13:37:00Z" w:initials="BE">
    <w:p w14:paraId="4C533D5C" w14:textId="30A4DA1A" w:rsidR="0024128E" w:rsidRDefault="0024128E">
      <w:pPr>
        <w:pStyle w:val="Commentaire"/>
      </w:pPr>
      <w:r>
        <w:rPr>
          <w:rStyle w:val="Marquedecommentaire"/>
        </w:rPr>
        <w:annotationRef/>
      </w:r>
      <w:r>
        <w:t>Draws in schema language and spatial schema already</w:t>
      </w:r>
    </w:p>
  </w:comment>
  <w:comment w:id="3524" w:author="Eric Boisvert" w:date="2016-03-26T13:37:00Z" w:initials="EB/L">
    <w:p w14:paraId="3B2EDD2B" w14:textId="3ED32B99" w:rsidR="0024128E" w:rsidRDefault="0024128E">
      <w:pPr>
        <w:pStyle w:val="Commentaire"/>
      </w:pPr>
      <w:r>
        <w:rPr>
          <w:rStyle w:val="Marquedecommentaire"/>
        </w:rPr>
        <w:annotationRef/>
      </w:r>
      <w:r>
        <w:t>Rework this, this should be under GeologicFeatureRelation below</w:t>
      </w:r>
    </w:p>
  </w:comment>
  <w:comment w:id="3535" w:author="Eric Boisvert" w:date="2016-03-26T13:37:00Z" w:initials="EB/L">
    <w:p w14:paraId="301A2117" w14:textId="7B08D6E4" w:rsidR="0024128E" w:rsidRDefault="0024128E">
      <w:pPr>
        <w:pStyle w:val="Commentaire"/>
      </w:pPr>
      <w:r>
        <w:rPr>
          <w:rStyle w:val="Marquedecommentaire"/>
        </w:rPr>
        <w:annotationRef/>
      </w:r>
      <w:r>
        <w:t>I remove “spatial object” because GeologicFeatureRelation are between Features</w:t>
      </w:r>
    </w:p>
  </w:comment>
  <w:comment w:id="3624" w:author="Eric Boisvert" w:date="2016-03-26T13:37:00Z" w:initials="EB/L">
    <w:p w14:paraId="05D4B33C" w14:textId="05CF38CA" w:rsidR="0024128E" w:rsidRDefault="0024128E">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27" w:author="Eric Boisvert" w:date="2016-03-26T13:37:00Z" w:initials="EB/L">
    <w:p w14:paraId="5F904FE1" w14:textId="3B228682" w:rsidR="0024128E" w:rsidRDefault="0024128E">
      <w:pPr>
        <w:pStyle w:val="Commentaire"/>
      </w:pPr>
      <w:r>
        <w:rPr>
          <w:rStyle w:val="Marquedecommentaire"/>
        </w:rPr>
        <w:annotationRef/>
      </w:r>
      <w:r>
        <w:t>It’s a swe</w:t>
      </w:r>
      <w:proofErr w:type="gramStart"/>
      <w:r>
        <w:t>:QuantityRange</w:t>
      </w:r>
      <w:proofErr w:type="gramEnd"/>
    </w:p>
  </w:comment>
  <w:comment w:id="3638" w:author="Eric Boisvert" w:date="2016-03-26T13:37:00Z" w:initials="EB/L">
    <w:p w14:paraId="39A3506E" w14:textId="63BD2186" w:rsidR="0024128E" w:rsidRPr="00CD22DC" w:rsidRDefault="0024128E">
      <w:pPr>
        <w:pStyle w:val="Commentaire"/>
        <w:rPr>
          <w:lang w:val="en-CA"/>
        </w:rPr>
      </w:pPr>
      <w:r>
        <w:rPr>
          <w:rStyle w:val="Marquedecommentair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719" w:author="Eric Boisvert" w:date="2016-03-26T13:37:00Z" w:initials="EB/L">
    <w:p w14:paraId="2825455C" w14:textId="17477529" w:rsidR="0024128E" w:rsidRDefault="0024128E">
      <w:pPr>
        <w:pStyle w:val="Commentaire"/>
      </w:pPr>
      <w:r>
        <w:rPr>
          <w:rStyle w:val="Marquedecommentaire"/>
        </w:rPr>
        <w:annotationRef/>
      </w:r>
      <w:r>
        <w:t>Don’t forget to add a dependency to GeologicAge in the requirement class list</w:t>
      </w:r>
    </w:p>
  </w:comment>
  <w:comment w:id="3762" w:author="Eric Boisvert" w:date="2016-03-26T13:37:00Z" w:initials="EB/L">
    <w:p w14:paraId="46DD4A60" w14:textId="39A954E4" w:rsidR="0024128E" w:rsidRDefault="0024128E">
      <w:pPr>
        <w:pStyle w:val="Commentaire"/>
      </w:pPr>
      <w:r>
        <w:rPr>
          <w:rStyle w:val="Marquedecommentaire"/>
        </w:rPr>
        <w:annotationRef/>
      </w:r>
      <w:r>
        <w:t xml:space="preserve">Not clear sentence.  </w:t>
      </w:r>
    </w:p>
  </w:comment>
  <w:comment w:id="3840" w:author="Eric Boisvert" w:date="2016-03-26T13:37:00Z" w:initials="EB/L">
    <w:p w14:paraId="42C21903" w14:textId="3AFF6780" w:rsidR="0024128E" w:rsidRDefault="0024128E">
      <w:pPr>
        <w:pStyle w:val="Commentaire"/>
      </w:pPr>
      <w:r>
        <w:rPr>
          <w:rStyle w:val="Marquedecommentaire"/>
        </w:rPr>
        <w:annotationRef/>
      </w:r>
      <w:r>
        <w:t>Would’t it be more informative to have ShearDisplacementStructure in this diagram (to show that SDSDescription adds description to SDS)</w:t>
      </w:r>
    </w:p>
  </w:comment>
  <w:comment w:id="3859" w:author="Eric Boisvert" w:date="2016-03-26T13:37:00Z" w:initials="EB/L">
    <w:p w14:paraId="34ACD43E" w14:textId="47D71F8A" w:rsidR="0024128E" w:rsidRDefault="0024128E">
      <w:pPr>
        <w:pStyle w:val="Commentaire"/>
      </w:pPr>
      <w:r>
        <w:rPr>
          <w:rStyle w:val="Marquedecommentaire"/>
        </w:rPr>
        <w:annotationRef/>
      </w:r>
      <w:r>
        <w:t>Although strongly related, there are not much Esker made of basalt.</w:t>
      </w:r>
    </w:p>
  </w:comment>
  <w:comment w:id="3869" w:author="Eric Boisvert" w:date="2016-03-26T13:37:00Z" w:initials="EB/L">
    <w:p w14:paraId="400E408F" w14:textId="0E976AB6" w:rsidR="0024128E" w:rsidRDefault="0024128E">
      <w:pPr>
        <w:pStyle w:val="Commentaire"/>
      </w:pPr>
      <w:r>
        <w:rPr>
          <w:rStyle w:val="Marquedecommentaire"/>
        </w:rPr>
        <w:annotationRef/>
      </w:r>
      <w:r>
        <w:t>Original scope notes had “term(s) or numeric values.”</w:t>
      </w:r>
    </w:p>
  </w:comment>
  <w:comment w:id="3920" w:author="Eric Boisvert" w:date="2016-03-26T13:37:00Z" w:initials="EB/L">
    <w:p w14:paraId="0435CE0A" w14:textId="4553E961" w:rsidR="0024128E" w:rsidRDefault="0024128E">
      <w:pPr>
        <w:pStyle w:val="Commentaire"/>
      </w:pPr>
      <w:r>
        <w:rPr>
          <w:rStyle w:val="Marquedecommentaire"/>
        </w:rPr>
        <w:annotationRef/>
      </w:r>
      <w:r>
        <w:t>This is a bit circular</w:t>
      </w:r>
    </w:p>
  </w:comment>
  <w:comment w:id="3955" w:author="Eric Boisvert" w:date="2016-03-26T13:37:00Z" w:initials="EB/L">
    <w:p w14:paraId="5768A9DC" w14:textId="2773047A" w:rsidR="0024128E" w:rsidRDefault="0024128E">
      <w:pPr>
        <w:pStyle w:val="Commentaire"/>
      </w:pPr>
      <w:r>
        <w:rPr>
          <w:rStyle w:val="Marquedecommentaire"/>
        </w:rPr>
        <w:annotationRef/>
      </w:r>
      <w:r>
        <w:t>This is the very same description than GeochronologicEra.  I suspect this description is for GeochronologicEra because it references stratotype.</w:t>
      </w:r>
    </w:p>
  </w:comment>
  <w:comment w:id="3957" w:author="Eric Boisvert" w:date="2016-03-26T13:37:00Z" w:initials="EB/L">
    <w:p w14:paraId="2C24A7A7" w14:textId="66DBDB6A" w:rsidR="0024128E" w:rsidRDefault="0024128E">
      <w:pPr>
        <w:pStyle w:val="Commentaire"/>
      </w:pPr>
      <w:r>
        <w:rPr>
          <w:rStyle w:val="Marquedecommentaire"/>
        </w:rPr>
        <w:annotationRef/>
      </w:r>
      <w:r>
        <w:t>Is there a better way to say that children and grand-childrens.</w:t>
      </w:r>
    </w:p>
  </w:comment>
  <w:comment w:id="3960" w:author="Eric Boisvert" w:date="2016-03-26T13:37:00Z" w:initials="EB/L">
    <w:p w14:paraId="7247A767" w14:textId="343C40D3" w:rsidR="0024128E" w:rsidRDefault="0024128E">
      <w:pPr>
        <w:pStyle w:val="Commentaire"/>
      </w:pPr>
      <w:r>
        <w:rPr>
          <w:rStyle w:val="Marquedecommentaire"/>
        </w:rPr>
        <w:annotationRef/>
      </w:r>
      <w:r>
        <w:t xml:space="preserve">Is there a rule that says that start must be younger than </w:t>
      </w:r>
      <w:proofErr w:type="gramStart"/>
      <w:r>
        <w:t>end ?</w:t>
      </w:r>
      <w:proofErr w:type="gramEnd"/>
    </w:p>
  </w:comment>
  <w:comment w:id="4064" w:author="Boisvert, Eric" w:date="2016-03-26T13:37:00Z" w:initials="BE">
    <w:p w14:paraId="14328BAF" w14:textId="1FF148EF" w:rsidR="0024128E" w:rsidRDefault="0024128E">
      <w:pPr>
        <w:pStyle w:val="Commentaire"/>
      </w:pPr>
      <w:r>
        <w:rPr>
          <w:rStyle w:val="Marquedecommentaire"/>
        </w:rPr>
        <w:annotationRef/>
      </w:r>
      <w:r>
        <w:t>This means that interval are in absolute coordinate</w:t>
      </w:r>
    </w:p>
  </w:comment>
  <w:comment w:id="4179" w:author="Eric Boisvert" w:date="2016-03-26T13:37:00Z" w:initials="EB/L">
    <w:p w14:paraId="13AA4EC3" w14:textId="25C396E8" w:rsidR="0024128E" w:rsidRDefault="0024128E">
      <w:pPr>
        <w:pStyle w:val="Commentaire"/>
      </w:pPr>
      <w:r>
        <w:rPr>
          <w:rStyle w:val="Marquedecommentaire"/>
        </w:rPr>
        <w:annotationRef/>
      </w:r>
      <w:r>
        <w:t>In the previous version, I wrote this down as a requirement.  But it’s untestable, it’s just two different encoding that have different meanings</w:t>
      </w:r>
    </w:p>
  </w:comment>
  <w:comment w:id="4317" w:author="Boisvert, Eric" w:date="2016-03-26T13:37:00Z" w:initials="BE">
    <w:p w14:paraId="1D73A3B9" w14:textId="3051C86B" w:rsidR="0024128E" w:rsidRDefault="0024128E">
      <w:pPr>
        <w:pStyle w:val="Commentaire"/>
      </w:pPr>
      <w:r>
        <w:rPr>
          <w:rStyle w:val="Marquedecommentaire"/>
        </w:rPr>
        <w:annotationRef/>
      </w:r>
      <w:r>
        <w:t>This labAnalysis-&gt;samplgFeature is redundant since its already include with basic</w:t>
      </w:r>
    </w:p>
  </w:comment>
  <w:comment w:id="4323" w:author="Boisvert, Eric" w:date="2016-03-26T13:37:00Z" w:initials="BE">
    <w:p w14:paraId="5CE49A75" w14:textId="0AEC9407" w:rsidR="0024128E" w:rsidRDefault="0024128E">
      <w:pPr>
        <w:pStyle w:val="Commentaire"/>
      </w:pPr>
      <w:r>
        <w:rPr>
          <w:rStyle w:val="Marquedecommentaire"/>
        </w:rPr>
        <w:annotationRef/>
      </w:r>
      <w:r>
        <w:t>I think it comes with basic / gml – no need to put it there</w:t>
      </w:r>
    </w:p>
  </w:comment>
  <w:comment w:id="4360" w:author="Eric Boisvert" w:date="2016-03-26T14:12:00Z" w:initials="EB/L">
    <w:p w14:paraId="3FE7EDCC" w14:textId="2BD98D64" w:rsidR="0024128E" w:rsidRDefault="0024128E">
      <w:pPr>
        <w:pStyle w:val="Commentaire"/>
      </w:pPr>
      <w:r>
        <w:rPr>
          <w:rStyle w:val="Marquedecommentaire"/>
        </w:rPr>
        <w:annotationRef/>
      </w:r>
      <w:r>
        <w:t>Removed because this should be defined in the profile made by that community</w:t>
      </w:r>
    </w:p>
  </w:comment>
  <w:comment w:id="4471" w:author="Boisvert, Eric" w:date="2016-03-26T13:37:00Z" w:initials="BE">
    <w:p w14:paraId="7B362452" w14:textId="07A1582E" w:rsidR="0024128E" w:rsidRDefault="0024128E">
      <w:pPr>
        <w:pStyle w:val="Commentaire"/>
      </w:pPr>
      <w:r>
        <w:rPr>
          <w:rStyle w:val="Marquedecommentaire"/>
        </w:rPr>
        <w:annotationRef/>
      </w:r>
      <w:r>
        <w:t>I suppose we can’t really police what other domains do.</w:t>
      </w:r>
    </w:p>
  </w:comment>
  <w:comment w:id="4487" w:author="Boisvert, Eric" w:date="2016-03-26T13:37:00Z" w:initials="BE">
    <w:p w14:paraId="261F51AD" w14:textId="318CAC15" w:rsidR="0024128E" w:rsidRDefault="0024128E">
      <w:pPr>
        <w:pStyle w:val="Commentaire"/>
      </w:pPr>
      <w:r>
        <w:rPr>
          <w:rStyle w:val="Marquedecommentaire"/>
        </w:rPr>
        <w:annotationRef/>
      </w:r>
      <w:r>
        <w:t xml:space="preserve">Or is it </w:t>
      </w:r>
      <w:proofErr w:type="gramStart"/>
      <w:r>
        <w:t>normative ?</w:t>
      </w:r>
      <w:proofErr w:type="gramEnd"/>
    </w:p>
  </w:comment>
  <w:comment w:id="4540" w:author="Eric Boisvert" w:date="2016-03-26T13:37:00Z" w:initials="EB/L">
    <w:p w14:paraId="7795B763" w14:textId="0B9030E4" w:rsidR="0024128E" w:rsidRDefault="0024128E">
      <w:pPr>
        <w:pStyle w:val="Commentaire"/>
      </w:pPr>
      <w:r>
        <w:rPr>
          <w:rStyle w:val="Marquedecommentaire"/>
        </w:rPr>
        <w:annotationRef/>
      </w:r>
      <w:r>
        <w:t xml:space="preserve">Is this still how http URI </w:t>
      </w:r>
      <w:proofErr w:type="gramStart"/>
      <w:r>
        <w:t>flagged ?</w:t>
      </w:r>
      <w:proofErr w:type="gramEnd"/>
    </w:p>
  </w:comment>
  <w:comment w:id="4593" w:author="Eric Boisvert" w:date="2016-03-26T13:37:00Z" w:initials="EB/L">
    <w:p w14:paraId="3082C719" w14:textId="77777777" w:rsidR="0024128E" w:rsidRDefault="0024128E">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594" w:author="Eric Boisvert" w:date="2016-03-26T13:37:00Z" w:initials="EB/L">
    <w:p w14:paraId="241CC4E7" w14:textId="77777777" w:rsidR="0024128E" w:rsidRDefault="0024128E">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4597" w:author="Eric Boisvert" w:date="2016-03-26T13:37:00Z" w:initials="EB/L">
    <w:p w14:paraId="7F452530" w14:textId="4D282E5B" w:rsidR="0024128E" w:rsidRDefault="0024128E">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604" w:author="Eric Boisvert" w:date="2016-03-26T14:25:00Z" w:initials="EB/L">
    <w:p w14:paraId="23E499DD" w14:textId="4C908A9F" w:rsidR="0024128E" w:rsidRDefault="0024128E">
      <w:pPr>
        <w:pStyle w:val="Commentaire"/>
      </w:pPr>
      <w:r>
        <w:rPr>
          <w:rStyle w:val="Marquedecommentaire"/>
        </w:rPr>
        <w:annotationRef/>
      </w:r>
      <w:r>
        <w:t>Removed since all sch will import core anyway.  It’s embedded in the previous rule</w:t>
      </w:r>
    </w:p>
  </w:comment>
  <w:comment w:id="4683" w:author="Eric Boisvert" w:date="2016-03-26T13:37:00Z" w:initials="EB/L">
    <w:p w14:paraId="05E20B47" w14:textId="2CC7B3E4" w:rsidR="0024128E" w:rsidRDefault="0024128E">
      <w:pPr>
        <w:pStyle w:val="Commentaire"/>
      </w:pPr>
      <w:r>
        <w:rPr>
          <w:rStyle w:val="Marquedecommentaire"/>
        </w:rPr>
        <w:annotationRef/>
      </w:r>
      <w:r>
        <w:t>Gml</w:t>
      </w:r>
      <w:proofErr w:type="gramStart"/>
      <w:r>
        <w:t>:id</w:t>
      </w:r>
      <w:proofErr w:type="gramEnd"/>
      <w:r>
        <w:t xml:space="preserve"> != name !</w:t>
      </w:r>
    </w:p>
  </w:comment>
  <w:comment w:id="4816" w:author="Eric Boisvert" w:date="2016-03-26T13:37:00Z" w:initials="EB/L">
    <w:p w14:paraId="18EE763B" w14:textId="77777777" w:rsidR="0024128E" w:rsidRDefault="0024128E" w:rsidP="00652E95">
      <w:pPr>
        <w:pStyle w:val="Commentaire"/>
      </w:pPr>
      <w:r>
        <w:rPr>
          <w:rStyle w:val="Marquedecommentaire"/>
        </w:rPr>
        <w:annotationRef/>
      </w:r>
      <w:r>
        <w:t>Great. This one 404s</w:t>
      </w:r>
    </w:p>
  </w:comment>
  <w:comment w:id="4837" w:author="Eric Boisvert" w:date="2016-03-26T13:37:00Z" w:initials="EB/L">
    <w:p w14:paraId="7EBA9BF2" w14:textId="77777777" w:rsidR="0024128E" w:rsidRDefault="0024128E">
      <w:pPr>
        <w:pStyle w:val="Commentaire"/>
      </w:pPr>
      <w:r>
        <w:rPr>
          <w:rStyle w:val="Marquedecommentaire"/>
        </w:rPr>
        <w:annotationRef/>
      </w:r>
      <w:r>
        <w:t>Great. This one 404s</w:t>
      </w:r>
    </w:p>
  </w:comment>
  <w:comment w:id="4847" w:author="Boisvert, Eric" w:date="2016-03-26T13:37:00Z" w:initials="BE">
    <w:p w14:paraId="70C77D12" w14:textId="582AFCB0" w:rsidR="0024128E" w:rsidRDefault="0024128E">
      <w:pPr>
        <w:pStyle w:val="Commentaire"/>
      </w:pPr>
      <w:r>
        <w:rPr>
          <w:rStyle w:val="Marquedecommentaire"/>
        </w:rPr>
        <w:annotationRef/>
      </w:r>
      <w:r>
        <w:t>Technically, this one should be testable by schematron</w:t>
      </w:r>
    </w:p>
  </w:comment>
  <w:comment w:id="4848" w:author="Boisvert, Eric" w:date="2016-03-26T13:37:00Z" w:initials="BE">
    <w:p w14:paraId="45CD9209" w14:textId="209DC396" w:rsidR="0024128E" w:rsidRDefault="0024128E">
      <w:pPr>
        <w:pStyle w:val="Commentaire"/>
      </w:pPr>
      <w:r>
        <w:rPr>
          <w:rStyle w:val="Marquedecommentaire"/>
        </w:rPr>
        <w:annotationRef/>
      </w:r>
      <w:r>
        <w:t xml:space="preserve">Shall we enforce a specific </w:t>
      </w:r>
      <w:proofErr w:type="gramStart"/>
      <w:r>
        <w:t>codeSpace ?</w:t>
      </w:r>
      <w:proofErr w:type="gramEnd"/>
    </w:p>
  </w:comment>
  <w:comment w:id="4922" w:author="Eric Boisvert" w:date="2016-03-26T13:37:00Z" w:initials="EB/L">
    <w:p w14:paraId="285C7AC8" w14:textId="3CA6FD1E" w:rsidR="0024128E" w:rsidRDefault="0024128E">
      <w:pPr>
        <w:pStyle w:val="Commentaire"/>
      </w:pPr>
      <w:r>
        <w:rPr>
          <w:rStyle w:val="Marquedecommentaire"/>
        </w:rPr>
        <w:annotationRef/>
      </w:r>
      <w:r>
        <w:t>Not an official spec</w:t>
      </w:r>
    </w:p>
  </w:comment>
  <w:comment w:id="4961" w:author="Eric Boisvert" w:date="2016-03-26T13:37:00Z" w:initials="EB/L">
    <w:p w14:paraId="60ACA5C2" w14:textId="2073F116" w:rsidR="0024128E" w:rsidRDefault="0024128E">
      <w:pPr>
        <w:pStyle w:val="Commentaire"/>
      </w:pPr>
      <w:r>
        <w:rPr>
          <w:rStyle w:val="Marquedecommentaire"/>
        </w:rPr>
        <w:annotationRef/>
      </w:r>
      <w:r>
        <w:t>Check.  Are we SF1 or SF0</w:t>
      </w:r>
    </w:p>
  </w:comment>
  <w:comment w:id="5105" w:author="Eric Boisvert" w:date="2016-03-26T13:37:00Z" w:initials="EB/L">
    <w:p w14:paraId="004591F4" w14:textId="77777777" w:rsidR="0024128E" w:rsidRDefault="0024128E" w:rsidP="00974714">
      <w:pPr>
        <w:pStyle w:val="Commentaire"/>
      </w:pPr>
      <w:r>
        <w:rPr>
          <w:rStyle w:val="Marquedecommentaire"/>
        </w:rPr>
        <w:annotationRef/>
      </w:r>
      <w:r>
        <w:t>Should we keep the abstract portrayal for future 3.2 extension</w:t>
      </w:r>
    </w:p>
  </w:comment>
  <w:comment w:id="5156" w:author="Eric Boisvert" w:date="2016-03-26T13:37:00Z" w:initials="EB/L">
    <w:p w14:paraId="42B015B6" w14:textId="30254E4D" w:rsidR="0024128E" w:rsidRDefault="0024128E">
      <w:pPr>
        <w:pStyle w:val="Commentaire"/>
      </w:pPr>
      <w:r>
        <w:rPr>
          <w:rStyle w:val="Marquedecommentaire"/>
        </w:rPr>
        <w:annotationRef/>
      </w:r>
      <w:r>
        <w:t xml:space="preserve">Can a property be even serialized, but </w:t>
      </w:r>
      <w:proofErr w:type="gramStart"/>
      <w:r>
        <w:t>empty ?</w:t>
      </w:r>
      <w:proofErr w:type="gramEnd"/>
      <w:r>
        <w:t xml:space="preserve"> – must check</w:t>
      </w:r>
    </w:p>
  </w:comment>
  <w:comment w:id="5171" w:author="Eric Boisvert" w:date="2016-03-26T13:37:00Z" w:initials="EB/L">
    <w:p w14:paraId="5664EA8E" w14:textId="793BA081" w:rsidR="0024128E" w:rsidRDefault="0024128E">
      <w:pPr>
        <w:pStyle w:val="Commentaire"/>
      </w:pPr>
      <w:r>
        <w:rPr>
          <w:rStyle w:val="Marquedecommentaire"/>
        </w:rPr>
        <w:annotationRef/>
      </w:r>
      <w:r>
        <w:t>Removed this clause, because the top requirement is already that instance must be valid.</w:t>
      </w:r>
    </w:p>
  </w:comment>
  <w:comment w:id="5999" w:author="Eric Boisvert" w:date="2016-03-29T09:19:00Z" w:initials="EB/L">
    <w:p w14:paraId="656303FA" w14:textId="77777777" w:rsidR="0024128E" w:rsidRDefault="0024128E" w:rsidP="00480BB6">
      <w:pPr>
        <w:pStyle w:val="Commentaire"/>
      </w:pPr>
      <w:r>
        <w:rPr>
          <w:rStyle w:val="Marquedecommentaire"/>
        </w:rPr>
        <w:annotationRef/>
      </w:r>
      <w:r>
        <w:t>This is bad.</w:t>
      </w:r>
    </w:p>
  </w:comment>
  <w:comment w:id="7125" w:author="Eric Boisvert" w:date="2016-03-29T09:19:00Z" w:initials="EB/L">
    <w:p w14:paraId="229C7586" w14:textId="77777777" w:rsidR="0024128E" w:rsidRDefault="0024128E" w:rsidP="00480BB6">
      <w:pPr>
        <w:pStyle w:val="Commentaire"/>
      </w:pPr>
      <w:r>
        <w:rPr>
          <w:rStyle w:val="Marquedecommentaire"/>
        </w:rPr>
        <w:annotationRef/>
      </w:r>
      <w:r>
        <w:t>Could not figure a good way to craft a rule (see requirements)</w:t>
      </w:r>
    </w:p>
  </w:comment>
  <w:comment w:id="7155" w:author="Eric Boisvert" w:date="2016-03-29T09:19:00Z" w:initials="EB/L">
    <w:p w14:paraId="67555824" w14:textId="77777777" w:rsidR="0024128E" w:rsidRDefault="0024128E"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77DF9" w14:textId="77777777" w:rsidR="00A1785C" w:rsidRDefault="00A1785C">
      <w:pPr>
        <w:spacing w:after="0"/>
      </w:pPr>
      <w:r>
        <w:separator/>
      </w:r>
    </w:p>
  </w:endnote>
  <w:endnote w:type="continuationSeparator" w:id="0">
    <w:p w14:paraId="19C13F0E" w14:textId="77777777" w:rsidR="00A1785C" w:rsidRDefault="00A178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24128E" w:rsidRDefault="0024128E">
    <w:pPr>
      <w:pStyle w:val="Pieddepage"/>
      <w:jc w:val="center"/>
    </w:pPr>
    <w:r>
      <w:fldChar w:fldCharType="begin"/>
    </w:r>
    <w:r>
      <w:instrText xml:space="preserve"> PAGE   \* MERGEFORMAT </w:instrText>
    </w:r>
    <w:r>
      <w:fldChar w:fldCharType="separate"/>
    </w:r>
    <w:r w:rsidR="001C6A17">
      <w:rPr>
        <w:noProof/>
      </w:rPr>
      <w:t>110</w:t>
    </w:r>
    <w:r>
      <w:rPr>
        <w:noProof/>
      </w:rPr>
      <w:fldChar w:fldCharType="end"/>
    </w:r>
  </w:p>
  <w:p w14:paraId="5299F2EC" w14:textId="52887485" w:rsidR="0024128E" w:rsidRPr="0079517D" w:rsidRDefault="0024128E" w:rsidP="0079517D">
    <w:pPr>
      <w:pStyle w:val="Pieddepage"/>
      <w:jc w:val="right"/>
      <w:rPr>
        <w:sz w:val="16"/>
        <w:szCs w:val="16"/>
      </w:rPr>
    </w:pPr>
    <w:r w:rsidRPr="0079517D">
      <w:rPr>
        <w:sz w:val="16"/>
        <w:szCs w:val="16"/>
      </w:rPr>
      <w:t xml:space="preserve">Copyright © </w:t>
    </w:r>
    <w:r w:rsidRPr="009B3BBD">
      <w:rPr>
        <w:sz w:val="16"/>
        <w:szCs w:val="16"/>
      </w:rPr>
      <w:t>201</w:t>
    </w:r>
    <w:del w:id="8876" w:author="Ollie Raymond" w:date="2016-02-09T11:27:00Z">
      <w:r w:rsidRPr="009B3BBD" w:rsidDel="00FA31AE">
        <w:rPr>
          <w:sz w:val="16"/>
          <w:szCs w:val="16"/>
        </w:rPr>
        <w:delText>5</w:delText>
      </w:r>
    </w:del>
    <w:ins w:id="8877"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E35C13" w14:textId="77777777" w:rsidR="00A1785C" w:rsidRDefault="00A1785C">
      <w:pPr>
        <w:spacing w:after="0"/>
      </w:pPr>
      <w:r>
        <w:separator/>
      </w:r>
    </w:p>
  </w:footnote>
  <w:footnote w:type="continuationSeparator" w:id="0">
    <w:p w14:paraId="108A89CA" w14:textId="77777777" w:rsidR="00A1785C" w:rsidRDefault="00A1785C">
      <w:pPr>
        <w:spacing w:after="0"/>
      </w:pPr>
      <w:r>
        <w:continuationSeparator/>
      </w:r>
    </w:p>
  </w:footnote>
  <w:footnote w:id="1">
    <w:p w14:paraId="015C3D42" w14:textId="77777777" w:rsidR="0024128E" w:rsidRDefault="0024128E">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6920360" w:rsidR="0024128E" w:rsidRPr="006F2ACD" w:rsidRDefault="0024128E"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10"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11"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4">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5">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7">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4">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5">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8">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9">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7">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4">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13"/>
  </w:num>
  <w:num w:numId="4">
    <w:abstractNumId w:val="27"/>
  </w:num>
  <w:num w:numId="5">
    <w:abstractNumId w:val="19"/>
  </w:num>
  <w:num w:numId="6">
    <w:abstractNumId w:val="18"/>
  </w:num>
  <w:num w:numId="7">
    <w:abstractNumId w:val="16"/>
  </w:num>
  <w:num w:numId="8">
    <w:abstractNumId w:val="24"/>
  </w:num>
  <w:num w:numId="9">
    <w:abstractNumId w:val="0"/>
  </w:num>
  <w:num w:numId="10">
    <w:abstractNumId w:val="23"/>
  </w:num>
  <w:num w:numId="11">
    <w:abstractNumId w:val="11"/>
  </w:num>
  <w:num w:numId="12">
    <w:abstractNumId w:val="8"/>
  </w:num>
  <w:num w:numId="13">
    <w:abstractNumId w:val="36"/>
  </w:num>
  <w:num w:numId="14">
    <w:abstractNumId w:val="30"/>
  </w:num>
  <w:num w:numId="15">
    <w:abstractNumId w:val="7"/>
  </w:num>
  <w:num w:numId="16">
    <w:abstractNumId w:val="6"/>
  </w:num>
  <w:num w:numId="17">
    <w:abstractNumId w:val="29"/>
  </w:num>
  <w:num w:numId="18">
    <w:abstractNumId w:val="10"/>
  </w:num>
  <w:num w:numId="19">
    <w:abstractNumId w:val="31"/>
  </w:num>
  <w:num w:numId="20">
    <w:abstractNumId w:val="26"/>
  </w:num>
  <w:num w:numId="21">
    <w:abstractNumId w:val="22"/>
  </w:num>
  <w:num w:numId="22">
    <w:abstractNumId w:val="42"/>
  </w:num>
  <w:num w:numId="23">
    <w:abstractNumId w:val="4"/>
  </w:num>
  <w:num w:numId="24">
    <w:abstractNumId w:val="20"/>
  </w:num>
  <w:num w:numId="25">
    <w:abstractNumId w:val="15"/>
  </w:num>
  <w:num w:numId="26">
    <w:abstractNumId w:val="21"/>
  </w:num>
  <w:num w:numId="27">
    <w:abstractNumId w:val="14"/>
  </w:num>
  <w:num w:numId="28">
    <w:abstractNumId w:val="2"/>
  </w:num>
  <w:num w:numId="29">
    <w:abstractNumId w:val="17"/>
  </w:num>
  <w:num w:numId="30">
    <w:abstractNumId w:val="12"/>
  </w:num>
  <w:num w:numId="31">
    <w:abstractNumId w:val="41"/>
  </w:num>
  <w:num w:numId="32">
    <w:abstractNumId w:val="3"/>
  </w:num>
  <w:num w:numId="33">
    <w:abstractNumId w:val="39"/>
  </w:num>
  <w:num w:numId="34">
    <w:abstractNumId w:val="45"/>
  </w:num>
  <w:num w:numId="35">
    <w:abstractNumId w:val="40"/>
  </w:num>
  <w:num w:numId="36">
    <w:abstractNumId w:val="9"/>
  </w:num>
  <w:num w:numId="37">
    <w:abstractNumId w:val="25"/>
  </w:num>
  <w:num w:numId="38">
    <w:abstractNumId w:val="33"/>
  </w:num>
  <w:num w:numId="39">
    <w:abstractNumId w:val="38"/>
  </w:num>
  <w:num w:numId="40">
    <w:abstractNumId w:val="43"/>
  </w:num>
  <w:num w:numId="41">
    <w:abstractNumId w:val="43"/>
  </w:num>
  <w:num w:numId="42">
    <w:abstractNumId w:val="43"/>
  </w:num>
  <w:num w:numId="43">
    <w:abstractNumId w:val="43"/>
  </w:num>
  <w:num w:numId="44">
    <w:abstractNumId w:val="43"/>
  </w:num>
  <w:num w:numId="45">
    <w:abstractNumId w:val="43"/>
  </w:num>
  <w:num w:numId="46">
    <w:abstractNumId w:val="43"/>
  </w:num>
  <w:num w:numId="47">
    <w:abstractNumId w:val="43"/>
  </w:num>
  <w:num w:numId="48">
    <w:abstractNumId w:val="44"/>
  </w:num>
  <w:num w:numId="49">
    <w:abstractNumId w:val="37"/>
  </w:num>
  <w:num w:numId="50">
    <w:abstractNumId w:val="28"/>
  </w:num>
  <w:num w:numId="51">
    <w:abstractNumId w:val="32"/>
  </w:num>
  <w:num w:numId="52">
    <w:abstractNumId w:val="35"/>
  </w:num>
  <w:num w:numId="53">
    <w:abstractNumId w:val="5"/>
  </w:num>
  <w:num w:numId="54">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3723"/>
    <w:rsid w:val="00233F14"/>
    <w:rsid w:val="002404CF"/>
    <w:rsid w:val="0024128E"/>
    <w:rsid w:val="00241C7C"/>
    <w:rsid w:val="00242105"/>
    <w:rsid w:val="00245451"/>
    <w:rsid w:val="00253146"/>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572C"/>
    <w:rsid w:val="00347A75"/>
    <w:rsid w:val="00355CAB"/>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0BB6"/>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48FE"/>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A7721"/>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53EB"/>
    <w:rsid w:val="008A6B29"/>
    <w:rsid w:val="008B0EF5"/>
    <w:rsid w:val="008B1DC6"/>
    <w:rsid w:val="008B42C0"/>
    <w:rsid w:val="008B4BF7"/>
    <w:rsid w:val="008B7091"/>
    <w:rsid w:val="008B7992"/>
    <w:rsid w:val="008B7A31"/>
    <w:rsid w:val="008C3A1A"/>
    <w:rsid w:val="008C4F74"/>
    <w:rsid w:val="008C6C76"/>
    <w:rsid w:val="008D1584"/>
    <w:rsid w:val="008D2309"/>
    <w:rsid w:val="008D422E"/>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122C"/>
    <w:rsid w:val="00CB339F"/>
    <w:rsid w:val="00CC07DC"/>
    <w:rsid w:val="00CC0988"/>
    <w:rsid w:val="00CD1A35"/>
    <w:rsid w:val="00CD22DC"/>
    <w:rsid w:val="00CD3651"/>
    <w:rsid w:val="00CD4906"/>
    <w:rsid w:val="00CD5521"/>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594D"/>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6" Type="http://schemas.openxmlformats.org/officeDocument/2006/relationships/image" Target="media/image2.png"/><Relationship Id="rId107" Type="http://schemas.openxmlformats.org/officeDocument/2006/relationships/image" Target="media/image90.png"/><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unitsofmeasure.org/ucum.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6.emf"/><Relationship Id="rId118" Type="http://schemas.openxmlformats.org/officeDocument/2006/relationships/image" Target="media/image101.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www.ct.ingv.it/images/MappaGeologicaEtna/geological_map_Etn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fontTable" Target="fontTable.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26" Type="http://schemas.openxmlformats.org/officeDocument/2006/relationships/hyperlink" Target="http://www.opengis.net/gml/3.3/exr"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11760-6C40-4932-B47E-D6FEB881F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4785</TotalTime>
  <Pages>271</Pages>
  <Words>47589</Words>
  <Characters>271258</Characters>
  <Application>Microsoft Office Word</Application>
  <DocSecurity>0</DocSecurity>
  <Lines>2260</Lines>
  <Paragraphs>636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318211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63</cp:revision>
  <dcterms:created xsi:type="dcterms:W3CDTF">2016-03-06T18:22:00Z</dcterms:created>
  <dcterms:modified xsi:type="dcterms:W3CDTF">2016-03-29T19:06:00Z</dcterms:modified>
</cp:coreProperties>
</file>