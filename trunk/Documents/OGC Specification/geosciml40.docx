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lastRenderedPageBreak/>
        <w:t>Contents</w:t>
      </w:r>
    </w:p>
    <w:p w14:paraId="179E5929" w14:textId="77777777" w:rsidR="00F60CB2" w:rsidRPr="00D12552" w:rsidRDefault="00F27D5A">
      <w:pPr>
        <w:pStyle w:val="TOC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Hyperlink"/>
            <w:noProof/>
            <w:lang w:val="en-CA"/>
          </w:rPr>
          <w:t>1.</w:t>
        </w:r>
        <w:r w:rsidR="00F60CB2" w:rsidRPr="00D12552">
          <w:rPr>
            <w:noProof/>
            <w:lang w:val="en-CA"/>
          </w:rPr>
          <w:tab/>
        </w:r>
        <w:r w:rsidR="00F60CB2" w:rsidRPr="00D12552">
          <w:rPr>
            <w:rStyle w:val="Hyperlink"/>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9C2973">
      <w:pPr>
        <w:pStyle w:val="TOC1"/>
        <w:tabs>
          <w:tab w:val="left" w:pos="440"/>
          <w:tab w:val="right" w:leader="dot" w:pos="8630"/>
        </w:tabs>
        <w:rPr>
          <w:noProof/>
          <w:lang w:val="en-CA"/>
        </w:rPr>
      </w:pPr>
      <w:hyperlink w:anchor="_Toc337499851" w:history="1">
        <w:r w:rsidR="00F60CB2" w:rsidRPr="00D12552">
          <w:rPr>
            <w:rStyle w:val="Hyperlink"/>
            <w:noProof/>
            <w:lang w:val="en-CA"/>
          </w:rPr>
          <w:t>2.</w:t>
        </w:r>
        <w:r w:rsidR="00F60CB2" w:rsidRPr="00D12552">
          <w:rPr>
            <w:noProof/>
            <w:lang w:val="en-CA"/>
          </w:rPr>
          <w:tab/>
        </w:r>
        <w:r w:rsidR="00F60CB2" w:rsidRPr="00D12552">
          <w:rPr>
            <w:rStyle w:val="Hyperlink"/>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9C2973">
      <w:pPr>
        <w:pStyle w:val="TOC1"/>
        <w:tabs>
          <w:tab w:val="left" w:pos="440"/>
          <w:tab w:val="right" w:leader="dot" w:pos="8630"/>
        </w:tabs>
        <w:rPr>
          <w:noProof/>
          <w:lang w:val="en-CA"/>
        </w:rPr>
      </w:pPr>
      <w:hyperlink w:anchor="_Toc337499852" w:history="1">
        <w:r w:rsidR="00F60CB2" w:rsidRPr="00D12552">
          <w:rPr>
            <w:rStyle w:val="Hyperlink"/>
            <w:noProof/>
            <w:lang w:val="en-CA"/>
          </w:rPr>
          <w:t>3.</w:t>
        </w:r>
        <w:r w:rsidR="00F60CB2" w:rsidRPr="00D12552">
          <w:rPr>
            <w:noProof/>
            <w:lang w:val="en-CA"/>
          </w:rPr>
          <w:tab/>
        </w:r>
        <w:r w:rsidR="00F60CB2" w:rsidRPr="00D12552">
          <w:rPr>
            <w:rStyle w:val="Hyperlink"/>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9C2973">
      <w:pPr>
        <w:pStyle w:val="TOC1"/>
        <w:tabs>
          <w:tab w:val="left" w:pos="440"/>
          <w:tab w:val="right" w:leader="dot" w:pos="8630"/>
        </w:tabs>
        <w:rPr>
          <w:noProof/>
          <w:lang w:val="en-CA"/>
        </w:rPr>
      </w:pPr>
      <w:hyperlink w:anchor="_Toc337499853" w:history="1">
        <w:r w:rsidR="00F60CB2" w:rsidRPr="00D12552">
          <w:rPr>
            <w:rStyle w:val="Hyperlink"/>
            <w:noProof/>
            <w:lang w:val="en-CA"/>
          </w:rPr>
          <w:t>4.</w:t>
        </w:r>
        <w:r w:rsidR="00F60CB2" w:rsidRPr="00D12552">
          <w:rPr>
            <w:noProof/>
            <w:lang w:val="en-CA"/>
          </w:rPr>
          <w:tab/>
        </w:r>
        <w:r w:rsidR="00F60CB2" w:rsidRPr="00D12552">
          <w:rPr>
            <w:rStyle w:val="Hyperlink"/>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9C2973">
      <w:pPr>
        <w:pStyle w:val="TOC1"/>
        <w:tabs>
          <w:tab w:val="left" w:pos="440"/>
          <w:tab w:val="right" w:leader="dot" w:pos="8630"/>
        </w:tabs>
        <w:rPr>
          <w:noProof/>
          <w:lang w:val="en-CA"/>
        </w:rPr>
      </w:pPr>
      <w:hyperlink w:anchor="_Toc337499854" w:history="1">
        <w:r w:rsidR="00F60CB2" w:rsidRPr="00D12552">
          <w:rPr>
            <w:rStyle w:val="Hyperlink"/>
            <w:noProof/>
            <w:lang w:val="en-CA"/>
          </w:rPr>
          <w:t>5.</w:t>
        </w:r>
        <w:r w:rsidR="00F60CB2" w:rsidRPr="00D12552">
          <w:rPr>
            <w:noProof/>
            <w:lang w:val="en-CA"/>
          </w:rPr>
          <w:tab/>
        </w:r>
        <w:r w:rsidR="00F60CB2" w:rsidRPr="00D12552">
          <w:rPr>
            <w:rStyle w:val="Hyperlink"/>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9C2973">
      <w:pPr>
        <w:pStyle w:val="TOC1"/>
        <w:tabs>
          <w:tab w:val="left" w:pos="440"/>
          <w:tab w:val="right" w:leader="dot" w:pos="8630"/>
        </w:tabs>
        <w:rPr>
          <w:noProof/>
          <w:lang w:val="en-CA"/>
        </w:rPr>
      </w:pPr>
      <w:hyperlink w:anchor="_Toc337499855" w:history="1">
        <w:r w:rsidR="00F60CB2" w:rsidRPr="00D12552">
          <w:rPr>
            <w:rStyle w:val="Hyperlink"/>
            <w:noProof/>
            <w:lang w:val="en-CA"/>
          </w:rPr>
          <w:t>6.</w:t>
        </w:r>
        <w:r w:rsidR="00F60CB2" w:rsidRPr="00D12552">
          <w:rPr>
            <w:noProof/>
            <w:lang w:val="en-CA"/>
          </w:rPr>
          <w:tab/>
        </w:r>
        <w:r w:rsidR="00F60CB2" w:rsidRPr="00D12552">
          <w:rPr>
            <w:rStyle w:val="Hyperlink"/>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9C2973">
      <w:pPr>
        <w:pStyle w:val="TOC2"/>
        <w:tabs>
          <w:tab w:val="left" w:pos="880"/>
          <w:tab w:val="right" w:leader="dot" w:pos="8630"/>
        </w:tabs>
        <w:rPr>
          <w:noProof/>
          <w:lang w:val="en-CA"/>
        </w:rPr>
      </w:pPr>
      <w:hyperlink w:anchor="_Toc337499856" w:history="1">
        <w:r w:rsidR="00F60CB2" w:rsidRPr="00D12552">
          <w:rPr>
            <w:rStyle w:val="Hyperlink"/>
            <w:noProof/>
            <w:lang w:val="en-CA"/>
          </w:rPr>
          <w:t>6.1</w:t>
        </w:r>
        <w:r w:rsidR="00F60CB2" w:rsidRPr="00D12552">
          <w:rPr>
            <w:noProof/>
            <w:lang w:val="en-CA"/>
          </w:rPr>
          <w:tab/>
        </w:r>
        <w:r w:rsidR="00F60CB2" w:rsidRPr="00D12552">
          <w:rPr>
            <w:rStyle w:val="Hyperlink"/>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9C2973">
      <w:pPr>
        <w:pStyle w:val="TOC3"/>
        <w:tabs>
          <w:tab w:val="left" w:pos="1320"/>
          <w:tab w:val="right" w:leader="dot" w:pos="8630"/>
        </w:tabs>
        <w:rPr>
          <w:noProof/>
          <w:lang w:val="en-CA"/>
        </w:rPr>
      </w:pPr>
      <w:hyperlink w:anchor="_Toc337499857" w:history="1">
        <w:r w:rsidR="00F60CB2" w:rsidRPr="00D12552">
          <w:rPr>
            <w:rStyle w:val="Hyperlink"/>
            <w:noProof/>
            <w:lang w:val="en-CA"/>
          </w:rPr>
          <w:t>6.1.1</w:t>
        </w:r>
        <w:r w:rsidR="00F60CB2" w:rsidRPr="00D12552">
          <w:rPr>
            <w:noProof/>
            <w:lang w:val="en-CA"/>
          </w:rPr>
          <w:tab/>
        </w:r>
        <w:r w:rsidR="00F60CB2" w:rsidRPr="00D12552">
          <w:rPr>
            <w:rStyle w:val="Hyperlink"/>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9C2973">
      <w:pPr>
        <w:pStyle w:val="TOC1"/>
        <w:tabs>
          <w:tab w:val="left" w:pos="480"/>
          <w:tab w:val="right" w:leader="dot" w:pos="8630"/>
        </w:tabs>
        <w:rPr>
          <w:noProof/>
          <w:lang w:val="en-CA"/>
        </w:rPr>
      </w:pPr>
      <w:hyperlink w:anchor="_Toc337499858" w:history="1">
        <w:r w:rsidR="00F60CB2" w:rsidRPr="00D12552">
          <w:rPr>
            <w:rStyle w:val="Hyperlink"/>
            <w:noProof/>
            <w:lang w:val="en-CA"/>
          </w:rPr>
          <w:t>7.</w:t>
        </w:r>
        <w:r w:rsidR="00F60CB2" w:rsidRPr="00D12552">
          <w:rPr>
            <w:noProof/>
            <w:lang w:val="en-CA"/>
          </w:rPr>
          <w:tab/>
        </w:r>
        <w:r w:rsidR="00F60CB2" w:rsidRPr="00D12552">
          <w:rPr>
            <w:rStyle w:val="Hyperlink"/>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9C2973">
      <w:pPr>
        <w:pStyle w:val="TOC2"/>
        <w:tabs>
          <w:tab w:val="left" w:pos="880"/>
          <w:tab w:val="right" w:leader="dot" w:pos="8630"/>
        </w:tabs>
        <w:rPr>
          <w:noProof/>
          <w:lang w:val="en-CA"/>
        </w:rPr>
      </w:pPr>
      <w:hyperlink w:anchor="_Toc337499859" w:history="1">
        <w:r w:rsidR="00F60CB2" w:rsidRPr="00D12552">
          <w:rPr>
            <w:rStyle w:val="Hyperlink"/>
            <w:noProof/>
            <w:lang w:val="en-CA"/>
          </w:rPr>
          <w:t>7.1</w:t>
        </w:r>
        <w:r w:rsidR="00F60CB2" w:rsidRPr="00D12552">
          <w:rPr>
            <w:noProof/>
            <w:lang w:val="en-CA"/>
          </w:rPr>
          <w:tab/>
        </w:r>
        <w:r w:rsidR="00F60CB2" w:rsidRPr="00D12552">
          <w:rPr>
            <w:rStyle w:val="Hyperlink"/>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9C2973">
      <w:pPr>
        <w:pStyle w:val="TOC2"/>
        <w:tabs>
          <w:tab w:val="left" w:pos="880"/>
          <w:tab w:val="right" w:leader="dot" w:pos="8630"/>
        </w:tabs>
        <w:rPr>
          <w:noProof/>
          <w:lang w:val="en-CA"/>
        </w:rPr>
      </w:pPr>
      <w:hyperlink w:anchor="_Toc337499860" w:history="1">
        <w:r w:rsidR="00F60CB2" w:rsidRPr="00D12552">
          <w:rPr>
            <w:rStyle w:val="Hyperlink"/>
            <w:noProof/>
            <w:lang w:val="en-CA"/>
          </w:rPr>
          <w:t>7.2</w:t>
        </w:r>
        <w:r w:rsidR="00F60CB2" w:rsidRPr="00D12552">
          <w:rPr>
            <w:noProof/>
            <w:lang w:val="en-CA"/>
          </w:rPr>
          <w:tab/>
        </w:r>
        <w:r w:rsidR="00F60CB2" w:rsidRPr="00D12552">
          <w:rPr>
            <w:rStyle w:val="Hyperlink"/>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9C2973">
      <w:pPr>
        <w:pStyle w:val="TOC1"/>
        <w:tabs>
          <w:tab w:val="left" w:pos="480"/>
          <w:tab w:val="right" w:leader="dot" w:pos="8630"/>
        </w:tabs>
        <w:rPr>
          <w:noProof/>
          <w:lang w:val="en-CA"/>
        </w:rPr>
      </w:pPr>
      <w:hyperlink w:anchor="_Toc337499861" w:history="1">
        <w:r w:rsidR="00F60CB2" w:rsidRPr="00D12552">
          <w:rPr>
            <w:rStyle w:val="Hyperlink"/>
            <w:noProof/>
            <w:lang w:val="en-CA"/>
          </w:rPr>
          <w:t>8.</w:t>
        </w:r>
        <w:r w:rsidR="00F60CB2" w:rsidRPr="00D12552">
          <w:rPr>
            <w:noProof/>
            <w:lang w:val="en-CA"/>
          </w:rPr>
          <w:tab/>
        </w:r>
        <w:r w:rsidR="00F60CB2" w:rsidRPr="00D12552">
          <w:rPr>
            <w:rStyle w:val="Hyperlink"/>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9C2973">
      <w:pPr>
        <w:pStyle w:val="TOC2"/>
        <w:tabs>
          <w:tab w:val="left" w:pos="880"/>
          <w:tab w:val="right" w:leader="dot" w:pos="8630"/>
        </w:tabs>
        <w:rPr>
          <w:noProof/>
          <w:lang w:val="en-CA"/>
        </w:rPr>
      </w:pPr>
      <w:hyperlink w:anchor="_Toc337499862" w:history="1">
        <w:r w:rsidR="00F60CB2" w:rsidRPr="00D12552">
          <w:rPr>
            <w:rStyle w:val="Hyperlink"/>
            <w:noProof/>
            <w:lang w:val="en-CA"/>
          </w:rPr>
          <w:t>A.1</w:t>
        </w:r>
        <w:r w:rsidR="00F60CB2" w:rsidRPr="00D12552">
          <w:rPr>
            <w:noProof/>
            <w:lang w:val="en-CA"/>
          </w:rPr>
          <w:tab/>
        </w:r>
        <w:r w:rsidR="00F60CB2" w:rsidRPr="00D12552">
          <w:rPr>
            <w:rStyle w:val="Hyperlink"/>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23342E5B" w14:textId="77777777" w:rsidR="007F6680" w:rsidRPr="00D12552" w:rsidRDefault="001133B5" w:rsidP="001133B5">
      <w:pPr>
        <w:rPr>
          <w:lang w:val="en-CA"/>
        </w:rPr>
      </w:pPr>
      <w:r w:rsidRPr="00D12552">
        <w:rPr>
          <w:lang w:val="en-CA"/>
        </w:rPr>
        <w:t>This specification describes a conceptual model, logical model, and GML/XML encoding rules for the exchange of geological map data. In addition, this specification provides GML/XML encoding examples for guidance.</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77777777" w:rsidR="007F6680" w:rsidRPr="00D12552" w:rsidRDefault="00274AAD" w:rsidP="001133B5">
      <w:pPr>
        <w:rPr>
          <w:lang w:val="en-CA"/>
        </w:rPr>
      </w:pPr>
      <w:proofErr w:type="gramStart"/>
      <w:r w:rsidRPr="00D12552">
        <w:rPr>
          <w:lang w:val="en-CA"/>
        </w:rPr>
        <w:t>o</w:t>
      </w:r>
      <w:r w:rsidR="007F6680" w:rsidRPr="00D12552">
        <w:rPr>
          <w:lang w:val="en-CA"/>
        </w:rPr>
        <w:t>gcdoc</w:t>
      </w:r>
      <w:proofErr w:type="gramEnd"/>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commentRangeStart w:id="3"/>
      <w:r w:rsidRPr="00D12552">
        <w:rPr>
          <w:lang w:val="en-CA"/>
        </w:rPr>
        <w:t>Submitting organizations</w:t>
      </w:r>
      <w:bookmarkEnd w:id="2"/>
      <w:commentRangeEnd w:id="3"/>
      <w:r w:rsidR="00AD3B07" w:rsidRPr="00D12552">
        <w:rPr>
          <w:rStyle w:val="CommentReference"/>
          <w:b w:val="0"/>
          <w:lang w:val="en-CA"/>
        </w:rPr>
        <w:commentReference w:id="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5"/>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5"/>
            <w:r w:rsidR="00E621D8">
              <w:rPr>
                <w:rStyle w:val="CommentReference"/>
              </w:rPr>
              <w:commentReference w:id="5"/>
            </w:r>
          </w:p>
        </w:tc>
      </w:tr>
    </w:tbl>
    <w:p w14:paraId="4AAE8A6E" w14:textId="77777777" w:rsidR="009A7B37" w:rsidRPr="00D12552" w:rsidRDefault="009A7B37">
      <w:pPr>
        <w:pStyle w:val="Heading1"/>
        <w:rPr>
          <w:lang w:val="en-CA"/>
        </w:rPr>
      </w:pPr>
      <w:bookmarkStart w:id="6" w:name="_Toc337499850"/>
      <w:r w:rsidRPr="00D12552">
        <w:rPr>
          <w:lang w:val="en-CA"/>
        </w:rPr>
        <w:t>Scope</w:t>
      </w:r>
      <w:bookmarkEnd w:id="6"/>
    </w:p>
    <w:p w14:paraId="2501848A" w14:textId="77777777" w:rsidR="00165E04" w:rsidRPr="00D12552" w:rsidRDefault="00A4612F" w:rsidP="00165E04">
      <w:pPr>
        <w:rPr>
          <w:color w:val="00B050"/>
          <w:lang w:val="en-CA"/>
        </w:rPr>
      </w:pPr>
      <w:r w:rsidRPr="00D12552">
        <w:rPr>
          <w:color w:val="00B050"/>
          <w:lang w:val="en-CA"/>
        </w:rPr>
        <w:t xml:space="preserve">GeoSciML (Geoscience Markup Language) covers the domain of geology (earth material, geological units, </w:t>
      </w:r>
      <w:r w:rsidR="002404CF" w:rsidRPr="00D12552">
        <w:rPr>
          <w:color w:val="00B050"/>
          <w:lang w:val="en-CA"/>
        </w:rPr>
        <w:t xml:space="preserve">geochronology, geological </w:t>
      </w:r>
      <w:r w:rsidRPr="00D12552">
        <w:rPr>
          <w:color w:val="00B050"/>
          <w:lang w:val="en-CA"/>
        </w:rPr>
        <w:t>structures</w:t>
      </w:r>
      <w:r w:rsidR="002404CF" w:rsidRPr="00D12552">
        <w:rPr>
          <w:color w:val="00B050"/>
          <w:lang w:val="en-CA"/>
        </w:rPr>
        <w:t>, geomorphology</w:t>
      </w:r>
      <w:r w:rsidRPr="00D12552">
        <w:rPr>
          <w:color w:val="00B050"/>
          <w:lang w:val="en-CA"/>
        </w:rPr>
        <w:t xml:space="preserve"> and composition) and </w:t>
      </w:r>
      <w:r w:rsidR="002404CF" w:rsidRPr="00D12552">
        <w:rPr>
          <w:color w:val="00B050"/>
          <w:lang w:val="en-CA"/>
        </w:rPr>
        <w:t xml:space="preserve">sampling </w:t>
      </w:r>
      <w:r w:rsidRPr="00D12552">
        <w:rPr>
          <w:color w:val="00B050"/>
          <w:lang w:val="en-CA"/>
        </w:rPr>
        <w:t>features common to the practice of geoscience, such as borehole</w:t>
      </w:r>
      <w:r w:rsidR="002404CF" w:rsidRPr="00D12552">
        <w:rPr>
          <w:color w:val="00B050"/>
          <w:lang w:val="en-CA"/>
        </w:rPr>
        <w:t xml:space="preserve"> and geologic specimen.  The model also proposes a simplified version of GeoSciML suitable for map portrayal.  This specification does not address</w:t>
      </w:r>
      <w:r w:rsidR="00D12552" w:rsidRPr="00D12552">
        <w:rPr>
          <w:color w:val="00B050"/>
          <w:lang w:val="en-CA"/>
        </w:rPr>
        <w:t xml:space="preserve"> (or very partially address</w:t>
      </w:r>
      <w:r w:rsidR="00D12552">
        <w:rPr>
          <w:color w:val="00B050"/>
          <w:lang w:val="en-CA"/>
        </w:rPr>
        <w:t>es</w:t>
      </w:r>
      <w:r w:rsidR="00D12552" w:rsidRPr="00D12552">
        <w:rPr>
          <w:color w:val="00B050"/>
          <w:lang w:val="en-CA"/>
        </w:rPr>
        <w:t>)</w:t>
      </w:r>
      <w:r w:rsidR="002404CF" w:rsidRPr="00D12552">
        <w:rPr>
          <w:color w:val="00B050"/>
          <w:lang w:val="en-CA"/>
        </w:rPr>
        <w:t xml:space="preserve"> more specialised geoscience domains such as hydrogeology, seismology, geophysic</w:t>
      </w:r>
      <w:r w:rsidR="00D12552" w:rsidRPr="00D12552">
        <w:rPr>
          <w:color w:val="00B050"/>
          <w:lang w:val="en-CA"/>
        </w:rPr>
        <w:t xml:space="preserve">s or economic </w:t>
      </w:r>
      <w:r w:rsidR="00D12552">
        <w:rPr>
          <w:color w:val="00B050"/>
          <w:lang w:val="en-CA"/>
        </w:rPr>
        <w:t>geology</w:t>
      </w:r>
      <w:r w:rsidR="00D12552" w:rsidRPr="00D12552">
        <w:rPr>
          <w:color w:val="00B050"/>
          <w:lang w:val="en-CA"/>
        </w:rPr>
        <w:t>.  Some of these domains are covered by other specifica</w:t>
      </w:r>
      <w:r w:rsidR="00D12552">
        <w:rPr>
          <w:color w:val="00B050"/>
          <w:lang w:val="en-CA"/>
        </w:rPr>
        <w:t>tions (</w:t>
      </w:r>
      <w:r w:rsidR="00F6046E">
        <w:rPr>
          <w:color w:val="00B050"/>
          <w:lang w:val="en-CA"/>
        </w:rPr>
        <w:t xml:space="preserve">e.g. </w:t>
      </w:r>
      <w:r w:rsidR="00D12552">
        <w:rPr>
          <w:color w:val="00B050"/>
          <w:lang w:val="en-CA"/>
        </w:rPr>
        <w:t xml:space="preserve">GWML for hydrogeology and EarthResourceML for economic geology – both having </w:t>
      </w:r>
      <w:r w:rsidR="00F6046E">
        <w:rPr>
          <w:color w:val="00B050"/>
          <w:lang w:val="en-CA"/>
        </w:rPr>
        <w:t>affiliation with GeoSciML</w:t>
      </w:r>
      <w:r w:rsidR="00D12552">
        <w:rPr>
          <w:color w:val="00B050"/>
          <w:lang w:val="en-CA"/>
        </w:rPr>
        <w:t>).</w:t>
      </w:r>
    </w:p>
    <w:p w14:paraId="46466F29" w14:textId="77777777" w:rsidR="009A7B37" w:rsidRPr="00D12552" w:rsidRDefault="009A7B37">
      <w:pPr>
        <w:pStyle w:val="Heading1"/>
        <w:rPr>
          <w:lang w:val="en-CA"/>
        </w:rPr>
      </w:pPr>
      <w:bookmarkStart w:id="7" w:name="_Toc337499851"/>
      <w:r w:rsidRPr="00D12552">
        <w:rPr>
          <w:lang w:val="en-CA"/>
        </w:rPr>
        <w:t>Conformance</w:t>
      </w:r>
      <w:bookmarkEnd w:id="7"/>
    </w:p>
    <w:p w14:paraId="1723473F" w14:textId="77777777"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following ISO 19136 (2007) specification for GML applications</w:t>
      </w:r>
      <w:r w:rsidR="009A7B37" w:rsidRPr="00D12552">
        <w:rPr>
          <w:lang w:val="en-CA"/>
        </w:rPr>
        <w:t xml:space="preserve">.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D12552">
        <w:rPr>
          <w:snapToGrid w:val="0"/>
          <w:color w:val="000000"/>
          <w:lang w:val="en-CA"/>
        </w:rPr>
        <w:footnoteReference w:id="1"/>
      </w:r>
      <w:r w:rsidRPr="00D12552">
        <w:rPr>
          <w:snapToGrid w:val="0"/>
          <w:color w:val="000000"/>
          <w:lang w:val="en-CA"/>
        </w:rPr>
        <w:t>.</w:t>
      </w:r>
    </w:p>
    <w:p w14:paraId="6AF01926" w14:textId="77777777" w:rsidR="009A7B37" w:rsidRPr="00D12552" w:rsidRDefault="009A7B37">
      <w:pPr>
        <w:rPr>
          <w:color w:val="000000"/>
          <w:lang w:val="en-CA"/>
        </w:rPr>
      </w:pPr>
      <w:r w:rsidRPr="00D12552">
        <w:rPr>
          <w:color w:val="000000"/>
          <w:lang w:val="en-CA"/>
        </w:rPr>
        <w:t>In order to conform to this OGC™</w:t>
      </w:r>
      <w:r w:rsidRPr="00D12552">
        <w:rPr>
          <w:color w:val="000000"/>
          <w:vertAlign w:val="superscript"/>
          <w:lang w:val="en-CA"/>
        </w:rPr>
        <w:t xml:space="preserve"> </w:t>
      </w:r>
      <w:r w:rsidRPr="00D12552">
        <w:rPr>
          <w:color w:val="000000"/>
          <w:lang w:val="en-CA"/>
        </w:rPr>
        <w:t>interface standard, a software implementation shall choose to implement:</w:t>
      </w:r>
    </w:p>
    <w:p w14:paraId="1801ADFC" w14:textId="77777777" w:rsidR="009A7B37" w:rsidRPr="00D12552" w:rsidRDefault="009A7B37">
      <w:pPr>
        <w:pStyle w:val="List1OGCletters"/>
        <w:rPr>
          <w:lang w:val="en-CA"/>
        </w:rPr>
      </w:pPr>
      <w:r w:rsidRPr="00D12552">
        <w:rPr>
          <w:lang w:val="en-CA"/>
        </w:rPr>
        <w:lastRenderedPageBreak/>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8" w:name="_Toc337499852"/>
      <w:r w:rsidRPr="00D12552">
        <w:rPr>
          <w:lang w:val="en-CA"/>
        </w:rPr>
        <w:t>References</w:t>
      </w:r>
      <w:bookmarkEnd w:id="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9" w:name="_Toc337499853"/>
      <w:r w:rsidRPr="00D12552">
        <w:rPr>
          <w:lang w:val="en-CA"/>
        </w:rPr>
        <w:t>Terms and Definitions</w:t>
      </w:r>
      <w:bookmarkEnd w:id="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10" w:name="_Toc428885175"/>
      <w:bookmarkStart w:id="11" w:name="Glossary_Feature"/>
      <w:proofErr w:type="gramStart"/>
      <w:r w:rsidRPr="00D12552">
        <w:rPr>
          <w:lang w:val="en-CA"/>
        </w:rPr>
        <w:t>coverage</w:t>
      </w:r>
      <w:bookmarkEnd w:id="10"/>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12" w:name="_Toc428885176"/>
      <w:proofErr w:type="gramStart"/>
      <w:r w:rsidRPr="00D12552">
        <w:rPr>
          <w:lang w:val="en-CA"/>
        </w:rPr>
        <w:t>domain</w:t>
      </w:r>
      <w:proofErr w:type="gramEnd"/>
      <w:r w:rsidRPr="00D12552">
        <w:rPr>
          <w:lang w:val="en-CA"/>
        </w:rPr>
        <w:t xml:space="preserve"> feature</w:t>
      </w:r>
      <w:bookmarkEnd w:id="12"/>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13" w:name="_Toc428885177"/>
      <w:proofErr w:type="gramStart"/>
      <w:r w:rsidRPr="00D12552">
        <w:rPr>
          <w:lang w:val="en-CA"/>
        </w:rPr>
        <w:t>element</w:t>
      </w:r>
      <w:proofErr w:type="gramEnd"/>
      <w:r w:rsidRPr="00D12552">
        <w:rPr>
          <w:lang w:val="en-CA"/>
        </w:rPr>
        <w:t xml:space="preserve"> &lt;XML&gt;</w:t>
      </w:r>
      <w:bookmarkEnd w:id="13"/>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14" w:name="_Toc428885178"/>
      <w:proofErr w:type="gramStart"/>
      <w:r w:rsidRPr="00D12552">
        <w:rPr>
          <w:lang w:val="en-CA"/>
        </w:rPr>
        <w:lastRenderedPageBreak/>
        <w:t>feature</w:t>
      </w:r>
      <w:bookmarkEnd w:id="1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rsidP="00FA3D28">
      <w:pPr>
        <w:rPr>
          <w:lang w:val="en-CA"/>
        </w:rPr>
      </w:pPr>
      <w:bookmarkStart w:id="15" w:name="_Toc428885179"/>
      <w:commentRangeStart w:id="16"/>
      <w:r w:rsidRPr="00A00D3D">
        <w:rPr>
          <w:highlight w:val="yellow"/>
          <w:lang w:val="en-CA"/>
        </w:rPr>
        <w:t>GML application schema</w:t>
      </w:r>
      <w:bookmarkEnd w:id="15"/>
      <w:r w:rsidRPr="00D12552">
        <w:rPr>
          <w:lang w:val="en-CA"/>
        </w:rPr>
        <w:t xml:space="preserve"> </w:t>
      </w:r>
      <w:commentRangeEnd w:id="16"/>
      <w:r w:rsidR="00A00D3D">
        <w:rPr>
          <w:rStyle w:val="CommentReference"/>
        </w:rPr>
        <w:commentReference w:id="16"/>
      </w:r>
    </w:p>
    <w:p w14:paraId="2803FC4D" w14:textId="77777777" w:rsidR="00FA3D28" w:rsidRPr="00D12552" w:rsidRDefault="00FA3D28" w:rsidP="00FA3D28">
      <w:pPr>
        <w:rPr>
          <w:lang w:val="en-CA"/>
        </w:rPr>
      </w:pPr>
      <w:r w:rsidRPr="00D12552">
        <w:rPr>
          <w:lang w:val="en-CA"/>
        </w:rPr>
        <w:t>Application schema written in XML Schema in accordance with the rules specified in ISO 19136:2007.</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17" w:name="_Toc428885180"/>
      <w:r w:rsidRPr="00D12552">
        <w:rPr>
          <w:lang w:val="en-CA"/>
        </w:rPr>
        <w:t>GML document</w:t>
      </w:r>
      <w:bookmarkEnd w:id="17"/>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18" w:name="_Toc428885181"/>
      <w:r w:rsidRPr="00D12552">
        <w:rPr>
          <w:lang w:val="en-CA"/>
        </w:rPr>
        <w:t>GML schema</w:t>
      </w:r>
      <w:bookmarkEnd w:id="18"/>
      <w:r w:rsidRPr="00D12552">
        <w:rPr>
          <w:lang w:val="en-CA"/>
        </w:rPr>
        <w:t xml:space="preserve"> </w:t>
      </w:r>
    </w:p>
    <w:p w14:paraId="1C0B37B2" w14:textId="77777777" w:rsidR="00FA3D28" w:rsidRPr="00D12552" w:rsidRDefault="00FA3D28" w:rsidP="00FA3D28">
      <w:pPr>
        <w:rPr>
          <w:lang w:val="en-CA"/>
        </w:rPr>
      </w:pPr>
      <w:r w:rsidRPr="00D12552">
        <w:rPr>
          <w:lang w:val="en-CA"/>
        </w:rPr>
        <w:t>Schema components in the XML namespace ―</w:t>
      </w:r>
      <w:commentRangeStart w:id="19"/>
      <w:r w:rsidRPr="00D12552">
        <w:rPr>
          <w:lang w:val="en-CA"/>
        </w:rPr>
        <w:t>http://www.opengis.net/gml/3.2‖ as</w:t>
      </w:r>
      <w:commentRangeEnd w:id="19"/>
      <w:r w:rsidR="00A00D3D">
        <w:rPr>
          <w:rStyle w:val="CommentReference"/>
        </w:rPr>
        <w:commentReference w:id="19"/>
      </w:r>
      <w:r w:rsidRPr="00D12552">
        <w:rPr>
          <w:lang w:val="en-CA"/>
        </w:rPr>
        <w:t xml:space="preserve"> specified in ISO 19136:2007.</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20" w:name="_Toc428885182"/>
      <w:proofErr w:type="gramStart"/>
      <w:r w:rsidRPr="00D12552">
        <w:rPr>
          <w:lang w:val="en-CA"/>
        </w:rPr>
        <w:t>measurement</w:t>
      </w:r>
      <w:bookmarkEnd w:id="20"/>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21" w:name="_Toc428885183"/>
      <w:proofErr w:type="gramStart"/>
      <w:r w:rsidRPr="00D12552">
        <w:rPr>
          <w:lang w:val="en-CA"/>
        </w:rPr>
        <w:t>observation</w:t>
      </w:r>
      <w:bookmarkEnd w:id="21"/>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22" w:name="_Toc428885184"/>
      <w:proofErr w:type="gramStart"/>
      <w:r w:rsidRPr="00D12552">
        <w:rPr>
          <w:lang w:val="en-CA"/>
        </w:rPr>
        <w:t>observation</w:t>
      </w:r>
      <w:proofErr w:type="gramEnd"/>
      <w:r w:rsidRPr="00D12552">
        <w:rPr>
          <w:lang w:val="en-CA"/>
        </w:rPr>
        <w:t xml:space="preserve"> procedure</w:t>
      </w:r>
      <w:bookmarkEnd w:id="2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23" w:name="_Toc428885185"/>
      <w:proofErr w:type="gramStart"/>
      <w:r w:rsidRPr="00D12552">
        <w:rPr>
          <w:lang w:val="en-CA"/>
        </w:rPr>
        <w:t>observation</w:t>
      </w:r>
      <w:proofErr w:type="gramEnd"/>
      <w:r w:rsidRPr="00D12552">
        <w:rPr>
          <w:lang w:val="en-CA"/>
        </w:rPr>
        <w:t xml:space="preserve"> result</w:t>
      </w:r>
      <w:bookmarkEnd w:id="23"/>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lastRenderedPageBreak/>
        <w:t>[ISO 19156:2011]</w:t>
      </w:r>
    </w:p>
    <w:p w14:paraId="1162CF52" w14:textId="77777777" w:rsidR="00FA3D28" w:rsidRPr="00D12552" w:rsidRDefault="00FA3D28" w:rsidP="00FA3D28">
      <w:pPr>
        <w:pStyle w:val="Heading2"/>
        <w:rPr>
          <w:lang w:val="en-CA"/>
        </w:rPr>
      </w:pPr>
      <w:bookmarkStart w:id="24" w:name="_Toc428885186"/>
      <w:proofErr w:type="gramStart"/>
      <w:r w:rsidRPr="00D12552">
        <w:rPr>
          <w:lang w:val="en-CA"/>
        </w:rPr>
        <w:t>property</w:t>
      </w:r>
      <w:proofErr w:type="gramEnd"/>
      <w:r w:rsidRPr="00D12552">
        <w:rPr>
          <w:lang w:val="en-CA"/>
        </w:rPr>
        <w:t xml:space="preserve"> &lt;General Feature Model&gt;</w:t>
      </w:r>
      <w:bookmarkEnd w:id="24"/>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25" w:name="_Toc428885187"/>
      <w:proofErr w:type="gramStart"/>
      <w:r w:rsidRPr="00D12552">
        <w:rPr>
          <w:lang w:val="en-CA"/>
        </w:rPr>
        <w:t>sampled</w:t>
      </w:r>
      <w:proofErr w:type="gramEnd"/>
      <w:r w:rsidRPr="00D12552">
        <w:rPr>
          <w:lang w:val="en-CA"/>
        </w:rPr>
        <w:t xml:space="preserve"> feature</w:t>
      </w:r>
      <w:bookmarkEnd w:id="25"/>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26" w:name="_Toc428885188"/>
      <w:proofErr w:type="gramStart"/>
      <w:r w:rsidRPr="00D12552">
        <w:rPr>
          <w:lang w:val="en-CA"/>
        </w:rPr>
        <w:t>sampling</w:t>
      </w:r>
      <w:proofErr w:type="gramEnd"/>
      <w:r w:rsidRPr="00D12552">
        <w:rPr>
          <w:lang w:val="en-CA"/>
        </w:rPr>
        <w:t xml:space="preserve"> feature</w:t>
      </w:r>
      <w:bookmarkEnd w:id="26"/>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27" w:name="_Toc428885189"/>
      <w:proofErr w:type="gramStart"/>
      <w:r w:rsidRPr="00D12552">
        <w:rPr>
          <w:lang w:val="en-CA"/>
        </w:rPr>
        <w:t>schema</w:t>
      </w:r>
      <w:proofErr w:type="gramEnd"/>
      <w:r w:rsidRPr="00D12552">
        <w:rPr>
          <w:lang w:val="en-CA"/>
        </w:rPr>
        <w:t xml:space="preserve"> &lt;XML Schema&gt;</w:t>
      </w:r>
      <w:bookmarkEnd w:id="27"/>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7777777" w:rsidR="009459BF" w:rsidRDefault="009459BF" w:rsidP="009459BF">
      <w:pPr>
        <w:pStyle w:val="Heading1"/>
        <w:rPr>
          <w:lang w:val="en-CA"/>
        </w:rPr>
      </w:pPr>
      <w:bookmarkStart w:id="28" w:name="_Toc337499854"/>
      <w:bookmarkEnd w:id="11"/>
      <w:r>
        <w:rPr>
          <w:lang w:val="en-CA"/>
        </w:rPr>
        <w:t>Conceptual Model</w:t>
      </w:r>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29"/>
      <w:r>
        <w:rPr>
          <w:lang w:val="en-CA"/>
        </w:rPr>
        <w:t>GeoSciML Portrayal : a simplified version for layer based application</w:t>
      </w:r>
      <w:commentRangeEnd w:id="29"/>
      <w:r w:rsidR="00A00D3D">
        <w:rPr>
          <w:rStyle w:val="CommentReference"/>
        </w:rPr>
        <w:commentReference w:id="29"/>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30" w:author="Steve Richard" w:date="2015-10-12T18:11:00Z">
        <w:r w:rsidDel="00A00D3D">
          <w:rPr>
            <w:lang w:val="en-CA"/>
          </w:rPr>
          <w:delText xml:space="preserve">provided </w:delText>
        </w:r>
      </w:del>
      <w:ins w:id="31" w:author="Steve Richard" w:date="2015-10-12T18:11:00Z">
        <w:r w:rsidR="00A00D3D">
          <w:rPr>
            <w:lang w:val="en-CA"/>
          </w:rPr>
          <w:t xml:space="preserve">providing </w:t>
        </w:r>
      </w:ins>
      <w:r>
        <w:rPr>
          <w:lang w:val="en-CA"/>
        </w:rPr>
        <w:t>detailed description of basic features</w:t>
      </w:r>
      <w:ins w:id="32"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lastRenderedPageBreak/>
        <w:t xml:space="preserve">GeoSciML Geologic </w:t>
      </w:r>
      <w:proofErr w:type="gramStart"/>
      <w:r>
        <w:rPr>
          <w:lang w:val="en-CA"/>
        </w:rPr>
        <w:t>Age :</w:t>
      </w:r>
      <w:proofErr w:type="gramEnd"/>
      <w:r>
        <w:rPr>
          <w:lang w:val="en-CA"/>
        </w:rPr>
        <w:t xml:space="preserve"> a model </w:t>
      </w:r>
      <w:del w:id="33" w:author="Steve Richard" w:date="2015-10-12T18:11:00Z">
        <w:r w:rsidDel="009367D1">
          <w:rPr>
            <w:lang w:val="en-CA"/>
          </w:rPr>
          <w:delText xml:space="preserve">of </w:delText>
        </w:r>
        <w:r w:rsidDel="00A00D3D">
          <w:rPr>
            <w:lang w:val="en-CA"/>
          </w:rPr>
          <w:delText>geochronoloy</w:delText>
        </w:r>
      </w:del>
      <w:ins w:id="34" w:author="Steve Richard" w:date="2015-10-12T18:11:00Z">
        <w:r w:rsidR="009367D1">
          <w:rPr>
            <w:lang w:val="en-CA"/>
          </w:rPr>
          <w:t>for the representation of geologic time using procedures adopted by the International Stratigraphic Commisssion.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35" w:author="Steve Richard" w:date="2015-10-12T18:12:00Z">
        <w:r w:rsidR="009367D1">
          <w:rPr>
            <w:lang w:val="en-CA"/>
          </w:rPr>
          <w:t>s</w:t>
        </w:r>
      </w:ins>
      <w:r>
        <w:rPr>
          <w:lang w:val="en-CA"/>
        </w:rPr>
        <w:t xml:space="preserve"> </w:t>
      </w:r>
      <w:ins w:id="36" w:author="Steve Richard" w:date="2015-10-12T18:14:00Z">
        <w:r w:rsidR="009367D1">
          <w:rPr>
            <w:lang w:val="en-CA"/>
          </w:rPr>
          <w:t>and their properties as sampling features.</w:t>
        </w:r>
      </w:ins>
      <w:del w:id="37"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38" w:author="Steve Richard" w:date="2015-10-12T18:14:00Z">
        <w:r w:rsidDel="009367D1">
          <w:rPr>
            <w:lang w:val="en-CA"/>
          </w:rPr>
          <w:delText xml:space="preserve">laboratories </w:delText>
        </w:r>
      </w:del>
      <w:ins w:id="39" w:author="Steve Richard" w:date="2015-10-12T18:14:00Z">
        <w:r w:rsidR="009367D1">
          <w:rPr>
            <w:lang w:val="en-CA"/>
          </w:rPr>
          <w:t xml:space="preserve">laboratory </w:t>
        </w:r>
      </w:ins>
      <w:del w:id="40" w:author="Steve Richard" w:date="2015-10-12T18:15:00Z">
        <w:r w:rsidDel="009367D1">
          <w:rPr>
            <w:lang w:val="en-CA"/>
          </w:rPr>
          <w:delText>assays</w:delText>
        </w:r>
      </w:del>
      <w:ins w:id="41"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3D799ABA" w14:textId="77777777" w:rsidR="000D2F14" w:rsidRDefault="000D2F14" w:rsidP="000D2F14">
      <w:pPr>
        <w:keepNext/>
      </w:pPr>
      <w:r>
        <w:rPr>
          <w:noProof/>
          <w:lang w:val="en-CA" w:eastAsia="en-CA"/>
        </w:rPr>
        <w:drawing>
          <wp:inline distT="0" distB="0" distL="0" distR="0" wp14:anchorId="35F78D63" wp14:editId="74F7CE5A">
            <wp:extent cx="5486400" cy="4748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48796"/>
                    </a:xfrm>
                    <a:prstGeom prst="rect">
                      <a:avLst/>
                    </a:prstGeom>
                    <a:noFill/>
                    <a:ln>
                      <a:noFill/>
                    </a:ln>
                  </pic:spPr>
                </pic:pic>
              </a:graphicData>
            </a:graphic>
          </wp:inline>
        </w:drawing>
      </w:r>
    </w:p>
    <w:p w14:paraId="7D319501" w14:textId="77777777" w:rsidR="000D2F14" w:rsidRDefault="000D2F14" w:rsidP="000D2F14">
      <w:pPr>
        <w:pStyle w:val="Caption"/>
        <w:rPr>
          <w:lang w:val="en-CA"/>
        </w:rPr>
      </w:pPr>
      <w:bookmarkStart w:id="42" w:name="_Ref432095090"/>
      <w:r>
        <w:t xml:space="preserve">Figure </w:t>
      </w:r>
      <w:r w:rsidR="009C2973">
        <w:fldChar w:fldCharType="begin"/>
      </w:r>
      <w:r w:rsidR="009C2973">
        <w:instrText xml:space="preserve"> SEQ Figure \* ARABIC </w:instrText>
      </w:r>
      <w:r w:rsidR="009C2973">
        <w:fldChar w:fldCharType="separate"/>
      </w:r>
      <w:r w:rsidR="00C343CA">
        <w:rPr>
          <w:noProof/>
        </w:rPr>
        <w:t>1</w:t>
      </w:r>
      <w:r w:rsidR="009C2973">
        <w:rPr>
          <w:noProof/>
        </w:rPr>
        <w:fldChar w:fldCharType="end"/>
      </w:r>
      <w:bookmarkEnd w:id="42"/>
      <w:r>
        <w:t>: GeoSciML packages</w:t>
      </w:r>
    </w:p>
    <w:p w14:paraId="722E337B" w14:textId="77777777" w:rsidR="00681747" w:rsidRPr="00276AD3" w:rsidRDefault="000D2F14" w:rsidP="00681747">
      <w:pPr>
        <w:rPr>
          <w:lang w:val="en-CA"/>
        </w:rPr>
      </w:pPr>
      <w:r>
        <w:rPr>
          <w:lang w:val="en-CA"/>
        </w:rPr>
        <w:t>Each application package is the subject of a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r>
        <w:rPr>
          <w:lang w:val="en-CA"/>
        </w:rPr>
        <w:lastRenderedPageBreak/>
        <w:t>Portrayal</w:t>
      </w:r>
    </w:p>
    <w:p w14:paraId="7BE63CEC" w14:textId="77777777" w:rsidR="00DE0FD0" w:rsidRDefault="00DE0FD0" w:rsidP="009459BF">
      <w:pPr>
        <w:rPr>
          <w:lang w:val="en-CA"/>
        </w:rPr>
      </w:pPr>
      <w:r>
        <w:rPr>
          <w:lang w:val="en-CA"/>
        </w:rPr>
        <w:t>GeoSciML portrayal is a denormalised view of key geological and sampling features, designed as a simple entry level model to publish datasets</w:t>
      </w:r>
      <w:ins w:id="43" w:author="Steve Richard" w:date="2015-10-12T18:16:00Z">
        <w:r w:rsidR="009367D1">
          <w:rPr>
            <w:lang w:val="en-CA"/>
          </w:rPr>
          <w:t>, particularly adopted for geographic visualization</w:t>
        </w:r>
      </w:ins>
      <w:ins w:id="44" w:author="Steve Richard" w:date="2015-10-12T18:17:00Z">
        <w:r w:rsidR="009367D1">
          <w:rPr>
            <w:lang w:val="en-CA"/>
          </w:rPr>
          <w:t xml:space="preserve"> with key reporting properties</w:t>
        </w:r>
      </w:ins>
      <w:r>
        <w:rPr>
          <w:lang w:val="en-CA"/>
        </w:rPr>
        <w:t xml:space="preserve">.  The use case </w:t>
      </w:r>
      <w:del w:id="45" w:author="Steve Richard" w:date="2015-10-12T18:17:00Z">
        <w:r w:rsidDel="009367D1">
          <w:rPr>
            <w:lang w:val="en-CA"/>
          </w:rPr>
          <w:delText xml:space="preserve">sought </w:delText>
        </w:r>
      </w:del>
      <w:ins w:id="46" w:author="Steve Richard" w:date="2015-10-12T18:17:00Z">
        <w:r w:rsidR="009367D1">
          <w:rPr>
            <w:lang w:val="en-CA"/>
          </w:rPr>
          <w:t xml:space="preserve">target </w:t>
        </w:r>
      </w:ins>
      <w:r>
        <w:rPr>
          <w:lang w:val="en-CA"/>
        </w:rPr>
        <w:t>for portrayal is</w:t>
      </w:r>
      <w:ins w:id="47" w:author="Steve Richard" w:date="2015-10-12T18:17:00Z">
        <w:r w:rsidR="009367D1">
          <w:rPr>
            <w:lang w:val="en-CA"/>
          </w:rPr>
          <w:t xml:space="preserve"> a</w:t>
        </w:r>
      </w:ins>
      <w:r>
        <w:rPr>
          <w:lang w:val="en-CA"/>
        </w:rPr>
        <w:t xml:space="preserve"> simple </w:t>
      </w:r>
      <w:del w:id="48" w:author="Steve Richard" w:date="2015-10-12T18:17:00Z">
        <w:r w:rsidDel="009367D1">
          <w:rPr>
            <w:lang w:val="en-CA"/>
          </w:rPr>
          <w:delText xml:space="preserve">layer </w:delText>
        </w:r>
      </w:del>
      <w:ins w:id="49" w:author="Steve Richard" w:date="2015-10-12T18:17:00Z">
        <w:r w:rsidR="009367D1">
          <w:rPr>
            <w:lang w:val="en-CA"/>
          </w:rPr>
          <w:t>layer-</w:t>
        </w:r>
      </w:ins>
      <w:r>
        <w:rPr>
          <w:lang w:val="en-CA"/>
        </w:rPr>
        <w:t xml:space="preserve">based application, such as web map application or GIS where the key functionality is display a map layer and </w:t>
      </w:r>
      <w:proofErr w:type="gramStart"/>
      <w:r>
        <w:rPr>
          <w:lang w:val="en-CA"/>
        </w:rPr>
        <w:t>perform</w:t>
      </w:r>
      <w:proofErr w:type="gramEnd"/>
      <w:r>
        <w:rPr>
          <w:lang w:val="en-CA"/>
        </w:rPr>
        <w:t xml:space="preserve"> simple “identify”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77777777" w:rsidR="00EB32C6" w:rsidRDefault="009367D1" w:rsidP="009459BF">
      <w:pPr>
        <w:rPr>
          <w:lang w:val="en-CA"/>
        </w:rPr>
      </w:pPr>
      <w:ins w:id="50" w:author="Steve Richard" w:date="2015-10-12T18:19:00Z">
        <w:r>
          <w:rPr>
            <w:lang w:val="en-CA"/>
          </w:rPr>
          <w:t>The p</w:t>
        </w:r>
      </w:ins>
      <w:del w:id="51" w:author="Steve Richard" w:date="2015-10-12T18:19:00Z">
        <w:r w:rsidR="00DE0FD0" w:rsidDel="009367D1">
          <w:rPr>
            <w:lang w:val="en-CA"/>
          </w:rPr>
          <w:delText>P</w:delText>
        </w:r>
      </w:del>
      <w:r w:rsidR="00DE0FD0">
        <w:rPr>
          <w:lang w:val="en-CA"/>
        </w:rPr>
        <w:t>ortrayal data model provides several “pointers”, in the form of HTTP URI, to form a sort of “switchboard” where application operating on portrayal model can extract 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77777777" w:rsidR="00160C8B" w:rsidRDefault="00160C8B" w:rsidP="00160C8B">
      <w:pPr>
        <w:keepNext/>
      </w:pPr>
      <w:r w:rsidRPr="00160C8B">
        <w:rPr>
          <w:noProof/>
          <w:lang w:val="en-CA" w:eastAsia="en-CA"/>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77777777" w:rsidR="00160C8B" w:rsidRDefault="00160C8B" w:rsidP="00160C8B">
      <w:pPr>
        <w:pStyle w:val="Caption"/>
        <w:rPr>
          <w:lang w:val="en-CA"/>
        </w:rPr>
      </w:pPr>
      <w:bookmarkStart w:id="52" w:name="_Ref431737057"/>
      <w:r>
        <w:t xml:space="preserve">Figure </w:t>
      </w:r>
      <w:r w:rsidR="009C2973">
        <w:fldChar w:fldCharType="begin"/>
      </w:r>
      <w:r w:rsidR="009C2973">
        <w:instrText xml:space="preserve"> SEQ Figure \* ARABIC </w:instrText>
      </w:r>
      <w:r w:rsidR="009C2973">
        <w:fldChar w:fldCharType="separate"/>
      </w:r>
      <w:r w:rsidR="00C343CA">
        <w:rPr>
          <w:noProof/>
        </w:rPr>
        <w:t>2</w:t>
      </w:r>
      <w:r w:rsidR="009C2973">
        <w:rPr>
          <w:noProof/>
        </w:rPr>
        <w:fldChar w:fldCharType="end"/>
      </w:r>
      <w:bookmarkEnd w:id="52"/>
      <w:r>
        <w:t xml:space="preserve"> Linkage between portrayal and other GeoSciML packages</w:t>
      </w:r>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53" w:name="_Ref432754283"/>
      <w:r>
        <w:rPr>
          <w:lang w:val="en-CA"/>
        </w:rPr>
        <w:t>GeoSciML Basic and Extension</w:t>
      </w:r>
      <w:bookmarkEnd w:id="53"/>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lang w:val="en-CA" w:eastAsia="en-CA"/>
        </w:rPr>
        <w:lastRenderedPageBreak/>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Caption"/>
        <w:rPr>
          <w:lang w:val="en-CA"/>
        </w:rPr>
      </w:pPr>
      <w:bookmarkStart w:id="54" w:name="_Ref431724260"/>
      <w:r>
        <w:t xml:space="preserve">Figure </w:t>
      </w:r>
      <w:r w:rsidR="009C2973">
        <w:fldChar w:fldCharType="begin"/>
      </w:r>
      <w:r w:rsidR="009C2973">
        <w:instrText xml:space="preserve"> SEQ Figure \* ARABIC </w:instrText>
      </w:r>
      <w:r w:rsidR="009C2973">
        <w:fldChar w:fldCharType="separate"/>
      </w:r>
      <w:r w:rsidR="00C343CA">
        <w:rPr>
          <w:noProof/>
        </w:rPr>
        <w:t>3</w:t>
      </w:r>
      <w:r w:rsidR="009C2973">
        <w:rPr>
          <w:noProof/>
        </w:rPr>
        <w:fldChar w:fldCharType="end"/>
      </w:r>
      <w:bookmarkEnd w:id="54"/>
      <w:r>
        <w:t xml:space="preserve"> Core feature model for GeoSciML</w:t>
      </w:r>
    </w:p>
    <w:p w14:paraId="276132A1" w14:textId="77777777" w:rsidR="00681747" w:rsidRDefault="00681747" w:rsidP="00681747">
      <w:pPr>
        <w:rPr>
          <w:lang w:val="en-CA"/>
        </w:rPr>
      </w:pPr>
      <w:r>
        <w:rPr>
          <w:lang w:val="en-CA"/>
        </w:rPr>
        <w:t>GeologicFeature can share relationships through Relation 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77777777" w:rsidR="00EA50E7" w:rsidRDefault="00EA50E7" w:rsidP="00EA50E7">
      <w:pPr>
        <w:keepNext/>
      </w:pPr>
      <w:r>
        <w:rPr>
          <w:noProof/>
          <w:lang w:val="en-CA" w:eastAsia="en-CA"/>
        </w:rPr>
        <w:lastRenderedPageBreak/>
        <w:drawing>
          <wp:inline distT="0" distB="0" distL="0" distR="0" wp14:anchorId="6E23D1F1" wp14:editId="6F3A055B">
            <wp:extent cx="2981960" cy="43910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p>
    <w:p w14:paraId="3CFC74DF" w14:textId="77777777" w:rsidR="00EA50E7" w:rsidRDefault="00EA50E7" w:rsidP="00EA50E7">
      <w:pPr>
        <w:pStyle w:val="Caption"/>
        <w:rPr>
          <w:lang w:val="en-CA"/>
        </w:rPr>
      </w:pPr>
      <w:r>
        <w:t xml:space="preserve">Figure </w:t>
      </w:r>
      <w:r w:rsidR="009C2973">
        <w:fldChar w:fldCharType="begin"/>
      </w:r>
      <w:r w:rsidR="009C2973">
        <w:instrText xml:space="preserve"> SEQ Figure \* ARABIC </w:instrText>
      </w:r>
      <w:r w:rsidR="009C2973">
        <w:fldChar w:fldCharType="separate"/>
      </w:r>
      <w:r w:rsidR="00C343CA">
        <w:rPr>
          <w:noProof/>
        </w:rPr>
        <w:t>4</w:t>
      </w:r>
      <w:r w:rsidR="009C2973">
        <w:rPr>
          <w:noProof/>
        </w:rPr>
        <w:fldChar w:fldCharType="end"/>
      </w:r>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55" w:author="Boisvert, Eric" w:date="2015-10-16T08:01:00Z">
        <w:r w:rsidR="000077DC">
          <w:t>n</w:t>
        </w:r>
      </w:ins>
      <w:r w:rsidR="00861954">
        <w:t xml:space="preserve"> </w:t>
      </w:r>
      <w:ins w:id="56" w:author="Boisvert, Eric" w:date="2015-10-16T08:01:00Z">
        <w:r w:rsidR="000077DC">
          <w:t xml:space="preserve">extension </w:t>
        </w:r>
      </w:ins>
      <w:r w:rsidR="00861954">
        <w:t xml:space="preserve">pattern </w:t>
      </w:r>
      <w:del w:id="57"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77777777" w:rsidR="00DA2FDF" w:rsidRDefault="00DA2FDF" w:rsidP="00DA2FDF">
      <w:pPr>
        <w:keepNext/>
      </w:pPr>
      <w:r>
        <w:rPr>
          <w:noProof/>
          <w:lang w:val="en-CA" w:eastAsia="en-CA"/>
        </w:rPr>
        <w:lastRenderedPageBreak/>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5</w:t>
      </w:r>
      <w:r w:rsidR="009C2973">
        <w:rPr>
          <w:noProof/>
        </w:rPr>
        <w:fldChar w:fldCharType="end"/>
      </w:r>
      <w:r>
        <w:t xml:space="preserve"> : Extension pattern using a property block (Description class)</w:t>
      </w:r>
    </w:p>
    <w:p w14:paraId="64193030" w14:textId="77777777" w:rsidR="00DA2FDF" w:rsidRDefault="00DA2FDF" w:rsidP="00DA2FDF"/>
    <w:p w14:paraId="355A92F4" w14:textId="77777777" w:rsidR="00DA2FDF" w:rsidRDefault="00D0034E" w:rsidP="00D0034E">
      <w:pPr>
        <w:pStyle w:val="ListParagraph"/>
        <w:numPr>
          <w:ilvl w:val="0"/>
          <w:numId w:val="16"/>
        </w:numPr>
      </w:pPr>
      <w:r>
        <w:t>Does not require the creation of a new feature type</w:t>
      </w:r>
    </w:p>
    <w:p w14:paraId="6EC47B98" w14:textId="77777777" w:rsidR="00D0034E" w:rsidRDefault="00D0034E" w:rsidP="00D0034E">
      <w:pPr>
        <w:pStyle w:val="ListParagraph"/>
        <w:numPr>
          <w:ilvl w:val="0"/>
          <w:numId w:val="16"/>
        </w:numPr>
      </w:pPr>
      <w:r>
        <w:t>Extra properties can be defined by a community and use by another one</w:t>
      </w:r>
    </w:p>
    <w:p w14:paraId="12F91C24" w14:textId="647A54E4" w:rsidR="00DA2FDF" w:rsidRDefault="000077DC" w:rsidP="00DA2FDF">
      <w:pPr>
        <w:rPr>
          <w:ins w:id="58" w:author="Boisvert, Eric" w:date="2015-10-16T08:08:00Z"/>
        </w:rPr>
      </w:pPr>
      <w:ins w:id="59" w:author="Boisvert, Eric" w:date="2015-10-16T08:00:00Z">
        <w:r>
          <w:t xml:space="preserve">GeoSciML Basic contains </w:t>
        </w:r>
      </w:ins>
      <w:ins w:id="60" w:author="Boisvert, Eric" w:date="2015-10-16T08:19:00Z">
        <w:r>
          <w:t>9</w:t>
        </w:r>
      </w:ins>
      <w:ins w:id="61" w:author="Boisvert, Eric" w:date="2015-10-16T08:00:00Z">
        <w:r>
          <w:t xml:space="preserve"> </w:t>
        </w:r>
      </w:ins>
      <w:ins w:id="62" w:author="Boisvert, Eric" w:date="2015-10-16T08:06:00Z">
        <w:r>
          <w:t>stu</w:t>
        </w:r>
      </w:ins>
      <w:ins w:id="63" w:author="Boisvert, Eric" w:date="2015-10-16T08:07:00Z">
        <w:r>
          <w:t>b</w:t>
        </w:r>
      </w:ins>
      <w:ins w:id="64" w:author="Boisvert, Eric" w:date="2015-10-16T08:06:00Z">
        <w:r>
          <w:t xml:space="preserve"> </w:t>
        </w:r>
      </w:ins>
      <w:ins w:id="65" w:author="Boisvert, Eric" w:date="2015-10-16T08:07:00Z">
        <w:r>
          <w:t xml:space="preserve">abstract </w:t>
        </w:r>
      </w:ins>
      <w:proofErr w:type="gramStart"/>
      <w:ins w:id="66" w:author="Boisvert, Eric" w:date="2015-10-16T08:06:00Z">
        <w:r>
          <w:t>classes</w:t>
        </w:r>
      </w:ins>
      <w:ins w:id="67" w:author="Boisvert, Eric" w:date="2015-10-16T08:07:00Z">
        <w:r>
          <w:t xml:space="preserve"> </w:t>
        </w:r>
      </w:ins>
      <w:ins w:id="68" w:author="Boisvert, Eric" w:date="2015-10-16T08:06:00Z">
        <w:r>
          <w:t xml:space="preserve"> </w:t>
        </w:r>
      </w:ins>
      <w:ins w:id="69" w:author="Boisvert, Eric" w:date="2015-10-16T08:19:00Z">
        <w:r>
          <w:t>that</w:t>
        </w:r>
        <w:proofErr w:type="gramEnd"/>
        <w:r>
          <w:t xml:space="preserve"> are implemented in GeoSciML extension</w:t>
        </w:r>
      </w:ins>
      <w:ins w:id="70" w:author="Boisvert, Eric" w:date="2015-10-16T08:20:00Z">
        <w:r>
          <w:t xml:space="preserve"> (</w:t>
        </w:r>
        <w:r>
          <w:fldChar w:fldCharType="begin"/>
        </w:r>
        <w:r>
          <w:instrText xml:space="preserve"> REF _Ref432746974 \h </w:instrText>
        </w:r>
      </w:ins>
      <w:r>
        <w:fldChar w:fldCharType="separate"/>
      </w:r>
      <w:ins w:id="71" w:author="Boisvert, Eric" w:date="2015-10-16T08:20:00Z">
        <w:r>
          <w:t xml:space="preserve">Table </w:t>
        </w:r>
        <w:r>
          <w:rPr>
            <w:noProof/>
          </w:rPr>
          <w:t>1</w:t>
        </w:r>
        <w:r>
          <w:fldChar w:fldCharType="end"/>
        </w:r>
        <w:r>
          <w:t>)</w:t>
        </w:r>
      </w:ins>
      <w:ins w:id="72" w:author="Boisvert, Eric" w:date="2015-10-16T08:19:00Z">
        <w:r>
          <w:t>.</w:t>
        </w:r>
      </w:ins>
    </w:p>
    <w:p w14:paraId="434C3884" w14:textId="50875018" w:rsidR="000077DC" w:rsidRDefault="000077DC">
      <w:pPr>
        <w:pStyle w:val="Caption"/>
        <w:keepNext/>
        <w:rPr>
          <w:ins w:id="73" w:author="Boisvert, Eric" w:date="2015-10-16T08:20:00Z"/>
        </w:rPr>
        <w:pPrChange w:id="74" w:author="Boisvert, Eric" w:date="2015-10-16T08:20:00Z">
          <w:pPr/>
        </w:pPrChange>
      </w:pPr>
      <w:bookmarkStart w:id="75" w:name="_Ref432746974"/>
      <w:ins w:id="76" w:author="Boisvert, Eric" w:date="2015-10-16T08:20:00Z">
        <w:r>
          <w:t xml:space="preserve">Table </w:t>
        </w:r>
        <w:r>
          <w:fldChar w:fldCharType="begin"/>
        </w:r>
        <w:r>
          <w:instrText xml:space="preserve"> SEQ Table \* ARABIC </w:instrText>
        </w:r>
      </w:ins>
      <w:r>
        <w:fldChar w:fldCharType="separate"/>
      </w:r>
      <w:r w:rsidR="003C190E">
        <w:rPr>
          <w:noProof/>
        </w:rPr>
        <w:t>1</w:t>
      </w:r>
      <w:ins w:id="77" w:author="Boisvert, Eric" w:date="2015-10-16T08:20:00Z">
        <w:r>
          <w:fldChar w:fldCharType="end"/>
        </w:r>
        <w:bookmarkEnd w:id="75"/>
        <w:r>
          <w:t xml:space="preserve"> GeoSciML basic stub classes</w:t>
        </w:r>
      </w:ins>
    </w:p>
    <w:tbl>
      <w:tblPr>
        <w:tblStyle w:val="LightShading"/>
        <w:tblW w:w="8897" w:type="dxa"/>
        <w:tblLook w:val="04A0" w:firstRow="1" w:lastRow="0" w:firstColumn="1" w:lastColumn="0" w:noHBand="0" w:noVBand="1"/>
        <w:tblPrChange w:id="78" w:author="Boisvert, Eric" w:date="2015-10-16T08:20:00Z">
          <w:tblPr>
            <w:tblStyle w:val="TableGrid"/>
            <w:tblW w:w="0" w:type="auto"/>
            <w:tblLook w:val="04A0" w:firstRow="1" w:lastRow="0" w:firstColumn="1" w:lastColumn="0" w:noHBand="0" w:noVBand="1"/>
          </w:tblPr>
        </w:tblPrChange>
      </w:tblPr>
      <w:tblGrid>
        <w:gridCol w:w="5056"/>
        <w:gridCol w:w="3841"/>
        <w:tblGridChange w:id="79">
          <w:tblGrid>
            <w:gridCol w:w="2952"/>
            <w:gridCol w:w="2104"/>
            <w:gridCol w:w="848"/>
            <w:gridCol w:w="2993"/>
          </w:tblGrid>
        </w:tblGridChange>
      </w:tblGrid>
      <w:tr w:rsidR="000077DC" w:rsidRPr="000077DC" w14:paraId="615D9792" w14:textId="77777777" w:rsidTr="000077DC">
        <w:trPr>
          <w:cnfStyle w:val="100000000000" w:firstRow="1" w:lastRow="0" w:firstColumn="0" w:lastColumn="0" w:oddVBand="0" w:evenVBand="0" w:oddHBand="0" w:evenHBand="0" w:firstRowFirstColumn="0" w:firstRowLastColumn="0" w:lastRowFirstColumn="0" w:lastRowLastColumn="0"/>
          <w:ins w:id="80" w:author="Boisvert, Eric" w:date="2015-10-16T08:08:00Z"/>
          <w:trPrChange w:id="81"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82" w:author="Boisvert, Eric" w:date="2015-10-16T08:20:00Z">
              <w:tcPr>
                <w:tcW w:w="2952" w:type="dxa"/>
              </w:tcPr>
            </w:tcPrChange>
          </w:tcPr>
          <w:p w14:paraId="2BB1CD89" w14:textId="1B637959" w:rsidR="000077DC" w:rsidRPr="000077DC" w:rsidRDefault="000077DC" w:rsidP="00DA2FDF">
            <w:pPr>
              <w:cnfStyle w:val="101000000000" w:firstRow="1" w:lastRow="0" w:firstColumn="1" w:lastColumn="0" w:oddVBand="0" w:evenVBand="0" w:oddHBand="0" w:evenHBand="0" w:firstRowFirstColumn="0" w:firstRowLastColumn="0" w:lastRowFirstColumn="0" w:lastRowLastColumn="0"/>
              <w:rPr>
                <w:ins w:id="83" w:author="Boisvert, Eric" w:date="2015-10-16T08:08:00Z"/>
                <w:rFonts w:asciiTheme="minorHAnsi" w:hAnsiTheme="minorHAnsi"/>
                <w:rPrChange w:id="84" w:author="Boisvert, Eric" w:date="2015-10-16T08:10:00Z">
                  <w:rPr>
                    <w:ins w:id="85" w:author="Boisvert, Eric" w:date="2015-10-16T08:08:00Z"/>
                  </w:rPr>
                </w:rPrChange>
              </w:rPr>
            </w:pPr>
            <w:ins w:id="86" w:author="Boisvert, Eric" w:date="2015-10-16T08:09:00Z">
              <w:r w:rsidRPr="000077DC">
                <w:rPr>
                  <w:rFonts w:asciiTheme="minorHAnsi" w:hAnsiTheme="minorHAnsi"/>
                  <w:rPrChange w:id="87" w:author="Boisvert, Eric" w:date="2015-10-16T08:10:00Z">
                    <w:rPr/>
                  </w:rPrChange>
                </w:rPr>
                <w:t>Class</w:t>
              </w:r>
            </w:ins>
          </w:p>
        </w:tc>
        <w:tc>
          <w:tcPr>
            <w:tcW w:w="3841" w:type="dxa"/>
            <w:tcPrChange w:id="88" w:author="Boisvert, Eric" w:date="2015-10-16T08:20:00Z">
              <w:tcPr>
                <w:tcW w:w="2952" w:type="dxa"/>
                <w:gridSpan w:val="2"/>
              </w:tcPr>
            </w:tcPrChange>
          </w:tcPr>
          <w:p w14:paraId="5F26D0DE" w14:textId="523318BB" w:rsidR="000077DC" w:rsidRPr="000077DC" w:rsidRDefault="000077DC" w:rsidP="00DA2FDF">
            <w:pPr>
              <w:cnfStyle w:val="100000000000" w:firstRow="1" w:lastRow="0" w:firstColumn="0" w:lastColumn="0" w:oddVBand="0" w:evenVBand="0" w:oddHBand="0" w:evenHBand="0" w:firstRowFirstColumn="0" w:firstRowLastColumn="0" w:lastRowFirstColumn="0" w:lastRowLastColumn="0"/>
              <w:rPr>
                <w:ins w:id="89" w:author="Boisvert, Eric" w:date="2015-10-16T08:08:00Z"/>
                <w:rFonts w:asciiTheme="minorHAnsi" w:hAnsiTheme="minorHAnsi"/>
                <w:rPrChange w:id="90" w:author="Boisvert, Eric" w:date="2015-10-16T08:10:00Z">
                  <w:rPr>
                    <w:ins w:id="91" w:author="Boisvert, Eric" w:date="2015-10-16T08:08:00Z"/>
                  </w:rPr>
                </w:rPrChange>
              </w:rPr>
            </w:pPr>
            <w:ins w:id="92" w:author="Boisvert, Eric" w:date="2015-10-16T08:09:00Z">
              <w:r w:rsidRPr="000077DC">
                <w:rPr>
                  <w:rFonts w:asciiTheme="minorHAnsi" w:hAnsiTheme="minorHAnsi"/>
                  <w:rPrChange w:id="93" w:author="Boisvert, Eric" w:date="2015-10-16T08:10:00Z">
                    <w:rPr/>
                  </w:rPrChange>
                </w:rPr>
                <w:t>Description</w:t>
              </w:r>
            </w:ins>
          </w:p>
        </w:tc>
      </w:tr>
      <w:tr w:rsidR="000077DC" w:rsidRPr="000077DC" w14:paraId="6E0BDD9A" w14:textId="77777777" w:rsidTr="000077DC">
        <w:trPr>
          <w:cnfStyle w:val="000000100000" w:firstRow="0" w:lastRow="0" w:firstColumn="0" w:lastColumn="0" w:oddVBand="0" w:evenVBand="0" w:oddHBand="1" w:evenHBand="0" w:firstRowFirstColumn="0" w:firstRowLastColumn="0" w:lastRowFirstColumn="0" w:lastRowLastColumn="0"/>
          <w:ins w:id="94" w:author="Boisvert, Eric" w:date="2015-10-16T08:08:00Z"/>
          <w:trPrChange w:id="95"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96" w:author="Boisvert, Eric" w:date="2015-10-16T08:20:00Z">
              <w:tcPr>
                <w:tcW w:w="2952" w:type="dxa"/>
              </w:tcPr>
            </w:tcPrChange>
          </w:tcPr>
          <w:p w14:paraId="5E8CA65C" w14:textId="0D48B021" w:rsidR="000077DC" w:rsidRPr="000077DC" w:rsidRDefault="000077DC" w:rsidP="00DA2FDF">
            <w:pPr>
              <w:cnfStyle w:val="001000100000" w:firstRow="0" w:lastRow="0" w:firstColumn="1" w:lastColumn="0" w:oddVBand="0" w:evenVBand="0" w:oddHBand="1" w:evenHBand="0" w:firstRowFirstColumn="0" w:firstRowLastColumn="0" w:lastRowFirstColumn="0" w:lastRowLastColumn="0"/>
              <w:rPr>
                <w:ins w:id="97" w:author="Boisvert, Eric" w:date="2015-10-16T08:08:00Z"/>
                <w:rFonts w:asciiTheme="minorHAnsi" w:hAnsiTheme="minorHAnsi"/>
                <w:rPrChange w:id="98" w:author="Boisvert, Eric" w:date="2015-10-16T08:10:00Z">
                  <w:rPr>
                    <w:ins w:id="99" w:author="Boisvert, Eric" w:date="2015-10-16T08:08:00Z"/>
                  </w:rPr>
                </w:rPrChange>
              </w:rPr>
            </w:pPr>
            <w:ins w:id="100" w:author="Boisvert, Eric" w:date="2015-10-16T08:09:00Z">
              <w:r w:rsidRPr="000077DC">
                <w:rPr>
                  <w:rFonts w:asciiTheme="minorHAnsi" w:hAnsiTheme="minorHAnsi"/>
                  <w:rPrChange w:id="101" w:author="Boisvert, Eric" w:date="2015-10-16T08:10:00Z">
                    <w:rPr/>
                  </w:rPrChange>
                </w:rPr>
                <w:t>AbstractFeatureRelation</w:t>
              </w:r>
            </w:ins>
          </w:p>
        </w:tc>
        <w:tc>
          <w:tcPr>
            <w:tcW w:w="3841" w:type="dxa"/>
            <w:tcPrChange w:id="102" w:author="Boisvert, Eric" w:date="2015-10-16T08:20:00Z">
              <w:tcPr>
                <w:tcW w:w="2952" w:type="dxa"/>
                <w:gridSpan w:val="2"/>
              </w:tcPr>
            </w:tcPrChange>
          </w:tcPr>
          <w:p w14:paraId="54D70DF5" w14:textId="09E8962A" w:rsidR="000077DC" w:rsidRPr="000077DC" w:rsidRDefault="000077DC" w:rsidP="00DA2FDF">
            <w:pPr>
              <w:cnfStyle w:val="000000100000" w:firstRow="0" w:lastRow="0" w:firstColumn="0" w:lastColumn="0" w:oddVBand="0" w:evenVBand="0" w:oddHBand="1" w:evenHBand="0" w:firstRowFirstColumn="0" w:firstRowLastColumn="0" w:lastRowFirstColumn="0" w:lastRowLastColumn="0"/>
              <w:rPr>
                <w:ins w:id="103" w:author="Boisvert, Eric" w:date="2015-10-16T08:08:00Z"/>
                <w:rFonts w:asciiTheme="minorHAnsi" w:hAnsiTheme="minorHAnsi"/>
                <w:rPrChange w:id="104" w:author="Boisvert, Eric" w:date="2015-10-16T08:10:00Z">
                  <w:rPr>
                    <w:ins w:id="105" w:author="Boisvert, Eric" w:date="2015-10-16T08:08:00Z"/>
                  </w:rPr>
                </w:rPrChange>
              </w:rPr>
            </w:pPr>
            <w:ins w:id="106" w:author="Boisvert, Eric" w:date="2015-10-16T08:10:00Z">
              <w:r>
                <w:rPr>
                  <w:rFonts w:asciiTheme="minorHAnsi" w:hAnsiTheme="minorHAnsi"/>
                </w:rPr>
                <w:t>Association class p</w:t>
              </w:r>
            </w:ins>
            <w:ins w:id="107" w:author="Boisvert, Eric" w:date="2015-10-16T08:09:00Z">
              <w:r w:rsidRPr="000077DC">
                <w:rPr>
                  <w:rFonts w:asciiTheme="minorHAnsi" w:hAnsiTheme="minorHAnsi"/>
                  <w:rPrChange w:id="108" w:author="Boisvert, Eric" w:date="2015-10-16T08:10:00Z">
                    <w:rPr/>
                  </w:rPrChange>
                </w:rPr>
                <w:t>laceholder to implement relation between geologic features</w:t>
              </w:r>
            </w:ins>
          </w:p>
        </w:tc>
      </w:tr>
      <w:tr w:rsidR="000077DC" w:rsidRPr="000077DC" w14:paraId="66F7ECD6" w14:textId="77777777" w:rsidTr="000077DC">
        <w:trPr>
          <w:ins w:id="109" w:author="Boisvert, Eric" w:date="2015-10-16T08:08:00Z"/>
          <w:trPrChange w:id="110"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111" w:author="Boisvert, Eric" w:date="2015-10-16T08:20:00Z">
              <w:tcPr>
                <w:tcW w:w="2952" w:type="dxa"/>
              </w:tcPr>
            </w:tcPrChange>
          </w:tcPr>
          <w:p w14:paraId="58414791" w14:textId="3AD58F04" w:rsidR="000077DC" w:rsidRPr="000077DC" w:rsidRDefault="000077DC" w:rsidP="00DA2FDF">
            <w:pPr>
              <w:rPr>
                <w:ins w:id="112" w:author="Boisvert, Eric" w:date="2015-10-16T08:08:00Z"/>
                <w:rFonts w:asciiTheme="minorHAnsi" w:hAnsiTheme="minorHAnsi"/>
                <w:rPrChange w:id="113" w:author="Boisvert, Eric" w:date="2015-10-16T08:10:00Z">
                  <w:rPr>
                    <w:ins w:id="114" w:author="Boisvert, Eric" w:date="2015-10-16T08:08:00Z"/>
                  </w:rPr>
                </w:rPrChange>
              </w:rPr>
            </w:pPr>
            <w:ins w:id="115" w:author="Boisvert, Eric" w:date="2015-10-16T08:10:00Z">
              <w:r>
                <w:rPr>
                  <w:rFonts w:asciiTheme="minorHAnsi" w:hAnsiTheme="minorHAnsi"/>
                </w:rPr>
                <w:t>EarthMaterialAbstractDescription</w:t>
              </w:r>
            </w:ins>
          </w:p>
        </w:tc>
        <w:tc>
          <w:tcPr>
            <w:tcW w:w="3841" w:type="dxa"/>
            <w:tcPrChange w:id="116" w:author="Boisvert, Eric" w:date="2015-10-16T08:20:00Z">
              <w:tcPr>
                <w:tcW w:w="2952" w:type="dxa"/>
                <w:gridSpan w:val="2"/>
              </w:tcPr>
            </w:tcPrChange>
          </w:tcPr>
          <w:p w14:paraId="5B6371CC" w14:textId="44E724FB" w:rsidR="000077DC" w:rsidRPr="000077DC" w:rsidRDefault="000077DC" w:rsidP="00DA2FDF">
            <w:pPr>
              <w:cnfStyle w:val="000000000000" w:firstRow="0" w:lastRow="0" w:firstColumn="0" w:lastColumn="0" w:oddVBand="0" w:evenVBand="0" w:oddHBand="0" w:evenHBand="0" w:firstRowFirstColumn="0" w:firstRowLastColumn="0" w:lastRowFirstColumn="0" w:lastRowLastColumn="0"/>
              <w:rPr>
                <w:ins w:id="117" w:author="Boisvert, Eric" w:date="2015-10-16T08:08:00Z"/>
                <w:rFonts w:asciiTheme="minorHAnsi" w:hAnsiTheme="minorHAnsi"/>
                <w:rPrChange w:id="118" w:author="Boisvert, Eric" w:date="2015-10-16T08:10:00Z">
                  <w:rPr>
                    <w:ins w:id="119" w:author="Boisvert, Eric" w:date="2015-10-16T08:08:00Z"/>
                  </w:rPr>
                </w:rPrChange>
              </w:rPr>
            </w:pPr>
            <w:ins w:id="120" w:author="Boisvert, Eric" w:date="2015-10-16T08:14:00Z">
              <w:r>
                <w:rPr>
                  <w:rFonts w:asciiTheme="minorHAnsi" w:hAnsiTheme="minorHAnsi"/>
                </w:rPr>
                <w:t>Detailed</w:t>
              </w:r>
            </w:ins>
            <w:ins w:id="121" w:author="Boisvert, Eric" w:date="2015-10-16T08:11:00Z">
              <w:r>
                <w:rPr>
                  <w:rFonts w:asciiTheme="minorHAnsi" w:hAnsiTheme="minorHAnsi"/>
                </w:rPr>
                <w:t xml:space="preserve"> earth material description </w:t>
              </w:r>
            </w:ins>
            <w:ins w:id="122" w:author="Boisvert, Eric" w:date="2015-10-16T08:14:00Z">
              <w:r>
                <w:rPr>
                  <w:rFonts w:asciiTheme="minorHAnsi" w:hAnsiTheme="minorHAnsi"/>
                </w:rPr>
                <w:t xml:space="preserve">placeholder </w:t>
              </w:r>
            </w:ins>
            <w:ins w:id="123" w:author="Boisvert, Eric" w:date="2015-10-16T08:11:00Z">
              <w:r>
                <w:rPr>
                  <w:rFonts w:asciiTheme="minorHAnsi" w:hAnsiTheme="minorHAnsi"/>
                </w:rPr>
                <w:t>for GeologicUnit and EarthM</w:t>
              </w:r>
            </w:ins>
            <w:ins w:id="124" w:author="Boisvert, Eric" w:date="2015-10-16T08:12:00Z">
              <w:r>
                <w:rPr>
                  <w:rFonts w:asciiTheme="minorHAnsi" w:hAnsiTheme="minorHAnsi"/>
                </w:rPr>
                <w:t>aterial</w:t>
              </w:r>
            </w:ins>
          </w:p>
        </w:tc>
      </w:tr>
      <w:tr w:rsidR="000077DC" w:rsidRPr="000077DC" w14:paraId="757DC1D2" w14:textId="77777777" w:rsidTr="000077DC">
        <w:trPr>
          <w:cnfStyle w:val="000000100000" w:firstRow="0" w:lastRow="0" w:firstColumn="0" w:lastColumn="0" w:oddVBand="0" w:evenVBand="0" w:oddHBand="1" w:evenHBand="0" w:firstRowFirstColumn="0" w:firstRowLastColumn="0" w:lastRowFirstColumn="0" w:lastRowLastColumn="0"/>
          <w:ins w:id="125" w:author="Boisvert, Eric" w:date="2015-10-16T08:08:00Z"/>
          <w:trPrChange w:id="126"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5056" w:type="dxa"/>
            <w:tcPrChange w:id="127" w:author="Boisvert, Eric" w:date="2015-10-16T08:20:00Z">
              <w:tcPr>
                <w:tcW w:w="2952" w:type="dxa"/>
              </w:tcPr>
            </w:tcPrChange>
          </w:tcPr>
          <w:p w14:paraId="5045AAA7" w14:textId="26B28FF0" w:rsidR="000077DC" w:rsidRPr="000077DC" w:rsidRDefault="000077DC" w:rsidP="00DA2FDF">
            <w:pPr>
              <w:cnfStyle w:val="001000100000" w:firstRow="0" w:lastRow="0" w:firstColumn="1" w:lastColumn="0" w:oddVBand="0" w:evenVBand="0" w:oddHBand="1" w:evenHBand="0" w:firstRowFirstColumn="0" w:firstRowLastColumn="0" w:lastRowFirstColumn="0" w:lastRowLastColumn="0"/>
              <w:rPr>
                <w:ins w:id="128" w:author="Boisvert, Eric" w:date="2015-10-16T08:08:00Z"/>
                <w:rFonts w:asciiTheme="minorHAnsi" w:hAnsiTheme="minorHAnsi"/>
                <w:rPrChange w:id="129" w:author="Boisvert, Eric" w:date="2015-10-16T08:10:00Z">
                  <w:rPr>
                    <w:ins w:id="130" w:author="Boisvert, Eric" w:date="2015-10-16T08:08:00Z"/>
                  </w:rPr>
                </w:rPrChange>
              </w:rPr>
            </w:pPr>
            <w:ins w:id="131" w:author="Boisvert, Eric" w:date="2015-10-16T08:12:00Z">
              <w:r>
                <w:rPr>
                  <w:rFonts w:asciiTheme="minorHAnsi" w:hAnsiTheme="minorHAnsi"/>
                </w:rPr>
                <w:t>GeologicUnitAbstractDescription</w:t>
              </w:r>
            </w:ins>
          </w:p>
        </w:tc>
        <w:tc>
          <w:tcPr>
            <w:tcW w:w="3841" w:type="dxa"/>
            <w:tcPrChange w:id="132" w:author="Boisvert, Eric" w:date="2015-10-16T08:20:00Z">
              <w:tcPr>
                <w:tcW w:w="2952" w:type="dxa"/>
                <w:gridSpan w:val="2"/>
              </w:tcPr>
            </w:tcPrChange>
          </w:tcPr>
          <w:p w14:paraId="1BB0AB80" w14:textId="6B17E6CB" w:rsidR="000077DC" w:rsidRPr="000077DC" w:rsidRDefault="000077DC" w:rsidP="00DA2FDF">
            <w:pPr>
              <w:cnfStyle w:val="000000100000" w:firstRow="0" w:lastRow="0" w:firstColumn="0" w:lastColumn="0" w:oddVBand="0" w:evenVBand="0" w:oddHBand="1" w:evenHBand="0" w:firstRowFirstColumn="0" w:firstRowLastColumn="0" w:lastRowFirstColumn="0" w:lastRowLastColumn="0"/>
              <w:rPr>
                <w:ins w:id="133" w:author="Boisvert, Eric" w:date="2015-10-16T08:08:00Z"/>
                <w:rFonts w:asciiTheme="minorHAnsi" w:hAnsiTheme="minorHAnsi"/>
                <w:rPrChange w:id="134" w:author="Boisvert, Eric" w:date="2015-10-16T08:10:00Z">
                  <w:rPr>
                    <w:ins w:id="135" w:author="Boisvert, Eric" w:date="2015-10-16T08:08:00Z"/>
                  </w:rPr>
                </w:rPrChange>
              </w:rPr>
            </w:pPr>
            <w:ins w:id="136" w:author="Boisvert, Eric" w:date="2015-10-16T08:14:00Z">
              <w:r>
                <w:rPr>
                  <w:rFonts w:asciiTheme="minorHAnsi" w:hAnsiTheme="minorHAnsi"/>
                </w:rPr>
                <w:t>Detailed</w:t>
              </w:r>
            </w:ins>
            <w:ins w:id="137" w:author="Boisvert, Eric" w:date="2015-10-16T08:12:00Z">
              <w:r>
                <w:rPr>
                  <w:rFonts w:asciiTheme="minorHAnsi" w:hAnsiTheme="minorHAnsi"/>
                </w:rPr>
                <w:t xml:space="preserve"> geologic unit description</w:t>
              </w:r>
            </w:ins>
            <w:ins w:id="138" w:author="Boisvert, Eric" w:date="2015-10-16T08:14:00Z">
              <w:r>
                <w:rPr>
                  <w:rFonts w:asciiTheme="minorHAnsi" w:hAnsiTheme="minorHAnsi"/>
                </w:rPr>
                <w:t xml:space="preserve"> placeholder</w:t>
              </w:r>
            </w:ins>
            <w:ins w:id="139" w:author="Boisvert, Eric" w:date="2015-10-16T08:12:00Z">
              <w:r>
                <w:rPr>
                  <w:rFonts w:asciiTheme="minorHAnsi" w:hAnsiTheme="minorHAnsi"/>
                </w:rPr>
                <w:t xml:space="preserve"> for GeologicUnit</w:t>
              </w:r>
            </w:ins>
          </w:p>
        </w:tc>
      </w:tr>
      <w:tr w:rsidR="000077DC" w:rsidRPr="000077DC" w14:paraId="16BE6587" w14:textId="77777777" w:rsidTr="000077DC">
        <w:tblPrEx>
          <w:tblPrExChange w:id="140"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41" w:author="Boisvert, Eric" w:date="2015-10-16T08:13:00Z"/>
        </w:trPr>
        <w:tc>
          <w:tcPr>
            <w:cnfStyle w:val="001000000000" w:firstRow="0" w:lastRow="0" w:firstColumn="1" w:lastColumn="0" w:oddVBand="0" w:evenVBand="0" w:oddHBand="0" w:evenHBand="0" w:firstRowFirstColumn="0" w:firstRowLastColumn="0" w:lastRowFirstColumn="0" w:lastRowLastColumn="0"/>
            <w:tcW w:w="5056" w:type="dxa"/>
            <w:tcPrChange w:id="142" w:author="Boisvert, Eric" w:date="2015-10-16T08:20:00Z">
              <w:tcPr>
                <w:tcW w:w="2952" w:type="dxa"/>
                <w:gridSpan w:val="2"/>
              </w:tcPr>
            </w:tcPrChange>
          </w:tcPr>
          <w:p w14:paraId="744760CE" w14:textId="2D65AB9E" w:rsidR="000077DC" w:rsidRDefault="000077DC" w:rsidP="00DA2FDF">
            <w:pPr>
              <w:rPr>
                <w:ins w:id="143" w:author="Boisvert, Eric" w:date="2015-10-16T08:13:00Z"/>
                <w:rFonts w:asciiTheme="minorHAnsi" w:hAnsiTheme="minorHAnsi"/>
              </w:rPr>
            </w:pPr>
            <w:ins w:id="144" w:author="Boisvert, Eric" w:date="2015-10-16T08:13:00Z">
              <w:r>
                <w:rPr>
                  <w:rFonts w:asciiTheme="minorHAnsi" w:hAnsiTheme="minorHAnsi"/>
                </w:rPr>
                <w:t>GeologicEventAbstractDescription</w:t>
              </w:r>
            </w:ins>
          </w:p>
        </w:tc>
        <w:tc>
          <w:tcPr>
            <w:tcW w:w="3841" w:type="dxa"/>
            <w:tcPrChange w:id="145" w:author="Boisvert, Eric" w:date="2015-10-16T08:20:00Z">
              <w:tcPr>
                <w:tcW w:w="5945" w:type="dxa"/>
                <w:gridSpan w:val="2"/>
              </w:tcPr>
            </w:tcPrChange>
          </w:tcPr>
          <w:p w14:paraId="7159A290" w14:textId="05E29FF5" w:rsidR="000077DC" w:rsidRDefault="000077DC" w:rsidP="00DA2FDF">
            <w:pPr>
              <w:cnfStyle w:val="000000000000" w:firstRow="0" w:lastRow="0" w:firstColumn="0" w:lastColumn="0" w:oddVBand="0" w:evenVBand="0" w:oddHBand="0" w:evenHBand="0" w:firstRowFirstColumn="0" w:firstRowLastColumn="0" w:lastRowFirstColumn="0" w:lastRowLastColumn="0"/>
              <w:rPr>
                <w:ins w:id="146" w:author="Boisvert, Eric" w:date="2015-10-16T08:13:00Z"/>
                <w:rFonts w:asciiTheme="minorHAnsi" w:hAnsiTheme="minorHAnsi"/>
              </w:rPr>
            </w:pPr>
            <w:ins w:id="147" w:author="Boisvert, Eric" w:date="2015-10-16T08:14:00Z">
              <w:r>
                <w:rPr>
                  <w:rFonts w:asciiTheme="minorHAnsi" w:hAnsiTheme="minorHAnsi"/>
                </w:rPr>
                <w:t>Detailed geologic event description placeholder for GeologicEvent</w:t>
              </w:r>
            </w:ins>
            <w:ins w:id="148" w:author="Boisvert, Eric" w:date="2015-10-16T08:13:00Z">
              <w:r>
                <w:rPr>
                  <w:rFonts w:asciiTheme="minorHAnsi" w:hAnsiTheme="minorHAnsi"/>
                </w:rPr>
                <w:t xml:space="preserve"> </w:t>
              </w:r>
            </w:ins>
          </w:p>
        </w:tc>
      </w:tr>
      <w:tr w:rsidR="000077DC" w:rsidRPr="000077DC" w14:paraId="378955BD" w14:textId="77777777" w:rsidTr="000077DC">
        <w:tblPrEx>
          <w:tblPrExChange w:id="149"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50" w:author="Boisvert, Eric" w:date="2015-10-16T08:13:00Z"/>
        </w:trPr>
        <w:tc>
          <w:tcPr>
            <w:cnfStyle w:val="001000000000" w:firstRow="0" w:lastRow="0" w:firstColumn="1" w:lastColumn="0" w:oddVBand="0" w:evenVBand="0" w:oddHBand="0" w:evenHBand="0" w:firstRowFirstColumn="0" w:firstRowLastColumn="0" w:lastRowFirstColumn="0" w:lastRowLastColumn="0"/>
            <w:tcW w:w="5056" w:type="dxa"/>
            <w:tcPrChange w:id="151" w:author="Boisvert, Eric" w:date="2015-10-16T08:20:00Z">
              <w:tcPr>
                <w:tcW w:w="2952" w:type="dxa"/>
                <w:gridSpan w:val="2"/>
              </w:tcPr>
            </w:tcPrChange>
          </w:tcPr>
          <w:p w14:paraId="21499F39" w14:textId="621F2D2E" w:rsidR="000077DC" w:rsidRDefault="000077DC" w:rsidP="00DA2FDF">
            <w:pPr>
              <w:cnfStyle w:val="001000100000" w:firstRow="0" w:lastRow="0" w:firstColumn="1" w:lastColumn="0" w:oddVBand="0" w:evenVBand="0" w:oddHBand="1" w:evenHBand="0" w:firstRowFirstColumn="0" w:firstRowLastColumn="0" w:lastRowFirstColumn="0" w:lastRowLastColumn="0"/>
              <w:rPr>
                <w:ins w:id="152" w:author="Boisvert, Eric" w:date="2015-10-16T08:13:00Z"/>
                <w:rFonts w:asciiTheme="minorHAnsi" w:hAnsiTheme="minorHAnsi"/>
              </w:rPr>
            </w:pPr>
            <w:ins w:id="153" w:author="Boisvert, Eric" w:date="2015-10-16T08:15:00Z">
              <w:r>
                <w:rPr>
                  <w:rFonts w:asciiTheme="minorHAnsi" w:hAnsiTheme="minorHAnsi"/>
                </w:rPr>
                <w:t>ContactAbstractDescription</w:t>
              </w:r>
            </w:ins>
          </w:p>
        </w:tc>
        <w:tc>
          <w:tcPr>
            <w:tcW w:w="3841" w:type="dxa"/>
            <w:tcPrChange w:id="154" w:author="Boisvert, Eric" w:date="2015-10-16T08:20:00Z">
              <w:tcPr>
                <w:tcW w:w="5945" w:type="dxa"/>
                <w:gridSpan w:val="2"/>
              </w:tcPr>
            </w:tcPrChange>
          </w:tcPr>
          <w:p w14:paraId="206E0382" w14:textId="2B73239F" w:rsidR="000077DC" w:rsidRDefault="000077DC" w:rsidP="000077DC">
            <w:pPr>
              <w:cnfStyle w:val="000000100000" w:firstRow="0" w:lastRow="0" w:firstColumn="0" w:lastColumn="0" w:oddVBand="0" w:evenVBand="0" w:oddHBand="1" w:evenHBand="0" w:firstRowFirstColumn="0" w:firstRowLastColumn="0" w:lastRowFirstColumn="0" w:lastRowLastColumn="0"/>
              <w:rPr>
                <w:ins w:id="155" w:author="Boisvert, Eric" w:date="2015-10-16T08:13:00Z"/>
                <w:rFonts w:asciiTheme="minorHAnsi" w:hAnsiTheme="minorHAnsi"/>
              </w:rPr>
            </w:pPr>
            <w:ins w:id="156" w:author="Boisvert, Eric" w:date="2015-10-16T08:16:00Z">
              <w:r>
                <w:rPr>
                  <w:rFonts w:asciiTheme="minorHAnsi" w:hAnsiTheme="minorHAnsi"/>
                </w:rPr>
                <w:t>Detailed contact description placeholder for Contact</w:t>
              </w:r>
            </w:ins>
          </w:p>
        </w:tc>
      </w:tr>
      <w:tr w:rsidR="000077DC" w:rsidRPr="000077DC" w14:paraId="4F774382" w14:textId="77777777" w:rsidTr="000077DC">
        <w:tblPrEx>
          <w:tblPrExChange w:id="157"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58" w:author="Boisvert, Eric" w:date="2015-10-16T08:13:00Z"/>
        </w:trPr>
        <w:tc>
          <w:tcPr>
            <w:cnfStyle w:val="001000000000" w:firstRow="0" w:lastRow="0" w:firstColumn="1" w:lastColumn="0" w:oddVBand="0" w:evenVBand="0" w:oddHBand="0" w:evenHBand="0" w:firstRowFirstColumn="0" w:firstRowLastColumn="0" w:lastRowFirstColumn="0" w:lastRowLastColumn="0"/>
            <w:tcW w:w="5056" w:type="dxa"/>
            <w:tcPrChange w:id="159" w:author="Boisvert, Eric" w:date="2015-10-16T08:20:00Z">
              <w:tcPr>
                <w:tcW w:w="2952" w:type="dxa"/>
                <w:gridSpan w:val="2"/>
              </w:tcPr>
            </w:tcPrChange>
          </w:tcPr>
          <w:p w14:paraId="2AAB0063" w14:textId="611519DF" w:rsidR="000077DC" w:rsidRDefault="000077DC" w:rsidP="00DA2FDF">
            <w:pPr>
              <w:rPr>
                <w:ins w:id="160" w:author="Boisvert, Eric" w:date="2015-10-16T08:13:00Z"/>
                <w:rFonts w:asciiTheme="minorHAnsi" w:hAnsiTheme="minorHAnsi"/>
              </w:rPr>
            </w:pPr>
            <w:ins w:id="161" w:author="Boisvert, Eric" w:date="2015-10-16T08:15:00Z">
              <w:r>
                <w:rPr>
                  <w:rFonts w:asciiTheme="minorHAnsi" w:hAnsiTheme="minorHAnsi"/>
                </w:rPr>
                <w:lastRenderedPageBreak/>
                <w:t>FoliationAbstractDescription</w:t>
              </w:r>
            </w:ins>
          </w:p>
        </w:tc>
        <w:tc>
          <w:tcPr>
            <w:tcW w:w="3841" w:type="dxa"/>
            <w:tcPrChange w:id="162" w:author="Boisvert, Eric" w:date="2015-10-16T08:20:00Z">
              <w:tcPr>
                <w:tcW w:w="5945" w:type="dxa"/>
                <w:gridSpan w:val="2"/>
              </w:tcPr>
            </w:tcPrChange>
          </w:tcPr>
          <w:p w14:paraId="7D3AAFCD" w14:textId="377AE0D2" w:rsidR="000077DC" w:rsidRDefault="000077DC" w:rsidP="000077DC">
            <w:pPr>
              <w:cnfStyle w:val="000000000000" w:firstRow="0" w:lastRow="0" w:firstColumn="0" w:lastColumn="0" w:oddVBand="0" w:evenVBand="0" w:oddHBand="0" w:evenHBand="0" w:firstRowFirstColumn="0" w:firstRowLastColumn="0" w:lastRowFirstColumn="0" w:lastRowLastColumn="0"/>
              <w:rPr>
                <w:ins w:id="163" w:author="Boisvert, Eric" w:date="2015-10-16T08:13:00Z"/>
                <w:rFonts w:asciiTheme="minorHAnsi" w:hAnsiTheme="minorHAnsi"/>
              </w:rPr>
            </w:pPr>
            <w:ins w:id="164" w:author="Boisvert, Eric" w:date="2015-10-16T08:16:00Z">
              <w:r>
                <w:rPr>
                  <w:rFonts w:asciiTheme="minorHAnsi" w:hAnsiTheme="minorHAnsi"/>
                </w:rPr>
                <w:t xml:space="preserve">Detailed foliation description placeholder for </w:t>
              </w:r>
            </w:ins>
            <w:ins w:id="165" w:author="Boisvert, Eric" w:date="2015-10-16T08:17:00Z">
              <w:r>
                <w:rPr>
                  <w:rFonts w:asciiTheme="minorHAnsi" w:hAnsiTheme="minorHAnsi"/>
                </w:rPr>
                <w:t>Foliation</w:t>
              </w:r>
            </w:ins>
          </w:p>
        </w:tc>
      </w:tr>
      <w:tr w:rsidR="000077DC" w:rsidRPr="000077DC" w14:paraId="501E34DA" w14:textId="77777777" w:rsidTr="000077DC">
        <w:tblPrEx>
          <w:tblPrExChange w:id="166"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67" w:author="Boisvert, Eric" w:date="2015-10-16T08:16:00Z"/>
        </w:trPr>
        <w:tc>
          <w:tcPr>
            <w:cnfStyle w:val="001000000000" w:firstRow="0" w:lastRow="0" w:firstColumn="1" w:lastColumn="0" w:oddVBand="0" w:evenVBand="0" w:oddHBand="0" w:evenHBand="0" w:firstRowFirstColumn="0" w:firstRowLastColumn="0" w:lastRowFirstColumn="0" w:lastRowLastColumn="0"/>
            <w:tcW w:w="5056" w:type="dxa"/>
            <w:tcPrChange w:id="168" w:author="Boisvert, Eric" w:date="2015-10-16T08:20:00Z">
              <w:tcPr>
                <w:tcW w:w="2952" w:type="dxa"/>
                <w:gridSpan w:val="2"/>
              </w:tcPr>
            </w:tcPrChange>
          </w:tcPr>
          <w:p w14:paraId="21718FA5" w14:textId="6A6C2ED2" w:rsidR="000077DC" w:rsidRDefault="000077DC" w:rsidP="00DA2FDF">
            <w:pPr>
              <w:cnfStyle w:val="001000100000" w:firstRow="0" w:lastRow="0" w:firstColumn="1" w:lastColumn="0" w:oddVBand="0" w:evenVBand="0" w:oddHBand="1" w:evenHBand="0" w:firstRowFirstColumn="0" w:firstRowLastColumn="0" w:lastRowFirstColumn="0" w:lastRowLastColumn="0"/>
              <w:rPr>
                <w:ins w:id="169" w:author="Boisvert, Eric" w:date="2015-10-16T08:16:00Z"/>
                <w:rFonts w:asciiTheme="minorHAnsi" w:hAnsiTheme="minorHAnsi"/>
              </w:rPr>
            </w:pPr>
            <w:ins w:id="170" w:author="Boisvert, Eric" w:date="2015-10-16T08:16:00Z">
              <w:r>
                <w:rPr>
                  <w:rFonts w:asciiTheme="minorHAnsi" w:hAnsiTheme="minorHAnsi"/>
                </w:rPr>
                <w:t>FoldAbstractDescription</w:t>
              </w:r>
            </w:ins>
          </w:p>
        </w:tc>
        <w:tc>
          <w:tcPr>
            <w:tcW w:w="3841" w:type="dxa"/>
            <w:tcPrChange w:id="171" w:author="Boisvert, Eric" w:date="2015-10-16T08:20:00Z">
              <w:tcPr>
                <w:tcW w:w="5945" w:type="dxa"/>
                <w:gridSpan w:val="2"/>
              </w:tcPr>
            </w:tcPrChange>
          </w:tcPr>
          <w:p w14:paraId="1CA063B7" w14:textId="351CDD75" w:rsidR="000077DC" w:rsidRDefault="000077DC" w:rsidP="000077DC">
            <w:pPr>
              <w:cnfStyle w:val="000000100000" w:firstRow="0" w:lastRow="0" w:firstColumn="0" w:lastColumn="0" w:oddVBand="0" w:evenVBand="0" w:oddHBand="1" w:evenHBand="0" w:firstRowFirstColumn="0" w:firstRowLastColumn="0" w:lastRowFirstColumn="0" w:lastRowLastColumn="0"/>
              <w:rPr>
                <w:ins w:id="172" w:author="Boisvert, Eric" w:date="2015-10-16T08:16:00Z"/>
                <w:rFonts w:asciiTheme="minorHAnsi" w:hAnsiTheme="minorHAnsi"/>
              </w:rPr>
            </w:pPr>
            <w:ins w:id="173" w:author="Boisvert, Eric" w:date="2015-10-16T08:17:00Z">
              <w:r>
                <w:rPr>
                  <w:rFonts w:asciiTheme="minorHAnsi" w:hAnsiTheme="minorHAnsi"/>
                </w:rPr>
                <w:t>Detailed fold description placeholder for Fold</w:t>
              </w:r>
            </w:ins>
          </w:p>
        </w:tc>
      </w:tr>
      <w:tr w:rsidR="000077DC" w:rsidRPr="000077DC" w14:paraId="74931749" w14:textId="77777777" w:rsidTr="000077DC">
        <w:tblPrEx>
          <w:tblPrExChange w:id="174"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75" w:author="Boisvert, Eric" w:date="2015-10-16T08:16:00Z"/>
        </w:trPr>
        <w:tc>
          <w:tcPr>
            <w:cnfStyle w:val="001000000000" w:firstRow="0" w:lastRow="0" w:firstColumn="1" w:lastColumn="0" w:oddVBand="0" w:evenVBand="0" w:oddHBand="0" w:evenHBand="0" w:firstRowFirstColumn="0" w:firstRowLastColumn="0" w:lastRowFirstColumn="0" w:lastRowLastColumn="0"/>
            <w:tcW w:w="5056" w:type="dxa"/>
            <w:tcPrChange w:id="176" w:author="Boisvert, Eric" w:date="2015-10-16T08:20:00Z">
              <w:tcPr>
                <w:tcW w:w="2952" w:type="dxa"/>
                <w:gridSpan w:val="2"/>
              </w:tcPr>
            </w:tcPrChange>
          </w:tcPr>
          <w:p w14:paraId="31DE7313" w14:textId="534D15EA" w:rsidR="000077DC" w:rsidRDefault="000077DC" w:rsidP="00DA2FDF">
            <w:pPr>
              <w:rPr>
                <w:ins w:id="177" w:author="Boisvert, Eric" w:date="2015-10-16T08:16:00Z"/>
                <w:rFonts w:asciiTheme="minorHAnsi" w:hAnsiTheme="minorHAnsi"/>
              </w:rPr>
            </w:pPr>
            <w:ins w:id="178" w:author="Boisvert, Eric" w:date="2015-10-16T08:16:00Z">
              <w:r>
                <w:rPr>
                  <w:rFonts w:asciiTheme="minorHAnsi" w:hAnsiTheme="minorHAnsi"/>
                </w:rPr>
                <w:t>ShearDisplacementStructureAbstractDescription</w:t>
              </w:r>
            </w:ins>
          </w:p>
        </w:tc>
        <w:tc>
          <w:tcPr>
            <w:tcW w:w="3841" w:type="dxa"/>
            <w:tcPrChange w:id="179" w:author="Boisvert, Eric" w:date="2015-10-16T08:20:00Z">
              <w:tcPr>
                <w:tcW w:w="5945" w:type="dxa"/>
                <w:gridSpan w:val="2"/>
              </w:tcPr>
            </w:tcPrChange>
          </w:tcPr>
          <w:p w14:paraId="3DF17E9D" w14:textId="593EBC74" w:rsidR="000077DC" w:rsidRDefault="000077DC" w:rsidP="000077DC">
            <w:pPr>
              <w:cnfStyle w:val="000000000000" w:firstRow="0" w:lastRow="0" w:firstColumn="0" w:lastColumn="0" w:oddVBand="0" w:evenVBand="0" w:oddHBand="0" w:evenHBand="0" w:firstRowFirstColumn="0" w:firstRowLastColumn="0" w:lastRowFirstColumn="0" w:lastRowLastColumn="0"/>
              <w:rPr>
                <w:ins w:id="180" w:author="Boisvert, Eric" w:date="2015-10-16T08:16:00Z"/>
                <w:rFonts w:asciiTheme="minorHAnsi" w:hAnsiTheme="minorHAnsi"/>
              </w:rPr>
            </w:pPr>
            <w:ins w:id="181" w:author="Boisvert, Eric" w:date="2015-10-16T08:17:00Z">
              <w:r>
                <w:rPr>
                  <w:rFonts w:asciiTheme="minorHAnsi" w:hAnsiTheme="minorHAnsi"/>
                </w:rPr>
                <w:t>Detailed shear displacement description placeholder for ShearDisplacementStructure</w:t>
              </w:r>
            </w:ins>
          </w:p>
        </w:tc>
      </w:tr>
      <w:tr w:rsidR="000077DC" w:rsidRPr="000077DC" w14:paraId="700AD3CC" w14:textId="77777777" w:rsidTr="000077DC">
        <w:tblPrEx>
          <w:tblPrExChange w:id="182"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83" w:author="Boisvert, Eric" w:date="2015-10-16T08:16:00Z"/>
        </w:trPr>
        <w:tc>
          <w:tcPr>
            <w:cnfStyle w:val="001000000000" w:firstRow="0" w:lastRow="0" w:firstColumn="1" w:lastColumn="0" w:oddVBand="0" w:evenVBand="0" w:oddHBand="0" w:evenHBand="0" w:firstRowFirstColumn="0" w:firstRowLastColumn="0" w:lastRowFirstColumn="0" w:lastRowLastColumn="0"/>
            <w:tcW w:w="5056" w:type="dxa"/>
            <w:tcPrChange w:id="184" w:author="Boisvert, Eric" w:date="2015-10-16T08:20:00Z">
              <w:tcPr>
                <w:tcW w:w="2952" w:type="dxa"/>
                <w:gridSpan w:val="2"/>
              </w:tcPr>
            </w:tcPrChange>
          </w:tcPr>
          <w:p w14:paraId="49F14BF2" w14:textId="1BA3DB56" w:rsidR="000077DC" w:rsidRDefault="000077DC" w:rsidP="00DA2FDF">
            <w:pPr>
              <w:cnfStyle w:val="001000100000" w:firstRow="0" w:lastRow="0" w:firstColumn="1" w:lastColumn="0" w:oddVBand="0" w:evenVBand="0" w:oddHBand="1" w:evenHBand="0" w:firstRowFirstColumn="0" w:firstRowLastColumn="0" w:lastRowFirstColumn="0" w:lastRowLastColumn="0"/>
              <w:rPr>
                <w:ins w:id="185" w:author="Boisvert, Eric" w:date="2015-10-16T08:16:00Z"/>
                <w:rFonts w:asciiTheme="minorHAnsi" w:hAnsiTheme="minorHAnsi"/>
              </w:rPr>
            </w:pPr>
            <w:ins w:id="186" w:author="Boisvert, Eric" w:date="2015-10-16T08:17:00Z">
              <w:r>
                <w:rPr>
                  <w:rFonts w:asciiTheme="minorHAnsi" w:hAnsiTheme="minorHAnsi"/>
                </w:rPr>
                <w:t>Geomorphologic</w:t>
              </w:r>
            </w:ins>
            <w:ins w:id="187" w:author="Boisvert, Eric" w:date="2015-10-16T08:18:00Z">
              <w:r>
                <w:rPr>
                  <w:rFonts w:asciiTheme="minorHAnsi" w:hAnsiTheme="minorHAnsi"/>
                </w:rPr>
                <w:t>UnitAbstractDescription</w:t>
              </w:r>
            </w:ins>
          </w:p>
        </w:tc>
        <w:tc>
          <w:tcPr>
            <w:tcW w:w="3841" w:type="dxa"/>
            <w:tcPrChange w:id="188" w:author="Boisvert, Eric" w:date="2015-10-16T08:20:00Z">
              <w:tcPr>
                <w:tcW w:w="5945" w:type="dxa"/>
                <w:gridSpan w:val="2"/>
              </w:tcPr>
            </w:tcPrChange>
          </w:tcPr>
          <w:p w14:paraId="48FB697E" w14:textId="1AD2E992" w:rsidR="000077DC" w:rsidRDefault="000077DC" w:rsidP="000077DC">
            <w:pPr>
              <w:cnfStyle w:val="000000100000" w:firstRow="0" w:lastRow="0" w:firstColumn="0" w:lastColumn="0" w:oddVBand="0" w:evenVBand="0" w:oddHBand="1" w:evenHBand="0" w:firstRowFirstColumn="0" w:firstRowLastColumn="0" w:lastRowFirstColumn="0" w:lastRowLastColumn="0"/>
              <w:rPr>
                <w:ins w:id="189" w:author="Boisvert, Eric" w:date="2015-10-16T08:16:00Z"/>
                <w:rFonts w:asciiTheme="minorHAnsi" w:hAnsiTheme="minorHAnsi"/>
              </w:rPr>
            </w:pPr>
            <w:ins w:id="190" w:author="Boisvert, Eric" w:date="2015-10-16T08:18:00Z">
              <w:r>
                <w:rPr>
                  <w:rFonts w:asciiTheme="minorHAnsi" w:hAnsiTheme="minorHAnsi"/>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r w:rsidRPr="00D12552">
        <w:rPr>
          <w:lang w:val="en-CA"/>
        </w:rPr>
        <w:t>Conventions</w:t>
      </w:r>
      <w:bookmarkEnd w:id="28"/>
    </w:p>
    <w:p w14:paraId="526B5110" w14:textId="77777777" w:rsidR="00695378" w:rsidRPr="00D12552" w:rsidRDefault="00695378" w:rsidP="00695378">
      <w:pPr>
        <w:pStyle w:val="Heading2"/>
        <w:rPr>
          <w:lang w:val="en-CA"/>
        </w:rPr>
      </w:pPr>
      <w:r w:rsidRPr="00D12552">
        <w:rPr>
          <w:lang w:val="en-CA"/>
        </w:rPr>
        <w:t>Requirement classe</w:t>
      </w:r>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lastRenderedPageBreak/>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91" w:name="_Toc377112004"/>
      <w:bookmarkStart w:id="192" w:name="_Toc428885193"/>
      <w:r w:rsidRPr="00D12552">
        <w:rPr>
          <w:lang w:val="en-CA"/>
        </w:rPr>
        <w:t>Requirement</w:t>
      </w:r>
      <w:bookmarkEnd w:id="191"/>
      <w:bookmarkEnd w:id="192"/>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93" w:name="_Toc356480502"/>
      <w:bookmarkStart w:id="194" w:name="_Toc377112005"/>
      <w:bookmarkStart w:id="195" w:name="_Toc428885194"/>
      <w:bookmarkStart w:id="196" w:name="_Toc356480505"/>
      <w:r w:rsidRPr="00D12552">
        <w:rPr>
          <w:lang w:val="en-CA"/>
        </w:rPr>
        <w:t>Conformance class</w:t>
      </w:r>
      <w:bookmarkEnd w:id="193"/>
      <w:bookmarkEnd w:id="194"/>
      <w:bookmarkEnd w:id="195"/>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197"/>
      <w:r w:rsidRPr="00D12552">
        <w:rPr>
          <w:rFonts w:ascii="Courier New" w:hAnsi="Courier New" w:cs="Courier New"/>
          <w:color w:val="0000FF"/>
          <w:sz w:val="16"/>
          <w:szCs w:val="16"/>
          <w:highlight w:val="white"/>
          <w:lang w:val="en-CA"/>
        </w:rPr>
        <w:lastRenderedPageBreak/>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97"/>
      <w:r w:rsidR="00A17543" w:rsidRPr="00D12552">
        <w:rPr>
          <w:rStyle w:val="CommentReference"/>
          <w:lang w:val="en-CA"/>
        </w:rPr>
        <w:commentReference w:id="197"/>
      </w:r>
    </w:p>
    <w:p w14:paraId="7652C4D3" w14:textId="77777777" w:rsidR="00695378" w:rsidRPr="00D12552" w:rsidRDefault="00695378" w:rsidP="00695378">
      <w:pPr>
        <w:pStyle w:val="Heading2"/>
        <w:rPr>
          <w:lang w:val="en-CA"/>
        </w:rPr>
      </w:pPr>
      <w:bookmarkStart w:id="198" w:name="_Toc377112006"/>
      <w:bookmarkStart w:id="199" w:name="_Toc428885195"/>
      <w:r w:rsidRPr="00D12552">
        <w:rPr>
          <w:lang w:val="en-CA"/>
        </w:rPr>
        <w:t>Identifiers</w:t>
      </w:r>
      <w:bookmarkEnd w:id="196"/>
      <w:bookmarkEnd w:id="198"/>
      <w:bookmarkEnd w:id="199"/>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200" w:name="_Toc337499855"/>
      <w:r w:rsidRPr="00D12552">
        <w:rPr>
          <w:lang w:val="en-CA"/>
        </w:rPr>
        <w:t>Clauses not Containing Normative Material</w:t>
      </w:r>
      <w:bookmarkEnd w:id="200"/>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Heading2"/>
        <w:rPr>
          <w:lang w:val="en-CA"/>
        </w:rPr>
      </w:pPr>
      <w:bookmarkStart w:id="201" w:name="_Toc337499856"/>
      <w:r w:rsidRPr="00D12552">
        <w:rPr>
          <w:lang w:val="en-CA"/>
        </w:rPr>
        <w:t>Clauses not containing normative material sub-clause 1</w:t>
      </w:r>
      <w:bookmarkEnd w:id="201"/>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202" w:name="_Toc337499857"/>
      <w:r w:rsidRPr="00233F14">
        <w:lastRenderedPageBreak/>
        <w:t>Clauses not containing normative material sub-clause 2</w:t>
      </w:r>
      <w:bookmarkEnd w:id="202"/>
    </w:p>
    <w:p w14:paraId="65E1EDE5" w14:textId="77777777" w:rsidR="009A7B37" w:rsidRPr="00D12552" w:rsidRDefault="00A6445A">
      <w:pPr>
        <w:pStyle w:val="Heading1"/>
        <w:rPr>
          <w:lang w:val="en-CA"/>
        </w:rPr>
      </w:pPr>
      <w:r>
        <w:rPr>
          <w:lang w:val="en-CA"/>
        </w:rPr>
        <w:t>Logical Model</w:t>
      </w:r>
    </w:p>
    <w:p w14:paraId="277058B6" w14:textId="7777777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9C3567">
      <w:pPr>
        <w:pStyle w:val="Heading3"/>
        <w:rPr>
          <w:lang w:val="en-CA"/>
        </w:rPr>
      </w:pPr>
      <w:r>
        <w:rPr>
          <w:lang w:val="en-CA"/>
        </w:rPr>
        <w:t>Property cardinality</w:t>
      </w:r>
    </w:p>
    <w:p w14:paraId="68C34312" w14:textId="7777777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the filling the instance with nil properties as “unnecessary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9B64F8">
      <w:pPr>
        <w:pStyle w:val="Heading3"/>
        <w:rPr>
          <w:lang w:val="en-CA"/>
        </w:rPr>
      </w:pPr>
      <w:commentRangeStart w:id="203"/>
      <w:r>
        <w:rPr>
          <w:lang w:val="en-CA"/>
        </w:rPr>
        <w:lastRenderedPageBreak/>
        <w:t>Observed absence</w:t>
      </w:r>
      <w:commentRangeEnd w:id="203"/>
      <w:r w:rsidR="009D3533">
        <w:rPr>
          <w:rStyle w:val="CommentReference"/>
          <w:rFonts w:cs="Times New Roman"/>
          <w:b w:val="0"/>
          <w:bCs w:val="0"/>
        </w:rPr>
        <w:commentReference w:id="203"/>
      </w:r>
    </w:p>
    <w:p w14:paraId="740AA8D6" w14:textId="77777777" w:rsidR="009B64F8" w:rsidRDefault="009B64F8" w:rsidP="004A5507">
      <w:pPr>
        <w:rPr>
          <w:lang w:val="en-CA"/>
        </w:rPr>
      </w:pPr>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204"/>
      <w:r w:rsidRPr="009B64F8">
        <w:rPr>
          <w:i/>
        </w:rPr>
        <w:t>absence of fossils</w:t>
      </w:r>
      <w:commentRangeEnd w:id="204"/>
      <w:r w:rsidR="009D3533">
        <w:rPr>
          <w:rStyle w:val="CommentReference"/>
        </w:rPr>
        <w:commentReference w:id="204"/>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p>
    <w:p w14:paraId="7A619FAE" w14:textId="77777777"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experiences (eg, kyanite for high pressure and low temperature).  </w:t>
      </w:r>
      <w:commentRangeStart w:id="205"/>
      <w:r w:rsidR="009D3533">
        <w:rPr>
          <w:lang w:val="en-CA"/>
        </w:rPr>
        <w:t>There is an obvious difference between reporting conformed absence of kyanite and the presence of kyanite if not known.</w:t>
      </w:r>
      <w:commentRangeEnd w:id="205"/>
      <w:r w:rsidR="00864A36">
        <w:rPr>
          <w:rStyle w:val="CommentReference"/>
        </w:rPr>
        <w:commentReference w:id="205"/>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0AF76069" w14:textId="77777777" w:rsidR="009A7B37" w:rsidRPr="00D12552" w:rsidRDefault="00A6445A">
      <w:pPr>
        <w:rPr>
          <w:color w:val="FF0000"/>
          <w:lang w:val="en-CA"/>
        </w:rPr>
      </w:pPr>
      <w:r>
        <w:rPr>
          <w:color w:val="FF0000"/>
          <w:lang w:val="en-CA"/>
        </w:rPr>
        <w:t xml:space="preserve">This section </w:t>
      </w:r>
      <w:r w:rsidR="00BA6B31">
        <w:rPr>
          <w:color w:val="FF0000"/>
          <w:lang w:val="en-CA"/>
        </w:rPr>
        <w:t>presents requirements that all targets must conform to 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b/>
                <w:color w:val="0000FF"/>
                <w:sz w:val="22"/>
                <w:lang w:val="en-CA"/>
              </w:rPr>
              <w:t>http://www.example.org/req/blah</w:t>
            </w:r>
          </w:p>
        </w:tc>
      </w:tr>
      <w:tr w:rsidR="009A7B37" w:rsidRPr="00D12552" w14:paraId="1BFF5280" w14:textId="77777777" w:rsidTr="00CD7325">
        <w:tc>
          <w:tcPr>
            <w:tcW w:w="1809" w:type="dxa"/>
            <w:tcBorders>
              <w:top w:val="single" w:sz="4" w:space="0" w:color="auto"/>
              <w:left w:val="single" w:sz="12" w:space="0" w:color="auto"/>
              <w:bottom w:val="single" w:sz="4" w:space="0" w:color="auto"/>
              <w:right w:val="single" w:sz="4" w:space="0" w:color="auto"/>
            </w:tcBorders>
          </w:tcPr>
          <w:p w14:paraId="2FA6BF91"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0FE635" w14:textId="77777777" w:rsidR="009A7B37" w:rsidRPr="00D12552" w:rsidRDefault="009A7B37">
            <w:pPr>
              <w:spacing w:before="100" w:beforeAutospacing="1" w:after="100" w:afterAutospacing="1" w:line="230" w:lineRule="atLeast"/>
              <w:jc w:val="both"/>
              <w:rPr>
                <w:rFonts w:eastAsia="MS Mincho"/>
                <w:b/>
                <w:color w:val="0000FF"/>
                <w:sz w:val="22"/>
                <w:lang w:val="en-CA"/>
              </w:rPr>
            </w:pPr>
            <w:r w:rsidRPr="00D12552">
              <w:rPr>
                <w:rFonts w:eastAsia="MS Mincho"/>
                <w:b/>
                <w:color w:val="0000FF"/>
                <w:sz w:val="22"/>
                <w:lang w:val="en-CA"/>
              </w:rPr>
              <w:t>urn:iso:ts:iso:19139:clause:6</w:t>
            </w:r>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206"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206"/>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lastRenderedPageBreak/>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641AE8">
      <w:pPr>
        <w:pStyle w:val="Heading3"/>
        <w:rPr>
          <w:lang w:val="en-CA"/>
        </w:rPr>
      </w:pPr>
      <w:r w:rsidRPr="00D12552">
        <w:rPr>
          <w:lang w:val="en-CA"/>
        </w:rPr>
        <w:t>Naming of entities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77777777" w:rsidR="004635D8" w:rsidRPr="00D12552" w:rsidRDefault="004635D8" w:rsidP="009B3BBD">
            <w:pPr>
              <w:pStyle w:val="Tabletext10"/>
              <w:jc w:val="left"/>
              <w:rPr>
                <w:rStyle w:val="reqtext"/>
                <w:lang w:val="en-CA"/>
              </w:rPr>
            </w:pPr>
            <w:r w:rsidRPr="00D12552">
              <w:rPr>
                <w:rStyle w:val="reqtext"/>
                <w:lang w:val="en-CA"/>
              </w:rPr>
              <w:t>When the target implementation allows it, the exact name of the classifier shall be used.</w:t>
            </w:r>
          </w:p>
        </w:tc>
      </w:tr>
    </w:tbl>
    <w:p w14:paraId="2734B4E1" w14:textId="77777777" w:rsidR="004635D8" w:rsidRPr="00D12552" w:rsidRDefault="004635D8" w:rsidP="00DB1F99">
      <w:pPr>
        <w:rPr>
          <w:color w:val="FF0000"/>
          <w:lang w:val="en-CA"/>
        </w:rPr>
      </w:pPr>
    </w:p>
    <w:p w14:paraId="2C0BE7B8" w14:textId="77777777"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 xml:space="preserve">mplementation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77777777" w:rsidR="00641AE8" w:rsidRPr="00D12552" w:rsidRDefault="00641AE8" w:rsidP="009B3BBD">
            <w:pPr>
              <w:pStyle w:val="Tabletext10"/>
              <w:jc w:val="left"/>
              <w:rPr>
                <w:rStyle w:val="reqtext"/>
                <w:lang w:val="en-CA"/>
              </w:rPr>
            </w:pPr>
            <w:r w:rsidRPr="00D12552">
              <w:rPr>
                <w:rStyle w:val="reqtext"/>
                <w:lang w:val="en-CA"/>
              </w:rPr>
              <w:t>Target implementation shall constrain cardinality of properties and association in a way that is consistent with UML</w:t>
            </w:r>
          </w:p>
        </w:tc>
      </w:tr>
    </w:tbl>
    <w:p w14:paraId="1978A555" w14:textId="77777777" w:rsidR="00641AE8" w:rsidRPr="00D12552" w:rsidRDefault="00641AE8" w:rsidP="00DB1F99">
      <w:pPr>
        <w:rPr>
          <w:color w:val="FF0000"/>
          <w:lang w:val="en-CA"/>
        </w:rPr>
      </w:pPr>
    </w:p>
    <w:p w14:paraId="446B72BD" w14:textId="77777777" w:rsidR="00B251E5" w:rsidRPr="00D12552" w:rsidRDefault="00B251E5" w:rsidP="00DB1F99">
      <w:pPr>
        <w:rPr>
          <w:color w:val="FF0000"/>
          <w:lang w:val="en-CA"/>
        </w:rPr>
      </w:pPr>
      <w:r w:rsidRPr="00D12552">
        <w:rPr>
          <w:color w:val="FF0000"/>
          <w:lang w:val="en-CA"/>
        </w:rPr>
        <w:t>Cardinality shall</w:t>
      </w:r>
      <w:r w:rsidR="00641AE8" w:rsidRPr="00D12552">
        <w:rPr>
          <w:color w:val="FF0000"/>
          <w:lang w:val="en-CA"/>
        </w:rPr>
        <w:t xml:space="preserve"> be consistent with UML model. Ideally it should be the same, but a target implementation could decide to further constrain the cardinality.  For instance, a</w:t>
      </w:r>
      <w:r w:rsidR="00BA6B31">
        <w:rPr>
          <w:color w:val="FF0000"/>
          <w:lang w:val="en-CA"/>
        </w:rPr>
        <w:t>n</w:t>
      </w:r>
      <w:r w:rsidR="00641AE8" w:rsidRPr="00D12552">
        <w:rPr>
          <w:color w:val="FF0000"/>
          <w:lang w:val="en-CA"/>
        </w:rPr>
        <w:t xml:space="preserve"> optional (0</w:t>
      </w:r>
      <w:proofErr w:type="gramStart"/>
      <w:r w:rsidR="00641AE8" w:rsidRPr="00D12552">
        <w:rPr>
          <w:color w:val="FF0000"/>
          <w:lang w:val="en-CA"/>
        </w:rPr>
        <w:t>..1</w:t>
      </w:r>
      <w:proofErr w:type="gramEnd"/>
      <w:r w:rsidR="00641AE8" w:rsidRPr="00D12552">
        <w:rPr>
          <w:color w:val="FF0000"/>
          <w:lang w:val="en-CA"/>
        </w:rPr>
        <w:t>)</w:t>
      </w:r>
      <w:r w:rsidRPr="00D12552">
        <w:rPr>
          <w:color w:val="FF0000"/>
          <w:lang w:val="en-CA"/>
        </w:rPr>
        <w:t xml:space="preserve"> can be mo</w:t>
      </w:r>
      <w:r w:rsidR="00641AE8" w:rsidRPr="00D12552">
        <w:rPr>
          <w:color w:val="FF0000"/>
          <w:lang w:val="en-CA"/>
        </w:rPr>
        <w:t>delled as mandatory (</w:t>
      </w:r>
      <w:r w:rsidRPr="00D12552">
        <w:rPr>
          <w:color w:val="FF0000"/>
          <w:lang w:val="en-CA"/>
        </w:rPr>
        <w:t>1..1</w:t>
      </w:r>
      <w:r w:rsidR="00641AE8" w:rsidRPr="00D12552">
        <w:rPr>
          <w:color w:val="FF0000"/>
          <w:lang w:val="en-CA"/>
        </w:rPr>
        <w:t>), but on the other hand, the same optional cannot be converted as a multiple/mandatory (1..M) because many occurrence</w:t>
      </w:r>
      <w:r w:rsidR="00BA6B31">
        <w:rPr>
          <w:color w:val="FF0000"/>
          <w:lang w:val="en-CA"/>
        </w:rPr>
        <w:t>s</w:t>
      </w:r>
      <w:r w:rsidR="00641AE8" w:rsidRPr="00D12552">
        <w:rPr>
          <w:color w:val="FF0000"/>
          <w:lang w:val="en-CA"/>
        </w:rPr>
        <w:t xml:space="preserve"> would </w:t>
      </w:r>
      <w:r w:rsidR="003924D0" w:rsidRPr="00D12552">
        <w:rPr>
          <w:color w:val="FF0000"/>
          <w:lang w:val="en-CA"/>
        </w:rPr>
        <w:t xml:space="preserve">contravene </w:t>
      </w:r>
      <w:r w:rsidR="00BA6B31">
        <w:rPr>
          <w:color w:val="FF0000"/>
          <w:lang w:val="en-CA"/>
        </w:rPr>
        <w:t>the</w:t>
      </w:r>
      <w:r w:rsidR="003924D0" w:rsidRPr="00D12552">
        <w:rPr>
          <w:color w:val="FF0000"/>
          <w:lang w:val="en-CA"/>
        </w:rPr>
        <w:t xml:space="preserve"> maximum occurrence of 1. </w:t>
      </w:r>
    </w:p>
    <w:p w14:paraId="691D93BA" w14:textId="77777777" w:rsidR="003D0B50" w:rsidRPr="00D12552" w:rsidRDefault="003D0B50" w:rsidP="003D0B50">
      <w:pPr>
        <w:pStyle w:val="Heading3"/>
        <w:rPr>
          <w:lang w:val="en-CA"/>
        </w:rPr>
      </w:pPr>
      <w:r w:rsidRPr="00D12552">
        <w:rPr>
          <w:lang w:val="en-CA"/>
        </w:rPr>
        <w:t>Quantities</w:t>
      </w:r>
    </w:p>
    <w:p w14:paraId="2EB922F5" w14:textId="77777777"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77777777" w:rsidR="003D0B50" w:rsidRPr="00D12552" w:rsidRDefault="003D0B50" w:rsidP="009B3BBD">
            <w:pPr>
              <w:pStyle w:val="Tabletext10"/>
              <w:jc w:val="left"/>
              <w:rPr>
                <w:rStyle w:val="reqtext"/>
                <w:lang w:val="en-CA"/>
              </w:rPr>
            </w:pPr>
            <w:r w:rsidRPr="00D12552">
              <w:rPr>
                <w:rStyle w:val="reqtext"/>
                <w:lang w:val="en-CA"/>
              </w:rPr>
              <w:t xml:space="preserve">Quantities and measurements SHALL have explicit units of measure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3C7E9DF8" w14:textId="77777777" w:rsidR="003D0B50" w:rsidRPr="00D12552" w:rsidRDefault="003D0B50" w:rsidP="003D0B50">
      <w:pPr>
        <w:pStyle w:val="Heading3"/>
        <w:rPr>
          <w:lang w:val="en-CA"/>
        </w:rPr>
      </w:pPr>
      <w:bookmarkStart w:id="207" w:name="_Ref432861816"/>
      <w:r w:rsidRPr="00D12552">
        <w:rPr>
          <w:lang w:val="en-CA"/>
        </w:rPr>
        <w:t>Code lists</w:t>
      </w:r>
      <w:bookmarkEnd w:id="207"/>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lastRenderedPageBreak/>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208" w:name="_Ref432861735"/>
      <w:r w:rsidRPr="00D12552">
        <w:rPr>
          <w:lang w:val="en-CA"/>
        </w:rPr>
        <w:t>Code lists URI</w:t>
      </w:r>
      <w:bookmarkEnd w:id="208"/>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r w:rsidRPr="00D12552">
        <w:rPr>
          <w:lang w:val="en-CA"/>
        </w:rPr>
        <w:t>Identifier</w:t>
      </w:r>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Pr="00D12552" w:rsidRDefault="004635D8" w:rsidP="00DB1F99">
      <w:pPr>
        <w:rPr>
          <w:color w:val="FF0000"/>
          <w:lang w:val="en-CA"/>
        </w:rPr>
      </w:pPr>
    </w:p>
    <w:p w14:paraId="308241B4" w14:textId="77777777" w:rsidR="009B3BBD" w:rsidRDefault="009B3BBD" w:rsidP="009B3BBD">
      <w:pPr>
        <w:pStyle w:val="Heading2"/>
        <w:rPr>
          <w:lang w:val="en-CA"/>
        </w:rPr>
      </w:pPr>
      <w:r w:rsidRPr="00D12552">
        <w:rPr>
          <w:lang w:val="en-CA"/>
        </w:rPr>
        <w:t xml:space="preserve">GeoSciML </w:t>
      </w:r>
      <w:r>
        <w:rPr>
          <w:lang w:val="en-CA"/>
        </w:rPr>
        <w:t>Portrayal</w:t>
      </w:r>
      <w:r w:rsidRPr="00D12552">
        <w:rPr>
          <w:lang w:val="en-CA"/>
        </w:rPr>
        <w:t xml:space="preserve"> Requirements Class</w:t>
      </w:r>
    </w:p>
    <w:p w14:paraId="101F6CDC" w14:textId="77777777" w:rsidR="00BA6B31" w:rsidRDefault="00BA6B31" w:rsidP="00BA6B31">
      <w:pPr>
        <w:rPr>
          <w:lang w:val="en-CA"/>
        </w:rPr>
      </w:pPr>
    </w:p>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77777777" w:rsidR="00792D31" w:rsidRDefault="00792D31" w:rsidP="00792D31">
      <w:pPr>
        <w:keepNext/>
      </w:pPr>
      <w:r>
        <w:rPr>
          <w:noProof/>
          <w:sz w:val="0"/>
          <w:szCs w:val="0"/>
          <w:lang w:val="en-CA" w:eastAsia="en-CA"/>
        </w:rPr>
        <w:lastRenderedPageBreak/>
        <w:drawing>
          <wp:inline distT="0" distB="0" distL="0" distR="0" wp14:anchorId="449BF488" wp14:editId="2E00E4CB">
            <wp:extent cx="4972050" cy="557212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p>
    <w:p w14:paraId="66AF6BA0" w14:textId="77777777" w:rsidR="00792D31" w:rsidRPr="00BA6B31" w:rsidRDefault="00792D31" w:rsidP="00792D31">
      <w:pPr>
        <w:pStyle w:val="Caption"/>
        <w:rPr>
          <w:lang w:val="en-CA"/>
        </w:rPr>
      </w:pPr>
      <w:r>
        <w:t xml:space="preserve">Figure </w:t>
      </w:r>
      <w:r w:rsidR="009C2973">
        <w:fldChar w:fldCharType="begin"/>
      </w:r>
      <w:r w:rsidR="009C2973">
        <w:instrText xml:space="preserve"> SEQ Figure \* ARABIC </w:instrText>
      </w:r>
      <w:r w:rsidR="009C2973">
        <w:fldChar w:fldCharType="separate"/>
      </w:r>
      <w:r w:rsidR="00C343CA">
        <w:rPr>
          <w:noProof/>
        </w:rPr>
        <w:t>6</w:t>
      </w:r>
      <w:r w:rsidR="009C2973">
        <w:rPr>
          <w:noProof/>
        </w:rPr>
        <w:fldChar w:fldCharType="end"/>
      </w:r>
      <w:r>
        <w:t xml:space="preserve"> : Package dependency for GeoSciML Portrayal</w:t>
      </w:r>
    </w:p>
    <w:p w14:paraId="72C0D042" w14:textId="77777777" w:rsidR="00BA6B31" w:rsidRDefault="00BA6B31" w:rsidP="00BA6B31">
      <w:pPr>
        <w:rPr>
          <w:lang w:val="en-CA"/>
        </w:rPr>
      </w:pPr>
      <w:r w:rsidRPr="00BA6B31">
        <w:rPr>
          <w:lang w:val="en-CA"/>
        </w:rPr>
        <w:t>It is separate to, but harmonized with, GeoSciML and conforms to the level 0 of the Simple Features Profile for GML (</w:t>
      </w:r>
      <w:r>
        <w:rPr>
          <w:lang w:val="en-CA"/>
        </w:rPr>
        <w:t>OGC 10-099r2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90399" w:rsidRPr="00D12552" w14:paraId="344E3EC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5BCDD081" w14:textId="77777777" w:rsidR="00A90399" w:rsidRPr="00CD7325" w:rsidRDefault="00A9039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1C4CD64"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gsml4-portrayal</w:t>
            </w:r>
            <w:r w:rsidRPr="00D12552">
              <w:rPr>
                <w:rFonts w:eastAsia="MS Mincho"/>
                <w:b/>
                <w:color w:val="FF0000"/>
                <w:sz w:val="22"/>
                <w:lang w:val="en-CA"/>
              </w:rPr>
              <w:t>/</w:t>
            </w:r>
            <w:r w:rsidR="005166DF">
              <w:rPr>
                <w:rFonts w:eastAsia="MS Mincho"/>
                <w:b/>
                <w:color w:val="FF0000"/>
                <w:sz w:val="22"/>
                <w:lang w:val="en-CA"/>
              </w:rPr>
              <w:t>geomtype</w:t>
            </w:r>
          </w:p>
          <w:p w14:paraId="760837B6" w14:textId="77777777" w:rsidR="00A90399" w:rsidRPr="00D12552" w:rsidRDefault="005166DF" w:rsidP="00380908">
            <w:pPr>
              <w:spacing w:before="100" w:beforeAutospacing="1" w:after="100" w:afterAutospacing="1" w:line="230" w:lineRule="atLeast"/>
              <w:rPr>
                <w:rFonts w:eastAsia="MS Mincho"/>
                <w:i/>
                <w:lang w:val="en-CA"/>
              </w:rPr>
            </w:pPr>
            <w:r w:rsidRPr="005166DF">
              <w:rPr>
                <w:rFonts w:eastAsia="MS Mincho"/>
                <w:i/>
                <w:lang w:val="en-CA"/>
              </w:rPr>
              <w:t xml:space="preserve">A data instance SHALL use a single geometry type (Point, Line, Polygon, etc.)  </w:t>
            </w:r>
          </w:p>
        </w:tc>
      </w:tr>
      <w:tr w:rsidR="002D30FE" w:rsidRPr="00D12552" w14:paraId="66E73458"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8CB13DD" w14:textId="77777777" w:rsidR="002D30FE" w:rsidRPr="00CD7325" w:rsidRDefault="002D30FE"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C5C845"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7BA0E7BD"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i/>
                <w:lang w:val="en-CA"/>
              </w:rPr>
              <w:t>Multiple values SHALL be rep</w:t>
            </w:r>
            <w:r>
              <w:rPr>
                <w:rFonts w:eastAsia="MS Mincho"/>
                <w:i/>
                <w:lang w:val="en-CA"/>
              </w:rPr>
              <w:t>orted as a comma delimited list</w:t>
            </w:r>
            <w:r w:rsidRPr="00D12552">
              <w:rPr>
                <w:rFonts w:eastAsia="MS Mincho"/>
                <w:i/>
                <w:lang w:val="en-CA"/>
              </w:rPr>
              <w:t>.</w:t>
            </w:r>
          </w:p>
        </w:tc>
      </w:tr>
      <w:tr w:rsidR="00A1185A" w:rsidRPr="00D12552" w14:paraId="4556E343"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4ED00961" w14:textId="77777777" w:rsidR="00A1185A" w:rsidRPr="00CD7325" w:rsidRDefault="00A1185A"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04C048" w14:textId="77777777" w:rsidR="00A1185A" w:rsidRPr="00D12552" w:rsidRDefault="00A1185A" w:rsidP="00A1185A">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005166DF">
              <w:rPr>
                <w:rFonts w:eastAsia="MS Mincho"/>
                <w:b/>
                <w:color w:val="FF0000"/>
                <w:sz w:val="22"/>
                <w:lang w:val="en-CA"/>
              </w:rPr>
              <w:t>uri</w:t>
            </w:r>
          </w:p>
          <w:p w14:paraId="37514F2B" w14:textId="77777777" w:rsidR="00A1185A" w:rsidRPr="00D12552" w:rsidRDefault="002D30FE" w:rsidP="00A1185A">
            <w:pPr>
              <w:spacing w:before="100" w:beforeAutospacing="1" w:after="100" w:afterAutospacing="1" w:line="230" w:lineRule="atLeast"/>
              <w:jc w:val="both"/>
              <w:rPr>
                <w:rFonts w:eastAsia="MS Mincho"/>
                <w:b/>
                <w:color w:val="FF0000"/>
                <w:sz w:val="22"/>
                <w:lang w:val="en-CA"/>
              </w:rPr>
            </w:pPr>
            <w:r w:rsidRPr="002D30FE">
              <w:rPr>
                <w:rFonts w:eastAsia="MS Mincho"/>
                <w:i/>
                <w:lang w:val="en-CA"/>
              </w:rPr>
              <w:t>Properties of type URI SHALL provide a resolvable HTTP URI referring to a resources resolvable using Linked Open Data principles</w:t>
            </w:r>
          </w:p>
        </w:tc>
      </w:tr>
      <w:tr w:rsidR="005166DF" w:rsidRPr="00D12552" w14:paraId="706A241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159557C"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B314F36" w14:textId="77777777" w:rsidR="005166DF" w:rsidRPr="00D12552" w:rsidRDefault="005166DF" w:rsidP="005166DF">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Pr="005166DF">
              <w:rPr>
                <w:rFonts w:eastAsia="MS Mincho"/>
                <w:b/>
                <w:color w:val="FF0000"/>
                <w:sz w:val="22"/>
                <w:lang w:val="en-CA"/>
              </w:rPr>
              <w:t>user-defined-cardinality</w:t>
            </w:r>
          </w:p>
          <w:p w14:paraId="3DB8AA4D" w14:textId="77777777" w:rsidR="005166DF" w:rsidRPr="00A1185A" w:rsidRDefault="005166DF" w:rsidP="005166DF">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properties SHALL have limit maximum occurrence to one (1)</w:t>
            </w:r>
          </w:p>
        </w:tc>
      </w:tr>
      <w:tr w:rsidR="005166DF" w:rsidRPr="00D12552" w14:paraId="1406EDEB"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2F75136"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F349C6" w14:textId="77777777" w:rsidR="005166DF"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b/>
                <w:color w:val="FF0000"/>
                <w:sz w:val="22"/>
                <w:lang w:val="en-CA"/>
              </w:rPr>
              <w:t xml:space="preserve">user-defined-geom </w:t>
            </w:r>
          </w:p>
          <w:p w14:paraId="146223DF" w14:textId="77777777" w:rsidR="005166DF" w:rsidRPr="00A1185A"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 xml:space="preserve">User defined SHALL NOT </w:t>
            </w:r>
            <w:proofErr w:type="gramStart"/>
            <w:r w:rsidRPr="005166DF">
              <w:rPr>
                <w:rFonts w:eastAsia="MS Mincho"/>
                <w:i/>
                <w:lang w:val="en-CA"/>
              </w:rPr>
              <w:t>be</w:t>
            </w:r>
            <w:proofErr w:type="gramEnd"/>
            <w:r w:rsidRPr="005166DF">
              <w:rPr>
                <w:rFonts w:eastAsia="MS Mincho"/>
                <w:i/>
                <w:lang w:val="en-CA"/>
              </w:rPr>
              <w:t xml:space="preserve"> of type Geometry, or of its subtype.</w:t>
            </w:r>
          </w:p>
        </w:tc>
      </w:tr>
      <w:tr w:rsidR="00075F5E" w:rsidRPr="00D12552" w14:paraId="164E3125"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68E203EB" w14:textId="77777777" w:rsidR="00075F5E" w:rsidRDefault="00075F5E" w:rsidP="00380908">
            <w:pPr>
              <w:spacing w:before="100" w:beforeAutospacing="1" w:after="100" w:afterAutospacing="1" w:line="230" w:lineRule="atLeast"/>
              <w:jc w:val="both"/>
              <w:rPr>
                <w:rFonts w:eastAsia="MS Mincho"/>
                <w:b/>
                <w:sz w:val="20"/>
                <w:szCs w:val="20"/>
                <w:lang w:val="en-CA"/>
              </w:rPr>
            </w:pPr>
          </w:p>
        </w:tc>
        <w:tc>
          <w:tcPr>
            <w:tcW w:w="7088" w:type="dxa"/>
            <w:tcBorders>
              <w:top w:val="single" w:sz="4" w:space="0" w:color="auto"/>
              <w:left w:val="single" w:sz="4" w:space="0" w:color="auto"/>
              <w:bottom w:val="single" w:sz="4" w:space="0" w:color="auto"/>
              <w:right w:val="single" w:sz="12" w:space="0" w:color="auto"/>
            </w:tcBorders>
          </w:tcPr>
          <w:p w14:paraId="41BD4D60" w14:textId="77777777" w:rsidR="00075F5E" w:rsidRPr="005166DF" w:rsidRDefault="00075F5E" w:rsidP="00075F5E">
            <w:pPr>
              <w:rPr>
                <w:rFonts w:eastAsia="MS Mincho"/>
                <w:lang w:val="en-CA"/>
              </w:rPr>
            </w:pPr>
            <w:r w:rsidRPr="00075F5E">
              <w:rPr>
                <w:rFonts w:eastAsia="MS Mincho"/>
                <w:highlight w:val="yellow"/>
                <w:lang w:val="en-CA"/>
              </w:rPr>
              <w:t>Will add the other requirement clauses once they are agreed on</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Heading3"/>
        <w:rPr>
          <w:lang w:val="en-CA"/>
        </w:rPr>
      </w:pPr>
      <w:r>
        <w:rPr>
          <w:lang w:val="en-CA"/>
        </w:rPr>
        <w:t>Geometry type</w:t>
      </w:r>
    </w:p>
    <w:p w14:paraId="705123CE" w14:textId="77777777" w:rsidR="00A90399" w:rsidRPr="00A90399" w:rsidRDefault="00A90399" w:rsidP="00A90399">
      <w:pPr>
        <w:rPr>
          <w:lang w:val="en-CA"/>
        </w:rPr>
      </w:pPr>
      <w:r>
        <w:rPr>
          <w:lang w:val="en-CA"/>
        </w:rPr>
        <w:t>A data instance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7777777" w:rsidR="00A90399" w:rsidRDefault="00A90399" w:rsidP="00A90399">
      <w:pPr>
        <w:pStyle w:val="Heading3"/>
        <w:rPr>
          <w:lang w:val="en-CA"/>
        </w:rPr>
      </w:pPr>
      <w:r>
        <w:rPr>
          <w:lang w:val="en-CA"/>
        </w:rPr>
        <w:t>Multiple values</w:t>
      </w:r>
    </w:p>
    <w:p w14:paraId="2043E883" w14:textId="77777777" w:rsidR="00A90399" w:rsidRPr="00A90399" w:rsidRDefault="00A90399" w:rsidP="00A90399">
      <w:pPr>
        <w:rPr>
          <w:lang w:val="en-CA"/>
        </w:rPr>
      </w:pPr>
      <w:r>
        <w:rPr>
          <w:lang w:val="en-CA"/>
        </w:rPr>
        <w:t>A property that lists a collection shall delimit the values using commas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multiple</w:t>
            </w:r>
          </w:p>
        </w:tc>
        <w:tc>
          <w:tcPr>
            <w:tcW w:w="4678" w:type="dxa"/>
            <w:tcBorders>
              <w:left w:val="nil"/>
            </w:tcBorders>
            <w:shd w:val="clear" w:color="auto" w:fill="auto"/>
          </w:tcPr>
          <w:p w14:paraId="5466CB6E" w14:textId="77777777" w:rsidR="00A90399" w:rsidRPr="00D12552" w:rsidRDefault="00A1185A" w:rsidP="00E70882">
            <w:pPr>
              <w:pStyle w:val="Tabletext10"/>
              <w:jc w:val="left"/>
              <w:rPr>
                <w:rStyle w:val="reqtext"/>
                <w:lang w:val="en-CA"/>
              </w:rPr>
            </w:pPr>
            <w:r>
              <w:rPr>
                <w:rStyle w:val="reqtext"/>
                <w:lang w:val="en-CA"/>
              </w:rPr>
              <w:t xml:space="preserve">Multiple values SHALL be </w:t>
            </w:r>
            <w:r w:rsidR="00E70882">
              <w:rPr>
                <w:rStyle w:val="reqtext"/>
                <w:lang w:val="en-CA"/>
              </w:rPr>
              <w:t>encoded</w:t>
            </w:r>
            <w:r>
              <w:rPr>
                <w:rStyle w:val="reqtext"/>
                <w:lang w:val="en-CA"/>
              </w:rPr>
              <w:t xml:space="preserve"> as a comma delimited list.</w:t>
            </w:r>
            <w:r w:rsidR="00A90399">
              <w:rPr>
                <w:rStyle w:val="reqtext"/>
                <w:lang w:val="en-CA"/>
              </w:rPr>
              <w:t xml:space="preserve"> </w:t>
            </w:r>
          </w:p>
        </w:tc>
      </w:tr>
    </w:tbl>
    <w:p w14:paraId="6E41FFEB" w14:textId="77777777" w:rsidR="00A90399" w:rsidRDefault="00A90399" w:rsidP="00A90399">
      <w:pPr>
        <w:rPr>
          <w:color w:val="FF0000"/>
          <w:lang w:val="en-CA"/>
        </w:rPr>
      </w:pPr>
    </w:p>
    <w:p w14:paraId="7503BACD" w14:textId="77777777" w:rsidR="002D30FE" w:rsidRDefault="002D30FE" w:rsidP="002D30FE">
      <w:pPr>
        <w:pStyle w:val="Heading3"/>
        <w:rPr>
          <w:lang w:val="en-CA"/>
        </w:rPr>
      </w:pPr>
      <w:r>
        <w:rPr>
          <w:lang w:val="en-CA"/>
        </w:rPr>
        <w:t>URI</w:t>
      </w:r>
    </w:p>
    <w:p w14:paraId="2B2241FC" w14:textId="77777777" w:rsidR="002D30FE" w:rsidRPr="00A90399" w:rsidRDefault="002D30FE" w:rsidP="002D30FE">
      <w:pPr>
        <w:rPr>
          <w:lang w:val="en-CA"/>
        </w:rPr>
      </w:pPr>
      <w:r>
        <w:rPr>
          <w:lang w:val="en-CA"/>
        </w:rPr>
        <w:t>A property that lists a collection shall delimit the values using commas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77777777"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2510CC43" w14:textId="77777777" w:rsidR="002D30FE" w:rsidRPr="00D12552" w:rsidRDefault="002D30FE" w:rsidP="002D30FE">
            <w:pPr>
              <w:pStyle w:val="Tabletext10"/>
              <w:jc w:val="left"/>
              <w:rPr>
                <w:rStyle w:val="reqtext"/>
                <w:lang w:val="en-CA"/>
              </w:rPr>
            </w:pPr>
            <w:r>
              <w:rPr>
                <w:rStyle w:val="reqtext"/>
                <w:lang w:val="en-CA"/>
              </w:rPr>
              <w:t xml:space="preserve">Properties of type URI SHALL provide a resolvable HTTP 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77777777" w:rsidR="002D30FE" w:rsidRDefault="002D30FE" w:rsidP="002D30FE">
      <w:pPr>
        <w:keepNext/>
      </w:pPr>
      <w:r>
        <w:rPr>
          <w:rFonts w:cs="Arial"/>
          <w:b/>
          <w:bCs/>
          <w:iCs/>
          <w:noProof/>
          <w:szCs w:val="28"/>
          <w:lang w:val="en-CA" w:eastAsia="en-CA"/>
        </w:rPr>
        <w:lastRenderedPageBreak/>
        <w:drawing>
          <wp:inline distT="0" distB="0" distL="0" distR="0" wp14:anchorId="7355FBFC" wp14:editId="44B0F43F">
            <wp:extent cx="5486400" cy="41531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7C4615AB" w14:textId="77777777" w:rsidR="00A90399" w:rsidRDefault="002D30FE" w:rsidP="002D30FE">
      <w:pPr>
        <w:pStyle w:val="Caption"/>
      </w:pPr>
      <w:bookmarkStart w:id="209" w:name="_Ref431555005"/>
      <w:r>
        <w:t xml:space="preserve">Figure </w:t>
      </w:r>
      <w:r w:rsidR="009C2973">
        <w:fldChar w:fldCharType="begin"/>
      </w:r>
      <w:r w:rsidR="009C2973">
        <w:instrText xml:space="preserve"> SEQ Figure \* ARABIC </w:instrText>
      </w:r>
      <w:r w:rsidR="009C2973">
        <w:fldChar w:fldCharType="separate"/>
      </w:r>
      <w:r w:rsidR="00C343CA">
        <w:rPr>
          <w:noProof/>
        </w:rPr>
        <w:t>7</w:t>
      </w:r>
      <w:r w:rsidR="009C2973">
        <w:rPr>
          <w:noProof/>
        </w:rPr>
        <w:fldChar w:fldCharType="end"/>
      </w:r>
      <w:bookmarkEnd w:id="209"/>
      <w:r>
        <w:t xml:space="preserve"> GeoSciML portrayal classes</w:t>
      </w:r>
    </w:p>
    <w:p w14:paraId="27BA3F9A" w14:textId="77777777" w:rsidR="002D30FE"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in a GIS or a Web Map Service.  </w:t>
      </w:r>
    </w:p>
    <w:p w14:paraId="2F26C1CD" w14:textId="77777777" w:rsidR="002D30FE" w:rsidRDefault="002D30FE" w:rsidP="002D30FE">
      <w:pPr>
        <w:pStyle w:val="Heading3"/>
        <w:rPr>
          <w:lang w:val="en-CA"/>
        </w:rPr>
      </w:pPr>
      <w:r>
        <w:rPr>
          <w:lang w:val="en-CA"/>
        </w:rPr>
        <w:t>User defined property cardinality</w:t>
      </w:r>
    </w:p>
    <w:p w14:paraId="7CE59A8E" w14:textId="77777777" w:rsidR="002D30FE" w:rsidRPr="002D30FE" w:rsidRDefault="002D30FE" w:rsidP="002D30FE">
      <w:pPr>
        <w:rPr>
          <w:lang w:val="en-CA"/>
        </w:rPr>
      </w:pPr>
    </w:p>
    <w:p w14:paraId="0F672590" w14:textId="77777777" w:rsidR="002D30FE" w:rsidRPr="00A90399" w:rsidRDefault="00402937" w:rsidP="002D30FE">
      <w:pPr>
        <w:rPr>
          <w:lang w:val="en-CA"/>
        </w:rPr>
      </w:pPr>
      <w:r>
        <w:t xml:space="preserve">Each class is “open ended” to allow data provider specific properties.   Since the expected target type is GML simple feature, new properties should follow the same restriction.  </w:t>
      </w:r>
      <w:r w:rsidR="002D30FE">
        <w:rPr>
          <w:lang w:val="en-CA"/>
        </w:rPr>
        <w:t>User defined properties must have maximum occurrence set to 1</w:t>
      </w:r>
      <w:r>
        <w:rPr>
          <w:lang w:val="en-CA"/>
        </w:rPr>
        <w:t>.  Therefore, only 0</w:t>
      </w:r>
      <w:proofErr w:type="gramStart"/>
      <w:r>
        <w:rPr>
          <w:lang w:val="en-CA"/>
        </w:rPr>
        <w:t>..1</w:t>
      </w:r>
      <w:proofErr w:type="gramEnd"/>
      <w:r>
        <w:rPr>
          <w:lang w:val="en-CA"/>
        </w:rPr>
        <w:t xml:space="preserve"> or 1..1 are allowed.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559EFFB1" w14:textId="77777777" w:rsidTr="00380908">
        <w:trPr>
          <w:cantSplit/>
        </w:trPr>
        <w:tc>
          <w:tcPr>
            <w:tcW w:w="4219" w:type="dxa"/>
            <w:tcBorders>
              <w:right w:val="nil"/>
            </w:tcBorders>
            <w:shd w:val="clear" w:color="auto" w:fill="auto"/>
          </w:tcPr>
          <w:p w14:paraId="0318AF0D" w14:textId="77777777" w:rsidR="002D30FE" w:rsidRPr="00D12552" w:rsidRDefault="002D30FE" w:rsidP="00402937">
            <w:pPr>
              <w:pStyle w:val="Tabletext10"/>
              <w:rPr>
                <w:rStyle w:val="requri"/>
                <w:lang w:val="en-CA"/>
              </w:rPr>
            </w:pPr>
            <w:r>
              <w:rPr>
                <w:rStyle w:val="requri"/>
                <w:lang w:val="en-CA"/>
              </w:rPr>
              <w:t>/req/gsml4-portrayal</w:t>
            </w:r>
            <w:r w:rsidRPr="00D12552">
              <w:rPr>
                <w:rStyle w:val="requri"/>
                <w:lang w:val="en-CA"/>
              </w:rPr>
              <w:t>/</w:t>
            </w:r>
            <w:r w:rsidR="00402937">
              <w:rPr>
                <w:rStyle w:val="requri"/>
                <w:lang w:val="en-CA"/>
              </w:rPr>
              <w:t>user-defined-cardinality</w:t>
            </w:r>
          </w:p>
        </w:tc>
        <w:tc>
          <w:tcPr>
            <w:tcW w:w="4678" w:type="dxa"/>
            <w:tcBorders>
              <w:left w:val="nil"/>
            </w:tcBorders>
            <w:shd w:val="clear" w:color="auto" w:fill="auto"/>
          </w:tcPr>
          <w:p w14:paraId="65003FDD" w14:textId="77777777" w:rsidR="002D30FE" w:rsidRPr="00D12552" w:rsidRDefault="00402937" w:rsidP="00380908">
            <w:pPr>
              <w:pStyle w:val="Tabletext10"/>
              <w:jc w:val="left"/>
              <w:rPr>
                <w:rStyle w:val="reqtext"/>
                <w:lang w:val="en-CA"/>
              </w:rPr>
            </w:pPr>
            <w:r>
              <w:rPr>
                <w:rStyle w:val="reqtext"/>
                <w:lang w:val="en-CA"/>
              </w:rPr>
              <w:t xml:space="preserve">User defined properties SHALL have limit maximum occurrence </w:t>
            </w:r>
            <w:r w:rsidR="005166DF">
              <w:rPr>
                <w:rStyle w:val="reqtext"/>
                <w:lang w:val="en-CA"/>
              </w:rPr>
              <w:t>to one (1)</w:t>
            </w:r>
          </w:p>
        </w:tc>
      </w:tr>
    </w:tbl>
    <w:p w14:paraId="4FC40430" w14:textId="77777777" w:rsidR="002D30FE" w:rsidRDefault="002D30FE" w:rsidP="002D30FE">
      <w:pPr>
        <w:rPr>
          <w:color w:val="FF0000"/>
          <w:lang w:val="en-CA"/>
        </w:rPr>
      </w:pPr>
    </w:p>
    <w:p w14:paraId="2DE18BF1" w14:textId="77777777" w:rsidR="00402937" w:rsidRDefault="005166DF" w:rsidP="00402937">
      <w:pPr>
        <w:pStyle w:val="Heading3"/>
        <w:rPr>
          <w:lang w:val="en-CA"/>
        </w:rPr>
      </w:pPr>
      <w:r>
        <w:rPr>
          <w:lang w:val="en-CA"/>
        </w:rPr>
        <w:t>Multiple geometries</w:t>
      </w:r>
    </w:p>
    <w:p w14:paraId="40C2629C" w14:textId="77777777" w:rsidR="00402937" w:rsidRDefault="00402937" w:rsidP="002D30FE">
      <w:pPr>
        <w:rPr>
          <w:color w:val="FF0000"/>
          <w:lang w:val="en-CA"/>
        </w:rPr>
      </w:pPr>
    </w:p>
    <w:p w14:paraId="7C4DCE23" w14:textId="77777777" w:rsidR="00402937" w:rsidRDefault="00402937" w:rsidP="002D30FE">
      <w:pPr>
        <w:rPr>
          <w:color w:val="FF0000"/>
          <w:lang w:val="en-CA"/>
        </w:rPr>
      </w:pPr>
      <w:r>
        <w:rPr>
          <w:color w:val="FF0000"/>
          <w:lang w:val="en-CA"/>
        </w:rPr>
        <w:t>GML Simple Feature prohibits multiple geometries to prevent portrayal confusion. Therefore, user defined properties cannot be of type Geometry.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77777777" w:rsidR="00402937" w:rsidRPr="00D12552" w:rsidRDefault="00402937" w:rsidP="00402937">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user-defined-geom</w:t>
            </w:r>
          </w:p>
        </w:tc>
        <w:tc>
          <w:tcPr>
            <w:tcW w:w="4678" w:type="dxa"/>
            <w:tcBorders>
              <w:left w:val="nil"/>
            </w:tcBorders>
            <w:shd w:val="clear" w:color="auto" w:fill="auto"/>
          </w:tcPr>
          <w:p w14:paraId="6430F619" w14:textId="77777777" w:rsidR="00402937" w:rsidRPr="00D12552" w:rsidRDefault="00402937" w:rsidP="00402937">
            <w:pPr>
              <w:pStyle w:val="Tabletext10"/>
              <w:jc w:val="left"/>
              <w:rPr>
                <w:rStyle w:val="reqtext"/>
                <w:lang w:val="en-CA"/>
              </w:rPr>
            </w:pPr>
            <w:r>
              <w:rPr>
                <w:rStyle w:val="reqtext"/>
                <w:lang w:val="en-CA"/>
              </w:rPr>
              <w:t xml:space="preserve">User defined SHALL NOT </w:t>
            </w:r>
            <w:proofErr w:type="gramStart"/>
            <w:r>
              <w:rPr>
                <w:rStyle w:val="reqtext"/>
                <w:lang w:val="en-CA"/>
              </w:rPr>
              <w:t>be</w:t>
            </w:r>
            <w:proofErr w:type="gramEnd"/>
            <w:r>
              <w:rPr>
                <w:rStyle w:val="reqtext"/>
                <w:lang w:val="en-CA"/>
              </w:rPr>
              <w:t xml:space="preserve"> of type Geometry, or of its subtype.</w:t>
            </w:r>
          </w:p>
        </w:tc>
      </w:tr>
    </w:tbl>
    <w:p w14:paraId="411E6A2C" w14:textId="77777777" w:rsidR="002D30FE" w:rsidRDefault="002D30FE" w:rsidP="002D30FE">
      <w:pPr>
        <w:rPr>
          <w:lang w:val="en-CA"/>
        </w:rPr>
      </w:pPr>
    </w:p>
    <w:p w14:paraId="46DBFF70" w14:textId="77777777" w:rsidR="00276AD3" w:rsidRPr="00D14AF0" w:rsidRDefault="00276AD3" w:rsidP="00D14AF0">
      <w:pPr>
        <w:pStyle w:val="Heading3"/>
      </w:pPr>
      <w:r w:rsidRPr="00D14AF0">
        <w:t>GeologicUnitView</w:t>
      </w:r>
    </w:p>
    <w:p w14:paraId="00E34348" w14:textId="77777777" w:rsidR="00276AD3" w:rsidRDefault="00276AD3" w:rsidP="002D30FE">
      <w:pPr>
        <w:rPr>
          <w:lang w:val="en-CA"/>
        </w:rPr>
      </w:pPr>
    </w:p>
    <w:p w14:paraId="2998E199" w14:textId="77777777" w:rsidR="00276AD3" w:rsidRDefault="00276AD3" w:rsidP="00276AD3">
      <w:pPr>
        <w:keepNext/>
      </w:pPr>
      <w:r w:rsidRPr="00276AD3">
        <w:rPr>
          <w:noProof/>
          <w:lang w:val="en-CA" w:eastAsia="en-CA"/>
        </w:rPr>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77777777" w:rsidR="00276AD3" w:rsidRDefault="00276AD3" w:rsidP="00276AD3">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8</w:t>
      </w:r>
      <w:r w:rsidR="009C2973">
        <w:rPr>
          <w:noProof/>
        </w:rPr>
        <w:fldChar w:fldCharType="end"/>
      </w:r>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Caption"/>
        <w:keepNext/>
      </w:pPr>
      <w:r>
        <w:t xml:space="preserve">Table </w:t>
      </w:r>
      <w:r w:rsidR="009C2973">
        <w:fldChar w:fldCharType="begin"/>
      </w:r>
      <w:r w:rsidR="009C2973">
        <w:instrText xml:space="preserve"> SEQ Table \* ARABIC </w:instrText>
      </w:r>
      <w:r w:rsidR="009C2973">
        <w:fldChar w:fldCharType="separate"/>
      </w:r>
      <w:r w:rsidR="003C190E">
        <w:rPr>
          <w:noProof/>
        </w:rPr>
        <w:t>2</w:t>
      </w:r>
      <w:r w:rsidR="009C2973">
        <w:rPr>
          <w:noProof/>
        </w:rPr>
        <w:fldChar w:fldCharType="end"/>
      </w:r>
      <w:r>
        <w:t xml:space="preserve"> : GeologicUnitView properties</w:t>
      </w:r>
    </w:p>
    <w:tbl>
      <w:tblPr>
        <w:tblStyle w:val="LightShading"/>
        <w:tblW w:w="0" w:type="auto"/>
        <w:tblLayout w:type="fixed"/>
        <w:tblLook w:val="04A0" w:firstRow="1" w:lastRow="0" w:firstColumn="1" w:lastColumn="0" w:noHBand="0" w:noVBand="1"/>
      </w:tblPr>
      <w:tblGrid>
        <w:gridCol w:w="2802"/>
        <w:gridCol w:w="1559"/>
        <w:gridCol w:w="4495"/>
      </w:tblGrid>
      <w:tr w:rsidR="00AC5088" w:rsidRPr="00AC5088" w14:paraId="34688F97" w14:textId="77777777" w:rsidTr="00620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455DFFA" w14:textId="77777777" w:rsidR="00792D31" w:rsidRPr="00AC5088" w:rsidRDefault="00792D31" w:rsidP="00276AD3">
            <w:pPr>
              <w:rPr>
                <w:rFonts w:asciiTheme="minorHAnsi" w:hAnsiTheme="minorHAnsi" w:cs="Arial"/>
                <w:sz w:val="20"/>
                <w:szCs w:val="20"/>
              </w:rPr>
            </w:pPr>
            <w:r w:rsidRPr="00AC5088">
              <w:rPr>
                <w:rFonts w:asciiTheme="minorHAnsi" w:hAnsiTheme="minorHAnsi" w:cs="Arial"/>
                <w:sz w:val="20"/>
                <w:szCs w:val="20"/>
              </w:rPr>
              <w:t>Property</w:t>
            </w:r>
          </w:p>
        </w:tc>
        <w:tc>
          <w:tcPr>
            <w:tcW w:w="1559" w:type="dxa"/>
          </w:tcPr>
          <w:p w14:paraId="5D7E41D3" w14:textId="77777777" w:rsidR="00792D31" w:rsidRPr="00AC5088"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Type</w:t>
            </w:r>
          </w:p>
        </w:tc>
        <w:tc>
          <w:tcPr>
            <w:tcW w:w="4495" w:type="dxa"/>
          </w:tcPr>
          <w:p w14:paraId="4FB02AD8" w14:textId="77777777" w:rsidR="00792D31" w:rsidRPr="00AC5088"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Description</w:t>
            </w:r>
          </w:p>
        </w:tc>
      </w:tr>
      <w:tr w:rsidR="00AC5088" w:rsidRPr="00AC5088" w14:paraId="26A4DEFE"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A5955A5"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Identifier</w:t>
            </w:r>
          </w:p>
        </w:tc>
        <w:tc>
          <w:tcPr>
            <w:tcW w:w="1559" w:type="dxa"/>
          </w:tcPr>
          <w:p w14:paraId="403760DA"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278B50BB"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cs="Arial"/>
                <w:sz w:val="20"/>
                <w:szCs w:val="20"/>
              </w:rPr>
              <w:t>Globally unique identifer. Should have the same value as the corresponding GeoSciML MappedFeature.</w:t>
            </w:r>
          </w:p>
        </w:tc>
      </w:tr>
      <w:tr w:rsidR="00AC5088" w:rsidRPr="00AC5088" w14:paraId="293CCC58"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1E0B6D93" w14:textId="77777777" w:rsidR="00792D31" w:rsidRPr="00AC5088" w:rsidRDefault="00792D31" w:rsidP="00276AD3">
            <w:pPr>
              <w:rPr>
                <w:rFonts w:asciiTheme="minorHAnsi" w:hAnsiTheme="minorHAnsi" w:cs="Arial"/>
                <w:sz w:val="20"/>
                <w:szCs w:val="20"/>
              </w:rPr>
            </w:pPr>
            <w:r w:rsidRPr="00AC5088">
              <w:rPr>
                <w:rFonts w:asciiTheme="minorHAnsi" w:hAnsiTheme="minorHAnsi" w:cs="Arial"/>
                <w:sz w:val="20"/>
                <w:szCs w:val="20"/>
              </w:rPr>
              <w:t>Name</w:t>
            </w:r>
          </w:p>
        </w:tc>
        <w:tc>
          <w:tcPr>
            <w:tcW w:w="1559" w:type="dxa"/>
          </w:tcPr>
          <w:p w14:paraId="377755D4" w14:textId="77777777" w:rsidR="00792D31" w:rsidRPr="00AC5088"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78246D0B" w14:textId="77777777" w:rsidR="00170B70" w:rsidRPr="00170B70"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170B70">
              <w:rPr>
                <w:rFonts w:asciiTheme="minorHAnsi" w:hAnsiTheme="minorHAnsi" w:cs="Arial"/>
                <w:sz w:val="20"/>
                <w:szCs w:val="20"/>
                <w:lang w:val="en-CA"/>
              </w:rPr>
              <w:t>Display name for the the GeologicalUnit.</w:t>
            </w:r>
          </w:p>
          <w:p w14:paraId="287846B1" w14:textId="77777777" w:rsidR="00792D31" w:rsidRPr="00AC5088"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AC5088" w14:paraId="28EAF6A8"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C780FDB"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lastRenderedPageBreak/>
              <w:t>d</w:t>
            </w:r>
            <w:r w:rsidR="00170B70" w:rsidRPr="00AC5088">
              <w:rPr>
                <w:rFonts w:asciiTheme="minorHAnsi" w:hAnsiTheme="minorHAnsi" w:cs="Arial"/>
                <w:sz w:val="20"/>
                <w:szCs w:val="20"/>
              </w:rPr>
              <w:t>escription</w:t>
            </w:r>
          </w:p>
        </w:tc>
        <w:tc>
          <w:tcPr>
            <w:tcW w:w="1559" w:type="dxa"/>
          </w:tcPr>
          <w:p w14:paraId="45050DC3"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6DEDDD6F" w14:textId="77777777" w:rsidR="00170B70" w:rsidRPr="00170B70"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cs="Arial"/>
                <w:sz w:val="20"/>
                <w:szCs w:val="20"/>
                <w:lang w:val="en-CA"/>
              </w:rPr>
              <w:t>T</w:t>
            </w:r>
            <w:r w:rsidRPr="00170B70">
              <w:rPr>
                <w:rFonts w:asciiTheme="minorHAnsi" w:hAnsiTheme="minorHAnsi" w:cs="Arial"/>
                <w:sz w:val="20"/>
                <w:szCs w:val="20"/>
                <w:lang w:val="en-CA"/>
              </w:rPr>
              <w:t>ext description of the GeologicUnit, typically taken from an entry on a geological map legend.</w:t>
            </w:r>
          </w:p>
          <w:p w14:paraId="5954E53B" w14:textId="77777777" w:rsidR="00792D31" w:rsidRPr="00AC5088"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AC5088" w14:paraId="0FC60837"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590545EC"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g</w:t>
            </w:r>
            <w:r w:rsidR="00170B70" w:rsidRPr="00AC5088">
              <w:rPr>
                <w:rFonts w:asciiTheme="minorHAnsi" w:hAnsiTheme="minorHAnsi" w:cs="Arial"/>
                <w:sz w:val="20"/>
                <w:szCs w:val="20"/>
              </w:rPr>
              <w:t>eologicUnitType</w:t>
            </w:r>
          </w:p>
        </w:tc>
        <w:tc>
          <w:tcPr>
            <w:tcW w:w="1559" w:type="dxa"/>
          </w:tcPr>
          <w:p w14:paraId="3A586619"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6C518E1E"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Type of GeologicUnit (as defined in GeoSciML).</w:t>
            </w:r>
          </w:p>
        </w:tc>
      </w:tr>
      <w:tr w:rsidR="00AC5088" w:rsidRPr="00AC5088" w14:paraId="63049BA8"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35EE70"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r</w:t>
            </w:r>
            <w:r w:rsidR="00170B70" w:rsidRPr="00AC5088">
              <w:rPr>
                <w:rFonts w:asciiTheme="minorHAnsi" w:hAnsiTheme="minorHAnsi" w:cs="Arial"/>
                <w:sz w:val="20"/>
                <w:szCs w:val="20"/>
              </w:rPr>
              <w:t>ank</w:t>
            </w:r>
          </w:p>
        </w:tc>
        <w:tc>
          <w:tcPr>
            <w:tcW w:w="1559" w:type="dxa"/>
          </w:tcPr>
          <w:p w14:paraId="1F090AF8"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38F67C20"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Rank of GeologicUnit (as defined by ISC. eg; group, formation, member).</w:t>
            </w:r>
          </w:p>
        </w:tc>
      </w:tr>
      <w:tr w:rsidR="00AC5088" w:rsidRPr="00AC5088" w14:paraId="641B418C"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42D47989"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l</w:t>
            </w:r>
            <w:r w:rsidR="00170B70" w:rsidRPr="00AC5088">
              <w:rPr>
                <w:rFonts w:asciiTheme="minorHAnsi" w:hAnsiTheme="minorHAnsi" w:cs="Arial"/>
                <w:sz w:val="20"/>
                <w:szCs w:val="20"/>
              </w:rPr>
              <w:t>ithology</w:t>
            </w:r>
          </w:p>
        </w:tc>
        <w:tc>
          <w:tcPr>
            <w:tcW w:w="1559" w:type="dxa"/>
          </w:tcPr>
          <w:p w14:paraId="6C47601F"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093F7FEC" w14:textId="77777777" w:rsidR="00792D31"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Text (possibly formatted with formal syntax) description of the GeologicUnit's lithology.</w:t>
            </w:r>
          </w:p>
        </w:tc>
      </w:tr>
      <w:tr w:rsidR="00AC5088" w:rsidRPr="00AC5088" w14:paraId="0EB17859"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4AE7646" w14:textId="77777777" w:rsidR="00792D31" w:rsidRPr="00AC5088" w:rsidRDefault="006209EF" w:rsidP="00276AD3">
            <w:pPr>
              <w:rPr>
                <w:rFonts w:asciiTheme="minorHAnsi" w:hAnsiTheme="minorHAnsi" w:cs="Arial"/>
                <w:sz w:val="20"/>
                <w:szCs w:val="20"/>
              </w:rPr>
            </w:pPr>
            <w:r>
              <w:rPr>
                <w:rFonts w:asciiTheme="minorHAnsi" w:hAnsiTheme="minorHAnsi" w:cs="Arial"/>
                <w:sz w:val="20"/>
                <w:szCs w:val="20"/>
              </w:rPr>
              <w:t>g</w:t>
            </w:r>
            <w:r w:rsidR="00170B70" w:rsidRPr="00AC5088">
              <w:rPr>
                <w:rFonts w:asciiTheme="minorHAnsi" w:hAnsiTheme="minorHAnsi" w:cs="Arial"/>
                <w:sz w:val="20"/>
                <w:szCs w:val="20"/>
              </w:rPr>
              <w:t>eologicHistory</w:t>
            </w:r>
          </w:p>
        </w:tc>
        <w:tc>
          <w:tcPr>
            <w:tcW w:w="1559" w:type="dxa"/>
          </w:tcPr>
          <w:p w14:paraId="33FC09D0" w14:textId="77777777" w:rsidR="00792D31"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671134BF" w14:textId="77777777" w:rsidR="00170B70" w:rsidRPr="00170B70"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170B70">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AC5088"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AC5088" w14:paraId="120D0FAB"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49629D03"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numericOlderAge</w:t>
            </w:r>
          </w:p>
        </w:tc>
        <w:tc>
          <w:tcPr>
            <w:tcW w:w="1559" w:type="dxa"/>
          </w:tcPr>
          <w:p w14:paraId="672E5C25"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Real</w:t>
            </w:r>
          </w:p>
        </w:tc>
        <w:tc>
          <w:tcPr>
            <w:tcW w:w="4495" w:type="dxa"/>
          </w:tcPr>
          <w:p w14:paraId="7891F265"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Older age in numerical representation in Ma.</w:t>
            </w:r>
          </w:p>
        </w:tc>
      </w:tr>
      <w:tr w:rsidR="00AC5088" w:rsidRPr="00AC5088" w14:paraId="198B194F"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A1EDA15"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numericYoungerAge</w:t>
            </w:r>
          </w:p>
        </w:tc>
        <w:tc>
          <w:tcPr>
            <w:tcW w:w="1559" w:type="dxa"/>
          </w:tcPr>
          <w:p w14:paraId="2CA10BA1"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Real</w:t>
            </w:r>
          </w:p>
        </w:tc>
        <w:tc>
          <w:tcPr>
            <w:tcW w:w="4495" w:type="dxa"/>
          </w:tcPr>
          <w:p w14:paraId="3947FB93"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Younger age in numerical representation in Ma</w:t>
            </w:r>
          </w:p>
        </w:tc>
      </w:tr>
      <w:tr w:rsidR="00AC5088" w:rsidRPr="00AC5088" w14:paraId="072B4EF8"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0856BC8D"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observationMethod</w:t>
            </w:r>
          </w:p>
        </w:tc>
        <w:tc>
          <w:tcPr>
            <w:tcW w:w="1559" w:type="dxa"/>
          </w:tcPr>
          <w:p w14:paraId="028C2054"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54C0E558"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AC5088" w:rsidRPr="00AC5088" w14:paraId="742F1733"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3813D16"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positionalAccuracy</w:t>
            </w:r>
          </w:p>
        </w:tc>
        <w:tc>
          <w:tcPr>
            <w:tcW w:w="1559" w:type="dxa"/>
          </w:tcPr>
          <w:p w14:paraId="3011494A"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22355C9F"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AC5088" w14:paraId="7E4003F9"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4D99FEC1"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s</w:t>
            </w:r>
            <w:r w:rsidR="00170B70" w:rsidRPr="00AC5088">
              <w:rPr>
                <w:rFonts w:asciiTheme="minorHAnsi" w:hAnsiTheme="minorHAnsi" w:cs="Arial"/>
                <w:sz w:val="20"/>
                <w:szCs w:val="20"/>
              </w:rPr>
              <w:t>ource</w:t>
            </w:r>
          </w:p>
        </w:tc>
        <w:tc>
          <w:tcPr>
            <w:tcW w:w="1559" w:type="dxa"/>
          </w:tcPr>
          <w:p w14:paraId="27CF1C70" w14:textId="77777777" w:rsidR="00170B70" w:rsidRPr="00AC5088" w:rsidRDefault="00AC5088"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4F82C4DC" w14:textId="77777777" w:rsidR="00170B70" w:rsidRPr="00170B70"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170B70">
              <w:rPr>
                <w:rFonts w:asciiTheme="minorHAnsi" w:hAnsiTheme="minorHAnsi" w:cs="Segoe UI"/>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AC5088" w14:paraId="005E5945"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8E55214"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geologicUnitType_uri</w:t>
            </w:r>
          </w:p>
        </w:tc>
        <w:tc>
          <w:tcPr>
            <w:tcW w:w="1559" w:type="dxa"/>
          </w:tcPr>
          <w:p w14:paraId="108AB564"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345D7500"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AC5088">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AC5088" w14:paraId="18F9E006"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3E935E7E"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representativeLithology_uri</w:t>
            </w:r>
          </w:p>
        </w:tc>
        <w:tc>
          <w:tcPr>
            <w:tcW w:w="1559" w:type="dxa"/>
          </w:tcPr>
          <w:p w14:paraId="369CEAFB"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3CEF73EE" w14:textId="77777777" w:rsidR="00170B70" w:rsidRPr="00170B70"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170B70">
              <w:rPr>
                <w:rFonts w:asciiTheme="minorHAnsi" w:hAnsiTheme="minorHAnsi" w:cs="Segoe UI"/>
                <w:sz w:val="20"/>
                <w:szCs w:val="20"/>
                <w:lang w:val="en-CA"/>
              </w:rPr>
              <w:t>URI referring to a controlled concept specifying the characteristic or represntative lithology of the unit. This may be a concept that defines the super-type of all lithology values present within a GeologicUnit or a concept defining the lithology of the dominant CompositionPart (as defined in GeoSciML) of the unit.</w:t>
            </w:r>
          </w:p>
          <w:p w14:paraId="493F35A5"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170B70" w:rsidRPr="00AC5088" w14:paraId="48C40620"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513FAEE"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lastRenderedPageBreak/>
              <w:t>representativeAge_uri</w:t>
            </w:r>
          </w:p>
        </w:tc>
        <w:tc>
          <w:tcPr>
            <w:tcW w:w="1559" w:type="dxa"/>
          </w:tcPr>
          <w:p w14:paraId="2A8E5182"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30D9A1EC" w14:textId="77777777" w:rsidR="00170B70" w:rsidRPr="00170B70"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170B70">
              <w:rPr>
                <w:rFonts w:asciiTheme="minorHAnsi" w:hAnsiTheme="minorHAnsi" w:cs="Segoe UI"/>
                <w:sz w:val="20"/>
                <w:szCs w:val="20"/>
                <w:lang w:val="en-CA"/>
              </w:rPr>
              <w:t>URI referring to a controlled concept specifying the most representative stratigraphic age interval for the GeologicUnit. This will be defined entirely at the discretion of the data provider and</w:t>
            </w:r>
            <w:proofErr w:type="gramStart"/>
            <w:r w:rsidRPr="00170B70">
              <w:rPr>
                <w:rFonts w:asciiTheme="minorHAnsi" w:hAnsiTheme="minorHAnsi" w:cs="Segoe UI"/>
                <w:sz w:val="20"/>
                <w:szCs w:val="20"/>
                <w:lang w:val="en-CA"/>
              </w:rPr>
              <w:t>  may</w:t>
            </w:r>
            <w:proofErr w:type="gramEnd"/>
            <w:r w:rsidRPr="00170B70">
              <w:rPr>
                <w:rFonts w:asciiTheme="minorHAnsi" w:hAnsiTheme="minorHAnsi" w:cs="Segoe UI"/>
                <w:sz w:val="20"/>
                <w:szCs w:val="20"/>
                <w:lang w:val="en-CA"/>
              </w:rPr>
              <w:t xml:space="preserve"> be a single event selected from the geologic feature's geological history or a value summarising the all or part of the feature's history.</w:t>
            </w:r>
          </w:p>
          <w:p w14:paraId="2825AF55"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AC5088" w14:paraId="7BD3C9A4"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232BE6F3"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representativeOlderAge_uri</w:t>
            </w:r>
          </w:p>
        </w:tc>
        <w:tc>
          <w:tcPr>
            <w:tcW w:w="1559" w:type="dxa"/>
          </w:tcPr>
          <w:p w14:paraId="6647AC47"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66A8FBE1"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to a controlled concept specifying the most representative lower value in a range of stratigraphic age intervals for the GeologicUnit. This will be defined entirely at the discretion of the data provider and</w:t>
            </w:r>
            <w:proofErr w:type="gramStart"/>
            <w:r w:rsidRPr="00AC5088">
              <w:rPr>
                <w:rFonts w:asciiTheme="minorHAnsi" w:hAnsiTheme="minorHAnsi"/>
                <w:sz w:val="20"/>
                <w:szCs w:val="20"/>
              </w:rPr>
              <w:t>  may</w:t>
            </w:r>
            <w:proofErr w:type="gramEnd"/>
            <w:r w:rsidRPr="00AC5088">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AC5088" w14:paraId="377C4911"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6EB8FCB"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representativeYoungerAge_uri</w:t>
            </w:r>
          </w:p>
        </w:tc>
        <w:tc>
          <w:tcPr>
            <w:tcW w:w="1559" w:type="dxa"/>
          </w:tcPr>
          <w:p w14:paraId="15F811ED"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495" w:type="dxa"/>
          </w:tcPr>
          <w:p w14:paraId="68D466E5"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w:t>
            </w:r>
            <w:proofErr w:type="gramStart"/>
            <w:r w:rsidRPr="00AC5088">
              <w:rPr>
                <w:rFonts w:asciiTheme="minorHAnsi" w:hAnsiTheme="minorHAnsi"/>
                <w:sz w:val="20"/>
                <w:szCs w:val="20"/>
              </w:rPr>
              <w:t>  may</w:t>
            </w:r>
            <w:proofErr w:type="gramEnd"/>
            <w:r w:rsidRPr="00AC5088">
              <w:rPr>
                <w:rFonts w:asciiTheme="minorHAnsi" w:hAnsiTheme="minorHAnsi"/>
                <w:sz w:val="20"/>
                <w:szCs w:val="20"/>
              </w:rPr>
              <w:t xml:space="preserve"> be a single event selected from the geologic feature's geological history or a value summarising the all or part of the feature's history.</w:t>
            </w:r>
          </w:p>
        </w:tc>
      </w:tr>
      <w:tr w:rsidR="00170B70" w:rsidRPr="00AC5088" w14:paraId="57251F32"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360BDDE7"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s</w:t>
            </w:r>
            <w:r w:rsidR="00170B70" w:rsidRPr="00AC5088">
              <w:rPr>
                <w:rFonts w:asciiTheme="minorHAnsi" w:hAnsiTheme="minorHAnsi" w:cs="Arial"/>
                <w:sz w:val="20"/>
                <w:szCs w:val="20"/>
              </w:rPr>
              <w:t>pecification_uri</w:t>
            </w:r>
          </w:p>
        </w:tc>
        <w:tc>
          <w:tcPr>
            <w:tcW w:w="1559" w:type="dxa"/>
          </w:tcPr>
          <w:p w14:paraId="004CC0C3"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1B8BA427" w14:textId="77777777" w:rsidR="00170B70" w:rsidRPr="00AC5088"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170B70" w:rsidRPr="00AC5088" w14:paraId="45F5A246"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462A9DC6"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m</w:t>
            </w:r>
            <w:r w:rsidR="00170B70" w:rsidRPr="00AC5088">
              <w:rPr>
                <w:rFonts w:asciiTheme="minorHAnsi" w:hAnsiTheme="minorHAnsi" w:cs="Arial"/>
                <w:sz w:val="20"/>
                <w:szCs w:val="20"/>
              </w:rPr>
              <w:t>etadata_uri</w:t>
            </w:r>
          </w:p>
        </w:tc>
        <w:tc>
          <w:tcPr>
            <w:tcW w:w="1559" w:type="dxa"/>
          </w:tcPr>
          <w:p w14:paraId="6BF3A23F"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URI</w:t>
            </w:r>
          </w:p>
        </w:tc>
        <w:tc>
          <w:tcPr>
            <w:tcW w:w="4495" w:type="dxa"/>
          </w:tcPr>
          <w:p w14:paraId="7CA44B9C" w14:textId="77777777" w:rsidR="00170B70" w:rsidRPr="00AC5088"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URI referring to a metadata record describing the provenance of data.</w:t>
            </w:r>
          </w:p>
        </w:tc>
      </w:tr>
      <w:tr w:rsidR="00170B70" w:rsidRPr="00AC5088" w14:paraId="549BF053"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7B5F21FB" w14:textId="77777777" w:rsidR="00170B70" w:rsidRPr="00AC5088" w:rsidRDefault="00170B70" w:rsidP="00276AD3">
            <w:pPr>
              <w:rPr>
                <w:rFonts w:asciiTheme="minorHAnsi" w:hAnsiTheme="minorHAnsi" w:cs="Arial"/>
                <w:sz w:val="20"/>
                <w:szCs w:val="20"/>
              </w:rPr>
            </w:pPr>
            <w:r w:rsidRPr="00AC5088">
              <w:rPr>
                <w:rFonts w:asciiTheme="minorHAnsi" w:hAnsiTheme="minorHAnsi" w:cs="Arial"/>
                <w:sz w:val="20"/>
                <w:szCs w:val="20"/>
              </w:rPr>
              <w:t>genericSymbolizer</w:t>
            </w:r>
          </w:p>
        </w:tc>
        <w:tc>
          <w:tcPr>
            <w:tcW w:w="1559" w:type="dxa"/>
          </w:tcPr>
          <w:p w14:paraId="0BA79020"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CharacterString</w:t>
            </w:r>
          </w:p>
        </w:tc>
        <w:tc>
          <w:tcPr>
            <w:tcW w:w="4495" w:type="dxa"/>
          </w:tcPr>
          <w:p w14:paraId="3650CB81" w14:textId="77777777" w:rsidR="00170B70" w:rsidRPr="00AC5088"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Identifier for a symbol from standard (locally or community defined) symbolization scheme for portrayal.</w:t>
            </w:r>
          </w:p>
        </w:tc>
      </w:tr>
      <w:tr w:rsidR="00170B70" w:rsidRPr="00AC5088" w14:paraId="48C23C91" w14:textId="77777777" w:rsidTr="00620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D5F7F88" w14:textId="77777777" w:rsidR="00170B70" w:rsidRPr="00AC5088" w:rsidRDefault="006209EF" w:rsidP="00276AD3">
            <w:pPr>
              <w:rPr>
                <w:rFonts w:asciiTheme="minorHAnsi" w:hAnsiTheme="minorHAnsi" w:cs="Arial"/>
                <w:sz w:val="20"/>
                <w:szCs w:val="20"/>
              </w:rPr>
            </w:pPr>
            <w:r>
              <w:rPr>
                <w:rFonts w:asciiTheme="minorHAnsi" w:hAnsiTheme="minorHAnsi" w:cs="Arial"/>
                <w:sz w:val="20"/>
                <w:szCs w:val="20"/>
              </w:rPr>
              <w:t>s</w:t>
            </w:r>
            <w:r w:rsidR="00170B70" w:rsidRPr="00AC5088">
              <w:rPr>
                <w:rFonts w:asciiTheme="minorHAnsi" w:hAnsiTheme="minorHAnsi" w:cs="Arial"/>
                <w:sz w:val="20"/>
                <w:szCs w:val="20"/>
              </w:rPr>
              <w:t>hape</w:t>
            </w:r>
          </w:p>
        </w:tc>
        <w:tc>
          <w:tcPr>
            <w:tcW w:w="1559" w:type="dxa"/>
          </w:tcPr>
          <w:p w14:paraId="53AC8D60" w14:textId="77777777" w:rsidR="00170B70" w:rsidRPr="00AC5088"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AC5088">
              <w:rPr>
                <w:rFonts w:asciiTheme="minorHAnsi" w:hAnsiTheme="minorHAnsi" w:cs="Arial"/>
                <w:sz w:val="20"/>
                <w:szCs w:val="20"/>
              </w:rPr>
              <w:t>GM_Object</w:t>
            </w:r>
          </w:p>
        </w:tc>
        <w:tc>
          <w:tcPr>
            <w:tcW w:w="4495" w:type="dxa"/>
          </w:tcPr>
          <w:p w14:paraId="1DB87737" w14:textId="77777777" w:rsidR="00170B70" w:rsidRPr="00AC5088"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Geometry defining the extent of the feature of interest.</w:t>
            </w:r>
          </w:p>
        </w:tc>
      </w:tr>
      <w:tr w:rsidR="00170B70" w:rsidRPr="00AC5088" w14:paraId="78F28D8C" w14:textId="77777777" w:rsidTr="006209EF">
        <w:tc>
          <w:tcPr>
            <w:cnfStyle w:val="001000000000" w:firstRow="0" w:lastRow="0" w:firstColumn="1" w:lastColumn="0" w:oddVBand="0" w:evenVBand="0" w:oddHBand="0" w:evenHBand="0" w:firstRowFirstColumn="0" w:firstRowLastColumn="0" w:lastRowFirstColumn="0" w:lastRowLastColumn="0"/>
            <w:tcW w:w="2802" w:type="dxa"/>
          </w:tcPr>
          <w:p w14:paraId="5E9A5A5F" w14:textId="77777777" w:rsidR="00170B70" w:rsidRPr="00AC5088" w:rsidRDefault="00170B70" w:rsidP="00276AD3">
            <w:pPr>
              <w:rPr>
                <w:rFonts w:asciiTheme="minorHAnsi" w:hAnsiTheme="minorHAnsi" w:cs="Arial"/>
                <w:i/>
                <w:sz w:val="20"/>
                <w:szCs w:val="20"/>
              </w:rPr>
            </w:pPr>
            <w:r w:rsidRPr="00AC5088">
              <w:rPr>
                <w:rFonts w:asciiTheme="minorHAnsi" w:hAnsiTheme="minorHAnsi" w:cs="Arial"/>
                <w:i/>
                <w:sz w:val="20"/>
                <w:szCs w:val="20"/>
              </w:rPr>
              <w:t>any</w:t>
            </w:r>
          </w:p>
        </w:tc>
        <w:tc>
          <w:tcPr>
            <w:tcW w:w="1559" w:type="dxa"/>
          </w:tcPr>
          <w:p w14:paraId="6289C43A" w14:textId="77777777" w:rsidR="00170B70" w:rsidRPr="00AC5088"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p>
        </w:tc>
        <w:tc>
          <w:tcPr>
            <w:tcW w:w="4495" w:type="dxa"/>
          </w:tcPr>
          <w:p w14:paraId="5A39DD7B" w14:textId="77777777" w:rsidR="00170B70" w:rsidRPr="00AC5088"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C5088">
              <w:rPr>
                <w:rFonts w:asciiTheme="minorHAnsi" w:hAnsiTheme="minorHAnsi"/>
                <w:sz w:val="20"/>
                <w:szCs w:val="20"/>
              </w:rPr>
              <w:t>A placeholder allowing any user-defined attributes to be delivered in addition to those specified above.</w:t>
            </w:r>
          </w:p>
        </w:tc>
      </w:tr>
    </w:tbl>
    <w:p w14:paraId="0C2D3A36" w14:textId="77777777" w:rsidR="00792D31" w:rsidRDefault="00792D31" w:rsidP="00276AD3"/>
    <w:p w14:paraId="3E1ED0F4" w14:textId="77777777" w:rsidR="00792D31" w:rsidRDefault="00792D31" w:rsidP="00276AD3"/>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77777777" w:rsidR="00276AD3" w:rsidRPr="00D12552" w:rsidRDefault="00276AD3" w:rsidP="00792D31">
            <w:pPr>
              <w:pStyle w:val="Tabletext10"/>
              <w:jc w:val="left"/>
              <w:rPr>
                <w:rStyle w:val="reqtext"/>
                <w:lang w:val="en-CA"/>
              </w:rPr>
            </w:pPr>
            <w:commentRangeStart w:id="210"/>
            <w:r>
              <w:rPr>
                <w:rStyle w:val="reqtext"/>
                <w:lang w:val="en-CA"/>
              </w:rPr>
              <w:t>GeologicUnitView identifier SHALL correspond to and instance of MappedFeature</w:t>
            </w:r>
            <w:commentRangeEnd w:id="210"/>
            <w:r>
              <w:rPr>
                <w:rStyle w:val="CommentReference"/>
                <w:rFonts w:ascii="Times New Roman" w:eastAsia="Times New Roman" w:hAnsi="Times New Roman"/>
                <w:lang w:val="en-US" w:eastAsia="en-US"/>
              </w:rPr>
              <w:commentReference w:id="210"/>
            </w:r>
          </w:p>
        </w:tc>
      </w:tr>
    </w:tbl>
    <w:p w14:paraId="17E5ED75" w14:textId="77777777" w:rsidR="00276AD3" w:rsidRDefault="00276AD3"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w:t>
            </w:r>
            <w:proofErr w:type="gramStart"/>
            <w:r w:rsidR="00C009EA">
              <w:rPr>
                <w:rStyle w:val="reqtext"/>
                <w:lang w:val="en-CA"/>
              </w:rPr>
              <w:t>uri</w:t>
            </w:r>
            <w:r w:rsidR="001D519F" w:rsidRPr="001D519F">
              <w:rPr>
                <w:rStyle w:val="reqtext"/>
                <w:lang w:val="en-CA"/>
              </w:rPr>
              <w:t xml:space="preserve"> </w:t>
            </w:r>
            <w:r w:rsidR="001D519F">
              <w:rPr>
                <w:rStyle w:val="reqtext"/>
                <w:lang w:val="en-CA"/>
              </w:rPr>
              <w:t xml:space="preserve"> value</w:t>
            </w:r>
            <w:proofErr w:type="gramEnd"/>
            <w:r w:rsidR="001D519F">
              <w:rPr>
                <w:rStyle w:val="reqtext"/>
                <w:lang w:val="en-CA"/>
              </w:rPr>
              <w:t xml:space="preserv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w:t>
            </w:r>
            <w:proofErr w:type="gramStart"/>
            <w:r w:rsidR="00C009EA">
              <w:rPr>
                <w:rStyle w:val="reqtext"/>
                <w:lang w:val="en-CA"/>
              </w:rPr>
              <w:t>uri</w:t>
            </w:r>
            <w:r w:rsidR="00C009EA" w:rsidRPr="001D519F">
              <w:rPr>
                <w:rStyle w:val="reqtext"/>
                <w:lang w:val="en-CA"/>
              </w:rPr>
              <w:t xml:space="preserve"> </w:t>
            </w:r>
            <w:r w:rsidR="00C009EA">
              <w:rPr>
                <w:rStyle w:val="reqtext"/>
                <w:lang w:val="en-CA"/>
              </w:rPr>
              <w:t xml:space="preserve"> value</w:t>
            </w:r>
            <w:proofErr w:type="gramEnd"/>
            <w:r w:rsidR="00C009EA">
              <w:rPr>
                <w:rStyle w:val="reqtext"/>
                <w:lang w:val="en-CA"/>
              </w:rPr>
              <w:t xml:space="preserv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77777777" w:rsidR="00C71FFD" w:rsidRPr="00D12552" w:rsidRDefault="00C71FFD" w:rsidP="00C71FFD">
            <w:pPr>
              <w:pStyle w:val="Tabletext10"/>
              <w:jc w:val="left"/>
              <w:rPr>
                <w:rStyle w:val="reqtext"/>
                <w:lang w:val="en-CA"/>
              </w:rPr>
            </w:pPr>
            <w:r>
              <w:rPr>
                <w:rStyle w:val="reqtext"/>
                <w:lang w:val="en-CA"/>
              </w:rPr>
              <w:t>Specification_uri value SHALL</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Heading3"/>
        <w:rPr>
          <w:lang w:val="en-CA"/>
        </w:rPr>
      </w:pPr>
      <w:r w:rsidRPr="00D14AF0">
        <w:rPr>
          <w:lang w:val="en-CA"/>
        </w:rPr>
        <w:t>B</w:t>
      </w:r>
      <w:bookmarkStart w:id="211" w:name="BKM_03A20E93_D10C_455A_8888_4A83A8C62628"/>
      <w:bookmarkEnd w:id="211"/>
      <w:r w:rsidRPr="00D14AF0">
        <w:rPr>
          <w:lang w:val="en-CA"/>
        </w:rPr>
        <w:t>oreholeView</w:t>
      </w:r>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7777777" w:rsid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Borehole.</w:t>
      </w:r>
      <w:proofErr w:type="gramEnd"/>
      <w:r w:rsidRPr="00D14AF0">
        <w:rPr>
          <w:rFonts w:cs="Arial"/>
          <w:color w:val="000000"/>
          <w:lang w:val="en-CA"/>
        </w:rPr>
        <w:t xml:space="preserve"> In GeoSciML terms, this will be an instance of a Borehole feature with key property values summarised as labels (unconstrained character strings) or arbitrarily selected classifiers to be used for thematic mapping </w:t>
      </w:r>
      <w:r w:rsidRPr="00D14AF0">
        <w:rPr>
          <w:rFonts w:cs="Arial"/>
          <w:color w:val="000000"/>
          <w:lang w:val="en-CA"/>
        </w:rPr>
        <w:lastRenderedPageBreak/>
        <w:t>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7777777" w:rsidR="00E426FD" w:rsidRDefault="00E426FD" w:rsidP="00E426FD">
      <w:pPr>
        <w:keepNext/>
        <w:autoSpaceDE w:val="0"/>
        <w:autoSpaceDN w:val="0"/>
        <w:adjustRightInd w:val="0"/>
        <w:spacing w:after="0" w:line="240" w:lineRule="atLeast"/>
      </w:pPr>
      <w:r>
        <w:rPr>
          <w:rFonts w:cs="Arial"/>
          <w:noProof/>
          <w:color w:val="000000"/>
          <w:lang w:val="en-CA" w:eastAsia="en-CA"/>
        </w:rPr>
        <w:drawing>
          <wp:inline distT="0" distB="0" distL="0" distR="0" wp14:anchorId="2FC4A74C" wp14:editId="2652E108">
            <wp:extent cx="2515235"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13B88343" w14:textId="77777777" w:rsidR="00E426FD" w:rsidRPr="00D14AF0" w:rsidRDefault="00E426FD" w:rsidP="00E426FD">
      <w:pPr>
        <w:pStyle w:val="Caption"/>
        <w:rPr>
          <w:rFonts w:cs="Arial"/>
          <w:color w:val="000000"/>
          <w:lang w:val="en-CA"/>
        </w:rPr>
      </w:pPr>
      <w:r>
        <w:t xml:space="preserve">Figure </w:t>
      </w:r>
      <w:r w:rsidR="009C2973">
        <w:fldChar w:fldCharType="begin"/>
      </w:r>
      <w:r w:rsidR="009C2973">
        <w:instrText xml:space="preserve"> SEQ Figure \* ARABIC </w:instrText>
      </w:r>
      <w:r w:rsidR="009C2973">
        <w:fldChar w:fldCharType="separate"/>
      </w:r>
      <w:r w:rsidR="00C343CA">
        <w:rPr>
          <w:noProof/>
        </w:rPr>
        <w:t>9</w:t>
      </w:r>
      <w:r w:rsidR="009C2973">
        <w:rPr>
          <w:noProof/>
        </w:rPr>
        <w:fldChar w:fldCharType="end"/>
      </w:r>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Caption"/>
        <w:keepNext/>
      </w:pPr>
      <w:r>
        <w:t xml:space="preserve">Table </w:t>
      </w:r>
      <w:r w:rsidR="009C2973">
        <w:fldChar w:fldCharType="begin"/>
      </w:r>
      <w:r w:rsidR="009C2973">
        <w:instrText xml:space="preserve"> SEQ Table \* ARABIC </w:instrText>
      </w:r>
      <w:r w:rsidR="009C2973">
        <w:fldChar w:fldCharType="separate"/>
      </w:r>
      <w:r w:rsidR="003C190E">
        <w:rPr>
          <w:noProof/>
        </w:rPr>
        <w:t>3</w:t>
      </w:r>
      <w:r w:rsidR="009C2973">
        <w:rPr>
          <w:noProof/>
        </w:rPr>
        <w:fldChar w:fldCharType="end"/>
      </w:r>
      <w:r>
        <w:t xml:space="preserve"> BoreholeView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39BCE710"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1EBE03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2" w:name="BKM_82E84894_826F_4479_973A_CBC44C2E6336"/>
            <w:bookmarkEnd w:id="212"/>
            <w:r w:rsidRPr="00D14AF0">
              <w:rPr>
                <w:rFonts w:asciiTheme="minorHAnsi" w:hAnsiTheme="minorHAnsi" w:cs="Arial"/>
                <w:color w:val="000000"/>
                <w:sz w:val="20"/>
                <w:szCs w:val="20"/>
                <w:lang w:val="en-CA"/>
              </w:rPr>
              <w:t>Name</w:t>
            </w:r>
          </w:p>
        </w:tc>
        <w:tc>
          <w:tcPr>
            <w:tcW w:w="1559" w:type="dxa"/>
          </w:tcPr>
          <w:p w14:paraId="7AAC22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8B2ADA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748A117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EF933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5930AB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B2EE6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Use XML anyURI datatype</w:t>
            </w:r>
          </w:p>
          <w:p w14:paraId="114A902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DD7E4FC" w14:textId="77777777" w:rsidTr="00D14AF0">
        <w:tc>
          <w:tcPr>
            <w:tcW w:w="2518" w:type="dxa"/>
          </w:tcPr>
          <w:p w14:paraId="6FCD23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3" w:name="BKM_2AC44CB2_D8AD_4710_965F_8C3E8A778226"/>
            <w:bookmarkEnd w:id="213"/>
            <w:r w:rsidRPr="00D14AF0">
              <w:rPr>
                <w:rFonts w:asciiTheme="minorHAnsi" w:hAnsiTheme="minorHAnsi" w:cs="Arial"/>
                <w:color w:val="000000"/>
                <w:sz w:val="20"/>
                <w:szCs w:val="20"/>
                <w:lang w:val="en-CA"/>
              </w:rPr>
              <w:t>name</w:t>
            </w:r>
          </w:p>
        </w:tc>
        <w:tc>
          <w:tcPr>
            <w:tcW w:w="1559" w:type="dxa"/>
          </w:tcPr>
          <w:p w14:paraId="2BE534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317C4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borehole.</w:t>
            </w:r>
          </w:p>
          <w:p w14:paraId="11CF03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E50A58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7871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4" w:name="BKM_1CCAFBF2_5AEE_4D8D_970F_45B148E97DED"/>
            <w:bookmarkEnd w:id="214"/>
            <w:r w:rsidRPr="00D14AF0">
              <w:rPr>
                <w:rFonts w:asciiTheme="minorHAnsi" w:hAnsiTheme="minorHAnsi" w:cs="Arial"/>
                <w:color w:val="000000"/>
                <w:sz w:val="20"/>
                <w:szCs w:val="20"/>
                <w:lang w:val="en-CA"/>
              </w:rPr>
              <w:t>description</w:t>
            </w:r>
          </w:p>
        </w:tc>
        <w:tc>
          <w:tcPr>
            <w:tcW w:w="1559" w:type="dxa"/>
          </w:tcPr>
          <w:p w14:paraId="1DAB54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CBE8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borehole.</w:t>
            </w:r>
          </w:p>
          <w:p w14:paraId="399D9B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FD2CC5" w14:textId="77777777" w:rsidTr="00D14AF0">
        <w:tc>
          <w:tcPr>
            <w:tcW w:w="2518" w:type="dxa"/>
          </w:tcPr>
          <w:p w14:paraId="26EABA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5" w:name="BKM_988B3B2F_E5F0_47AC_B40B_3E7EB1B7F6A8"/>
            <w:bookmarkEnd w:id="215"/>
            <w:r w:rsidRPr="00D14AF0">
              <w:rPr>
                <w:rFonts w:asciiTheme="minorHAnsi" w:hAnsiTheme="minorHAnsi" w:cs="Arial"/>
                <w:color w:val="000000"/>
                <w:sz w:val="20"/>
                <w:szCs w:val="20"/>
                <w:lang w:val="en-CA"/>
              </w:rPr>
              <w:t>purpose</w:t>
            </w:r>
          </w:p>
        </w:tc>
        <w:tc>
          <w:tcPr>
            <w:tcW w:w="1559" w:type="dxa"/>
          </w:tcPr>
          <w:p w14:paraId="1604A2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AEA1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6F55C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2AB64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6" w:name="BKM_D4489C08_74CE_4704_A313_E3DE8D8C2C02"/>
            <w:bookmarkEnd w:id="216"/>
            <w:r w:rsidRPr="00D14AF0">
              <w:rPr>
                <w:rFonts w:asciiTheme="minorHAnsi" w:hAnsiTheme="minorHAnsi" w:cs="Arial"/>
                <w:color w:val="000000"/>
                <w:sz w:val="20"/>
                <w:szCs w:val="20"/>
                <w:lang w:val="en-CA"/>
              </w:rPr>
              <w:t>status</w:t>
            </w:r>
          </w:p>
        </w:tc>
        <w:tc>
          <w:tcPr>
            <w:tcW w:w="1559" w:type="dxa"/>
          </w:tcPr>
          <w:p w14:paraId="744E6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EA80B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present status of the borehole (eg, abandoned, completed, proposed, suspended)</w:t>
            </w:r>
          </w:p>
          <w:p w14:paraId="0FCF5E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E8F65E" w14:textId="77777777" w:rsidTr="00D14AF0">
        <w:tc>
          <w:tcPr>
            <w:tcW w:w="2518" w:type="dxa"/>
          </w:tcPr>
          <w:p w14:paraId="473AB2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7" w:name="BKM_3CED884F_4F1D_42D8_9256_BF8F325D7BF9"/>
            <w:bookmarkEnd w:id="217"/>
            <w:r w:rsidRPr="00D14AF0">
              <w:rPr>
                <w:rFonts w:asciiTheme="minorHAnsi" w:hAnsiTheme="minorHAnsi" w:cs="Arial"/>
                <w:color w:val="000000"/>
                <w:sz w:val="20"/>
                <w:szCs w:val="20"/>
                <w:lang w:val="en-CA"/>
              </w:rPr>
              <w:t>drillingMethod</w:t>
            </w:r>
          </w:p>
        </w:tc>
        <w:tc>
          <w:tcPr>
            <w:tcW w:w="1559" w:type="dxa"/>
          </w:tcPr>
          <w:p w14:paraId="31CE43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F762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drilling method, or methods, used for this borehole (eg, RAB, auger, diamond core drilling, air core drilling, piston)</w:t>
            </w:r>
          </w:p>
          <w:p w14:paraId="3D91013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0C84D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A406E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8" w:name="BKM_4D00B287_AF58_4181_BBC5_8A25643F2ECB"/>
            <w:bookmarkEnd w:id="218"/>
            <w:r w:rsidRPr="00D14AF0">
              <w:rPr>
                <w:rFonts w:asciiTheme="minorHAnsi" w:hAnsiTheme="minorHAnsi" w:cs="Arial"/>
                <w:color w:val="000000"/>
                <w:sz w:val="20"/>
                <w:szCs w:val="20"/>
                <w:lang w:val="en-CA"/>
              </w:rPr>
              <w:t>operator</w:t>
            </w:r>
          </w:p>
        </w:tc>
        <w:tc>
          <w:tcPr>
            <w:tcW w:w="1559" w:type="dxa"/>
          </w:tcPr>
          <w:p w14:paraId="24D67C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7E22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28F12B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B79462" w14:textId="77777777" w:rsidTr="00D14AF0">
        <w:tc>
          <w:tcPr>
            <w:tcW w:w="2518" w:type="dxa"/>
          </w:tcPr>
          <w:p w14:paraId="4651B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9" w:name="BKM_8130FE65_F0ED_41F2_ABFA_924F7CBE3C44"/>
            <w:bookmarkEnd w:id="219"/>
            <w:r w:rsidRPr="00D14AF0">
              <w:rPr>
                <w:rFonts w:asciiTheme="minorHAnsi" w:hAnsiTheme="minorHAnsi" w:cs="Arial"/>
                <w:color w:val="000000"/>
                <w:sz w:val="20"/>
                <w:szCs w:val="20"/>
                <w:lang w:val="en-CA"/>
              </w:rPr>
              <w:lastRenderedPageBreak/>
              <w:t>driller</w:t>
            </w:r>
          </w:p>
        </w:tc>
        <w:tc>
          <w:tcPr>
            <w:tcW w:w="1559" w:type="dxa"/>
          </w:tcPr>
          <w:p w14:paraId="4753B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5035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organisation responsible for drilling the borehole (as opposed to commissioning the borehole).</w:t>
            </w:r>
          </w:p>
          <w:p w14:paraId="0A11BE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2A96F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EC46D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0" w:name="BKM_44DAEF74_D7B7_4FE5_8CBB_636851476829"/>
            <w:bookmarkEnd w:id="220"/>
            <w:r w:rsidRPr="00D14AF0">
              <w:rPr>
                <w:rFonts w:asciiTheme="minorHAnsi" w:hAnsiTheme="minorHAnsi" w:cs="Arial"/>
                <w:color w:val="000000"/>
                <w:sz w:val="20"/>
                <w:szCs w:val="20"/>
                <w:lang w:val="en-CA"/>
              </w:rPr>
              <w:t>drillStartDate</w:t>
            </w:r>
          </w:p>
        </w:tc>
        <w:tc>
          <w:tcPr>
            <w:tcW w:w="1559" w:type="dxa"/>
          </w:tcPr>
          <w:p w14:paraId="60B2A1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FFD0E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start of drilling (formatted as a gml:timePosition - eg, 2012-03-17)</w:t>
            </w:r>
          </w:p>
          <w:p w14:paraId="6A210E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9B7DC1" w14:textId="77777777" w:rsidTr="00D14AF0">
        <w:tc>
          <w:tcPr>
            <w:tcW w:w="2518" w:type="dxa"/>
          </w:tcPr>
          <w:p w14:paraId="29EF47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1" w:name="BKM_3338A6EC_8A76_4151_9BBE_AF6AA6E7ABA5"/>
            <w:bookmarkEnd w:id="221"/>
            <w:r w:rsidRPr="00D14AF0">
              <w:rPr>
                <w:rFonts w:asciiTheme="minorHAnsi" w:hAnsiTheme="minorHAnsi" w:cs="Arial"/>
                <w:color w:val="000000"/>
                <w:sz w:val="20"/>
                <w:szCs w:val="20"/>
                <w:lang w:val="en-CA"/>
              </w:rPr>
              <w:t>drillEndDate</w:t>
            </w:r>
          </w:p>
        </w:tc>
        <w:tc>
          <w:tcPr>
            <w:tcW w:w="1559" w:type="dxa"/>
          </w:tcPr>
          <w:p w14:paraId="5B8EEA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4D488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end of drilling (formatted as a gml:timePosition - eg, 2012-03-28)</w:t>
            </w:r>
          </w:p>
          <w:p w14:paraId="3886B3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7C48AA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2342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2" w:name="BKM_0695D395_0E6D_4C80_885E_54CD7307213E"/>
            <w:bookmarkEnd w:id="222"/>
            <w:r w:rsidRPr="00D14AF0">
              <w:rPr>
                <w:rFonts w:asciiTheme="minorHAnsi" w:hAnsiTheme="minorHAnsi" w:cs="Arial"/>
                <w:color w:val="000000"/>
                <w:sz w:val="20"/>
                <w:szCs w:val="20"/>
                <w:lang w:val="en-CA"/>
              </w:rPr>
              <w:t>startPoint</w:t>
            </w:r>
          </w:p>
        </w:tc>
        <w:tc>
          <w:tcPr>
            <w:tcW w:w="1559" w:type="dxa"/>
          </w:tcPr>
          <w:p w14:paraId="665BFF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62CE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237694" w14:textId="77777777" w:rsidTr="00D14AF0">
        <w:tc>
          <w:tcPr>
            <w:tcW w:w="2518" w:type="dxa"/>
          </w:tcPr>
          <w:p w14:paraId="4A091C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3" w:name="BKM_83AB4886_B40B_45D9_93A6_9A7A11A1DB22"/>
            <w:bookmarkEnd w:id="223"/>
            <w:r w:rsidRPr="00D14AF0">
              <w:rPr>
                <w:rFonts w:asciiTheme="minorHAnsi" w:hAnsiTheme="minorHAnsi" w:cs="Arial"/>
                <w:color w:val="000000"/>
                <w:sz w:val="20"/>
                <w:szCs w:val="20"/>
                <w:lang w:val="en-CA"/>
              </w:rPr>
              <w:t>inclinationType</w:t>
            </w:r>
          </w:p>
        </w:tc>
        <w:tc>
          <w:tcPr>
            <w:tcW w:w="1559" w:type="dxa"/>
          </w:tcPr>
          <w:p w14:paraId="5AA6FF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A37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type of inclination of the borehole (eg, vertical, inclined up, inclined down, horizontal)</w:t>
            </w:r>
          </w:p>
          <w:p w14:paraId="41F9A4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A029F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888C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4" w:name="BKM_18DECF87_EACF_4237_B14D_5CBA397C8B9F"/>
            <w:bookmarkEnd w:id="224"/>
            <w:r w:rsidRPr="00D14AF0">
              <w:rPr>
                <w:rFonts w:asciiTheme="minorHAnsi" w:hAnsiTheme="minorHAnsi" w:cs="Arial"/>
                <w:color w:val="000000"/>
                <w:sz w:val="20"/>
                <w:szCs w:val="20"/>
                <w:lang w:val="en-CA"/>
              </w:rPr>
              <w:t>boreholeMaterialCustodian</w:t>
            </w:r>
          </w:p>
        </w:tc>
        <w:tc>
          <w:tcPr>
            <w:tcW w:w="1559" w:type="dxa"/>
          </w:tcPr>
          <w:p w14:paraId="62AFED1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22763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that is the custodian of the material recovered from the borehole</w:t>
            </w:r>
          </w:p>
          <w:p w14:paraId="0C1744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166F8EB" w14:textId="77777777" w:rsidTr="00D14AF0">
        <w:tc>
          <w:tcPr>
            <w:tcW w:w="2518" w:type="dxa"/>
          </w:tcPr>
          <w:p w14:paraId="627720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5" w:name="BKM_A2513DE4_90C9_4111_97A5_8AB9734CC788"/>
            <w:bookmarkEnd w:id="225"/>
            <w:r w:rsidRPr="00D14AF0">
              <w:rPr>
                <w:rFonts w:asciiTheme="minorHAnsi" w:hAnsiTheme="minorHAnsi" w:cs="Arial"/>
                <w:color w:val="000000"/>
                <w:sz w:val="20"/>
                <w:szCs w:val="20"/>
                <w:lang w:val="en-CA"/>
              </w:rPr>
              <w:t>boreholeLength_m</w:t>
            </w:r>
          </w:p>
        </w:tc>
        <w:tc>
          <w:tcPr>
            <w:tcW w:w="1559" w:type="dxa"/>
          </w:tcPr>
          <w:p w14:paraId="0F1F2B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39C450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4F519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667F0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6" w:name="BKM_C29B4A43_BD79_4426_A200_1B1C1E4E23DB"/>
            <w:bookmarkEnd w:id="226"/>
            <w:r w:rsidRPr="00D14AF0">
              <w:rPr>
                <w:rFonts w:asciiTheme="minorHAnsi" w:hAnsiTheme="minorHAnsi" w:cs="Arial"/>
                <w:color w:val="000000"/>
                <w:sz w:val="20"/>
                <w:szCs w:val="20"/>
                <w:lang w:val="en-CA"/>
              </w:rPr>
              <w:t>elevation_m</w:t>
            </w:r>
          </w:p>
        </w:tc>
        <w:tc>
          <w:tcPr>
            <w:tcW w:w="1559" w:type="dxa"/>
          </w:tcPr>
          <w:p w14:paraId="3C902F8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027CC3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Compromise approach to supply elevation data, in metres, for the borehole (ie, wellbore) start point. This is to allow for legacy data without elevation data, and for software that cannot process </w:t>
            </w:r>
            <w:proofErr w:type="gramStart"/>
            <w:r w:rsidRPr="00D14AF0">
              <w:rPr>
                <w:rFonts w:asciiTheme="minorHAnsi" w:hAnsiTheme="minorHAnsi" w:cs="Arial"/>
                <w:color w:val="000000"/>
                <w:sz w:val="20"/>
                <w:szCs w:val="20"/>
                <w:lang w:val="en-CA"/>
              </w:rPr>
              <w:t>a 3D</w:t>
            </w:r>
            <w:proofErr w:type="gramEnd"/>
            <w:r w:rsidRPr="00D14AF0">
              <w:rPr>
                <w:rFonts w:asciiTheme="minorHAnsi" w:hAnsiTheme="minorHAnsi" w:cs="Arial"/>
                <w:color w:val="000000"/>
                <w:sz w:val="20"/>
                <w:szCs w:val="20"/>
                <w:lang w:val="en-CA"/>
              </w:rPr>
              <w:t xml:space="preserve"> GM_Point. The SRS will be a one dimensional vertical SRS (ie, EPSG code in the range 5600-5799).</w:t>
            </w:r>
          </w:p>
          <w:p w14:paraId="07766D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CBC50D" w14:textId="77777777" w:rsidTr="00D14AF0">
        <w:tc>
          <w:tcPr>
            <w:tcW w:w="2518" w:type="dxa"/>
          </w:tcPr>
          <w:p w14:paraId="2EF940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7" w:name="BKM_D6389F0E_EB92_428D_B31C_62B7B2DE2191"/>
            <w:bookmarkEnd w:id="227"/>
            <w:r w:rsidRPr="00D14AF0">
              <w:rPr>
                <w:rFonts w:asciiTheme="minorHAnsi" w:hAnsiTheme="minorHAnsi" w:cs="Arial"/>
                <w:color w:val="000000"/>
                <w:sz w:val="20"/>
                <w:szCs w:val="20"/>
                <w:lang w:val="en-CA"/>
              </w:rPr>
              <w:t>elevation_srs</w:t>
            </w:r>
          </w:p>
        </w:tc>
        <w:tc>
          <w:tcPr>
            <w:tcW w:w="1559" w:type="dxa"/>
          </w:tcPr>
          <w:p w14:paraId="2B274E1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DEC5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of a spatial reference system of the elevation value. (eg, mean sea level) Mandatory if elevation_m is populated.</w:t>
            </w:r>
          </w:p>
          <w:p w14:paraId="0F5C4B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03454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5379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8" w:name="BKM_44662CA4_810A_46C1_8CCE_D899E8B34841"/>
            <w:bookmarkEnd w:id="228"/>
            <w:r w:rsidRPr="00D14AF0">
              <w:rPr>
                <w:rFonts w:asciiTheme="minorHAnsi" w:hAnsiTheme="minorHAnsi" w:cs="Arial"/>
                <w:color w:val="000000"/>
                <w:sz w:val="20"/>
                <w:szCs w:val="20"/>
                <w:lang w:val="en-CA"/>
              </w:rPr>
              <w:t>positionalAccuracy</w:t>
            </w:r>
          </w:p>
        </w:tc>
        <w:tc>
          <w:tcPr>
            <w:tcW w:w="1559" w:type="dxa"/>
          </w:tcPr>
          <w:p w14:paraId="236C3E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AAB060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An estimate of the accuracy of the location of the borehole collar location.</w:t>
            </w:r>
          </w:p>
          <w:p w14:paraId="5E13BB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AD3DCB" w14:textId="77777777" w:rsidTr="00D14AF0">
        <w:tc>
          <w:tcPr>
            <w:tcW w:w="2518" w:type="dxa"/>
          </w:tcPr>
          <w:p w14:paraId="368512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9" w:name="BKM_A4ADBA47_2A66_4D31_B98E_429D2187557A"/>
            <w:bookmarkEnd w:id="229"/>
            <w:r w:rsidRPr="00D14AF0">
              <w:rPr>
                <w:rFonts w:asciiTheme="minorHAnsi" w:hAnsiTheme="minorHAnsi" w:cs="Arial"/>
                <w:color w:val="000000"/>
                <w:sz w:val="20"/>
                <w:szCs w:val="20"/>
                <w:lang w:val="en-CA"/>
              </w:rPr>
              <w:t>source</w:t>
            </w:r>
          </w:p>
        </w:tc>
        <w:tc>
          <w:tcPr>
            <w:tcW w:w="1559" w:type="dxa"/>
          </w:tcPr>
          <w:p w14:paraId="2A1CE5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18CEB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15111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51286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0" w:name="BKM_6A453B7D_E05C_442A_9729_07602A0CE53F"/>
            <w:bookmarkEnd w:id="230"/>
            <w:r w:rsidRPr="00D14AF0">
              <w:rPr>
                <w:rFonts w:asciiTheme="minorHAnsi" w:hAnsiTheme="minorHAnsi" w:cs="Arial"/>
                <w:color w:val="000000"/>
                <w:sz w:val="20"/>
                <w:szCs w:val="20"/>
                <w:lang w:val="en-CA"/>
              </w:rPr>
              <w:t>specification_uri</w:t>
            </w:r>
          </w:p>
        </w:tc>
        <w:tc>
          <w:tcPr>
            <w:tcW w:w="1559" w:type="dxa"/>
          </w:tcPr>
          <w:p w14:paraId="157255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E533F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GeologicUnit feature that describes the instance in detail. Mandatory property - if not value is provided then a URI referring to a controlled concept explaining why the value is nil must be provided.</w:t>
            </w:r>
          </w:p>
          <w:p w14:paraId="3AAEF5B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B3C658D" w14:textId="77777777" w:rsidTr="00D14AF0">
        <w:tc>
          <w:tcPr>
            <w:tcW w:w="2518" w:type="dxa"/>
          </w:tcPr>
          <w:p w14:paraId="743CC4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1" w:name="BKM_B674F95F_8259_4A18_BB9A_C7004F238C58"/>
            <w:bookmarkEnd w:id="231"/>
            <w:r w:rsidRPr="00D14AF0">
              <w:rPr>
                <w:rFonts w:asciiTheme="minorHAnsi" w:hAnsiTheme="minorHAnsi" w:cs="Arial"/>
                <w:color w:val="000000"/>
                <w:sz w:val="20"/>
                <w:szCs w:val="20"/>
                <w:lang w:val="en-CA"/>
              </w:rPr>
              <w:t>parentBorehole_uri</w:t>
            </w:r>
          </w:p>
        </w:tc>
        <w:tc>
          <w:tcPr>
            <w:tcW w:w="1559" w:type="dxa"/>
          </w:tcPr>
          <w:p w14:paraId="5A3B9D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C12DD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the unique ID of a parent borehole (eg, parent well of a sidetrack wellbore)</w:t>
            </w:r>
          </w:p>
          <w:p w14:paraId="3AC74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99855F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7107F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2" w:name="BKM_99FA56C9_DF26_4FF5_AF2C_A1CA27033687"/>
            <w:bookmarkEnd w:id="232"/>
            <w:r w:rsidRPr="00D14AF0">
              <w:rPr>
                <w:rFonts w:asciiTheme="minorHAnsi" w:hAnsiTheme="minorHAnsi" w:cs="Arial"/>
                <w:color w:val="000000"/>
                <w:sz w:val="20"/>
                <w:szCs w:val="20"/>
                <w:lang w:val="en-CA"/>
              </w:rPr>
              <w:t>metadata_uri</w:t>
            </w:r>
          </w:p>
        </w:tc>
        <w:tc>
          <w:tcPr>
            <w:tcW w:w="1559" w:type="dxa"/>
          </w:tcPr>
          <w:p w14:paraId="3EFD20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FC82C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0D574F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7F732B9" w14:textId="77777777" w:rsidTr="00D14AF0">
        <w:tc>
          <w:tcPr>
            <w:tcW w:w="2518" w:type="dxa"/>
          </w:tcPr>
          <w:p w14:paraId="142604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3" w:name="BKM_10DBF70D_6106_40F3_9F20_6815C31BFF23"/>
            <w:bookmarkEnd w:id="233"/>
            <w:r w:rsidRPr="00D14AF0">
              <w:rPr>
                <w:rFonts w:asciiTheme="minorHAnsi" w:hAnsiTheme="minorHAnsi" w:cs="Arial"/>
                <w:color w:val="000000"/>
                <w:sz w:val="20"/>
                <w:szCs w:val="20"/>
                <w:lang w:val="en-CA"/>
              </w:rPr>
              <w:lastRenderedPageBreak/>
              <w:t>genericSymbolizer</w:t>
            </w:r>
          </w:p>
        </w:tc>
        <w:tc>
          <w:tcPr>
            <w:tcW w:w="1559" w:type="dxa"/>
          </w:tcPr>
          <w:p w14:paraId="117FBA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6C17AB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63142C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0082E1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161A08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4" w:name="BKM_156BACFD_61FB_4C7D_8E17_15915D5DC1EB"/>
            <w:bookmarkEnd w:id="234"/>
            <w:r w:rsidRPr="00D14AF0">
              <w:rPr>
                <w:rFonts w:asciiTheme="minorHAnsi" w:hAnsiTheme="minorHAnsi" w:cs="Arial"/>
                <w:color w:val="000000"/>
                <w:sz w:val="20"/>
                <w:szCs w:val="20"/>
                <w:lang w:val="en-CA"/>
              </w:rPr>
              <w:t>shape</w:t>
            </w:r>
          </w:p>
        </w:tc>
        <w:tc>
          <w:tcPr>
            <w:tcW w:w="1559" w:type="dxa"/>
          </w:tcPr>
          <w:p w14:paraId="195718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3D4C3E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Geometry defining the extent of the borehole </w:t>
            </w:r>
            <w:proofErr w:type="gramStart"/>
            <w:r w:rsidRPr="00D14AF0">
              <w:rPr>
                <w:rFonts w:asciiTheme="minorHAnsi" w:hAnsiTheme="minorHAnsi" w:cs="Arial"/>
                <w:color w:val="000000"/>
                <w:sz w:val="20"/>
                <w:szCs w:val="20"/>
                <w:lang w:val="en-CA"/>
              </w:rPr>
              <w:t>start</w:t>
            </w:r>
            <w:proofErr w:type="gramEnd"/>
            <w:r w:rsidRPr="00D14AF0">
              <w:rPr>
                <w:rFonts w:asciiTheme="minorHAnsi" w:hAnsiTheme="minorHAnsi" w:cs="Arial"/>
                <w:color w:val="000000"/>
                <w:sz w:val="20"/>
                <w:szCs w:val="20"/>
                <w:lang w:val="en-CA"/>
              </w:rPr>
              <w:t xml:space="preserve"> point.</w:t>
            </w:r>
          </w:p>
          <w:p w14:paraId="3117FB1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AF13AA" w14:textId="77777777" w:rsidTr="00D14AF0">
        <w:tc>
          <w:tcPr>
            <w:tcW w:w="2518" w:type="dxa"/>
          </w:tcPr>
          <w:p w14:paraId="54DD23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5" w:name="BKM_660451F7_6344_4A08_8AF1_55EA34BAFC1E"/>
            <w:bookmarkEnd w:id="235"/>
            <w:r w:rsidRPr="00D14AF0">
              <w:rPr>
                <w:rFonts w:asciiTheme="minorHAnsi" w:hAnsiTheme="minorHAnsi" w:cs="Arial"/>
                <w:color w:val="000000"/>
                <w:sz w:val="20"/>
                <w:szCs w:val="20"/>
                <w:lang w:val="en-CA"/>
              </w:rPr>
              <w:t>any</w:t>
            </w:r>
          </w:p>
        </w:tc>
        <w:tc>
          <w:tcPr>
            <w:tcW w:w="1559" w:type="dxa"/>
          </w:tcPr>
          <w:p w14:paraId="42B78F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170E60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1D9B7A4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77777777" w:rsidR="000843E1" w:rsidRPr="00D12552" w:rsidRDefault="000843E1" w:rsidP="000843E1">
            <w:pPr>
              <w:pStyle w:val="Tabletext10"/>
              <w:jc w:val="left"/>
              <w:rPr>
                <w:rStyle w:val="reqtext"/>
                <w:lang w:val="en-CA"/>
              </w:rPr>
            </w:pPr>
            <w:r>
              <w:rPr>
                <w:rStyle w:val="reqtext"/>
                <w:lang w:val="en-CA"/>
              </w:rPr>
              <w:t>Identifier SHALL 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77777777" w:rsidR="000843E1" w:rsidRPr="00D12552" w:rsidRDefault="000843E1" w:rsidP="000843E1">
            <w:pPr>
              <w:pStyle w:val="Tabletext10"/>
              <w:jc w:val="left"/>
              <w:rPr>
                <w:rStyle w:val="reqtext"/>
                <w:lang w:val="en-CA"/>
              </w:rPr>
            </w:pPr>
            <w:r>
              <w:rPr>
                <w:rStyle w:val="reqtext"/>
                <w:lang w:val="en-CA"/>
              </w:rPr>
              <w:t>Elevation_srs SHALL 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boreholeview-specification_uri</w:t>
            </w:r>
          </w:p>
        </w:tc>
        <w:tc>
          <w:tcPr>
            <w:tcW w:w="4678" w:type="dxa"/>
            <w:tcBorders>
              <w:left w:val="nil"/>
            </w:tcBorders>
            <w:shd w:val="clear" w:color="auto" w:fill="auto"/>
          </w:tcPr>
          <w:p w14:paraId="72BBFBC8" w14:textId="77777777" w:rsidR="000843E1" w:rsidRPr="00D12552" w:rsidRDefault="000843E1" w:rsidP="000843E1">
            <w:pPr>
              <w:pStyle w:val="Tabletext10"/>
              <w:jc w:val="left"/>
              <w:rPr>
                <w:rStyle w:val="reqtext"/>
                <w:lang w:val="en-CA"/>
              </w:rPr>
            </w:pPr>
            <w:r>
              <w:rPr>
                <w:rStyle w:val="reqtext"/>
                <w:lang w:val="en-CA"/>
              </w:rPr>
              <w:t xml:space="preserve">Specification_uri SHALL resolve to a representation of a GeoSciML </w:t>
            </w:r>
            <w:proofErr w:type="gramStart"/>
            <w:r>
              <w:rPr>
                <w:rStyle w:val="reqtext"/>
                <w:lang w:val="en-CA"/>
              </w:rPr>
              <w:t>GeologicUnit  or</w:t>
            </w:r>
            <w:proofErr w:type="gramEnd"/>
            <w:r>
              <w:rPr>
                <w:rStyle w:val="reqtext"/>
                <w:lang w:val="en-CA"/>
              </w:rPr>
              <w:t xml:space="preserve"> a controlled concept describing why the value if nil.</w:t>
            </w:r>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7777777" w:rsidR="000843E1" w:rsidRPr="00D12552" w:rsidRDefault="000843E1" w:rsidP="000843E1">
            <w:pPr>
              <w:pStyle w:val="Tabletext10"/>
              <w:jc w:val="left"/>
              <w:rPr>
                <w:rStyle w:val="reqtext"/>
                <w:lang w:val="en-CA"/>
              </w:rPr>
            </w:pPr>
            <w:r>
              <w:rPr>
                <w:rStyle w:val="reqtext"/>
                <w:lang w:val="en-CA"/>
              </w:rPr>
              <w:t>If present, parentBorehole_uri SHALL resolver to a representation of a GeoSciML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77777777" w:rsidR="000843E1" w:rsidRPr="00D12552" w:rsidRDefault="000843E1" w:rsidP="000843E1">
            <w:pPr>
              <w:pStyle w:val="Tabletext10"/>
              <w:rPr>
                <w:rStyle w:val="requri"/>
                <w:lang w:val="en-CA"/>
              </w:rPr>
            </w:pPr>
            <w:commentRangeStart w:id="236"/>
            <w:r>
              <w:rPr>
                <w:rStyle w:val="requri"/>
                <w:lang w:val="en-CA"/>
              </w:rPr>
              <w:t>/req/gsml4-portrayal</w:t>
            </w:r>
            <w:r w:rsidRPr="00D12552">
              <w:rPr>
                <w:rStyle w:val="requri"/>
                <w:lang w:val="en-CA"/>
              </w:rPr>
              <w:t>/</w:t>
            </w:r>
            <w:r>
              <w:rPr>
                <w:rStyle w:val="requri"/>
                <w:lang w:val="en-CA"/>
              </w:rPr>
              <w:t>boreholeview-metadata_uri</w:t>
            </w:r>
          </w:p>
        </w:tc>
        <w:tc>
          <w:tcPr>
            <w:tcW w:w="4678" w:type="dxa"/>
            <w:tcBorders>
              <w:left w:val="nil"/>
            </w:tcBorders>
            <w:shd w:val="clear" w:color="auto" w:fill="auto"/>
          </w:tcPr>
          <w:p w14:paraId="4757E425" w14:textId="77777777" w:rsidR="000843E1" w:rsidRPr="00D12552" w:rsidRDefault="000843E1" w:rsidP="000843E1">
            <w:pPr>
              <w:pStyle w:val="Tabletext10"/>
              <w:jc w:val="left"/>
              <w:rPr>
                <w:rStyle w:val="reqtext"/>
                <w:lang w:val="en-CA"/>
              </w:rPr>
            </w:pPr>
            <w:r>
              <w:rPr>
                <w:rStyle w:val="reqtext"/>
                <w:lang w:val="en-CA"/>
              </w:rPr>
              <w:t>If present, metadata_uri SHALL resolver to a metadata record.</w:t>
            </w:r>
            <w:commentRangeEnd w:id="236"/>
            <w:r>
              <w:rPr>
                <w:rStyle w:val="CommentReference"/>
                <w:rFonts w:ascii="Times New Roman" w:eastAsia="Times New Roman" w:hAnsi="Times New Roman"/>
                <w:lang w:val="en-US" w:eastAsia="en-US"/>
              </w:rPr>
              <w:commentReference w:id="236"/>
            </w:r>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D14AF0">
      <w:pPr>
        <w:pStyle w:val="Heading3"/>
        <w:rPr>
          <w:lang w:val="en-CA"/>
        </w:rPr>
      </w:pPr>
      <w:r w:rsidRPr="00D14AF0">
        <w:rPr>
          <w:lang w:val="en-CA"/>
        </w:rPr>
        <w:t>C</w:t>
      </w:r>
      <w:bookmarkStart w:id="237" w:name="BKM_6A5667C6_1461_4AA7_BA98_1583B82E247C"/>
      <w:bookmarkEnd w:id="237"/>
      <w:r w:rsidRPr="00D14AF0">
        <w:rPr>
          <w:lang w:val="en-CA"/>
        </w:rPr>
        <w:t>ontactView</w:t>
      </w:r>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p>
    <w:p w14:paraId="753EA2FF" w14:textId="77777777" w:rsidR="00E426FD" w:rsidRDefault="00E426FD" w:rsidP="00E426FD">
      <w:pPr>
        <w:pStyle w:val="Caption"/>
        <w:rPr>
          <w:rFonts w:cs="Arial"/>
          <w:color w:val="000000"/>
          <w:lang w:val="en-CA"/>
        </w:rPr>
      </w:pPr>
      <w:r>
        <w:t xml:space="preserve">Figure </w:t>
      </w:r>
      <w:r w:rsidR="009C2973">
        <w:fldChar w:fldCharType="begin"/>
      </w:r>
      <w:r w:rsidR="009C2973">
        <w:instrText xml:space="preserve"> SEQ Figure \* ARABIC </w:instrText>
      </w:r>
      <w:r w:rsidR="009C2973">
        <w:fldChar w:fldCharType="separate"/>
      </w:r>
      <w:r w:rsidR="00C343CA">
        <w:rPr>
          <w:noProof/>
        </w:rPr>
        <w:t>10</w:t>
      </w:r>
      <w:r w:rsidR="009C2973">
        <w:rPr>
          <w:noProof/>
        </w:rPr>
        <w:fldChar w:fldCharType="end"/>
      </w:r>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Contact.</w:t>
      </w:r>
      <w:proofErr w:type="gramEnd"/>
      <w:r w:rsidRPr="00D14AF0">
        <w:rPr>
          <w:rFonts w:cs="Arial"/>
          <w:color w:val="000000"/>
          <w:lang w:val="en-CA"/>
        </w:rPr>
        <w:t xml:space="preserve"> In GeoSciML terms this will be an instance of a MappedFeature with key property values from the associated Contact feature summarised </w:t>
      </w:r>
      <w:r w:rsidRPr="00D14AF0">
        <w:rPr>
          <w:rFonts w:cs="Arial"/>
          <w:color w:val="000000"/>
          <w:lang w:val="en-CA"/>
        </w:rPr>
        <w:lastRenderedPageBreak/>
        <w:t>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Caption"/>
        <w:keepNext/>
      </w:pPr>
      <w:r>
        <w:t xml:space="preserve">Table </w:t>
      </w:r>
      <w:r w:rsidR="009C2973">
        <w:fldChar w:fldCharType="begin"/>
      </w:r>
      <w:r w:rsidR="009C2973">
        <w:instrText xml:space="preserve"> SEQ Table \* ARABIC </w:instrText>
      </w:r>
      <w:r w:rsidR="009C2973">
        <w:fldChar w:fldCharType="separate"/>
      </w:r>
      <w:r w:rsidR="003C190E">
        <w:rPr>
          <w:noProof/>
        </w:rPr>
        <w:t>4</w:t>
      </w:r>
      <w:r w:rsidR="009C2973">
        <w:rPr>
          <w:noProof/>
        </w:rPr>
        <w:fldChar w:fldCharType="end"/>
      </w:r>
      <w:r>
        <w:t xml:space="preserve"> : ContactView properties</w:t>
      </w:r>
    </w:p>
    <w:tbl>
      <w:tblPr>
        <w:tblStyle w:val="LightShading"/>
        <w:tblW w:w="9735" w:type="dxa"/>
        <w:tblLayout w:type="fixed"/>
        <w:tblLook w:val="0420" w:firstRow="1" w:lastRow="0" w:firstColumn="0" w:lastColumn="0" w:noHBand="0" w:noVBand="1"/>
      </w:tblPr>
      <w:tblGrid>
        <w:gridCol w:w="1951"/>
        <w:gridCol w:w="1701"/>
        <w:gridCol w:w="6083"/>
      </w:tblGrid>
      <w:tr w:rsidR="00D14AF0" w:rsidRPr="00D14AF0" w14:paraId="2D5474C0" w14:textId="77777777" w:rsidTr="00D14AF0">
        <w:trPr>
          <w:cnfStyle w:val="100000000000" w:firstRow="1" w:lastRow="0" w:firstColumn="0" w:lastColumn="0" w:oddVBand="0" w:evenVBand="0" w:oddHBand="0" w:evenHBand="0" w:firstRowFirstColumn="0" w:firstRowLastColumn="0" w:lastRowFirstColumn="0" w:lastRowLastColumn="0"/>
        </w:trPr>
        <w:tc>
          <w:tcPr>
            <w:tcW w:w="1951" w:type="dxa"/>
          </w:tcPr>
          <w:p w14:paraId="10C0D8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8" w:name="BKM_DAD0F5C5_7ECC_4F46_8F23_D5FDAEC9FFF1"/>
            <w:bookmarkEnd w:id="238"/>
            <w:r w:rsidRPr="00D14AF0">
              <w:rPr>
                <w:rFonts w:asciiTheme="minorHAnsi" w:hAnsiTheme="minorHAnsi" w:cs="Arial"/>
                <w:color w:val="000000"/>
                <w:sz w:val="20"/>
                <w:szCs w:val="20"/>
                <w:lang w:val="en-CA"/>
              </w:rPr>
              <w:t>Name</w:t>
            </w:r>
          </w:p>
        </w:tc>
        <w:tc>
          <w:tcPr>
            <w:tcW w:w="1701" w:type="dxa"/>
          </w:tcPr>
          <w:p w14:paraId="5130D8E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083" w:type="dxa"/>
          </w:tcPr>
          <w:p w14:paraId="59FF2C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1AE5EC6"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1C0FA2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1ED023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31DE88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41179B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9D0DDA" w14:textId="77777777" w:rsidTr="00D14AF0">
        <w:tc>
          <w:tcPr>
            <w:tcW w:w="1951" w:type="dxa"/>
          </w:tcPr>
          <w:p w14:paraId="59769E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9" w:name="BKM_29C4138F_4CAD_4B96_B0DF_B91BA8041A62"/>
            <w:bookmarkEnd w:id="239"/>
            <w:r w:rsidRPr="00D14AF0">
              <w:rPr>
                <w:rFonts w:asciiTheme="minorHAnsi" w:hAnsiTheme="minorHAnsi" w:cs="Arial"/>
                <w:color w:val="000000"/>
                <w:sz w:val="20"/>
                <w:szCs w:val="20"/>
                <w:lang w:val="en-CA"/>
              </w:rPr>
              <w:t>name</w:t>
            </w:r>
          </w:p>
        </w:tc>
        <w:tc>
          <w:tcPr>
            <w:tcW w:w="1701" w:type="dxa"/>
          </w:tcPr>
          <w:p w14:paraId="36A8CD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4D73B0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Contact.</w:t>
            </w:r>
          </w:p>
          <w:p w14:paraId="4FFFBA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75BEF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4429210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0" w:name="BKM_6AE23AB8_B6A5_4B32_A803_62E099830E93"/>
            <w:bookmarkEnd w:id="240"/>
            <w:r w:rsidRPr="00D14AF0">
              <w:rPr>
                <w:rFonts w:asciiTheme="minorHAnsi" w:hAnsiTheme="minorHAnsi" w:cs="Arial"/>
                <w:color w:val="000000"/>
                <w:sz w:val="20"/>
                <w:szCs w:val="20"/>
                <w:lang w:val="en-CA"/>
              </w:rPr>
              <w:t>description</w:t>
            </w:r>
          </w:p>
        </w:tc>
        <w:tc>
          <w:tcPr>
            <w:tcW w:w="1701" w:type="dxa"/>
          </w:tcPr>
          <w:p w14:paraId="78E542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E47D3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Contact, typically taken from an entry on a geological map legend.</w:t>
            </w:r>
          </w:p>
          <w:p w14:paraId="74803B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AB5A55" w14:textId="77777777" w:rsidTr="00D14AF0">
        <w:tc>
          <w:tcPr>
            <w:tcW w:w="1951" w:type="dxa"/>
          </w:tcPr>
          <w:p w14:paraId="1E2CAE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1" w:name="BKM_66D56F45_5196_424F_92CB_6CB6778933A2"/>
            <w:bookmarkEnd w:id="241"/>
            <w:r w:rsidRPr="00D14AF0">
              <w:rPr>
                <w:rFonts w:asciiTheme="minorHAnsi" w:hAnsiTheme="minorHAnsi" w:cs="Arial"/>
                <w:color w:val="000000"/>
                <w:sz w:val="20"/>
                <w:szCs w:val="20"/>
                <w:lang w:val="en-CA"/>
              </w:rPr>
              <w:t>contactType</w:t>
            </w:r>
          </w:p>
        </w:tc>
        <w:tc>
          <w:tcPr>
            <w:tcW w:w="1701" w:type="dxa"/>
          </w:tcPr>
          <w:p w14:paraId="332E4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21604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Contact (as defined in GeoSciML).</w:t>
            </w:r>
          </w:p>
          <w:p w14:paraId="71AF8C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295060"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26B571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2" w:name="BKM_B569925A_5C18_4226_AFA5_D6C44B29D688"/>
            <w:bookmarkEnd w:id="242"/>
            <w:r w:rsidRPr="00D14AF0">
              <w:rPr>
                <w:rFonts w:asciiTheme="minorHAnsi" w:hAnsiTheme="minorHAnsi" w:cs="Arial"/>
                <w:color w:val="000000"/>
                <w:sz w:val="20"/>
                <w:szCs w:val="20"/>
                <w:lang w:val="en-CA"/>
              </w:rPr>
              <w:t>observationMethod</w:t>
            </w:r>
          </w:p>
        </w:tc>
        <w:tc>
          <w:tcPr>
            <w:tcW w:w="1701" w:type="dxa"/>
          </w:tcPr>
          <w:p w14:paraId="19C3C6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6ACBA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5B84D0B" w14:textId="77777777" w:rsidTr="00D14AF0">
        <w:tc>
          <w:tcPr>
            <w:tcW w:w="1951" w:type="dxa"/>
          </w:tcPr>
          <w:p w14:paraId="37FD60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3" w:name="BKM_20CF274F_94C7_43D3_9CCE_945071187259"/>
            <w:bookmarkEnd w:id="243"/>
            <w:r w:rsidRPr="00D14AF0">
              <w:rPr>
                <w:rFonts w:asciiTheme="minorHAnsi" w:hAnsiTheme="minorHAnsi" w:cs="Arial"/>
                <w:color w:val="000000"/>
                <w:sz w:val="20"/>
                <w:szCs w:val="20"/>
                <w:lang w:val="en-CA"/>
              </w:rPr>
              <w:t>positionalAccuracy</w:t>
            </w:r>
          </w:p>
        </w:tc>
        <w:tc>
          <w:tcPr>
            <w:tcW w:w="1701" w:type="dxa"/>
          </w:tcPr>
          <w:p w14:paraId="0E6038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C656F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52F501"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5A7052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4" w:name="BKM_64FA9120_8C79_470F_A4AB_510E7868EC43"/>
            <w:bookmarkEnd w:id="244"/>
            <w:r w:rsidRPr="00D14AF0">
              <w:rPr>
                <w:rFonts w:asciiTheme="minorHAnsi" w:hAnsiTheme="minorHAnsi" w:cs="Arial"/>
                <w:color w:val="000000"/>
                <w:sz w:val="20"/>
                <w:szCs w:val="20"/>
                <w:lang w:val="en-CA"/>
              </w:rPr>
              <w:t>source</w:t>
            </w:r>
          </w:p>
        </w:tc>
        <w:tc>
          <w:tcPr>
            <w:tcW w:w="1701" w:type="dxa"/>
          </w:tcPr>
          <w:p w14:paraId="220D3E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7115FB5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73571F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5F676D" w14:textId="77777777" w:rsidTr="00D14AF0">
        <w:tc>
          <w:tcPr>
            <w:tcW w:w="1951" w:type="dxa"/>
          </w:tcPr>
          <w:p w14:paraId="398E1F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5" w:name="BKM_2D4CA786_8199_42B1_BAEE_B9D15F83512C"/>
            <w:bookmarkEnd w:id="245"/>
            <w:r w:rsidRPr="00D14AF0">
              <w:rPr>
                <w:rFonts w:asciiTheme="minorHAnsi" w:hAnsiTheme="minorHAnsi" w:cs="Arial"/>
                <w:color w:val="000000"/>
                <w:sz w:val="20"/>
                <w:szCs w:val="20"/>
                <w:lang w:val="en-CA"/>
              </w:rPr>
              <w:t>contactType_uri</w:t>
            </w:r>
          </w:p>
        </w:tc>
        <w:tc>
          <w:tcPr>
            <w:tcW w:w="1701" w:type="dxa"/>
          </w:tcPr>
          <w:p w14:paraId="1C5A45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E24DE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A360EE"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3C0FAF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6" w:name="BKM_E1914A18_F58F_4042_930D_7562E211135B"/>
            <w:bookmarkEnd w:id="246"/>
            <w:r w:rsidRPr="00D14AF0">
              <w:rPr>
                <w:rFonts w:asciiTheme="minorHAnsi" w:hAnsiTheme="minorHAnsi" w:cs="Arial"/>
                <w:color w:val="000000"/>
                <w:sz w:val="20"/>
                <w:szCs w:val="20"/>
                <w:lang w:val="en-CA"/>
              </w:rPr>
              <w:t>specification_uri</w:t>
            </w:r>
          </w:p>
        </w:tc>
        <w:tc>
          <w:tcPr>
            <w:tcW w:w="1701" w:type="dxa"/>
          </w:tcPr>
          <w:p w14:paraId="40D4E7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2C6F7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161461" w14:textId="77777777" w:rsidTr="00D14AF0">
        <w:tc>
          <w:tcPr>
            <w:tcW w:w="1951" w:type="dxa"/>
          </w:tcPr>
          <w:p w14:paraId="26CA6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7" w:name="BKM_C97D1AD7_F437_45EE_9855_97FF220828AF"/>
            <w:bookmarkEnd w:id="247"/>
            <w:r w:rsidRPr="00D14AF0">
              <w:rPr>
                <w:rFonts w:asciiTheme="minorHAnsi" w:hAnsiTheme="minorHAnsi" w:cs="Arial"/>
                <w:color w:val="000000"/>
                <w:sz w:val="20"/>
                <w:szCs w:val="20"/>
                <w:lang w:val="en-CA"/>
              </w:rPr>
              <w:t>metadata_uri</w:t>
            </w:r>
          </w:p>
        </w:tc>
        <w:tc>
          <w:tcPr>
            <w:tcW w:w="1701" w:type="dxa"/>
          </w:tcPr>
          <w:p w14:paraId="3E0949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05443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262853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A412CD"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0E18B0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8" w:name="BKM_66E2F147_939A_42E7_9DA7_BB7F5E616224"/>
            <w:bookmarkEnd w:id="248"/>
            <w:r w:rsidRPr="00D14AF0">
              <w:rPr>
                <w:rFonts w:asciiTheme="minorHAnsi" w:hAnsiTheme="minorHAnsi" w:cs="Arial"/>
                <w:color w:val="000000"/>
                <w:sz w:val="20"/>
                <w:szCs w:val="20"/>
                <w:lang w:val="en-CA"/>
              </w:rPr>
              <w:t>genericSymbolizer</w:t>
            </w:r>
          </w:p>
        </w:tc>
        <w:tc>
          <w:tcPr>
            <w:tcW w:w="1701" w:type="dxa"/>
          </w:tcPr>
          <w:p w14:paraId="6438AB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6D207DA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128202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29960D" w14:textId="77777777" w:rsidTr="00D14AF0">
        <w:tc>
          <w:tcPr>
            <w:tcW w:w="1951" w:type="dxa"/>
          </w:tcPr>
          <w:p w14:paraId="5171F7F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9" w:name="BKM_7A6AD652_753B_433E_B947_78BAF8E8FFBB"/>
            <w:bookmarkEnd w:id="249"/>
            <w:r w:rsidRPr="00D14AF0">
              <w:rPr>
                <w:rFonts w:asciiTheme="minorHAnsi" w:hAnsiTheme="minorHAnsi" w:cs="Arial"/>
                <w:color w:val="000000"/>
                <w:sz w:val="20"/>
                <w:szCs w:val="20"/>
                <w:lang w:val="en-CA"/>
              </w:rPr>
              <w:t>shape</w:t>
            </w:r>
          </w:p>
        </w:tc>
        <w:tc>
          <w:tcPr>
            <w:tcW w:w="1701" w:type="dxa"/>
          </w:tcPr>
          <w:p w14:paraId="1C42D9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083" w:type="dxa"/>
          </w:tcPr>
          <w:p w14:paraId="4B9D3A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9E256D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7AB452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756E297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0" w:name="BKM_D64DC56C_F70A_4224_BA0C_96AAF9B173C3"/>
            <w:bookmarkEnd w:id="250"/>
            <w:r w:rsidRPr="00D14AF0">
              <w:rPr>
                <w:rFonts w:asciiTheme="minorHAnsi" w:hAnsiTheme="minorHAnsi" w:cs="Arial"/>
                <w:color w:val="000000"/>
                <w:sz w:val="20"/>
                <w:szCs w:val="20"/>
                <w:lang w:val="en-CA"/>
              </w:rPr>
              <w:t>any</w:t>
            </w:r>
          </w:p>
        </w:tc>
        <w:tc>
          <w:tcPr>
            <w:tcW w:w="1701" w:type="dxa"/>
          </w:tcPr>
          <w:p w14:paraId="1E38C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083" w:type="dxa"/>
          </w:tcPr>
          <w:p w14:paraId="025694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A placeholder allowing any user-defined attributes to be delivered in </w:t>
            </w:r>
            <w:r w:rsidRPr="00D14AF0">
              <w:rPr>
                <w:rFonts w:asciiTheme="minorHAnsi" w:hAnsiTheme="minorHAnsi" w:cs="Arial"/>
                <w:color w:val="000000"/>
                <w:sz w:val="20"/>
                <w:szCs w:val="20"/>
                <w:lang w:val="en-CA"/>
              </w:rPr>
              <w:lastRenderedPageBreak/>
              <w:t>addition to those specified above.</w:t>
            </w:r>
          </w:p>
          <w:p w14:paraId="4E82B6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77777777" w:rsidR="000843E1" w:rsidRPr="00D12552" w:rsidRDefault="000843E1" w:rsidP="00EF110E">
            <w:pPr>
              <w:pStyle w:val="Tabletext10"/>
              <w:jc w:val="left"/>
              <w:rPr>
                <w:rStyle w:val="reqtext"/>
                <w:lang w:val="en-CA"/>
              </w:rPr>
            </w:pPr>
            <w:r>
              <w:rPr>
                <w:rStyle w:val="reqtext"/>
                <w:lang w:val="en-CA"/>
              </w:rPr>
              <w:t>Identifier SHALL correspond to an instance of MappedFeature</w:t>
            </w:r>
            <w:r>
              <w:rPr>
                <w:rStyle w:val="CommentReference"/>
                <w:rFonts w:ascii="Times New Roman" w:eastAsia="Times New Roman" w:hAnsi="Times New Roman"/>
                <w:lang w:val="en-US" w:eastAsia="en-US"/>
              </w:rPr>
              <w:commentReference w:id="251"/>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77777777" w:rsidR="000843E1" w:rsidRPr="00D12552" w:rsidRDefault="00EF110E" w:rsidP="000843E1">
            <w:pPr>
              <w:pStyle w:val="Tabletext10"/>
              <w:jc w:val="left"/>
              <w:rPr>
                <w:rStyle w:val="reqtext"/>
                <w:lang w:val="en-CA"/>
              </w:rPr>
            </w:pPr>
            <w:r>
              <w:rPr>
                <w:rStyle w:val="reqtext"/>
                <w:lang w:val="en-CA"/>
              </w:rPr>
              <w:t>contactType_uri SHALL resolve to a vocabulary term describing a contact type</w:t>
            </w:r>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contactview-metadata-uri</w:t>
            </w:r>
          </w:p>
        </w:tc>
        <w:tc>
          <w:tcPr>
            <w:tcW w:w="4678" w:type="dxa"/>
            <w:tcBorders>
              <w:left w:val="nil"/>
            </w:tcBorders>
            <w:shd w:val="clear" w:color="auto" w:fill="auto"/>
          </w:tcPr>
          <w:p w14:paraId="03B25E97" w14:textId="77777777" w:rsidR="00EF110E" w:rsidRPr="00D12552" w:rsidRDefault="00EF110E" w:rsidP="003E1755">
            <w:pPr>
              <w:pStyle w:val="Tabletext10"/>
              <w:jc w:val="left"/>
              <w:rPr>
                <w:rStyle w:val="reqtext"/>
                <w:lang w:val="en-CA"/>
              </w:rPr>
            </w:pPr>
            <w:r>
              <w:rPr>
                <w:rStyle w:val="reqtext"/>
                <w:lang w:val="en-CA"/>
              </w:rPr>
              <w:t>Metadata_uri SHALL resolver to a representation of a metadata record</w:t>
            </w:r>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Heading3"/>
        <w:rPr>
          <w:lang w:val="en-CA"/>
        </w:rPr>
      </w:pPr>
      <w:r w:rsidRPr="00D14AF0">
        <w:rPr>
          <w:lang w:val="en-CA"/>
        </w:rPr>
        <w:t>G</w:t>
      </w:r>
      <w:bookmarkStart w:id="252" w:name="BKM_F594CD9C_5617_46AE_9ABE_FE6C018DDEAF"/>
      <w:bookmarkEnd w:id="252"/>
      <w:r w:rsidRPr="00D14AF0">
        <w:rPr>
          <w:lang w:val="en-CA"/>
        </w:rPr>
        <w:t>eologicSpecimenView</w:t>
      </w:r>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0FAB99C7" wp14:editId="4537100E">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p>
    <w:p w14:paraId="04A4891E" w14:textId="77777777" w:rsidR="00E426FD" w:rsidRDefault="00E426FD" w:rsidP="00E426FD">
      <w:pPr>
        <w:pStyle w:val="Caption"/>
        <w:rPr>
          <w:rFonts w:cs="Arial"/>
          <w:color w:val="000000"/>
          <w:lang w:val="en-CA"/>
        </w:rPr>
      </w:pPr>
      <w:r>
        <w:t xml:space="preserve">Figure </w:t>
      </w:r>
      <w:r w:rsidR="009C2973">
        <w:fldChar w:fldCharType="begin"/>
      </w:r>
      <w:r w:rsidR="009C2973">
        <w:instrText xml:space="preserve"> SEQ Figure \* ARABIC </w:instrText>
      </w:r>
      <w:r w:rsidR="009C2973">
        <w:fldChar w:fldCharType="separate"/>
      </w:r>
      <w:r w:rsidR="00C343CA">
        <w:rPr>
          <w:noProof/>
        </w:rPr>
        <w:t>11</w:t>
      </w:r>
      <w:r w:rsidR="009C2973">
        <w:rPr>
          <w:noProof/>
        </w:rPr>
        <w:fldChar w:fldCharType="end"/>
      </w:r>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Caption"/>
        <w:keepNext/>
      </w:pPr>
      <w:r>
        <w:t xml:space="preserve">Table </w:t>
      </w:r>
      <w:r w:rsidR="009C2973">
        <w:fldChar w:fldCharType="begin"/>
      </w:r>
      <w:r w:rsidR="009C2973">
        <w:instrText xml:space="preserve"> SEQ Table \* ARABIC </w:instrText>
      </w:r>
      <w:r w:rsidR="009C2973">
        <w:fldChar w:fldCharType="separate"/>
      </w:r>
      <w:r w:rsidR="003C190E">
        <w:rPr>
          <w:noProof/>
        </w:rPr>
        <w:t>5</w:t>
      </w:r>
      <w:r w:rsidR="009C2973">
        <w:rPr>
          <w:noProof/>
        </w:rPr>
        <w:fldChar w:fldCharType="end"/>
      </w:r>
      <w:r>
        <w:t xml:space="preserve"> : GeologicSpecimentView properties</w:t>
      </w:r>
    </w:p>
    <w:tbl>
      <w:tblPr>
        <w:tblStyle w:val="LightShading"/>
        <w:tblW w:w="9735" w:type="dxa"/>
        <w:tblLayout w:type="fixed"/>
        <w:tblLook w:val="0420" w:firstRow="1" w:lastRow="0" w:firstColumn="0" w:lastColumn="0" w:noHBand="0" w:noVBand="1"/>
      </w:tblPr>
      <w:tblGrid>
        <w:gridCol w:w="1809"/>
        <w:gridCol w:w="1560"/>
        <w:gridCol w:w="6366"/>
      </w:tblGrid>
      <w:tr w:rsidR="00D14AF0" w:rsidRPr="00D14AF0" w14:paraId="47708BF8" w14:textId="77777777" w:rsidTr="00D14AF0">
        <w:trPr>
          <w:cnfStyle w:val="100000000000" w:firstRow="1" w:lastRow="0" w:firstColumn="0" w:lastColumn="0" w:oddVBand="0" w:evenVBand="0" w:oddHBand="0" w:evenHBand="0" w:firstRowFirstColumn="0" w:firstRowLastColumn="0" w:lastRowFirstColumn="0" w:lastRowLastColumn="0"/>
        </w:trPr>
        <w:tc>
          <w:tcPr>
            <w:tcW w:w="1809" w:type="dxa"/>
          </w:tcPr>
          <w:p w14:paraId="59962F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3" w:name="BKM_5A4D9120_600F_4C3C_8ECF_EE7CFDB01C45"/>
            <w:bookmarkEnd w:id="253"/>
            <w:r w:rsidRPr="00D14AF0">
              <w:rPr>
                <w:rFonts w:asciiTheme="minorHAnsi" w:hAnsiTheme="minorHAnsi" w:cs="Arial"/>
                <w:color w:val="000000"/>
                <w:sz w:val="20"/>
                <w:szCs w:val="20"/>
                <w:lang w:val="en-CA"/>
              </w:rPr>
              <w:t>Name</w:t>
            </w:r>
          </w:p>
        </w:tc>
        <w:tc>
          <w:tcPr>
            <w:tcW w:w="1560" w:type="dxa"/>
          </w:tcPr>
          <w:p w14:paraId="71AC12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366" w:type="dxa"/>
          </w:tcPr>
          <w:p w14:paraId="71438C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2A55E6E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3B681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60" w:type="dxa"/>
          </w:tcPr>
          <w:p w14:paraId="4B9BD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5B62F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Globally unique identifier (eg, an IGSN sample number). Use XML anyURI </w:t>
            </w:r>
            <w:r w:rsidRPr="00D14AF0">
              <w:rPr>
                <w:rFonts w:asciiTheme="minorHAnsi" w:hAnsiTheme="minorHAnsi" w:cs="Arial"/>
                <w:color w:val="000000"/>
                <w:sz w:val="20"/>
                <w:szCs w:val="20"/>
                <w:lang w:val="en-CA"/>
              </w:rPr>
              <w:lastRenderedPageBreak/>
              <w:t>datatype</w:t>
            </w:r>
          </w:p>
          <w:p w14:paraId="29407F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8C263C4" w14:textId="77777777" w:rsidTr="00D14AF0">
        <w:tc>
          <w:tcPr>
            <w:tcW w:w="1809" w:type="dxa"/>
          </w:tcPr>
          <w:p w14:paraId="3C8881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4" w:name="BKM_411869C6_5FE7_4B45_A018_FC87FC6F1504"/>
            <w:bookmarkEnd w:id="254"/>
            <w:r w:rsidRPr="00D14AF0">
              <w:rPr>
                <w:rFonts w:asciiTheme="minorHAnsi" w:hAnsiTheme="minorHAnsi" w:cs="Arial"/>
                <w:color w:val="000000"/>
                <w:sz w:val="20"/>
                <w:szCs w:val="20"/>
                <w:lang w:val="en-CA"/>
              </w:rPr>
              <w:lastRenderedPageBreak/>
              <w:t>label</w:t>
            </w:r>
          </w:p>
        </w:tc>
        <w:tc>
          <w:tcPr>
            <w:tcW w:w="1560" w:type="dxa"/>
          </w:tcPr>
          <w:p w14:paraId="5BE6FF1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7D5D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label for map display. (eg, a sample number)</w:t>
            </w:r>
          </w:p>
          <w:p w14:paraId="729567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02E9F2"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47A4B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5" w:name="BKM_9EE66924_CD8E_4920_8D93_B7C8D67F28AF"/>
            <w:bookmarkEnd w:id="255"/>
            <w:r w:rsidRPr="00D14AF0">
              <w:rPr>
                <w:rFonts w:asciiTheme="minorHAnsi" w:hAnsiTheme="minorHAnsi" w:cs="Arial"/>
                <w:color w:val="000000"/>
                <w:sz w:val="20"/>
                <w:szCs w:val="20"/>
                <w:lang w:val="en-CA"/>
              </w:rPr>
              <w:t>description</w:t>
            </w:r>
          </w:p>
        </w:tc>
        <w:tc>
          <w:tcPr>
            <w:tcW w:w="1560" w:type="dxa"/>
          </w:tcPr>
          <w:p w14:paraId="62BF37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CC343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Detailed description of the specimen.</w:t>
            </w:r>
          </w:p>
          <w:p w14:paraId="4A0E4F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6C72E7" w14:textId="77777777" w:rsidTr="00D14AF0">
        <w:tc>
          <w:tcPr>
            <w:tcW w:w="1809" w:type="dxa"/>
          </w:tcPr>
          <w:p w14:paraId="64D5BC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6" w:name="BKM_49C23F9C_9DFE_434E_9876_B253C73E5E08"/>
            <w:bookmarkEnd w:id="256"/>
            <w:r w:rsidRPr="00D14AF0">
              <w:rPr>
                <w:rFonts w:asciiTheme="minorHAnsi" w:hAnsiTheme="minorHAnsi" w:cs="Arial"/>
                <w:color w:val="000000"/>
                <w:sz w:val="20"/>
                <w:szCs w:val="20"/>
                <w:lang w:val="en-CA"/>
              </w:rPr>
              <w:t>specimenType</w:t>
            </w:r>
          </w:p>
        </w:tc>
        <w:tc>
          <w:tcPr>
            <w:tcW w:w="1560" w:type="dxa"/>
          </w:tcPr>
          <w:p w14:paraId="76A8E2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810C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specimen type. Preferably a term from a controlled vocabulary (eg, hand specimen, thin section, drill core).</w:t>
            </w:r>
          </w:p>
          <w:p w14:paraId="473D30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120A7"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880C6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7" w:name="BKM_2D0F9355_1BA8_4B21_A211_5DBDE6101308"/>
            <w:bookmarkEnd w:id="257"/>
            <w:r w:rsidRPr="00D14AF0">
              <w:rPr>
                <w:rFonts w:asciiTheme="minorHAnsi" w:hAnsiTheme="minorHAnsi" w:cs="Arial"/>
                <w:color w:val="000000"/>
                <w:sz w:val="20"/>
                <w:szCs w:val="20"/>
                <w:lang w:val="en-CA"/>
              </w:rPr>
              <w:t>materialClass</w:t>
            </w:r>
          </w:p>
        </w:tc>
        <w:tc>
          <w:tcPr>
            <w:tcW w:w="1560" w:type="dxa"/>
          </w:tcPr>
          <w:p w14:paraId="4F510F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73DE4B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Classification of the material that comprises the specimen. Preferably a term from a controlled vocabulary (eg, rock, sediment, etc)</w:t>
            </w:r>
          </w:p>
          <w:p w14:paraId="320DCA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EB221D" w14:textId="77777777" w:rsidTr="00D14AF0">
        <w:tc>
          <w:tcPr>
            <w:tcW w:w="1809" w:type="dxa"/>
          </w:tcPr>
          <w:p w14:paraId="35BE91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8" w:name="BKM_025812DF_B2DB_4EF8_8BE9_FB08934C1BD4"/>
            <w:bookmarkEnd w:id="258"/>
            <w:r w:rsidRPr="00D14AF0">
              <w:rPr>
                <w:rFonts w:asciiTheme="minorHAnsi" w:hAnsiTheme="minorHAnsi" w:cs="Arial"/>
                <w:color w:val="000000"/>
                <w:sz w:val="20"/>
                <w:szCs w:val="20"/>
                <w:lang w:val="en-CA"/>
              </w:rPr>
              <w:t>positionalAccuracy</w:t>
            </w:r>
          </w:p>
        </w:tc>
        <w:tc>
          <w:tcPr>
            <w:tcW w:w="1560" w:type="dxa"/>
          </w:tcPr>
          <w:p w14:paraId="6AD5D0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279BAA9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positional accuracy of the sampling location. (eg, 50 metres)</w:t>
            </w:r>
          </w:p>
          <w:p w14:paraId="19EB2B5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F901C45"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7088AD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9" w:name="BKM_C09529C8_28D2_45E7_B66E_ADF87048EE54"/>
            <w:bookmarkEnd w:id="259"/>
            <w:r w:rsidRPr="00D14AF0">
              <w:rPr>
                <w:rFonts w:asciiTheme="minorHAnsi" w:hAnsiTheme="minorHAnsi" w:cs="Arial"/>
                <w:color w:val="000000"/>
                <w:sz w:val="20"/>
                <w:szCs w:val="20"/>
                <w:lang w:val="en-CA"/>
              </w:rPr>
              <w:t>samplingTime</w:t>
            </w:r>
          </w:p>
        </w:tc>
        <w:tc>
          <w:tcPr>
            <w:tcW w:w="1560" w:type="dxa"/>
          </w:tcPr>
          <w:p w14:paraId="467497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1E357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Date (+/- time) when the specimen was collected. (formatted as a gml:timePosition - eg, 2012-03-28)</w:t>
            </w:r>
          </w:p>
          <w:p w14:paraId="09AEBC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3A5C1DB" w14:textId="77777777" w:rsidTr="00D14AF0">
        <w:tc>
          <w:tcPr>
            <w:tcW w:w="1809" w:type="dxa"/>
          </w:tcPr>
          <w:p w14:paraId="26992D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0" w:name="BKM_3857FAF2_09B8_4E47_AE1C_AD54C52DAF81"/>
            <w:bookmarkEnd w:id="260"/>
            <w:r w:rsidRPr="00D14AF0">
              <w:rPr>
                <w:rFonts w:asciiTheme="minorHAnsi" w:hAnsiTheme="minorHAnsi" w:cs="Arial"/>
                <w:color w:val="000000"/>
                <w:sz w:val="20"/>
                <w:szCs w:val="20"/>
                <w:lang w:val="en-CA"/>
              </w:rPr>
              <w:t>samplingMethod</w:t>
            </w:r>
          </w:p>
        </w:tc>
        <w:tc>
          <w:tcPr>
            <w:tcW w:w="1560" w:type="dxa"/>
          </w:tcPr>
          <w:p w14:paraId="5D63B8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5A96F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method used to collect the specimen (eg, diamond drilling, field mapping survey)</w:t>
            </w:r>
          </w:p>
          <w:p w14:paraId="6028AD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D609DB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590AB7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1" w:name="BKM_35F2F785_32E6_4D58_9212_E4C493DD93AB"/>
            <w:bookmarkEnd w:id="261"/>
            <w:r w:rsidRPr="00D14AF0">
              <w:rPr>
                <w:rFonts w:asciiTheme="minorHAnsi" w:hAnsiTheme="minorHAnsi" w:cs="Arial"/>
                <w:color w:val="000000"/>
                <w:sz w:val="20"/>
                <w:szCs w:val="20"/>
                <w:lang w:val="en-CA"/>
              </w:rPr>
              <w:t>currentLocation</w:t>
            </w:r>
          </w:p>
        </w:tc>
        <w:tc>
          <w:tcPr>
            <w:tcW w:w="1560" w:type="dxa"/>
          </w:tcPr>
          <w:p w14:paraId="0B1EC09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35CFA6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current location of the specimen (eg, a warehouse or other repository location)</w:t>
            </w:r>
          </w:p>
          <w:p w14:paraId="7A2876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480D6A0" w14:textId="77777777" w:rsidTr="00D14AF0">
        <w:tc>
          <w:tcPr>
            <w:tcW w:w="1809" w:type="dxa"/>
          </w:tcPr>
          <w:p w14:paraId="7E9004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2" w:name="BKM_8A8A8512_0518_43B4_8296_5C183491EEB7"/>
            <w:bookmarkEnd w:id="262"/>
            <w:r w:rsidRPr="00D14AF0">
              <w:rPr>
                <w:rFonts w:asciiTheme="minorHAnsi" w:hAnsiTheme="minorHAnsi" w:cs="Arial"/>
                <w:color w:val="000000"/>
                <w:sz w:val="20"/>
                <w:szCs w:val="20"/>
                <w:lang w:val="en-CA"/>
              </w:rPr>
              <w:t>source</w:t>
            </w:r>
          </w:p>
        </w:tc>
        <w:tc>
          <w:tcPr>
            <w:tcW w:w="1560" w:type="dxa"/>
          </w:tcPr>
          <w:p w14:paraId="75F816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987EE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Citation of the source of the data (eg, a publication, map, etc)</w:t>
            </w:r>
          </w:p>
          <w:p w14:paraId="7ED4CB1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FE72BE3"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DB68F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3" w:name="BKM_A37D3138_5144_4AAA_A9A8_F88DEC203EC5"/>
            <w:bookmarkEnd w:id="263"/>
            <w:r w:rsidRPr="00D14AF0">
              <w:rPr>
                <w:rFonts w:asciiTheme="minorHAnsi" w:hAnsiTheme="minorHAnsi" w:cs="Arial"/>
                <w:color w:val="000000"/>
                <w:sz w:val="20"/>
                <w:szCs w:val="20"/>
                <w:lang w:val="en-CA"/>
              </w:rPr>
              <w:t>specimenType_uri</w:t>
            </w:r>
          </w:p>
        </w:tc>
        <w:tc>
          <w:tcPr>
            <w:tcW w:w="1560" w:type="dxa"/>
          </w:tcPr>
          <w:p w14:paraId="7FBA06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E85ED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specimen type identifier from a controlled vocabulary.</w:t>
            </w:r>
          </w:p>
          <w:p w14:paraId="130347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721F566" w14:textId="77777777" w:rsidTr="00D14AF0">
        <w:tc>
          <w:tcPr>
            <w:tcW w:w="1809" w:type="dxa"/>
          </w:tcPr>
          <w:p w14:paraId="628B9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4" w:name="BKM_9BCC0C7E_CEE8_4167_9510_B24983CC44B9"/>
            <w:bookmarkEnd w:id="264"/>
            <w:r w:rsidRPr="00D14AF0">
              <w:rPr>
                <w:rFonts w:asciiTheme="minorHAnsi" w:hAnsiTheme="minorHAnsi" w:cs="Arial"/>
                <w:color w:val="000000"/>
                <w:sz w:val="20"/>
                <w:szCs w:val="20"/>
                <w:lang w:val="en-CA"/>
              </w:rPr>
              <w:t>materialClass_uri</w:t>
            </w:r>
          </w:p>
        </w:tc>
        <w:tc>
          <w:tcPr>
            <w:tcW w:w="1560" w:type="dxa"/>
          </w:tcPr>
          <w:p w14:paraId="1F9A45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7C622D0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class of material drawn from a controlled vocabulary.</w:t>
            </w:r>
          </w:p>
          <w:p w14:paraId="5D6783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F8F708"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CD046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5" w:name="BKM_A818D66D_DB16_46C0_A0B3_E9039F2CD8CD"/>
            <w:bookmarkEnd w:id="265"/>
            <w:r w:rsidRPr="00D14AF0">
              <w:rPr>
                <w:rFonts w:asciiTheme="minorHAnsi" w:hAnsiTheme="minorHAnsi" w:cs="Arial"/>
                <w:color w:val="000000"/>
                <w:sz w:val="20"/>
                <w:szCs w:val="20"/>
                <w:lang w:val="en-CA"/>
              </w:rPr>
              <w:t>metadata_uri</w:t>
            </w:r>
          </w:p>
        </w:tc>
        <w:tc>
          <w:tcPr>
            <w:tcW w:w="1560" w:type="dxa"/>
          </w:tcPr>
          <w:p w14:paraId="7D1F7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C4ED4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metadata document.</w:t>
            </w:r>
          </w:p>
          <w:p w14:paraId="374303E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23338EF" w14:textId="77777777" w:rsidTr="00D14AF0">
        <w:tc>
          <w:tcPr>
            <w:tcW w:w="1809" w:type="dxa"/>
          </w:tcPr>
          <w:p w14:paraId="0A29A0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6" w:name="BKM_AEAFFBCA_2559_4CDB_AFA9_8A341843B51F"/>
            <w:bookmarkEnd w:id="266"/>
            <w:r w:rsidRPr="00D14AF0">
              <w:rPr>
                <w:rFonts w:asciiTheme="minorHAnsi" w:hAnsiTheme="minorHAnsi" w:cs="Arial"/>
                <w:color w:val="000000"/>
                <w:sz w:val="20"/>
                <w:szCs w:val="20"/>
                <w:lang w:val="en-CA"/>
              </w:rPr>
              <w:t>specification_uri</w:t>
            </w:r>
          </w:p>
        </w:tc>
        <w:tc>
          <w:tcPr>
            <w:tcW w:w="1560" w:type="dxa"/>
          </w:tcPr>
          <w:p w14:paraId="79ED40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DD42A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Observation&amp;Measurements (ISO19156) SF_Specimen feature that describes the instance in detail. Mandatory property - if not value is provided then a URI referring to a controlled concept explaining why the value is nil must be provided.</w:t>
            </w:r>
          </w:p>
          <w:p w14:paraId="6F7A4E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9DC5FDD"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21C0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7" w:name="BKM_691007BD_4B41_46AF_9BC3_D27B06E1FB54"/>
            <w:bookmarkEnd w:id="267"/>
            <w:r w:rsidRPr="00D14AF0">
              <w:rPr>
                <w:rFonts w:asciiTheme="minorHAnsi" w:hAnsiTheme="minorHAnsi" w:cs="Arial"/>
                <w:color w:val="000000"/>
                <w:sz w:val="20"/>
                <w:szCs w:val="20"/>
                <w:lang w:val="en-CA"/>
              </w:rPr>
              <w:t>genericSymbolizer</w:t>
            </w:r>
          </w:p>
        </w:tc>
        <w:tc>
          <w:tcPr>
            <w:tcW w:w="1560" w:type="dxa"/>
          </w:tcPr>
          <w:p w14:paraId="48C9F7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73B2A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03ECAE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F79A334" w14:textId="77777777" w:rsidTr="00D14AF0">
        <w:tc>
          <w:tcPr>
            <w:tcW w:w="1809" w:type="dxa"/>
          </w:tcPr>
          <w:p w14:paraId="065672A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8" w:name="BKM_98D7F43A_2FA6_489F_A1A5_B915D069258B"/>
            <w:bookmarkEnd w:id="268"/>
            <w:r w:rsidRPr="00D14AF0">
              <w:rPr>
                <w:rFonts w:asciiTheme="minorHAnsi" w:hAnsiTheme="minorHAnsi" w:cs="Arial"/>
                <w:color w:val="000000"/>
                <w:sz w:val="20"/>
                <w:szCs w:val="20"/>
                <w:lang w:val="en-CA"/>
              </w:rPr>
              <w:t>shape</w:t>
            </w:r>
          </w:p>
        </w:tc>
        <w:tc>
          <w:tcPr>
            <w:tcW w:w="1560" w:type="dxa"/>
          </w:tcPr>
          <w:p w14:paraId="3D797A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366" w:type="dxa"/>
          </w:tcPr>
          <w:p w14:paraId="786D1B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specimen (generally a point)</w:t>
            </w:r>
          </w:p>
          <w:p w14:paraId="0CBF3C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4747C"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876C9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9" w:name="BKM_B197BD01_D7EB_4B2D_B744_060A34418883"/>
            <w:bookmarkEnd w:id="269"/>
            <w:r w:rsidRPr="00D14AF0">
              <w:rPr>
                <w:rFonts w:asciiTheme="minorHAnsi" w:hAnsiTheme="minorHAnsi" w:cs="Arial"/>
                <w:color w:val="000000"/>
                <w:sz w:val="20"/>
                <w:szCs w:val="20"/>
                <w:lang w:val="en-CA"/>
              </w:rPr>
              <w:t>any</w:t>
            </w:r>
          </w:p>
        </w:tc>
        <w:tc>
          <w:tcPr>
            <w:tcW w:w="1560" w:type="dxa"/>
          </w:tcPr>
          <w:p w14:paraId="200CA6C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366" w:type="dxa"/>
          </w:tcPr>
          <w:p w14:paraId="206822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Place holder for user-defined properties.</w:t>
            </w:r>
          </w:p>
          <w:p w14:paraId="56109B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geologicspecimenview-metadata-uri</w:t>
            </w:r>
          </w:p>
        </w:tc>
        <w:tc>
          <w:tcPr>
            <w:tcW w:w="4678" w:type="dxa"/>
            <w:tcBorders>
              <w:left w:val="nil"/>
            </w:tcBorders>
            <w:shd w:val="clear" w:color="auto" w:fill="auto"/>
          </w:tcPr>
          <w:p w14:paraId="590D87CF" w14:textId="77777777" w:rsidR="00EF110E" w:rsidRPr="00D12552" w:rsidRDefault="00EF110E" w:rsidP="00EF110E">
            <w:pPr>
              <w:pStyle w:val="Tabletext10"/>
              <w:jc w:val="left"/>
              <w:rPr>
                <w:rStyle w:val="reqtext"/>
                <w:lang w:val="en-CA"/>
              </w:rPr>
            </w:pPr>
            <w:r>
              <w:rPr>
                <w:rStyle w:val="reqtext"/>
                <w:lang w:val="en-CA"/>
              </w:rPr>
              <w:t>metadata-uri SHALL resolve to a representation of a metadata record</w:t>
            </w:r>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geologicspecimenview-specification-uri</w:t>
            </w:r>
          </w:p>
        </w:tc>
        <w:tc>
          <w:tcPr>
            <w:tcW w:w="4678" w:type="dxa"/>
            <w:tcBorders>
              <w:left w:val="nil"/>
            </w:tcBorders>
            <w:shd w:val="clear" w:color="auto" w:fill="auto"/>
          </w:tcPr>
          <w:p w14:paraId="2586DFC0" w14:textId="77777777" w:rsidR="00EF110E" w:rsidRPr="00D12552" w:rsidRDefault="00EF110E" w:rsidP="00EF110E">
            <w:pPr>
              <w:pStyle w:val="Tabletext10"/>
              <w:jc w:val="left"/>
              <w:rPr>
                <w:rStyle w:val="reqtext"/>
                <w:lang w:val="en-CA"/>
              </w:rPr>
            </w:pPr>
            <w:r>
              <w:rPr>
                <w:rStyle w:val="reqtext"/>
                <w:lang w:val="en-CA"/>
              </w:rPr>
              <w:t>specification-uri SHALL resolve to a representation of (ISO-19156) SF_Specimen or a vocabulary term describing why the value is nil</w:t>
            </w:r>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Heading3"/>
        <w:rPr>
          <w:lang w:val="en-CA"/>
        </w:rPr>
      </w:pPr>
      <w:r w:rsidRPr="00D14AF0">
        <w:rPr>
          <w:lang w:val="en-CA"/>
        </w:rPr>
        <w:t>G</w:t>
      </w:r>
      <w:bookmarkStart w:id="270" w:name="BKM_9A8B07A1_6F7C_49A9_AE39_CC80241F45D8"/>
      <w:bookmarkEnd w:id="270"/>
      <w:r w:rsidRPr="00D14AF0">
        <w:rPr>
          <w:lang w:val="en-CA"/>
        </w:rPr>
        <w:t>eomorphologicUnitView</w:t>
      </w:r>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6C6FBBBB" wp14:editId="1581DC30">
            <wp:extent cx="2514951" cy="3477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p>
    <w:p w14:paraId="7FB981E8" w14:textId="77777777" w:rsidR="00E426FD" w:rsidRDefault="00E426FD" w:rsidP="00E426FD">
      <w:pPr>
        <w:pStyle w:val="Caption"/>
        <w:rPr>
          <w:rFonts w:cs="Arial"/>
          <w:color w:val="000000"/>
          <w:lang w:val="en-CA"/>
        </w:rPr>
      </w:pPr>
      <w:r>
        <w:t xml:space="preserve">Figure </w:t>
      </w:r>
      <w:r w:rsidR="009C2973">
        <w:fldChar w:fldCharType="begin"/>
      </w:r>
      <w:r w:rsidR="009C2973">
        <w:instrText xml:space="preserve"> SEQ Figure \* ARABIC </w:instrText>
      </w:r>
      <w:r w:rsidR="009C2973">
        <w:fldChar w:fldCharType="separate"/>
      </w:r>
      <w:r w:rsidR="00C343CA">
        <w:rPr>
          <w:noProof/>
        </w:rPr>
        <w:t>12</w:t>
      </w:r>
      <w:r w:rsidR="009C2973">
        <w:rPr>
          <w:noProof/>
        </w:rPr>
        <w:fldChar w:fldCharType="end"/>
      </w:r>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GeomorphologicUnit.</w:t>
      </w:r>
      <w:proofErr w:type="gramEnd"/>
      <w:r w:rsidRPr="00D14AF0">
        <w:rPr>
          <w:rFonts w:cs="Arial"/>
          <w:color w:val="000000"/>
          <w:lang w:val="en-CA"/>
        </w:rPr>
        <w:t xml:space="preserve">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Caption"/>
        <w:keepNext/>
      </w:pPr>
      <w:r>
        <w:t xml:space="preserve">Table </w:t>
      </w:r>
      <w:r w:rsidR="009C2973">
        <w:fldChar w:fldCharType="begin"/>
      </w:r>
      <w:r w:rsidR="009C2973">
        <w:instrText xml:space="preserve"> SEQ Table \* ARABIC </w:instrText>
      </w:r>
      <w:r w:rsidR="009C2973">
        <w:fldChar w:fldCharType="separate"/>
      </w:r>
      <w:r w:rsidR="003C190E">
        <w:rPr>
          <w:noProof/>
        </w:rPr>
        <w:t>6</w:t>
      </w:r>
      <w:r w:rsidR="009C2973">
        <w:rPr>
          <w:noProof/>
        </w:rPr>
        <w:fldChar w:fldCharType="end"/>
      </w:r>
      <w:proofErr w:type="gramStart"/>
      <w:r>
        <w:t xml:space="preserve"> </w:t>
      </w:r>
      <w:proofErr w:type="gramEnd"/>
      <w:r>
        <w:t xml:space="preserve"> : </w:t>
      </w:r>
      <w:r w:rsidRPr="00E93683">
        <w:t>GeomorphologicUnitView</w:t>
      </w:r>
      <w:r>
        <w:t xml:space="preserve">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4B18E346"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250333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1" w:name="BKM_75AF76F0_4AFF_4758_AA5C_4DD9A3A326DF"/>
            <w:bookmarkEnd w:id="271"/>
            <w:r w:rsidRPr="00D14AF0">
              <w:rPr>
                <w:rFonts w:asciiTheme="minorHAnsi" w:hAnsiTheme="minorHAnsi" w:cs="Arial"/>
                <w:color w:val="000000"/>
                <w:sz w:val="20"/>
                <w:szCs w:val="20"/>
                <w:lang w:val="en-CA"/>
              </w:rPr>
              <w:t>Name</w:t>
            </w:r>
          </w:p>
        </w:tc>
        <w:tc>
          <w:tcPr>
            <w:tcW w:w="1559" w:type="dxa"/>
          </w:tcPr>
          <w:p w14:paraId="06DBC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91DE6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02E9DEB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4D3E3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lastRenderedPageBreak/>
              <w:t>identifier</w:t>
            </w:r>
          </w:p>
        </w:tc>
        <w:tc>
          <w:tcPr>
            <w:tcW w:w="1559" w:type="dxa"/>
          </w:tcPr>
          <w:p w14:paraId="1FC4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92FAD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151933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6E7278" w14:textId="77777777" w:rsidTr="00D14AF0">
        <w:tc>
          <w:tcPr>
            <w:tcW w:w="2518" w:type="dxa"/>
          </w:tcPr>
          <w:p w14:paraId="611207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2" w:name="BKM_AD80CBD8_BB55_4F42_B330_20E3957181FD"/>
            <w:bookmarkEnd w:id="272"/>
            <w:r w:rsidRPr="00D14AF0">
              <w:rPr>
                <w:rFonts w:asciiTheme="minorHAnsi" w:hAnsiTheme="minorHAnsi" w:cs="Arial"/>
                <w:color w:val="000000"/>
                <w:sz w:val="20"/>
                <w:szCs w:val="20"/>
                <w:lang w:val="en-CA"/>
              </w:rPr>
              <w:t>name</w:t>
            </w:r>
          </w:p>
        </w:tc>
        <w:tc>
          <w:tcPr>
            <w:tcW w:w="1559" w:type="dxa"/>
          </w:tcPr>
          <w:p w14:paraId="0BBA28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FAC4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GeomorphologicUnit.</w:t>
            </w:r>
          </w:p>
          <w:p w14:paraId="0FB16B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EEC811"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C2A2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3" w:name="BKM_B608D83A_BCB7_40BE_B5B4_7C18680327EF"/>
            <w:bookmarkEnd w:id="273"/>
            <w:r w:rsidRPr="00D14AF0">
              <w:rPr>
                <w:rFonts w:asciiTheme="minorHAnsi" w:hAnsiTheme="minorHAnsi" w:cs="Arial"/>
                <w:color w:val="000000"/>
                <w:sz w:val="20"/>
                <w:szCs w:val="20"/>
                <w:lang w:val="en-CA"/>
              </w:rPr>
              <w:t>description</w:t>
            </w:r>
          </w:p>
        </w:tc>
        <w:tc>
          <w:tcPr>
            <w:tcW w:w="1559" w:type="dxa"/>
          </w:tcPr>
          <w:p w14:paraId="37D9A4A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8E4AA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GeomorphologicUnit, typically taken from an entry on a map legend.</w:t>
            </w:r>
          </w:p>
          <w:p w14:paraId="74D199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E71F84" w14:paraId="2A147703" w14:textId="77777777" w:rsidTr="00D14AF0">
        <w:tc>
          <w:tcPr>
            <w:tcW w:w="2518" w:type="dxa"/>
          </w:tcPr>
          <w:p w14:paraId="0E7DF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4" w:name="BKM_BB7DE53B_2076_4732_85CB_314A0C996CFE"/>
            <w:bookmarkEnd w:id="274"/>
            <w:r w:rsidRPr="00D14AF0">
              <w:rPr>
                <w:rFonts w:asciiTheme="minorHAnsi" w:hAnsiTheme="minorHAnsi" w:cs="Arial"/>
                <w:color w:val="000000"/>
                <w:sz w:val="20"/>
                <w:szCs w:val="20"/>
                <w:lang w:val="en-CA"/>
              </w:rPr>
              <w:t>activity</w:t>
            </w:r>
          </w:p>
        </w:tc>
        <w:tc>
          <w:tcPr>
            <w:tcW w:w="1559" w:type="dxa"/>
          </w:tcPr>
          <w:p w14:paraId="109133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2D6A047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if the feature is changing and how fast.</w:t>
            </w:r>
          </w:p>
          <w:p w14:paraId="573913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r w:rsidRPr="00D14AF0">
              <w:rPr>
                <w:rFonts w:asciiTheme="minorHAnsi" w:hAnsiTheme="minorHAnsi" w:cs="Arial"/>
                <w:color w:val="000000"/>
                <w:sz w:val="20"/>
                <w:szCs w:val="20"/>
                <w:lang w:val="fr-CA"/>
              </w:rPr>
              <w:t>e.g. active, dormant, stable....</w:t>
            </w:r>
          </w:p>
          <w:p w14:paraId="439AF0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p>
        </w:tc>
      </w:tr>
      <w:tr w:rsidR="00D14AF0" w:rsidRPr="00D14AF0" w14:paraId="3A31F01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266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5" w:name="BKM_0F33C868_B8F6_4CD9_B1BE_D64AF7054352"/>
            <w:bookmarkEnd w:id="275"/>
            <w:r w:rsidRPr="00D14AF0">
              <w:rPr>
                <w:rFonts w:asciiTheme="minorHAnsi" w:hAnsiTheme="minorHAnsi" w:cs="Arial"/>
                <w:color w:val="000000"/>
                <w:sz w:val="20"/>
                <w:szCs w:val="20"/>
                <w:lang w:val="en-CA"/>
              </w:rPr>
              <w:t>landformClass</w:t>
            </w:r>
          </w:p>
        </w:tc>
        <w:tc>
          <w:tcPr>
            <w:tcW w:w="1559" w:type="dxa"/>
          </w:tcPr>
          <w:p w14:paraId="52D879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5BCAB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a broad classification of landform, preferably from a controlled vocabulary. (eg, anthropogenic, natural)</w:t>
            </w:r>
          </w:p>
          <w:p w14:paraId="4207A4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848DF9" w14:textId="77777777" w:rsidTr="00D14AF0">
        <w:tc>
          <w:tcPr>
            <w:tcW w:w="2518" w:type="dxa"/>
          </w:tcPr>
          <w:p w14:paraId="28D4A6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6" w:name="BKM_858F77A8_91BC_4E92_9873_3DE29220EA84"/>
            <w:bookmarkEnd w:id="276"/>
            <w:r w:rsidRPr="00D14AF0">
              <w:rPr>
                <w:rFonts w:asciiTheme="minorHAnsi" w:hAnsiTheme="minorHAnsi" w:cs="Arial"/>
                <w:color w:val="000000"/>
                <w:sz w:val="20"/>
                <w:szCs w:val="20"/>
                <w:lang w:val="en-CA"/>
              </w:rPr>
              <w:t>unitType</w:t>
            </w:r>
          </w:p>
        </w:tc>
        <w:tc>
          <w:tcPr>
            <w:tcW w:w="1559" w:type="dxa"/>
          </w:tcPr>
          <w:p w14:paraId="0110F2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22A55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GeomorphologicUnit. Preferably from a controlled vocabular (eg, hill, crater, moraine, plain)</w:t>
            </w:r>
          </w:p>
          <w:p w14:paraId="2D2EFB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E1238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4782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7" w:name="BKM_6C47293B_9B00_4958_AE14_E2FF8C6503C9"/>
            <w:bookmarkEnd w:id="277"/>
            <w:r w:rsidRPr="00D14AF0">
              <w:rPr>
                <w:rFonts w:asciiTheme="minorHAnsi" w:hAnsiTheme="minorHAnsi" w:cs="Arial"/>
                <w:color w:val="000000"/>
                <w:sz w:val="20"/>
                <w:szCs w:val="20"/>
                <w:lang w:val="en-CA"/>
              </w:rPr>
              <w:t>lithology</w:t>
            </w:r>
          </w:p>
        </w:tc>
        <w:tc>
          <w:tcPr>
            <w:tcW w:w="1559" w:type="dxa"/>
          </w:tcPr>
          <w:p w14:paraId="585AE6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25BAF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GeomorphologicUnit's lithological composition.</w:t>
            </w:r>
          </w:p>
          <w:p w14:paraId="0263FC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908C0B" w14:textId="77777777" w:rsidTr="00D14AF0">
        <w:tc>
          <w:tcPr>
            <w:tcW w:w="2518" w:type="dxa"/>
          </w:tcPr>
          <w:p w14:paraId="681DE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8" w:name="BKM_4798819D_722E_4089_880A_68AA29864E45"/>
            <w:bookmarkEnd w:id="278"/>
            <w:r w:rsidRPr="00D14AF0">
              <w:rPr>
                <w:rFonts w:asciiTheme="minorHAnsi" w:hAnsiTheme="minorHAnsi" w:cs="Arial"/>
                <w:color w:val="000000"/>
                <w:sz w:val="20"/>
                <w:szCs w:val="20"/>
                <w:lang w:val="en-CA"/>
              </w:rPr>
              <w:t>geologicHistory</w:t>
            </w:r>
          </w:p>
        </w:tc>
        <w:tc>
          <w:tcPr>
            <w:tcW w:w="1559" w:type="dxa"/>
          </w:tcPr>
          <w:p w14:paraId="5F1852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32EC1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4C07F7"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35940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9" w:name="BKM_FB28CC82_D6AA_481A_BA03_BB82515D05CD"/>
            <w:bookmarkEnd w:id="279"/>
            <w:r w:rsidRPr="00D14AF0">
              <w:rPr>
                <w:rFonts w:asciiTheme="minorHAnsi" w:hAnsiTheme="minorHAnsi" w:cs="Arial"/>
                <w:color w:val="000000"/>
                <w:sz w:val="20"/>
                <w:szCs w:val="20"/>
                <w:lang w:val="en-CA"/>
              </w:rPr>
              <w:t>representativeNumericAge</w:t>
            </w:r>
          </w:p>
        </w:tc>
        <w:tc>
          <w:tcPr>
            <w:tcW w:w="1559" w:type="dxa"/>
          </w:tcPr>
          <w:p w14:paraId="720EA1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5658" w:type="dxa"/>
          </w:tcPr>
          <w:p w14:paraId="36561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Numerical representation of the representative age in Ma.</w:t>
            </w:r>
          </w:p>
          <w:p w14:paraId="1F8B2D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873F46" w14:textId="77777777" w:rsidTr="00D14AF0">
        <w:tc>
          <w:tcPr>
            <w:tcW w:w="2518" w:type="dxa"/>
          </w:tcPr>
          <w:p w14:paraId="34DA6A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0" w:name="BKM_81066ECA_2108_4DF2_B25E_F440E68432B7"/>
            <w:bookmarkEnd w:id="280"/>
            <w:r w:rsidRPr="00D14AF0">
              <w:rPr>
                <w:rFonts w:asciiTheme="minorHAnsi" w:hAnsiTheme="minorHAnsi" w:cs="Arial"/>
                <w:color w:val="000000"/>
                <w:sz w:val="20"/>
                <w:szCs w:val="20"/>
                <w:lang w:val="en-CA"/>
              </w:rPr>
              <w:t>observationMethod</w:t>
            </w:r>
          </w:p>
        </w:tc>
        <w:tc>
          <w:tcPr>
            <w:tcW w:w="1559" w:type="dxa"/>
          </w:tcPr>
          <w:p w14:paraId="3A23F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0F2B7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412775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7D9336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1" w:name="BKM_E37CFBB1_57FD_4CA3_9961_34992E857685"/>
            <w:bookmarkEnd w:id="281"/>
            <w:r w:rsidRPr="00D14AF0">
              <w:rPr>
                <w:rFonts w:asciiTheme="minorHAnsi" w:hAnsiTheme="minorHAnsi" w:cs="Arial"/>
                <w:color w:val="000000"/>
                <w:sz w:val="20"/>
                <w:szCs w:val="20"/>
                <w:lang w:val="en-CA"/>
              </w:rPr>
              <w:t>positionalAccuracy</w:t>
            </w:r>
          </w:p>
        </w:tc>
        <w:tc>
          <w:tcPr>
            <w:tcW w:w="1559" w:type="dxa"/>
          </w:tcPr>
          <w:p w14:paraId="1396E1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E5951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E01818" w14:textId="77777777" w:rsidTr="00D14AF0">
        <w:tc>
          <w:tcPr>
            <w:tcW w:w="2518" w:type="dxa"/>
          </w:tcPr>
          <w:p w14:paraId="637A09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2" w:name="BKM_2EFAD6D8_0A90_47E6_A3AC_B0F503630287"/>
            <w:bookmarkEnd w:id="282"/>
            <w:r w:rsidRPr="00D14AF0">
              <w:rPr>
                <w:rFonts w:asciiTheme="minorHAnsi" w:hAnsiTheme="minorHAnsi" w:cs="Arial"/>
                <w:color w:val="000000"/>
                <w:sz w:val="20"/>
                <w:szCs w:val="20"/>
                <w:lang w:val="en-CA"/>
              </w:rPr>
              <w:t>source</w:t>
            </w:r>
          </w:p>
        </w:tc>
        <w:tc>
          <w:tcPr>
            <w:tcW w:w="1559" w:type="dxa"/>
          </w:tcPr>
          <w:p w14:paraId="5BB9D82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3A6B6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1F9B6DA"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509289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3" w:name="BKM_21524384_B208_4A32_A2E5_0FFB4D6E8D7C"/>
            <w:bookmarkEnd w:id="283"/>
            <w:r w:rsidRPr="00D14AF0">
              <w:rPr>
                <w:rFonts w:asciiTheme="minorHAnsi" w:hAnsiTheme="minorHAnsi" w:cs="Arial"/>
                <w:color w:val="000000"/>
                <w:sz w:val="20"/>
                <w:szCs w:val="20"/>
                <w:lang w:val="en-CA"/>
              </w:rPr>
              <w:t>activity_uri</w:t>
            </w:r>
          </w:p>
        </w:tc>
        <w:tc>
          <w:tcPr>
            <w:tcW w:w="1559" w:type="dxa"/>
          </w:tcPr>
          <w:p w14:paraId="4B67C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66FCC8F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activity term drawn from a controlled vocabulary.</w:t>
            </w:r>
          </w:p>
          <w:p w14:paraId="0AB7A3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6EF4025" w14:textId="77777777" w:rsidTr="00D14AF0">
        <w:tc>
          <w:tcPr>
            <w:tcW w:w="2518" w:type="dxa"/>
          </w:tcPr>
          <w:p w14:paraId="23E893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4" w:name="BKM_E5DB8674_7F07_4817_BA2B_997C684B521D"/>
            <w:bookmarkEnd w:id="284"/>
            <w:r w:rsidRPr="00D14AF0">
              <w:rPr>
                <w:rFonts w:asciiTheme="minorHAnsi" w:hAnsiTheme="minorHAnsi" w:cs="Arial"/>
                <w:color w:val="000000"/>
                <w:sz w:val="20"/>
                <w:szCs w:val="20"/>
                <w:lang w:val="en-CA"/>
              </w:rPr>
              <w:t>landformClass_uri</w:t>
            </w:r>
          </w:p>
        </w:tc>
        <w:tc>
          <w:tcPr>
            <w:tcW w:w="1559" w:type="dxa"/>
          </w:tcPr>
          <w:p w14:paraId="2C7BDC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26BB3C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landform term drawn from a controlled vocabulary.</w:t>
            </w:r>
          </w:p>
          <w:p w14:paraId="77FED9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5E036F"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37C72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5" w:name="BKM_B79C058B_F1A5_47C5_B3E2_CD87F62870F2"/>
            <w:bookmarkEnd w:id="285"/>
            <w:r w:rsidRPr="00D14AF0">
              <w:rPr>
                <w:rFonts w:asciiTheme="minorHAnsi" w:hAnsiTheme="minorHAnsi" w:cs="Arial"/>
                <w:color w:val="000000"/>
                <w:sz w:val="20"/>
                <w:szCs w:val="20"/>
                <w:lang w:val="en-CA"/>
              </w:rPr>
              <w:t>unitType_uri</w:t>
            </w:r>
          </w:p>
        </w:tc>
        <w:tc>
          <w:tcPr>
            <w:tcW w:w="1559" w:type="dxa"/>
          </w:tcPr>
          <w:p w14:paraId="783AE4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66734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400397D" w14:textId="77777777" w:rsidTr="00D14AF0">
        <w:tc>
          <w:tcPr>
            <w:tcW w:w="2518" w:type="dxa"/>
          </w:tcPr>
          <w:p w14:paraId="7EB68A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6" w:name="BKM_A559EAAB_B89D_43D3_B221_4C6D46321258"/>
            <w:bookmarkEnd w:id="286"/>
            <w:r w:rsidRPr="00D14AF0">
              <w:rPr>
                <w:rFonts w:asciiTheme="minorHAnsi" w:hAnsiTheme="minorHAnsi" w:cs="Arial"/>
                <w:color w:val="000000"/>
                <w:sz w:val="20"/>
                <w:szCs w:val="20"/>
                <w:lang w:val="en-CA"/>
              </w:rPr>
              <w:lastRenderedPageBreak/>
              <w:t>representativeLithology_uri</w:t>
            </w:r>
          </w:p>
        </w:tc>
        <w:tc>
          <w:tcPr>
            <w:tcW w:w="1559" w:type="dxa"/>
          </w:tcPr>
          <w:p w14:paraId="3BDF937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B287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A9512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0AA0F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7AA4E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7" w:name="BKM_234AE185_16BA_4884_8974_68DBF37A4B28"/>
            <w:bookmarkEnd w:id="287"/>
            <w:r w:rsidRPr="00D14AF0">
              <w:rPr>
                <w:rFonts w:asciiTheme="minorHAnsi" w:hAnsiTheme="minorHAnsi" w:cs="Arial"/>
                <w:color w:val="000000"/>
                <w:sz w:val="20"/>
                <w:szCs w:val="20"/>
                <w:lang w:val="en-CA"/>
              </w:rPr>
              <w:t>representativeAge_uri</w:t>
            </w:r>
          </w:p>
        </w:tc>
        <w:tc>
          <w:tcPr>
            <w:tcW w:w="1559" w:type="dxa"/>
          </w:tcPr>
          <w:p w14:paraId="2B9323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46C7AC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50B1D07" w14:textId="77777777" w:rsidTr="00D14AF0">
        <w:tc>
          <w:tcPr>
            <w:tcW w:w="2518" w:type="dxa"/>
          </w:tcPr>
          <w:p w14:paraId="5ACE97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8" w:name="BKM_B342A581_116B_4A14_8384_0F4F6231BFC6"/>
            <w:bookmarkEnd w:id="288"/>
            <w:r w:rsidRPr="00D14AF0">
              <w:rPr>
                <w:rFonts w:asciiTheme="minorHAnsi" w:hAnsiTheme="minorHAnsi" w:cs="Arial"/>
                <w:color w:val="000000"/>
                <w:sz w:val="20"/>
                <w:szCs w:val="20"/>
                <w:lang w:val="en-CA"/>
              </w:rPr>
              <w:t>specification_uri</w:t>
            </w:r>
          </w:p>
        </w:tc>
        <w:tc>
          <w:tcPr>
            <w:tcW w:w="1559" w:type="dxa"/>
          </w:tcPr>
          <w:p w14:paraId="42A711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E4F854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GeomorphologicUnit feature that describes the instance in detail. Mandatory property - if not value is provided then a URI referring to a controlled concept explaining why the value is nil must be provided.</w:t>
            </w:r>
          </w:p>
          <w:p w14:paraId="6BB8A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B5A0FA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665508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9" w:name="BKM_CE5055FF_94D8_42AD_B46A_0041AB28334E"/>
            <w:bookmarkEnd w:id="289"/>
            <w:r w:rsidRPr="00D14AF0">
              <w:rPr>
                <w:rFonts w:asciiTheme="minorHAnsi" w:hAnsiTheme="minorHAnsi" w:cs="Arial"/>
                <w:color w:val="000000"/>
                <w:sz w:val="20"/>
                <w:szCs w:val="20"/>
                <w:lang w:val="en-CA"/>
              </w:rPr>
              <w:t>metadata_uri</w:t>
            </w:r>
          </w:p>
        </w:tc>
        <w:tc>
          <w:tcPr>
            <w:tcW w:w="1559" w:type="dxa"/>
          </w:tcPr>
          <w:p w14:paraId="67CE89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797FEF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3C21E4F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597410" w14:textId="77777777" w:rsidTr="00D14AF0">
        <w:tc>
          <w:tcPr>
            <w:tcW w:w="2518" w:type="dxa"/>
          </w:tcPr>
          <w:p w14:paraId="49185D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0" w:name="BKM_F34DEFBD_2300_4BCD_9500_6FD1B9CE045E"/>
            <w:bookmarkEnd w:id="290"/>
            <w:r w:rsidRPr="00D14AF0">
              <w:rPr>
                <w:rFonts w:asciiTheme="minorHAnsi" w:hAnsiTheme="minorHAnsi" w:cs="Arial"/>
                <w:color w:val="000000"/>
                <w:sz w:val="20"/>
                <w:szCs w:val="20"/>
                <w:lang w:val="en-CA"/>
              </w:rPr>
              <w:t>genericSymbolizer</w:t>
            </w:r>
          </w:p>
        </w:tc>
        <w:tc>
          <w:tcPr>
            <w:tcW w:w="1559" w:type="dxa"/>
          </w:tcPr>
          <w:p w14:paraId="46BF49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6D01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7ED802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C9D813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BC670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1" w:name="BKM_C0E26832_94FE_4E03_98DE_F2986912ECBC"/>
            <w:bookmarkEnd w:id="291"/>
            <w:r w:rsidRPr="00D14AF0">
              <w:rPr>
                <w:rFonts w:asciiTheme="minorHAnsi" w:hAnsiTheme="minorHAnsi" w:cs="Arial"/>
                <w:color w:val="000000"/>
                <w:sz w:val="20"/>
                <w:szCs w:val="20"/>
                <w:lang w:val="en-CA"/>
              </w:rPr>
              <w:t>shape</w:t>
            </w:r>
          </w:p>
        </w:tc>
        <w:tc>
          <w:tcPr>
            <w:tcW w:w="1559" w:type="dxa"/>
          </w:tcPr>
          <w:p w14:paraId="26CCB9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16FC738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DE7B1D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FC5D4D9" w14:textId="77777777" w:rsidTr="00D14AF0">
        <w:tc>
          <w:tcPr>
            <w:tcW w:w="2518" w:type="dxa"/>
          </w:tcPr>
          <w:p w14:paraId="71739A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2" w:name="BKM_04EE2E72_5511_48AE_9048_CF9126C4A13D"/>
            <w:bookmarkEnd w:id="292"/>
            <w:r w:rsidRPr="00D14AF0">
              <w:rPr>
                <w:rFonts w:asciiTheme="minorHAnsi" w:hAnsiTheme="minorHAnsi" w:cs="Arial"/>
                <w:color w:val="000000"/>
                <w:sz w:val="20"/>
                <w:szCs w:val="20"/>
                <w:lang w:val="en-CA"/>
              </w:rPr>
              <w:t>any</w:t>
            </w:r>
          </w:p>
        </w:tc>
        <w:tc>
          <w:tcPr>
            <w:tcW w:w="1559" w:type="dxa"/>
          </w:tcPr>
          <w:p w14:paraId="7AF1D0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29D7FE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5E431D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77777777" w:rsidR="001A1E76" w:rsidRPr="00D12552" w:rsidRDefault="001A1E76" w:rsidP="001A1E76">
            <w:pPr>
              <w:pStyle w:val="Tabletext10"/>
              <w:jc w:val="left"/>
              <w:rPr>
                <w:rStyle w:val="reqtext"/>
                <w:lang w:val="en-CA"/>
              </w:rPr>
            </w:pPr>
            <w:r>
              <w:rPr>
                <w:rStyle w:val="reqtext"/>
                <w:lang w:val="en-CA"/>
              </w:rPr>
              <w:t>Identifier SHALL 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geomorphologicunitview-metadata-uri</w:t>
            </w:r>
          </w:p>
        </w:tc>
        <w:tc>
          <w:tcPr>
            <w:tcW w:w="4678" w:type="dxa"/>
            <w:tcBorders>
              <w:left w:val="nil"/>
            </w:tcBorders>
            <w:shd w:val="clear" w:color="auto" w:fill="auto"/>
          </w:tcPr>
          <w:p w14:paraId="23EE067E" w14:textId="77777777" w:rsidR="00BA576A" w:rsidRPr="00D12552" w:rsidRDefault="00BA576A" w:rsidP="00BA576A">
            <w:pPr>
              <w:pStyle w:val="Tabletext10"/>
              <w:jc w:val="left"/>
              <w:rPr>
                <w:rStyle w:val="reqtext"/>
                <w:lang w:val="en-CA"/>
              </w:rPr>
            </w:pPr>
            <w:r>
              <w:rPr>
                <w:rStyle w:val="reqtext"/>
                <w:lang w:val="en-CA"/>
              </w:rPr>
              <w:t>metadata_uri SHALL resolve to a representation of a metadata record</w:t>
            </w:r>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Heading3"/>
        <w:rPr>
          <w:lang w:val="en-CA"/>
        </w:rPr>
      </w:pPr>
      <w:r w:rsidRPr="00D14AF0">
        <w:rPr>
          <w:lang w:val="en-CA"/>
        </w:rPr>
        <w:t>S</w:t>
      </w:r>
      <w:bookmarkStart w:id="293" w:name="BKM_CE5E700D_EBA4_44CA_83C8_617C916DF033"/>
      <w:bookmarkEnd w:id="293"/>
      <w:r w:rsidRPr="00D14AF0">
        <w:rPr>
          <w:lang w:val="en-CA"/>
        </w:rPr>
        <w:t>hearDisplacementStructureView</w:t>
      </w:r>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31E8DC9A" wp14:editId="4D63DE81">
            <wp:extent cx="2514951" cy="3600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43E0C4DD" w14:textId="77777777" w:rsidR="00E426FD" w:rsidRDefault="00E426FD" w:rsidP="00E426FD">
      <w:pPr>
        <w:pStyle w:val="Caption"/>
        <w:rPr>
          <w:rFonts w:cs="Arial"/>
          <w:color w:val="000000"/>
          <w:lang w:val="en-CA"/>
        </w:rPr>
      </w:pPr>
      <w:r>
        <w:t xml:space="preserve">Figure </w:t>
      </w:r>
      <w:r w:rsidR="009C2973">
        <w:fldChar w:fldCharType="begin"/>
      </w:r>
      <w:r w:rsidR="009C2973">
        <w:instrText xml:space="preserve"> SEQ Figure \* ARABIC </w:instrText>
      </w:r>
      <w:r w:rsidR="009C2973">
        <w:fldChar w:fldCharType="separate"/>
      </w:r>
      <w:r w:rsidR="00C343CA">
        <w:rPr>
          <w:noProof/>
        </w:rPr>
        <w:t>13</w:t>
      </w:r>
      <w:r w:rsidR="009C2973">
        <w:rPr>
          <w:noProof/>
        </w:rPr>
        <w:fldChar w:fldCharType="end"/>
      </w:r>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ShearDisplacementStructure.</w:t>
      </w:r>
      <w:proofErr w:type="gramEnd"/>
      <w:r w:rsidRPr="00D14AF0">
        <w:rPr>
          <w:rFonts w:cs="Arial"/>
          <w:color w:val="000000"/>
          <w:lang w:val="en-CA"/>
        </w:rPr>
        <w:t xml:space="preserv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Caption"/>
        <w:keepNext/>
      </w:pPr>
      <w:r>
        <w:lastRenderedPageBreak/>
        <w:t xml:space="preserve">Table </w:t>
      </w:r>
      <w:r w:rsidR="009C2973">
        <w:fldChar w:fldCharType="begin"/>
      </w:r>
      <w:r w:rsidR="009C2973">
        <w:instrText xml:space="preserve"> SEQ Table \* ARABIC </w:instrText>
      </w:r>
      <w:r w:rsidR="009C2973">
        <w:fldChar w:fldCharType="separate"/>
      </w:r>
      <w:r w:rsidR="003C190E">
        <w:rPr>
          <w:noProof/>
        </w:rPr>
        <w:t>7</w:t>
      </w:r>
      <w:r w:rsidR="009C2973">
        <w:rPr>
          <w:noProof/>
        </w:rPr>
        <w:fldChar w:fldCharType="end"/>
      </w:r>
      <w:r>
        <w:t xml:space="preserve">: </w:t>
      </w:r>
      <w:r w:rsidRPr="00F876A8">
        <w:t>ShearDisplacementStructure</w:t>
      </w:r>
      <w:r>
        <w:t>View properties</w:t>
      </w:r>
    </w:p>
    <w:tbl>
      <w:tblPr>
        <w:tblStyle w:val="LightShading"/>
        <w:tblW w:w="9735" w:type="dxa"/>
        <w:tblLayout w:type="fixed"/>
        <w:tblLook w:val="0420" w:firstRow="1" w:lastRow="0" w:firstColumn="0" w:lastColumn="0" w:noHBand="0" w:noVBand="1"/>
      </w:tblPr>
      <w:tblGrid>
        <w:gridCol w:w="3245"/>
        <w:gridCol w:w="3245"/>
        <w:gridCol w:w="3245"/>
      </w:tblGrid>
      <w:tr w:rsidR="00D14AF0" w:rsidRPr="00D14AF0" w14:paraId="2C30EDAF" w14:textId="77777777" w:rsidTr="00D14AF0">
        <w:trPr>
          <w:cnfStyle w:val="100000000000" w:firstRow="1" w:lastRow="0" w:firstColumn="0" w:lastColumn="0" w:oddVBand="0" w:evenVBand="0" w:oddHBand="0" w:evenHBand="0" w:firstRowFirstColumn="0" w:firstRowLastColumn="0" w:lastRowFirstColumn="0" w:lastRowLastColumn="0"/>
        </w:trPr>
        <w:tc>
          <w:tcPr>
            <w:tcW w:w="3245" w:type="dxa"/>
          </w:tcPr>
          <w:p w14:paraId="6C37741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4" w:name="BKM_11E20CA8_2344_4418_A9F9_325A11426D44"/>
            <w:bookmarkEnd w:id="294"/>
            <w:r w:rsidRPr="00D14AF0">
              <w:rPr>
                <w:rFonts w:asciiTheme="minorHAnsi" w:hAnsiTheme="minorHAnsi" w:cs="Arial"/>
                <w:color w:val="000000"/>
                <w:sz w:val="20"/>
                <w:szCs w:val="20"/>
                <w:lang w:val="en-CA"/>
              </w:rPr>
              <w:t>Name</w:t>
            </w:r>
          </w:p>
        </w:tc>
        <w:tc>
          <w:tcPr>
            <w:tcW w:w="3245" w:type="dxa"/>
          </w:tcPr>
          <w:p w14:paraId="266EAA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3245" w:type="dxa"/>
          </w:tcPr>
          <w:p w14:paraId="7E8AC1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37179CC0"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C1B1E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3245" w:type="dxa"/>
          </w:tcPr>
          <w:p w14:paraId="677E47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28839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Should have the same value as the corresponding GeoSciML MappedFeature.</w:t>
            </w:r>
          </w:p>
          <w:p w14:paraId="6F2344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D0E5E3" w14:textId="77777777" w:rsidTr="00D14AF0">
        <w:tc>
          <w:tcPr>
            <w:tcW w:w="3245" w:type="dxa"/>
          </w:tcPr>
          <w:p w14:paraId="1FE540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5" w:name="BKM_20A123B5_7607_4A2B_A3F4_2BA8EEA3BD6E"/>
            <w:bookmarkEnd w:id="295"/>
            <w:r w:rsidRPr="00D14AF0">
              <w:rPr>
                <w:rFonts w:asciiTheme="minorHAnsi" w:hAnsiTheme="minorHAnsi" w:cs="Arial"/>
                <w:color w:val="000000"/>
                <w:sz w:val="20"/>
                <w:szCs w:val="20"/>
                <w:lang w:val="en-CA"/>
              </w:rPr>
              <w:t>name</w:t>
            </w:r>
          </w:p>
        </w:tc>
        <w:tc>
          <w:tcPr>
            <w:tcW w:w="3245" w:type="dxa"/>
          </w:tcPr>
          <w:p w14:paraId="38DCC5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88582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the ShearDisplacementStructure.</w:t>
            </w:r>
          </w:p>
          <w:p w14:paraId="04DB0E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EA3F571"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3101A0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6" w:name="BKM_62E65A70_EB75_497A_886F_BAAEBB60A5EC"/>
            <w:bookmarkEnd w:id="296"/>
            <w:r w:rsidRPr="00D14AF0">
              <w:rPr>
                <w:rFonts w:asciiTheme="minorHAnsi" w:hAnsiTheme="minorHAnsi" w:cs="Arial"/>
                <w:color w:val="000000"/>
                <w:sz w:val="20"/>
                <w:szCs w:val="20"/>
                <w:lang w:val="en-CA"/>
              </w:rPr>
              <w:t>description</w:t>
            </w:r>
          </w:p>
        </w:tc>
        <w:tc>
          <w:tcPr>
            <w:tcW w:w="3245" w:type="dxa"/>
          </w:tcPr>
          <w:p w14:paraId="1BC30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23444D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ShearDisplacementStructure, typically taken from an entry on a geological map legend.</w:t>
            </w:r>
          </w:p>
          <w:p w14:paraId="0E5D5C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8FC52A" w14:textId="77777777" w:rsidTr="00D14AF0">
        <w:tc>
          <w:tcPr>
            <w:tcW w:w="3245" w:type="dxa"/>
          </w:tcPr>
          <w:p w14:paraId="630BC4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7" w:name="BKM_3F13203C_BEB3_44A2_B8B9_417C5D453C67"/>
            <w:bookmarkEnd w:id="297"/>
            <w:r w:rsidRPr="00D14AF0">
              <w:rPr>
                <w:rFonts w:asciiTheme="minorHAnsi" w:hAnsiTheme="minorHAnsi" w:cs="Arial"/>
                <w:color w:val="000000"/>
                <w:sz w:val="20"/>
                <w:szCs w:val="20"/>
                <w:lang w:val="en-CA"/>
              </w:rPr>
              <w:t>faultType</w:t>
            </w:r>
          </w:p>
        </w:tc>
        <w:tc>
          <w:tcPr>
            <w:tcW w:w="3245" w:type="dxa"/>
          </w:tcPr>
          <w:p w14:paraId="55756B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49E5F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ShearDisplacementStructure (as defined in GeoSciML).</w:t>
            </w:r>
          </w:p>
          <w:p w14:paraId="1AB2CD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29413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E8BB31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8" w:name="BKM_D9E97001_975E_4E48_B383_84E3B817A9D6"/>
            <w:bookmarkEnd w:id="298"/>
            <w:r w:rsidRPr="00D14AF0">
              <w:rPr>
                <w:rFonts w:asciiTheme="minorHAnsi" w:hAnsiTheme="minorHAnsi" w:cs="Arial"/>
                <w:color w:val="000000"/>
                <w:sz w:val="20"/>
                <w:szCs w:val="20"/>
                <w:lang w:val="en-CA"/>
              </w:rPr>
              <w:t>movementType</w:t>
            </w:r>
          </w:p>
        </w:tc>
        <w:tc>
          <w:tcPr>
            <w:tcW w:w="3245" w:type="dxa"/>
          </w:tcPr>
          <w:p w14:paraId="7062B3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59D6F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type of movement (eg dip-slip, strike-slip) on the ShearDisplacementStructure.</w:t>
            </w:r>
          </w:p>
          <w:p w14:paraId="53D9CA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9497AC" w14:textId="77777777" w:rsidTr="00D14AF0">
        <w:tc>
          <w:tcPr>
            <w:tcW w:w="3245" w:type="dxa"/>
          </w:tcPr>
          <w:p w14:paraId="7AB7DB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9" w:name="BKM_ABD8F88A_D6D5_49E8_B4C4_6E53A78AD465"/>
            <w:bookmarkEnd w:id="299"/>
            <w:r w:rsidRPr="00D14AF0">
              <w:rPr>
                <w:rFonts w:asciiTheme="minorHAnsi" w:hAnsiTheme="minorHAnsi" w:cs="Arial"/>
                <w:color w:val="000000"/>
                <w:sz w:val="20"/>
                <w:szCs w:val="20"/>
                <w:lang w:val="en-CA"/>
              </w:rPr>
              <w:t>deformationStyle</w:t>
            </w:r>
          </w:p>
        </w:tc>
        <w:tc>
          <w:tcPr>
            <w:tcW w:w="3245" w:type="dxa"/>
          </w:tcPr>
          <w:p w14:paraId="7A776A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5245A7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Describes the style of deformation (eg brittle</w:t>
            </w:r>
            <w:proofErr w:type="gramStart"/>
            <w:r w:rsidRPr="00D14AF0">
              <w:rPr>
                <w:rFonts w:asciiTheme="minorHAnsi" w:hAnsiTheme="minorHAnsi" w:cs="Arial"/>
                <w:color w:val="000000"/>
                <w:sz w:val="20"/>
                <w:szCs w:val="20"/>
                <w:lang w:val="en-CA"/>
              </w:rPr>
              <w:t>,ductile</w:t>
            </w:r>
            <w:proofErr w:type="gramEnd"/>
            <w:r w:rsidRPr="00D14AF0">
              <w:rPr>
                <w:rFonts w:asciiTheme="minorHAnsi" w:hAnsiTheme="minorHAnsi" w:cs="Arial"/>
                <w:color w:val="000000"/>
                <w:sz w:val="20"/>
                <w:szCs w:val="20"/>
                <w:lang w:val="en-CA"/>
              </w:rPr>
              <w:t xml:space="preserve"> etc) for the ShearDisplacementStructure.</w:t>
            </w:r>
          </w:p>
          <w:p w14:paraId="55267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5FC06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F8B85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0" w:name="BKM_7660FDA3_AB42_45F9_86AB_19287D13C566"/>
            <w:bookmarkEnd w:id="300"/>
            <w:r w:rsidRPr="00D14AF0">
              <w:rPr>
                <w:rFonts w:asciiTheme="minorHAnsi" w:hAnsiTheme="minorHAnsi" w:cs="Arial"/>
                <w:color w:val="000000"/>
                <w:sz w:val="20"/>
                <w:szCs w:val="20"/>
                <w:lang w:val="en-CA"/>
              </w:rPr>
              <w:t>displacement</w:t>
            </w:r>
          </w:p>
        </w:tc>
        <w:tc>
          <w:tcPr>
            <w:tcW w:w="3245" w:type="dxa"/>
          </w:tcPr>
          <w:p w14:paraId="467CA0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36136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displacement across the ShearDisplacementStructure.</w:t>
            </w:r>
          </w:p>
          <w:p w14:paraId="226936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1E1AA01" w14:textId="77777777" w:rsidTr="00D14AF0">
        <w:tc>
          <w:tcPr>
            <w:tcW w:w="3245" w:type="dxa"/>
          </w:tcPr>
          <w:p w14:paraId="29660EA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1" w:name="BKM_28FFF6C1_C18B_4629_BB75_27AFBE7647AB"/>
            <w:bookmarkEnd w:id="301"/>
            <w:r w:rsidRPr="00D14AF0">
              <w:rPr>
                <w:rFonts w:asciiTheme="minorHAnsi" w:hAnsiTheme="minorHAnsi" w:cs="Arial"/>
                <w:color w:val="000000"/>
                <w:sz w:val="20"/>
                <w:szCs w:val="20"/>
                <w:lang w:val="en-CA"/>
              </w:rPr>
              <w:t>geologicHistory</w:t>
            </w:r>
          </w:p>
        </w:tc>
        <w:tc>
          <w:tcPr>
            <w:tcW w:w="3245" w:type="dxa"/>
          </w:tcPr>
          <w:p w14:paraId="4B4E17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DE5B83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E6D09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943DB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2" w:name="BKM_DE525394_F288_4E7F_AF29_CF676A7FB892"/>
            <w:bookmarkEnd w:id="302"/>
            <w:r w:rsidRPr="00D14AF0">
              <w:rPr>
                <w:rFonts w:asciiTheme="minorHAnsi" w:hAnsiTheme="minorHAnsi" w:cs="Arial"/>
                <w:color w:val="000000"/>
                <w:sz w:val="20"/>
                <w:szCs w:val="20"/>
                <w:lang w:val="en-CA"/>
              </w:rPr>
              <w:t>numericOlderAge</w:t>
            </w:r>
          </w:p>
        </w:tc>
        <w:tc>
          <w:tcPr>
            <w:tcW w:w="3245" w:type="dxa"/>
          </w:tcPr>
          <w:p w14:paraId="2B4F6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20B90E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Older age of the fault/shear structure, represented Ma.</w:t>
            </w:r>
          </w:p>
          <w:p w14:paraId="766F2B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94B7113" w14:textId="77777777" w:rsidTr="00D14AF0">
        <w:tc>
          <w:tcPr>
            <w:tcW w:w="3245" w:type="dxa"/>
          </w:tcPr>
          <w:p w14:paraId="2EDDCB6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3" w:name="BKM_BDA40AB6_6C56_4E4F_9588_C051912996DC"/>
            <w:bookmarkEnd w:id="303"/>
            <w:r w:rsidRPr="00D14AF0">
              <w:rPr>
                <w:rFonts w:asciiTheme="minorHAnsi" w:hAnsiTheme="minorHAnsi" w:cs="Arial"/>
                <w:color w:val="000000"/>
                <w:sz w:val="20"/>
                <w:szCs w:val="20"/>
                <w:lang w:val="en-CA"/>
              </w:rPr>
              <w:t>numericYoungerAge</w:t>
            </w:r>
          </w:p>
        </w:tc>
        <w:tc>
          <w:tcPr>
            <w:tcW w:w="3245" w:type="dxa"/>
          </w:tcPr>
          <w:p w14:paraId="0DD153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32853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Younger age of the fault/shear </w:t>
            </w:r>
            <w:proofErr w:type="gramStart"/>
            <w:r w:rsidRPr="00D14AF0">
              <w:rPr>
                <w:rFonts w:asciiTheme="minorHAnsi" w:hAnsiTheme="minorHAnsi" w:cs="Arial"/>
                <w:color w:val="000000"/>
                <w:sz w:val="20"/>
                <w:szCs w:val="20"/>
                <w:lang w:val="en-CA"/>
              </w:rPr>
              <w:t>structure,</w:t>
            </w:r>
            <w:proofErr w:type="gramEnd"/>
            <w:r w:rsidRPr="00D14AF0">
              <w:rPr>
                <w:rFonts w:asciiTheme="minorHAnsi" w:hAnsiTheme="minorHAnsi" w:cs="Arial"/>
                <w:color w:val="000000"/>
                <w:sz w:val="20"/>
                <w:szCs w:val="20"/>
                <w:lang w:val="en-CA"/>
              </w:rPr>
              <w:t xml:space="preserve"> represented Ma.</w:t>
            </w:r>
          </w:p>
          <w:p w14:paraId="3C454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E1CFE3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E3DC7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4" w:name="BKM_2209CF72_C0AB_47F3_BB22_4A2E8334027A"/>
            <w:bookmarkEnd w:id="304"/>
            <w:r w:rsidRPr="00D14AF0">
              <w:rPr>
                <w:rFonts w:asciiTheme="minorHAnsi" w:hAnsiTheme="minorHAnsi" w:cs="Arial"/>
                <w:color w:val="000000"/>
                <w:sz w:val="20"/>
                <w:szCs w:val="20"/>
                <w:lang w:val="en-CA"/>
              </w:rPr>
              <w:t>observationMethod</w:t>
            </w:r>
          </w:p>
        </w:tc>
        <w:tc>
          <w:tcPr>
            <w:tcW w:w="3245" w:type="dxa"/>
          </w:tcPr>
          <w:p w14:paraId="530E40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4DC52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5785BCF" w14:textId="77777777" w:rsidTr="00D14AF0">
        <w:tc>
          <w:tcPr>
            <w:tcW w:w="3245" w:type="dxa"/>
          </w:tcPr>
          <w:p w14:paraId="59522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5" w:name="BKM_BD7868DF_0409_467D_8844_EE4674C50774"/>
            <w:bookmarkEnd w:id="305"/>
            <w:r w:rsidRPr="00D14AF0">
              <w:rPr>
                <w:rFonts w:asciiTheme="minorHAnsi" w:hAnsiTheme="minorHAnsi" w:cs="Arial"/>
                <w:color w:val="000000"/>
                <w:sz w:val="20"/>
                <w:szCs w:val="20"/>
                <w:lang w:val="en-CA"/>
              </w:rPr>
              <w:t>positionalAccuracy</w:t>
            </w:r>
          </w:p>
        </w:tc>
        <w:tc>
          <w:tcPr>
            <w:tcW w:w="3245" w:type="dxa"/>
          </w:tcPr>
          <w:p w14:paraId="410528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7DE916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Quantitative values define the radius </w:t>
            </w:r>
            <w:r w:rsidRPr="00D14AF0">
              <w:rPr>
                <w:rFonts w:asciiTheme="minorHAnsi" w:hAnsiTheme="minorHAnsi" w:cs="Arial"/>
                <w:color w:val="000000"/>
                <w:sz w:val="20"/>
                <w:szCs w:val="20"/>
                <w:lang w:val="en-CA"/>
              </w:rPr>
              <w:lastRenderedPageBreak/>
              <w:t>of an uncertainty buffer around a mappedFeature (eg: a positionAccuracy of 100 m for a line feature defines a buffer polygon of total width 200 m centred on the line).</w:t>
            </w:r>
          </w:p>
          <w:p w14:paraId="720499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3050A3"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566DE2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6" w:name="BKM_674A1294_59BE_4203_9B03_BC5D6023992F"/>
            <w:bookmarkEnd w:id="306"/>
            <w:r w:rsidRPr="00D14AF0">
              <w:rPr>
                <w:rFonts w:asciiTheme="minorHAnsi" w:hAnsiTheme="minorHAnsi" w:cs="Arial"/>
                <w:color w:val="000000"/>
                <w:sz w:val="20"/>
                <w:szCs w:val="20"/>
                <w:lang w:val="en-CA"/>
              </w:rPr>
              <w:lastRenderedPageBreak/>
              <w:t>source</w:t>
            </w:r>
          </w:p>
        </w:tc>
        <w:tc>
          <w:tcPr>
            <w:tcW w:w="3245" w:type="dxa"/>
          </w:tcPr>
          <w:p w14:paraId="366562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A8923E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89F2AC6" w14:textId="77777777" w:rsidTr="00D14AF0">
        <w:tc>
          <w:tcPr>
            <w:tcW w:w="3245" w:type="dxa"/>
          </w:tcPr>
          <w:p w14:paraId="3492441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7" w:name="BKM_A1B86BC0_3316_46AB_8D32_7786DFA0771F"/>
            <w:bookmarkEnd w:id="307"/>
            <w:r w:rsidRPr="00D14AF0">
              <w:rPr>
                <w:rFonts w:asciiTheme="minorHAnsi" w:hAnsiTheme="minorHAnsi" w:cs="Arial"/>
                <w:color w:val="000000"/>
                <w:sz w:val="20"/>
                <w:szCs w:val="20"/>
                <w:lang w:val="en-CA"/>
              </w:rPr>
              <w:t>faultType_uri</w:t>
            </w:r>
          </w:p>
        </w:tc>
        <w:tc>
          <w:tcPr>
            <w:tcW w:w="3245" w:type="dxa"/>
          </w:tcPr>
          <w:p w14:paraId="6A4B46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4DB968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26F21A"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D38B5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8" w:name="BKM_5ED9FA7F_347C_499C_BF86_2B88071AD840"/>
            <w:bookmarkEnd w:id="308"/>
            <w:r w:rsidRPr="00D14AF0">
              <w:rPr>
                <w:rFonts w:asciiTheme="minorHAnsi" w:hAnsiTheme="minorHAnsi" w:cs="Arial"/>
                <w:color w:val="000000"/>
                <w:sz w:val="20"/>
                <w:szCs w:val="20"/>
                <w:lang w:val="en-CA"/>
              </w:rPr>
              <w:t>movementType_uri</w:t>
            </w:r>
          </w:p>
        </w:tc>
        <w:tc>
          <w:tcPr>
            <w:tcW w:w="3245" w:type="dxa"/>
          </w:tcPr>
          <w:p w14:paraId="739D01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950BE0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459D2D" w14:textId="77777777" w:rsidTr="00D14AF0">
        <w:tc>
          <w:tcPr>
            <w:tcW w:w="3245" w:type="dxa"/>
          </w:tcPr>
          <w:p w14:paraId="3822BC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9" w:name="BKM_EC7555C0_681D_45F5_BEFB_0F7BFDEF3CFB"/>
            <w:bookmarkEnd w:id="309"/>
            <w:r w:rsidRPr="00D14AF0">
              <w:rPr>
                <w:rFonts w:asciiTheme="minorHAnsi" w:hAnsiTheme="minorHAnsi" w:cs="Arial"/>
                <w:color w:val="000000"/>
                <w:sz w:val="20"/>
                <w:szCs w:val="20"/>
                <w:lang w:val="en-CA"/>
              </w:rPr>
              <w:t>deformationStyle_uri</w:t>
            </w:r>
          </w:p>
        </w:tc>
        <w:tc>
          <w:tcPr>
            <w:tcW w:w="3245" w:type="dxa"/>
          </w:tcPr>
          <w:p w14:paraId="27B645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16909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833F7F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1AB9A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0" w:name="BKM_36C08EC9_BB32_4BDE_99FD_336AAA2512BB"/>
            <w:bookmarkEnd w:id="310"/>
            <w:r w:rsidRPr="00D14AF0">
              <w:rPr>
                <w:rFonts w:asciiTheme="minorHAnsi" w:hAnsiTheme="minorHAnsi" w:cs="Arial"/>
                <w:color w:val="000000"/>
                <w:sz w:val="20"/>
                <w:szCs w:val="20"/>
                <w:lang w:val="en-CA"/>
              </w:rPr>
              <w:t>representativeAge_uri</w:t>
            </w:r>
          </w:p>
        </w:tc>
        <w:tc>
          <w:tcPr>
            <w:tcW w:w="3245" w:type="dxa"/>
          </w:tcPr>
          <w:p w14:paraId="2F50CB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9A5516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w:t>
            </w:r>
            <w:r w:rsidRPr="00D14AF0">
              <w:rPr>
                <w:rFonts w:asciiTheme="minorHAnsi" w:hAnsiTheme="minorHAnsi" w:cs="Arial"/>
                <w:color w:val="000000"/>
                <w:sz w:val="20"/>
                <w:szCs w:val="20"/>
                <w:lang w:val="en-CA"/>
              </w:rPr>
              <w:lastRenderedPageBreak/>
              <w:t>feature's history.</w:t>
            </w:r>
          </w:p>
          <w:p w14:paraId="6630C6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E2AFB5" w14:textId="77777777" w:rsidTr="00D14AF0">
        <w:tc>
          <w:tcPr>
            <w:tcW w:w="3245" w:type="dxa"/>
          </w:tcPr>
          <w:p w14:paraId="7CBCE5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1" w:name="BKM_34B08950_B320_4DCA_B7B3_801822442BA1"/>
            <w:bookmarkEnd w:id="311"/>
            <w:r w:rsidRPr="00D14AF0">
              <w:rPr>
                <w:rFonts w:asciiTheme="minorHAnsi" w:hAnsiTheme="minorHAnsi" w:cs="Arial"/>
                <w:color w:val="000000"/>
                <w:sz w:val="20"/>
                <w:szCs w:val="20"/>
                <w:lang w:val="en-CA"/>
              </w:rPr>
              <w:lastRenderedPageBreak/>
              <w:t>representativeOlderAge_uri</w:t>
            </w:r>
          </w:p>
        </w:tc>
        <w:tc>
          <w:tcPr>
            <w:tcW w:w="3245" w:type="dxa"/>
          </w:tcPr>
          <w:p w14:paraId="75B566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B24917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44BDC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E7B9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2" w:name="BKM_1D369827_5E0B_4F3B_99DE_498DE4F4D001"/>
            <w:bookmarkEnd w:id="312"/>
            <w:r w:rsidRPr="00D14AF0">
              <w:rPr>
                <w:rFonts w:asciiTheme="minorHAnsi" w:hAnsiTheme="minorHAnsi" w:cs="Arial"/>
                <w:color w:val="000000"/>
                <w:sz w:val="20"/>
                <w:szCs w:val="20"/>
                <w:lang w:val="en-CA"/>
              </w:rPr>
              <w:t>representativeYoungerAge_uri</w:t>
            </w:r>
          </w:p>
        </w:tc>
        <w:tc>
          <w:tcPr>
            <w:tcW w:w="3245" w:type="dxa"/>
          </w:tcPr>
          <w:p w14:paraId="5762972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C4D4B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BA760D" w14:textId="77777777" w:rsidTr="00D14AF0">
        <w:tc>
          <w:tcPr>
            <w:tcW w:w="3245" w:type="dxa"/>
          </w:tcPr>
          <w:p w14:paraId="543299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3" w:name="BKM_42115B02_1C56_42D6_B0AA_D6174F756E65"/>
            <w:bookmarkEnd w:id="313"/>
            <w:r w:rsidRPr="00D14AF0">
              <w:rPr>
                <w:rFonts w:asciiTheme="minorHAnsi" w:hAnsiTheme="minorHAnsi" w:cs="Arial"/>
                <w:color w:val="000000"/>
                <w:sz w:val="20"/>
                <w:szCs w:val="20"/>
                <w:lang w:val="en-CA"/>
              </w:rPr>
              <w:t>specification_uri</w:t>
            </w:r>
          </w:p>
        </w:tc>
        <w:tc>
          <w:tcPr>
            <w:tcW w:w="3245" w:type="dxa"/>
          </w:tcPr>
          <w:p w14:paraId="3448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5239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FB2A2A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44FB4E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4" w:name="BKM_401A0B2C_FBFD_43E2_BC4F_F4876D6A55A5"/>
            <w:bookmarkEnd w:id="314"/>
            <w:r w:rsidRPr="00D14AF0">
              <w:rPr>
                <w:rFonts w:asciiTheme="minorHAnsi" w:hAnsiTheme="minorHAnsi" w:cs="Arial"/>
                <w:color w:val="000000"/>
                <w:sz w:val="20"/>
                <w:szCs w:val="20"/>
                <w:lang w:val="en-CA"/>
              </w:rPr>
              <w:t>metadata_uri</w:t>
            </w:r>
          </w:p>
        </w:tc>
        <w:tc>
          <w:tcPr>
            <w:tcW w:w="3245" w:type="dxa"/>
          </w:tcPr>
          <w:p w14:paraId="00DBD6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0CB2D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44CF4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97E06B" w14:textId="77777777" w:rsidTr="00D14AF0">
        <w:tc>
          <w:tcPr>
            <w:tcW w:w="3245" w:type="dxa"/>
          </w:tcPr>
          <w:p w14:paraId="6317E9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5" w:name="BKM_AA3C91BB_B0F8_4E56_A1E5_9C3530C146AE"/>
            <w:bookmarkEnd w:id="315"/>
            <w:r w:rsidRPr="00D14AF0">
              <w:rPr>
                <w:rFonts w:asciiTheme="minorHAnsi" w:hAnsiTheme="minorHAnsi" w:cs="Arial"/>
                <w:color w:val="000000"/>
                <w:sz w:val="20"/>
                <w:szCs w:val="20"/>
                <w:lang w:val="en-CA"/>
              </w:rPr>
              <w:t>genericSymbolizer</w:t>
            </w:r>
          </w:p>
        </w:tc>
        <w:tc>
          <w:tcPr>
            <w:tcW w:w="3245" w:type="dxa"/>
          </w:tcPr>
          <w:p w14:paraId="276933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9F41E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549B4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08752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88943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6" w:name="BKM_C202EED3_CA3B_4848_8F51_4E4216E311CB"/>
            <w:bookmarkEnd w:id="316"/>
            <w:r w:rsidRPr="00D14AF0">
              <w:rPr>
                <w:rFonts w:asciiTheme="minorHAnsi" w:hAnsiTheme="minorHAnsi" w:cs="Arial"/>
                <w:color w:val="000000"/>
                <w:sz w:val="20"/>
                <w:szCs w:val="20"/>
                <w:lang w:val="en-CA"/>
              </w:rPr>
              <w:t>shape</w:t>
            </w:r>
          </w:p>
        </w:tc>
        <w:tc>
          <w:tcPr>
            <w:tcW w:w="3245" w:type="dxa"/>
          </w:tcPr>
          <w:p w14:paraId="14FF0F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3245" w:type="dxa"/>
          </w:tcPr>
          <w:p w14:paraId="180AEA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75C0B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BBE6BA" w14:textId="77777777" w:rsidTr="00D14AF0">
        <w:tc>
          <w:tcPr>
            <w:tcW w:w="3245" w:type="dxa"/>
          </w:tcPr>
          <w:p w14:paraId="25848E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7" w:name="BKM_F61C54B5_53A3_4B3D_8747_890B595FF05F"/>
            <w:bookmarkEnd w:id="317"/>
            <w:r w:rsidRPr="00D14AF0">
              <w:rPr>
                <w:rFonts w:asciiTheme="minorHAnsi" w:hAnsiTheme="minorHAnsi" w:cs="Arial"/>
                <w:color w:val="000000"/>
                <w:sz w:val="20"/>
                <w:szCs w:val="20"/>
                <w:lang w:val="en-CA"/>
              </w:rPr>
              <w:t>any</w:t>
            </w:r>
          </w:p>
        </w:tc>
        <w:tc>
          <w:tcPr>
            <w:tcW w:w="3245" w:type="dxa"/>
          </w:tcPr>
          <w:p w14:paraId="694B4E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3245" w:type="dxa"/>
          </w:tcPr>
          <w:p w14:paraId="090CE8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F4E5FB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sheardisplacemenstructureview-metadata-uri</w:t>
            </w:r>
          </w:p>
        </w:tc>
        <w:tc>
          <w:tcPr>
            <w:tcW w:w="4678" w:type="dxa"/>
            <w:tcBorders>
              <w:left w:val="nil"/>
            </w:tcBorders>
            <w:shd w:val="clear" w:color="auto" w:fill="auto"/>
          </w:tcPr>
          <w:p w14:paraId="438F5FDD" w14:textId="77777777" w:rsidR="00911F72" w:rsidRPr="00D12552" w:rsidRDefault="00911F72" w:rsidP="00911F72">
            <w:pPr>
              <w:pStyle w:val="Tabletext10"/>
              <w:jc w:val="left"/>
              <w:rPr>
                <w:rStyle w:val="reqtext"/>
                <w:lang w:val="en-CA"/>
              </w:rPr>
            </w:pPr>
            <w:r>
              <w:rPr>
                <w:rStyle w:val="reqtext"/>
                <w:lang w:val="en-CA"/>
              </w:rPr>
              <w:t>metadata_uri SHALL resolve to a representation metadata document</w:t>
            </w:r>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D14AF0">
      <w:pPr>
        <w:pStyle w:val="Heading3"/>
        <w:rPr>
          <w:lang w:val="en-CA"/>
        </w:rPr>
      </w:pPr>
      <w:r w:rsidRPr="00D14AF0">
        <w:rPr>
          <w:lang w:val="en-CA"/>
        </w:rPr>
        <w:t>S</w:t>
      </w:r>
      <w:bookmarkStart w:id="318" w:name="BKM_A518DA4F_2CA4_4758_BC7A_4790DC092913"/>
      <w:bookmarkEnd w:id="318"/>
      <w:r w:rsidRPr="00D14AF0">
        <w:rPr>
          <w:lang w:val="en-CA"/>
        </w:rPr>
        <w:t>iteObservationView</w:t>
      </w:r>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77777777" w:rsidR="001810D7" w:rsidRDefault="001810D7" w:rsidP="001810D7">
      <w:pPr>
        <w:keepNext/>
        <w:autoSpaceDE w:val="0"/>
        <w:autoSpaceDN w:val="0"/>
        <w:adjustRightInd w:val="0"/>
        <w:spacing w:after="0" w:line="240" w:lineRule="atLeast"/>
      </w:pPr>
      <w:r w:rsidRPr="001810D7">
        <w:rPr>
          <w:rFonts w:cs="Arial"/>
          <w:noProof/>
          <w:color w:val="000000"/>
          <w:lang w:val="en-CA" w:eastAsia="en-CA"/>
        </w:rPr>
        <w:lastRenderedPageBreak/>
        <w:drawing>
          <wp:inline distT="0" distB="0" distL="0" distR="0" wp14:anchorId="0B5BDD8C" wp14:editId="5E4EFFCD">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p>
    <w:p w14:paraId="05BABD8D" w14:textId="77777777" w:rsidR="001810D7" w:rsidRDefault="001810D7" w:rsidP="001810D7">
      <w:pPr>
        <w:pStyle w:val="Caption"/>
        <w:rPr>
          <w:rFonts w:cs="Arial"/>
          <w:color w:val="000000"/>
          <w:lang w:val="en-CA"/>
        </w:rPr>
      </w:pPr>
      <w:r>
        <w:t xml:space="preserve">Figure </w:t>
      </w:r>
      <w:r w:rsidR="009C2973">
        <w:fldChar w:fldCharType="begin"/>
      </w:r>
      <w:r w:rsidR="009C2973">
        <w:instrText xml:space="preserve"> SEQ Figure \* ARABIC </w:instrText>
      </w:r>
      <w:r w:rsidR="009C2973">
        <w:fldChar w:fldCharType="separate"/>
      </w:r>
      <w:r w:rsidR="00C343CA">
        <w:rPr>
          <w:noProof/>
        </w:rPr>
        <w:t>14</w:t>
      </w:r>
      <w:r w:rsidR="009C2973">
        <w:rPr>
          <w:noProof/>
        </w:rPr>
        <w:fldChar w:fldCharType="end"/>
      </w:r>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point-located geological observation, like a structural measurement.</w:t>
      </w:r>
      <w:proofErr w:type="gramEnd"/>
      <w:r w:rsidRPr="00D14AF0">
        <w:rPr>
          <w:rFonts w:cs="Arial"/>
          <w:color w:val="000000"/>
          <w:lang w:val="en-CA"/>
        </w:rPr>
        <w:t xml:space="preserve"> This is a simplified instance of a sampling point from Observations &amp; Measurements (ISO19156) with an associated geological observation. 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Caption"/>
        <w:keepNext/>
      </w:pPr>
      <w:r>
        <w:t xml:space="preserve">Table </w:t>
      </w:r>
      <w:r w:rsidR="009C2973">
        <w:fldChar w:fldCharType="begin"/>
      </w:r>
      <w:r w:rsidR="009C2973">
        <w:instrText xml:space="preserve"> SEQ Table \* ARABIC </w:instrText>
      </w:r>
      <w:r w:rsidR="009C2973">
        <w:fldChar w:fldCharType="separate"/>
      </w:r>
      <w:r w:rsidR="003C190E">
        <w:rPr>
          <w:noProof/>
        </w:rPr>
        <w:t>8</w:t>
      </w:r>
      <w:r w:rsidR="009C2973">
        <w:rPr>
          <w:noProof/>
        </w:rPr>
        <w:fldChar w:fldCharType="end"/>
      </w:r>
      <w:r>
        <w:t>: SiteObservationView properties</w:t>
      </w:r>
    </w:p>
    <w:tbl>
      <w:tblPr>
        <w:tblStyle w:val="LightShading"/>
        <w:tblW w:w="9735" w:type="dxa"/>
        <w:tblLayout w:type="fixed"/>
        <w:tblLook w:val="0420" w:firstRow="1" w:lastRow="0" w:firstColumn="0" w:lastColumn="0" w:noHBand="0" w:noVBand="1"/>
      </w:tblPr>
      <w:tblGrid>
        <w:gridCol w:w="2093"/>
        <w:gridCol w:w="1701"/>
        <w:gridCol w:w="5941"/>
      </w:tblGrid>
      <w:tr w:rsidR="00D14AF0" w:rsidRPr="00D14AF0" w14:paraId="192F8136" w14:textId="77777777" w:rsidTr="00D14AF0">
        <w:trPr>
          <w:cnfStyle w:val="100000000000" w:firstRow="1" w:lastRow="0" w:firstColumn="0" w:lastColumn="0" w:oddVBand="0" w:evenVBand="0" w:oddHBand="0" w:evenHBand="0" w:firstRowFirstColumn="0" w:firstRowLastColumn="0" w:lastRowFirstColumn="0" w:lastRowLastColumn="0"/>
        </w:trPr>
        <w:tc>
          <w:tcPr>
            <w:tcW w:w="2093" w:type="dxa"/>
          </w:tcPr>
          <w:p w14:paraId="73F0D3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9" w:name="BKM_EC69FC11_247D_4B96_A882_7E9D1AD588E0"/>
            <w:bookmarkEnd w:id="319"/>
            <w:r w:rsidRPr="00D14AF0">
              <w:rPr>
                <w:rFonts w:asciiTheme="minorHAnsi" w:hAnsiTheme="minorHAnsi" w:cs="Arial"/>
                <w:color w:val="000000"/>
                <w:sz w:val="20"/>
                <w:szCs w:val="20"/>
                <w:lang w:val="en-CA"/>
              </w:rPr>
              <w:t>Name</w:t>
            </w:r>
          </w:p>
        </w:tc>
        <w:tc>
          <w:tcPr>
            <w:tcW w:w="1701" w:type="dxa"/>
          </w:tcPr>
          <w:p w14:paraId="78EB9F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941" w:type="dxa"/>
          </w:tcPr>
          <w:p w14:paraId="0247D7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F6871BB"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E7CBA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21F88A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6E593E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Unique identifier for this site observation record.</w:t>
            </w:r>
          </w:p>
          <w:p w14:paraId="406720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B48BD7" w14:textId="77777777" w:rsidTr="00D14AF0">
        <w:tc>
          <w:tcPr>
            <w:tcW w:w="2093" w:type="dxa"/>
          </w:tcPr>
          <w:p w14:paraId="74DFF0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0" w:name="BKM_ADCD2F69_DA9B_47AD_AAD9_CD10F85583D7"/>
            <w:bookmarkEnd w:id="320"/>
            <w:r w:rsidRPr="00D14AF0">
              <w:rPr>
                <w:rFonts w:asciiTheme="minorHAnsi" w:hAnsiTheme="minorHAnsi" w:cs="Arial"/>
                <w:color w:val="000000"/>
                <w:sz w:val="20"/>
                <w:szCs w:val="20"/>
                <w:lang w:val="en-CA"/>
              </w:rPr>
              <w:t>siteName</w:t>
            </w:r>
          </w:p>
        </w:tc>
        <w:tc>
          <w:tcPr>
            <w:tcW w:w="1701" w:type="dxa"/>
          </w:tcPr>
          <w:p w14:paraId="4E0C93C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538E3F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name of the sampling feature at this location (e.g. a station number, a borehole)</w:t>
            </w:r>
          </w:p>
          <w:p w14:paraId="132684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2086970"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465A3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1" w:name="BKM_07E8099B_7BEC_4F52_A9CB_2057EB65CA46"/>
            <w:bookmarkEnd w:id="321"/>
            <w:r w:rsidRPr="00D14AF0">
              <w:rPr>
                <w:rFonts w:asciiTheme="minorHAnsi" w:hAnsiTheme="minorHAnsi" w:cs="Arial"/>
                <w:color w:val="000000"/>
                <w:sz w:val="20"/>
                <w:szCs w:val="20"/>
                <w:lang w:val="en-CA"/>
              </w:rPr>
              <w:t>observationName</w:t>
            </w:r>
          </w:p>
        </w:tc>
        <w:tc>
          <w:tcPr>
            <w:tcW w:w="1701" w:type="dxa"/>
          </w:tcPr>
          <w:p w14:paraId="7A36A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D875C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to identify the observation.</w:t>
            </w:r>
          </w:p>
          <w:p w14:paraId="6CE7C1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6C9721" w14:textId="77777777" w:rsidTr="00D14AF0">
        <w:tc>
          <w:tcPr>
            <w:tcW w:w="2093" w:type="dxa"/>
          </w:tcPr>
          <w:p w14:paraId="67C19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2" w:name="BKM_803B49B5_5346_4ECB_84C0_E9285F22A260"/>
            <w:bookmarkEnd w:id="322"/>
            <w:r w:rsidRPr="00D14AF0">
              <w:rPr>
                <w:rFonts w:asciiTheme="minorHAnsi" w:hAnsiTheme="minorHAnsi" w:cs="Arial"/>
                <w:color w:val="000000"/>
                <w:sz w:val="20"/>
                <w:szCs w:val="20"/>
                <w:lang w:val="en-CA"/>
              </w:rPr>
              <w:t>label</w:t>
            </w:r>
          </w:p>
        </w:tc>
        <w:tc>
          <w:tcPr>
            <w:tcW w:w="1701" w:type="dxa"/>
          </w:tcPr>
          <w:p w14:paraId="0A0B9D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A942B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text string to associate with a symbol in a visualization/portrayal</w:t>
            </w:r>
          </w:p>
          <w:p w14:paraId="2154AC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90DCAC7"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8EEBB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3" w:name="BKM_EF622FE6_F231_4466_80B5_7C9E00C1AF26"/>
            <w:bookmarkEnd w:id="323"/>
            <w:r w:rsidRPr="00D14AF0">
              <w:rPr>
                <w:rFonts w:asciiTheme="minorHAnsi" w:hAnsiTheme="minorHAnsi" w:cs="Arial"/>
                <w:color w:val="000000"/>
                <w:sz w:val="20"/>
                <w:szCs w:val="20"/>
                <w:lang w:val="en-CA"/>
              </w:rPr>
              <w:t>description</w:t>
            </w:r>
          </w:p>
        </w:tc>
        <w:tc>
          <w:tcPr>
            <w:tcW w:w="1701" w:type="dxa"/>
          </w:tcPr>
          <w:p w14:paraId="498DE1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3162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providing descriptive information about the observation.</w:t>
            </w:r>
          </w:p>
          <w:p w14:paraId="63B104B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7D1F07" w14:textId="77777777" w:rsidTr="00D14AF0">
        <w:tc>
          <w:tcPr>
            <w:tcW w:w="2093" w:type="dxa"/>
          </w:tcPr>
          <w:p w14:paraId="4128EA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4" w:name="BKM_314D3BAE_F7C9_4B36_ADB6_C72D030F3753"/>
            <w:bookmarkEnd w:id="324"/>
            <w:r w:rsidRPr="00D14AF0">
              <w:rPr>
                <w:rFonts w:asciiTheme="minorHAnsi" w:hAnsiTheme="minorHAnsi" w:cs="Arial"/>
                <w:color w:val="000000"/>
                <w:sz w:val="20"/>
                <w:szCs w:val="20"/>
                <w:lang w:val="en-CA"/>
              </w:rPr>
              <w:t>featureOfInterest</w:t>
            </w:r>
          </w:p>
        </w:tc>
        <w:tc>
          <w:tcPr>
            <w:tcW w:w="1701" w:type="dxa"/>
          </w:tcPr>
          <w:p w14:paraId="59C8FCC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E9756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geologic feature that the observation is intended to characterize, e.g. foliation (observed property= orientation), a geologic unit (observed property = age</w:t>
            </w:r>
            <w:proofErr w:type="gramStart"/>
            <w:r w:rsidRPr="00D14AF0">
              <w:rPr>
                <w:rFonts w:asciiTheme="minorHAnsi" w:hAnsiTheme="minorHAnsi" w:cs="Arial"/>
                <w:color w:val="000000"/>
                <w:sz w:val="20"/>
                <w:szCs w:val="20"/>
                <w:lang w:val="en-CA"/>
              </w:rPr>
              <w:t>,magnetic</w:t>
            </w:r>
            <w:proofErr w:type="gramEnd"/>
            <w:r w:rsidRPr="00D14AF0">
              <w:rPr>
                <w:rFonts w:asciiTheme="minorHAnsi" w:hAnsiTheme="minorHAnsi" w:cs="Arial"/>
                <w:color w:val="000000"/>
                <w:sz w:val="20"/>
                <w:szCs w:val="20"/>
                <w:lang w:val="en-CA"/>
              </w:rPr>
              <w:t xml:space="preserve"> susceptibility, density, uranium content).</w:t>
            </w:r>
          </w:p>
          <w:p w14:paraId="5EEFD2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FB03D5"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281C2C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5" w:name="BKM_39715309_7964_43D3_8714_66E5FE3F5A42"/>
            <w:bookmarkEnd w:id="325"/>
            <w:r w:rsidRPr="00D14AF0">
              <w:rPr>
                <w:rFonts w:asciiTheme="minorHAnsi" w:hAnsiTheme="minorHAnsi" w:cs="Arial"/>
                <w:color w:val="000000"/>
                <w:sz w:val="20"/>
                <w:szCs w:val="20"/>
                <w:lang w:val="en-CA"/>
              </w:rPr>
              <w:t>observedProperty</w:t>
            </w:r>
          </w:p>
        </w:tc>
        <w:tc>
          <w:tcPr>
            <w:tcW w:w="1701" w:type="dxa"/>
          </w:tcPr>
          <w:p w14:paraId="5BE240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1E35A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property reported in this record.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orientation, age, density, gold content). Preferably a term from a controlled vocabulary.</w:t>
            </w:r>
          </w:p>
          <w:p w14:paraId="5A0D72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D5A7905" w14:textId="77777777" w:rsidTr="00D14AF0">
        <w:tc>
          <w:tcPr>
            <w:tcW w:w="2093" w:type="dxa"/>
          </w:tcPr>
          <w:p w14:paraId="48CEF3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6" w:name="BKM_154B13F8_8CD9_473E_98B5_93572A0EB3BB"/>
            <w:bookmarkEnd w:id="326"/>
            <w:r w:rsidRPr="00D14AF0">
              <w:rPr>
                <w:rFonts w:asciiTheme="minorHAnsi" w:hAnsiTheme="minorHAnsi" w:cs="Arial"/>
                <w:color w:val="000000"/>
                <w:sz w:val="20"/>
                <w:szCs w:val="20"/>
                <w:lang w:val="en-CA"/>
              </w:rPr>
              <w:lastRenderedPageBreak/>
              <w:t>observedValue</w:t>
            </w:r>
          </w:p>
        </w:tc>
        <w:tc>
          <w:tcPr>
            <w:tcW w:w="1701" w:type="dxa"/>
          </w:tcPr>
          <w:p w14:paraId="466F79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D8782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Although this field is implemented as a character string to conform with simple feature requirements, it can be encoded as a swe</w:t>
            </w:r>
            <w:proofErr w:type="gramStart"/>
            <w:r w:rsidRPr="00D14AF0">
              <w:rPr>
                <w:rFonts w:asciiTheme="minorHAnsi" w:hAnsiTheme="minorHAnsi" w:cs="Arial"/>
                <w:color w:val="000000"/>
                <w:sz w:val="20"/>
                <w:szCs w:val="20"/>
                <w:lang w:val="en-CA"/>
              </w:rPr>
              <w:t>:Record</w:t>
            </w:r>
            <w:proofErr w:type="gramEnd"/>
            <w:r w:rsidRPr="00D14AF0">
              <w:rPr>
                <w:rFonts w:asciiTheme="minorHAnsi" w:hAnsiTheme="minorHAnsi" w:cs="Arial"/>
                <w:color w:val="000000"/>
                <w:sz w:val="20"/>
                <w:szCs w:val="20"/>
                <w:lang w:val="en-CA"/>
              </w:rPr>
              <w:t>. This value may be numeric (eg; 235 degrees, 50 ppm) or textual (eg; red).</w:t>
            </w:r>
          </w:p>
          <w:p w14:paraId="129E48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DFEC24"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2E18B4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7" w:name="BKM_2C39BB23_51CD_4C07_BC3D_DFD062118A45"/>
            <w:bookmarkEnd w:id="327"/>
            <w:r w:rsidRPr="00D14AF0">
              <w:rPr>
                <w:rFonts w:asciiTheme="minorHAnsi" w:hAnsiTheme="minorHAnsi" w:cs="Arial"/>
                <w:color w:val="000000"/>
                <w:sz w:val="20"/>
                <w:szCs w:val="20"/>
                <w:lang w:val="en-CA"/>
              </w:rPr>
              <w:t>observedValueUom</w:t>
            </w:r>
          </w:p>
        </w:tc>
        <w:tc>
          <w:tcPr>
            <w:tcW w:w="1701" w:type="dxa"/>
          </w:tcPr>
          <w:p w14:paraId="51A93A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436F9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unit of measure for a numerical value of an observation or measurement, preferable from a controlled vocabulary.</w:t>
            </w:r>
          </w:p>
          <w:p w14:paraId="2C190BA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799783D" w14:textId="77777777" w:rsidTr="00D14AF0">
        <w:tc>
          <w:tcPr>
            <w:tcW w:w="2093" w:type="dxa"/>
          </w:tcPr>
          <w:p w14:paraId="4472F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8" w:name="BKM_60CAAB90_52E0_4214_AE69_D0060C7423ED"/>
            <w:bookmarkEnd w:id="328"/>
            <w:r w:rsidRPr="00D14AF0">
              <w:rPr>
                <w:rFonts w:asciiTheme="minorHAnsi" w:hAnsiTheme="minorHAnsi" w:cs="Arial"/>
                <w:color w:val="000000"/>
                <w:sz w:val="20"/>
                <w:szCs w:val="20"/>
                <w:lang w:val="en-CA"/>
              </w:rPr>
              <w:t>observationMethod</w:t>
            </w:r>
          </w:p>
        </w:tc>
        <w:tc>
          <w:tcPr>
            <w:tcW w:w="1701" w:type="dxa"/>
          </w:tcPr>
          <w:p w14:paraId="090587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41B96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3BE1936"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15A686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9" w:name="BKM_E7AC1443_775C_4DF5_9107_5B1DF4E1D651"/>
            <w:bookmarkEnd w:id="329"/>
            <w:r w:rsidRPr="00D14AF0">
              <w:rPr>
                <w:rFonts w:asciiTheme="minorHAnsi" w:hAnsiTheme="minorHAnsi" w:cs="Arial"/>
                <w:color w:val="000000"/>
                <w:sz w:val="20"/>
                <w:szCs w:val="20"/>
                <w:lang w:val="en-CA"/>
              </w:rPr>
              <w:t>positionalAccuracy</w:t>
            </w:r>
          </w:p>
        </w:tc>
        <w:tc>
          <w:tcPr>
            <w:tcW w:w="1701" w:type="dxa"/>
          </w:tcPr>
          <w:p w14:paraId="3079A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469B75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Estimate of the position uncertainty for the site location. For numerical measurements, include a unit of measure in the description. (</w:t>
            </w:r>
            <w:proofErr w:type="gramStart"/>
            <w:r w:rsidRPr="00D14AF0">
              <w:rPr>
                <w:rFonts w:asciiTheme="minorHAnsi" w:hAnsiTheme="minorHAnsi" w:cs="Arial"/>
                <w:color w:val="000000"/>
                <w:sz w:val="20"/>
                <w:szCs w:val="20"/>
                <w:lang w:val="en-CA"/>
              </w:rPr>
              <w:t>eg</w:t>
            </w:r>
            <w:proofErr w:type="gramEnd"/>
            <w:r w:rsidRPr="00D14AF0">
              <w:rPr>
                <w:rFonts w:asciiTheme="minorHAnsi" w:hAnsiTheme="minorHAnsi" w:cs="Arial"/>
                <w:color w:val="000000"/>
                <w:sz w:val="20"/>
                <w:szCs w:val="20"/>
                <w:lang w:val="en-CA"/>
              </w:rPr>
              <w:t>, 50 metres, poor, good).</w:t>
            </w:r>
          </w:p>
          <w:p w14:paraId="55045F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37D6EA" w14:textId="77777777" w:rsidTr="00D14AF0">
        <w:tc>
          <w:tcPr>
            <w:tcW w:w="2093" w:type="dxa"/>
          </w:tcPr>
          <w:p w14:paraId="4ED9F0A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0" w:name="BKM_EF3CAFA8_84A6_43F7_816F_7C74C3A3DFE7"/>
            <w:bookmarkEnd w:id="330"/>
            <w:r w:rsidRPr="00D14AF0">
              <w:rPr>
                <w:rFonts w:asciiTheme="minorHAnsi" w:hAnsiTheme="minorHAnsi" w:cs="Arial"/>
                <w:color w:val="000000"/>
                <w:sz w:val="20"/>
                <w:szCs w:val="20"/>
                <w:lang w:val="en-CA"/>
              </w:rPr>
              <w:t>source</w:t>
            </w:r>
          </w:p>
        </w:tc>
        <w:tc>
          <w:tcPr>
            <w:tcW w:w="1701" w:type="dxa"/>
          </w:tcPr>
          <w:p w14:paraId="19F20D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608A1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measurement procedure, processing, and provenance of data.</w:t>
            </w:r>
          </w:p>
          <w:p w14:paraId="442A98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BCC85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63CAD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1" w:name="BKM_71BA9B79_BC0A_41B7_9630_0B047D9D4660"/>
            <w:bookmarkEnd w:id="331"/>
            <w:r w:rsidRPr="00D14AF0">
              <w:rPr>
                <w:rFonts w:asciiTheme="minorHAnsi" w:hAnsiTheme="minorHAnsi" w:cs="Arial"/>
                <w:color w:val="000000"/>
                <w:sz w:val="20"/>
                <w:szCs w:val="20"/>
                <w:lang w:val="en-CA"/>
              </w:rPr>
              <w:t>observation_uri</w:t>
            </w:r>
          </w:p>
        </w:tc>
        <w:tc>
          <w:tcPr>
            <w:tcW w:w="1701" w:type="dxa"/>
          </w:tcPr>
          <w:p w14:paraId="20D5B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41CB8F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full O&amp;M observation description.</w:t>
            </w:r>
          </w:p>
          <w:p w14:paraId="39502C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E7057A2" w14:textId="77777777" w:rsidTr="00D14AF0">
        <w:tc>
          <w:tcPr>
            <w:tcW w:w="2093" w:type="dxa"/>
          </w:tcPr>
          <w:p w14:paraId="0C5F9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2" w:name="BKM_9A13DBF6_70E2_469B_9B7C_F26D7AD812B4"/>
            <w:bookmarkEnd w:id="332"/>
            <w:r w:rsidRPr="00D14AF0">
              <w:rPr>
                <w:rFonts w:asciiTheme="minorHAnsi" w:hAnsiTheme="minorHAnsi" w:cs="Arial"/>
                <w:color w:val="000000"/>
                <w:sz w:val="20"/>
                <w:szCs w:val="20"/>
                <w:lang w:val="en-CA"/>
              </w:rPr>
              <w:t>featureOfInterest_uri</w:t>
            </w:r>
          </w:p>
        </w:tc>
        <w:tc>
          <w:tcPr>
            <w:tcW w:w="1701" w:type="dxa"/>
          </w:tcPr>
          <w:p w14:paraId="499E9ED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65413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document describing the feature of interest (eg, a GeoSciML geologic unit or structure).</w:t>
            </w:r>
          </w:p>
          <w:p w14:paraId="113BC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CFC0EAD"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6DEBC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3" w:name="BKM_9A6DFACA_1D0A_423A_BF5D_1157B46A0AC1"/>
            <w:bookmarkEnd w:id="333"/>
            <w:r w:rsidRPr="00D14AF0">
              <w:rPr>
                <w:rFonts w:asciiTheme="minorHAnsi" w:hAnsiTheme="minorHAnsi" w:cs="Arial"/>
                <w:color w:val="000000"/>
                <w:sz w:val="20"/>
                <w:szCs w:val="20"/>
                <w:lang w:val="en-CA"/>
              </w:rPr>
              <w:t>propertyType_uri</w:t>
            </w:r>
          </w:p>
        </w:tc>
        <w:tc>
          <w:tcPr>
            <w:tcW w:w="1701" w:type="dxa"/>
          </w:tcPr>
          <w:p w14:paraId="59E766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1D437D2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to a term from a controlled vocabulary of observed property types.</w:t>
            </w:r>
          </w:p>
          <w:p w14:paraId="41253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B04C03E" w14:textId="77777777" w:rsidTr="00D14AF0">
        <w:tc>
          <w:tcPr>
            <w:tcW w:w="2093" w:type="dxa"/>
          </w:tcPr>
          <w:p w14:paraId="7CCBD8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4" w:name="BKM_33E68653_BDB1_481F_9DFE_82E9A91DF147"/>
            <w:bookmarkEnd w:id="334"/>
            <w:r w:rsidRPr="00D14AF0">
              <w:rPr>
                <w:rFonts w:asciiTheme="minorHAnsi" w:hAnsiTheme="minorHAnsi" w:cs="Arial"/>
                <w:color w:val="000000"/>
                <w:sz w:val="20"/>
                <w:szCs w:val="20"/>
                <w:lang w:val="en-CA"/>
              </w:rPr>
              <w:t>metadata_uri</w:t>
            </w:r>
          </w:p>
        </w:tc>
        <w:tc>
          <w:tcPr>
            <w:tcW w:w="1701" w:type="dxa"/>
          </w:tcPr>
          <w:p w14:paraId="333A44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D752F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metadata document.</w:t>
            </w:r>
          </w:p>
          <w:p w14:paraId="73A70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4DE403"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304FEE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5" w:name="BKM_F3F9B426_BC9F_4BBA_B792_A96166218E9B"/>
            <w:bookmarkEnd w:id="335"/>
            <w:r w:rsidRPr="00D14AF0">
              <w:rPr>
                <w:rFonts w:asciiTheme="minorHAnsi" w:hAnsiTheme="minorHAnsi" w:cs="Arial"/>
                <w:color w:val="000000"/>
                <w:sz w:val="20"/>
                <w:szCs w:val="20"/>
                <w:lang w:val="en-CA"/>
              </w:rPr>
              <w:t>genericSymbolizer</w:t>
            </w:r>
          </w:p>
        </w:tc>
        <w:tc>
          <w:tcPr>
            <w:tcW w:w="1701" w:type="dxa"/>
          </w:tcPr>
          <w:p w14:paraId="057F8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7F5A3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98948B" w14:textId="77777777" w:rsidTr="00D14AF0">
        <w:tc>
          <w:tcPr>
            <w:tcW w:w="2093" w:type="dxa"/>
          </w:tcPr>
          <w:p w14:paraId="14310D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6" w:name="BKM_86911221_5DFE_449B_9D0A_484F8F57F8F9"/>
            <w:bookmarkEnd w:id="336"/>
            <w:r w:rsidRPr="00D14AF0">
              <w:rPr>
                <w:rFonts w:asciiTheme="minorHAnsi" w:hAnsiTheme="minorHAnsi" w:cs="Arial"/>
                <w:color w:val="000000"/>
                <w:sz w:val="20"/>
                <w:szCs w:val="20"/>
                <w:lang w:val="en-CA"/>
              </w:rPr>
              <w:t>symbolRotation</w:t>
            </w:r>
          </w:p>
        </w:tc>
        <w:tc>
          <w:tcPr>
            <w:tcW w:w="1701" w:type="dxa"/>
          </w:tcPr>
          <w:p w14:paraId="38E93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w:t>
            </w:r>
          </w:p>
        </w:tc>
        <w:tc>
          <w:tcPr>
            <w:tcW w:w="5941" w:type="dxa"/>
          </w:tcPr>
          <w:p w14:paraId="66DF3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963F2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C8751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7" w:name="BKM_07EEDF2F_1AA2_45F8_B145_4B7F189B0502"/>
            <w:bookmarkEnd w:id="337"/>
            <w:r w:rsidRPr="00D14AF0">
              <w:rPr>
                <w:rFonts w:asciiTheme="minorHAnsi" w:hAnsiTheme="minorHAnsi" w:cs="Arial"/>
                <w:color w:val="000000"/>
                <w:sz w:val="20"/>
                <w:szCs w:val="20"/>
                <w:lang w:val="en-CA"/>
              </w:rPr>
              <w:t>shape</w:t>
            </w:r>
          </w:p>
        </w:tc>
        <w:tc>
          <w:tcPr>
            <w:tcW w:w="1701" w:type="dxa"/>
          </w:tcPr>
          <w:p w14:paraId="3E4677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941" w:type="dxa"/>
          </w:tcPr>
          <w:p w14:paraId="30746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observation site.</w:t>
            </w:r>
          </w:p>
          <w:p w14:paraId="7C917DD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40F9F4" w14:textId="77777777" w:rsidTr="00D14AF0">
        <w:tc>
          <w:tcPr>
            <w:tcW w:w="2093" w:type="dxa"/>
          </w:tcPr>
          <w:p w14:paraId="4302B50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8" w:name="BKM_4A997C54_C45D_4E40_AC91_CE1E1615770B"/>
            <w:bookmarkEnd w:id="338"/>
            <w:r w:rsidRPr="00D14AF0">
              <w:rPr>
                <w:rFonts w:asciiTheme="minorHAnsi" w:hAnsiTheme="minorHAnsi" w:cs="Arial"/>
                <w:color w:val="000000"/>
                <w:sz w:val="20"/>
                <w:szCs w:val="20"/>
                <w:lang w:val="en-CA"/>
              </w:rPr>
              <w:t>any</w:t>
            </w:r>
          </w:p>
        </w:tc>
        <w:tc>
          <w:tcPr>
            <w:tcW w:w="1701" w:type="dxa"/>
          </w:tcPr>
          <w:p w14:paraId="59E7CE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941" w:type="dxa"/>
          </w:tcPr>
          <w:p w14:paraId="2CE3E9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Additional user-defined properties.</w:t>
            </w:r>
          </w:p>
          <w:p w14:paraId="3E6F69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77777777" w:rsidR="00911F72" w:rsidRPr="00D12552" w:rsidRDefault="00911F72" w:rsidP="00911F72">
            <w:pPr>
              <w:pStyle w:val="Tabletext10"/>
              <w:jc w:val="left"/>
              <w:rPr>
                <w:rStyle w:val="reqtext"/>
                <w:lang w:val="en-CA"/>
              </w:rPr>
            </w:pPr>
            <w:commentRangeStart w:id="339"/>
            <w:r>
              <w:rPr>
                <w:rStyle w:val="reqtext"/>
                <w:lang w:val="en-CA"/>
              </w:rPr>
              <w:t>Identifier SHALL correspond to a representation of (?)</w:t>
            </w:r>
            <w:commentRangeEnd w:id="339"/>
            <w:r>
              <w:rPr>
                <w:rStyle w:val="CommentReference"/>
                <w:rFonts w:ascii="Times New Roman" w:eastAsia="Times New Roman" w:hAnsi="Times New Roman"/>
                <w:lang w:val="en-US" w:eastAsia="en-US"/>
              </w:rPr>
              <w:commentReference w:id="339"/>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77777777" w:rsidR="00911F72" w:rsidRPr="00D12552" w:rsidRDefault="00911F72" w:rsidP="00911F72">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siteobservationview-observation_uri</w:t>
            </w:r>
          </w:p>
        </w:tc>
        <w:tc>
          <w:tcPr>
            <w:tcW w:w="4678" w:type="dxa"/>
            <w:tcBorders>
              <w:left w:val="nil"/>
            </w:tcBorders>
            <w:shd w:val="clear" w:color="auto" w:fill="auto"/>
          </w:tcPr>
          <w:p w14:paraId="5C8CB4AD" w14:textId="77777777" w:rsidR="00911F72" w:rsidRPr="00D12552" w:rsidRDefault="00911F72" w:rsidP="00911F72">
            <w:pPr>
              <w:pStyle w:val="Tabletext10"/>
              <w:jc w:val="left"/>
              <w:rPr>
                <w:rStyle w:val="reqtext"/>
                <w:lang w:val="en-CA"/>
              </w:rPr>
            </w:pPr>
            <w:r>
              <w:rPr>
                <w:rStyle w:val="reqtext"/>
                <w:lang w:val="en-CA"/>
              </w:rPr>
              <w:t>Observation_uri SHALL resolve to a representation of (ISO19156) OM_Observation</w:t>
            </w:r>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siteobservationview-metadata-uri</w:t>
            </w:r>
          </w:p>
        </w:tc>
        <w:tc>
          <w:tcPr>
            <w:tcW w:w="4678" w:type="dxa"/>
            <w:tcBorders>
              <w:left w:val="nil"/>
            </w:tcBorders>
            <w:shd w:val="clear" w:color="auto" w:fill="auto"/>
          </w:tcPr>
          <w:p w14:paraId="5DA47044" w14:textId="77777777" w:rsidR="00911F72" w:rsidRPr="00D12552" w:rsidRDefault="00911F72" w:rsidP="00911F72">
            <w:pPr>
              <w:pStyle w:val="Tabletext10"/>
              <w:jc w:val="left"/>
              <w:rPr>
                <w:rStyle w:val="reqtext"/>
                <w:lang w:val="en-CA"/>
              </w:rPr>
            </w:pPr>
            <w:r>
              <w:rPr>
                <w:rStyle w:val="reqtext"/>
                <w:lang w:val="en-CA"/>
              </w:rPr>
              <w:t>metadata_uri SHALL resolve to a representation of a metadata record</w:t>
            </w:r>
          </w:p>
        </w:tc>
      </w:tr>
    </w:tbl>
    <w:p w14:paraId="5EE448D5" w14:textId="77777777" w:rsidR="00911F72" w:rsidRDefault="00911F72" w:rsidP="00276AD3"/>
    <w:p w14:paraId="76CB06FE" w14:textId="77777777" w:rsidR="009B3BBD" w:rsidRDefault="009B3BBD" w:rsidP="00BA6B31">
      <w:pPr>
        <w:pStyle w:val="Heading2"/>
        <w:rPr>
          <w:lang w:val="en-CA"/>
        </w:rPr>
      </w:pPr>
      <w:r w:rsidRPr="00D12552">
        <w:rPr>
          <w:lang w:val="en-CA"/>
        </w:rPr>
        <w:t xml:space="preserve">GeoSciML </w:t>
      </w:r>
      <w:r>
        <w:rPr>
          <w:lang w:val="en-CA"/>
        </w:rPr>
        <w:t>Basic</w:t>
      </w:r>
      <w:r w:rsidRPr="00D12552">
        <w:rPr>
          <w:lang w:val="en-CA"/>
        </w:rPr>
        <w:t xml:space="preserve"> Requirements Class</w:t>
      </w:r>
    </w:p>
    <w:p w14:paraId="65D82287" w14:textId="77777777"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p>
    <w:p w14:paraId="2FB17062" w14:textId="77777777"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7777777" w:rsidR="002D4285" w:rsidRPr="00D12552" w:rsidRDefault="002D4285" w:rsidP="00D10719">
            <w:pPr>
              <w:spacing w:before="100" w:beforeAutospacing="1" w:after="100" w:afterAutospacing="1" w:line="230" w:lineRule="atLeast"/>
              <w:jc w:val="both"/>
              <w:rPr>
                <w:rFonts w:eastAsia="MS Mincho"/>
                <w:b/>
                <w:color w:val="0000FF"/>
                <w:sz w:val="22"/>
                <w:lang w:val="en-CA"/>
              </w:rPr>
            </w:pPr>
          </w:p>
        </w:tc>
      </w:tr>
    </w:tbl>
    <w:p w14:paraId="5C17D673" w14:textId="77777777" w:rsidR="002D4285" w:rsidRDefault="002D4285" w:rsidP="00355CAB">
      <w:pPr>
        <w:rPr>
          <w:lang w:val="en-CA"/>
        </w:rPr>
      </w:pPr>
    </w:p>
    <w:p w14:paraId="198AD438" w14:textId="37A58395" w:rsidR="002D4285" w:rsidRDefault="00C034E3" w:rsidP="00C034E3">
      <w:pPr>
        <w:pStyle w:val="Heading3"/>
        <w:rPr>
          <w:lang w:val="en-CA"/>
        </w:rPr>
      </w:pPr>
      <w:r>
        <w:rPr>
          <w:lang w:val="en-CA"/>
        </w:rPr>
        <w:t>GeoSciML Data Types</w:t>
      </w:r>
    </w:p>
    <w:p w14:paraId="430BC3C2" w14:textId="77777777" w:rsidR="00C034E3" w:rsidRDefault="00C034E3" w:rsidP="00C034E3">
      <w:pPr>
        <w:rPr>
          <w:lang w:val="en-CA"/>
        </w:rPr>
      </w:pPr>
    </w:p>
    <w:p w14:paraId="3683F924" w14:textId="77777777" w:rsidR="00C034E3" w:rsidRPr="00C034E3" w:rsidRDefault="00C034E3" w:rsidP="00C034E3">
      <w:pPr>
        <w:rPr>
          <w:lang w:val="en-CA"/>
        </w:rPr>
      </w:pPr>
      <w:proofErr w:type="gramStart"/>
      <w:r w:rsidRPr="00C034E3">
        <w:rPr>
          <w:lang w:val="en-CA"/>
        </w:rPr>
        <w:t>A package of classes to describe the planar or linear orientation of a geologic feature.</w:t>
      </w:r>
      <w:proofErr w:type="gramEnd"/>
      <w:r w:rsidRPr="00C034E3">
        <w:rPr>
          <w:lang w:val="en-CA"/>
        </w:rPr>
        <w:t xml:space="preserve"> Allows specifying direction by a numerical direction vector (eg; dip/dip direction), or a description (eg; compass point (NE), or other text - "toward fold hinge", "below").</w:t>
      </w:r>
    </w:p>
    <w:p w14:paraId="7DFC2508" w14:textId="29051538" w:rsidR="002D4285" w:rsidRDefault="00C034E3" w:rsidP="00C034E3">
      <w:pPr>
        <w:rPr>
          <w:lang w:val="en-CA"/>
        </w:rPr>
      </w:pP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attributes. This is to facilitate FES query of upper and lower values.</w:t>
      </w:r>
    </w:p>
    <w:p w14:paraId="37499731" w14:textId="77777777" w:rsidR="00C034E3" w:rsidRDefault="00C034E3" w:rsidP="00C034E3">
      <w:pPr>
        <w:keepNext/>
      </w:pPr>
      <w:r>
        <w:rPr>
          <w:noProof/>
          <w:lang w:val="en-CA" w:eastAsia="en-CA"/>
        </w:rPr>
        <w:lastRenderedPageBreak/>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499F293A" w14:textId="623E2094" w:rsidR="00C034E3" w:rsidRDefault="00C034E3" w:rsidP="00C034E3">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15</w:t>
      </w:r>
      <w:r w:rsidR="009C2973">
        <w:rPr>
          <w:noProof/>
        </w:rPr>
        <w:fldChar w:fldCharType="end"/>
      </w:r>
      <w:r>
        <w:t xml:space="preserve"> : Specialised GeoSciML data types</w:t>
      </w:r>
    </w:p>
    <w:p w14:paraId="0474C9A0" w14:textId="41B91C82" w:rsidR="00C034E3" w:rsidRDefault="00C034E3" w:rsidP="00C034E3">
      <w:pPr>
        <w:pStyle w:val="Heading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w:t>
      </w:r>
      <w:proofErr w:type="gramStart"/>
      <w:r w:rsidR="00C034E3">
        <w:t>,  description</w:t>
      </w:r>
      <w:proofErr w:type="gramEnd"/>
      <w:r w:rsidR="00C034E3">
        <w:t xml:space="preserve">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340" w:name="BKM_3984A24A_BE4B_45BE_838C_7F640CC5FF3F"/>
      <w:bookmarkEnd w:id="340"/>
    </w:p>
    <w:tbl>
      <w:tblPr>
        <w:tblStyle w:val="LightShading"/>
        <w:tblW w:w="9735" w:type="dxa"/>
        <w:tblLayout w:type="fixed"/>
        <w:tblLook w:val="04A0" w:firstRow="1" w:lastRow="0" w:firstColumn="1" w:lastColumn="0" w:noHBand="0" w:noVBand="1"/>
      </w:tblPr>
      <w:tblGrid>
        <w:gridCol w:w="2376"/>
        <w:gridCol w:w="2835"/>
        <w:gridCol w:w="4524"/>
      </w:tblGrid>
      <w:tr w:rsidR="00C034E3" w:rsidRPr="00C034E3" w14:paraId="7B610C6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9954A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1" w:name="BKM_54F8D6E7_019E_4198_A5F7_8396FC39C316"/>
            <w:bookmarkEnd w:id="341"/>
            <w:r w:rsidRPr="00C034E3">
              <w:rPr>
                <w:rFonts w:asciiTheme="minorHAnsi" w:hAnsiTheme="minorHAnsi" w:cs="Arial"/>
                <w:color w:val="000000"/>
                <w:sz w:val="20"/>
                <w:lang w:val="en-CA"/>
              </w:rPr>
              <w:lastRenderedPageBreak/>
              <w:t>Name</w:t>
            </w:r>
          </w:p>
        </w:tc>
        <w:tc>
          <w:tcPr>
            <w:tcW w:w="2835" w:type="dxa"/>
          </w:tcPr>
          <w:p w14:paraId="2B51EDED"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4524" w:type="dxa"/>
          </w:tcPr>
          <w:p w14:paraId="012173B8"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D69E44"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265603"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determinationMethod</w:t>
            </w:r>
          </w:p>
        </w:tc>
        <w:tc>
          <w:tcPr>
            <w:tcW w:w="2835" w:type="dxa"/>
          </w:tcPr>
          <w:p w14:paraId="3ABEA11C"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DeterminationMethodTerm</w:t>
            </w:r>
          </w:p>
        </w:tc>
        <w:tc>
          <w:tcPr>
            <w:tcW w:w="4524" w:type="dxa"/>
          </w:tcPr>
          <w:p w14:paraId="3E3777DA"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Describes the way the orientation value was determined (eg measured, inferred from dip slope, etc)</w:t>
            </w:r>
          </w:p>
          <w:p w14:paraId="70FDC76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F40A842" w14:textId="77777777" w:rsidTr="00C034E3">
        <w:tc>
          <w:tcPr>
            <w:cnfStyle w:val="001000000000" w:firstRow="0" w:lastRow="0" w:firstColumn="1" w:lastColumn="0" w:oddVBand="0" w:evenVBand="0" w:oddHBand="0" w:evenHBand="0" w:firstRowFirstColumn="0" w:firstRowLastColumn="0" w:lastRowFirstColumn="0" w:lastRowLastColumn="0"/>
            <w:tcW w:w="2376" w:type="dxa"/>
          </w:tcPr>
          <w:p w14:paraId="0E82823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2" w:name="BKM_FF60F6A1_68A6_4CC7_A4D7_1484826F284D"/>
            <w:bookmarkEnd w:id="342"/>
            <w:r w:rsidRPr="00C034E3">
              <w:rPr>
                <w:rFonts w:asciiTheme="minorHAnsi" w:hAnsiTheme="minorHAnsi" w:cs="Arial"/>
                <w:color w:val="000000"/>
                <w:sz w:val="20"/>
                <w:lang w:val="en-CA"/>
              </w:rPr>
              <w:t>descriptiveOrientation</w:t>
            </w:r>
          </w:p>
        </w:tc>
        <w:tc>
          <w:tcPr>
            <w:tcW w:w="2835" w:type="dxa"/>
          </w:tcPr>
          <w:p w14:paraId="3FCAB7A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CharacterString</w:t>
            </w:r>
          </w:p>
        </w:tc>
        <w:tc>
          <w:tcPr>
            <w:tcW w:w="4524" w:type="dxa"/>
          </w:tcPr>
          <w:p w14:paraId="5EF42735"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Textual specification of orientation, possibly referencing some local geography</w:t>
            </w:r>
          </w:p>
          <w:p w14:paraId="5790F62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Heading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343" w:name="BKM_46259D53_650A_4603_A643_14762C4B9DC8"/>
      <w:bookmarkEnd w:id="343"/>
      <w:commentRangeStart w:id="344"/>
      <w:r w:rsidR="001A7909">
        <w:rPr>
          <w:lang w:val="en-CA"/>
        </w:rPr>
        <w:t>It must be noted that a</w:t>
      </w:r>
      <w:r w:rsidR="001A7909" w:rsidRPr="001A7909">
        <w:rPr>
          <w:lang w:val="en-CA"/>
        </w:rPr>
        <w:t>llowance of different convention makes querying more difficult.</w:t>
      </w:r>
      <w:commentRangeEnd w:id="344"/>
      <w:r w:rsidR="00EA3198">
        <w:rPr>
          <w:rStyle w:val="CommentReference"/>
        </w:rPr>
        <w:commentReference w:id="344"/>
      </w:r>
    </w:p>
    <w:tbl>
      <w:tblPr>
        <w:tblStyle w:val="LightShading"/>
        <w:tblW w:w="9735" w:type="dxa"/>
        <w:tblLayout w:type="fixed"/>
        <w:tblLook w:val="04A0" w:firstRow="1" w:lastRow="0" w:firstColumn="1" w:lastColumn="0" w:noHBand="0" w:noVBand="1"/>
      </w:tblPr>
      <w:tblGrid>
        <w:gridCol w:w="1668"/>
        <w:gridCol w:w="2126"/>
        <w:gridCol w:w="5941"/>
      </w:tblGrid>
      <w:tr w:rsidR="00C034E3" w:rsidRPr="00C034E3" w14:paraId="53E56CA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45D358"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5" w:name="BKM_F6F26F14_293C_49D0_A8BA_E7C8B18052A4"/>
            <w:bookmarkEnd w:id="345"/>
            <w:r w:rsidRPr="00C034E3">
              <w:rPr>
                <w:rFonts w:asciiTheme="minorHAnsi" w:hAnsiTheme="minorHAnsi" w:cs="Arial"/>
                <w:color w:val="000000"/>
                <w:sz w:val="20"/>
                <w:lang w:val="en-CA"/>
              </w:rPr>
              <w:t>Name</w:t>
            </w:r>
          </w:p>
        </w:tc>
        <w:tc>
          <w:tcPr>
            <w:tcW w:w="2126" w:type="dxa"/>
          </w:tcPr>
          <w:p w14:paraId="0FC9969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5941" w:type="dxa"/>
          </w:tcPr>
          <w:p w14:paraId="43A2B42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1D244D"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386C0AD"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convention</w:t>
            </w:r>
          </w:p>
        </w:tc>
        <w:tc>
          <w:tcPr>
            <w:tcW w:w="2126" w:type="dxa"/>
          </w:tcPr>
          <w:p w14:paraId="039A7D8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ConventionCode</w:t>
            </w:r>
          </w:p>
        </w:tc>
        <w:tc>
          <w:tcPr>
            <w:tcW w:w="5941" w:type="dxa"/>
          </w:tcPr>
          <w:p w14:paraId="58CF2F6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The convention used for the measurement</w:t>
            </w:r>
          </w:p>
          <w:p w14:paraId="1F59C66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1AC875C7"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4306715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6" w:name="BKM_BFF13014_D294_4162_870D_8C389253B42F"/>
            <w:bookmarkEnd w:id="346"/>
            <w:r w:rsidRPr="00C034E3">
              <w:rPr>
                <w:rFonts w:asciiTheme="minorHAnsi" w:hAnsiTheme="minorHAnsi" w:cs="Arial"/>
                <w:color w:val="000000"/>
                <w:sz w:val="20"/>
                <w:lang w:val="en-CA"/>
              </w:rPr>
              <w:t>azimuth</w:t>
            </w:r>
          </w:p>
        </w:tc>
        <w:tc>
          <w:tcPr>
            <w:tcW w:w="2126" w:type="dxa"/>
          </w:tcPr>
          <w:p w14:paraId="6938035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24E59C97" w14:textId="36210F99"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 xml:space="preserve">The azimuth (compass point, bearing etc) value of the orientation. Convention reports how azimuth is interpreted; if is quadrant. </w:t>
            </w:r>
          </w:p>
          <w:p w14:paraId="17B5213A"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C034E3" w:rsidRPr="00C034E3" w14:paraId="0583A45B"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5B269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7" w:name="BKM_5E0576AE_899E_4630_AE79_247020186922"/>
            <w:bookmarkEnd w:id="347"/>
            <w:r w:rsidRPr="00C034E3">
              <w:rPr>
                <w:rFonts w:asciiTheme="minorHAnsi" w:hAnsiTheme="minorHAnsi" w:cs="Arial"/>
                <w:color w:val="000000"/>
                <w:sz w:val="20"/>
                <w:lang w:val="en-CA"/>
              </w:rPr>
              <w:t>dip</w:t>
            </w:r>
          </w:p>
        </w:tc>
        <w:tc>
          <w:tcPr>
            <w:tcW w:w="2126" w:type="dxa"/>
          </w:tcPr>
          <w:p w14:paraId="1EE52E4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592D1A15"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4B310EA"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2644F89F"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8" w:name="BKM_F1BB51E9_D13E_42AE_BE59_3E8556BDCA72"/>
            <w:bookmarkEnd w:id="348"/>
            <w:r w:rsidRPr="00C034E3">
              <w:rPr>
                <w:rFonts w:asciiTheme="minorHAnsi" w:hAnsiTheme="minorHAnsi" w:cs="Arial"/>
                <w:color w:val="000000"/>
                <w:sz w:val="20"/>
                <w:lang w:val="en-CA"/>
              </w:rPr>
              <w:t>polarity</w:t>
            </w:r>
          </w:p>
        </w:tc>
        <w:tc>
          <w:tcPr>
            <w:tcW w:w="2126" w:type="dxa"/>
          </w:tcPr>
          <w:p w14:paraId="3F02C321"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PlanarPolarityCode</w:t>
            </w:r>
          </w:p>
        </w:tc>
        <w:tc>
          <w:tcPr>
            <w:tcW w:w="5941" w:type="dxa"/>
          </w:tcPr>
          <w:p w14:paraId="68049AE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Indicates whether the planar orientation is associated with a directed feature that is overturned, upright, vertical etc.</w:t>
            </w:r>
          </w:p>
          <w:p w14:paraId="13B6BE6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DD263EA" w14:textId="77777777" w:rsidR="00C034E3" w:rsidRDefault="00C034E3" w:rsidP="00C034E3">
      <w:pPr>
        <w:rPr>
          <w:lang w:val="en-CA"/>
        </w:rPr>
      </w:pPr>
    </w:p>
    <w:p w14:paraId="378FFF12" w14:textId="4E7B821B" w:rsidR="00C034E3" w:rsidRDefault="00C034E3" w:rsidP="00C034E3">
      <w:pPr>
        <w:rPr>
          <w:lang w:val="en-CA"/>
        </w:rPr>
      </w:pPr>
      <w:r>
        <w:rPr>
          <w:lang w:val="en-CA"/>
        </w:rPr>
        <w:t>The P</w:t>
      </w:r>
      <w:r w:rsidR="0046445D">
        <w:rPr>
          <w:lang w:val="en-CA"/>
        </w:rPr>
        <w:t xml:space="preserve">lanar orientation shall have a value for polarity, azimuth of </w:t>
      </w:r>
      <w:proofErr w:type="gramStart"/>
      <w:r w:rsidR="0046445D">
        <w:rPr>
          <w:lang w:val="en-CA"/>
        </w:rPr>
        <w:t>dip</w:t>
      </w:r>
      <w:r w:rsidR="00D82B9F">
        <w:rPr>
          <w:lang w:val="en-CA"/>
        </w:rPr>
        <w:t>,</w:t>
      </w:r>
      <w:proofErr w:type="gramEnd"/>
      <w:r w:rsidR="00D82B9F">
        <w:rPr>
          <w:lang w:val="en-CA"/>
        </w:rPr>
        <w:t xml:space="preserve">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3D3D005C" w:rsidR="00D82B9F" w:rsidRPr="00D12552" w:rsidRDefault="00D82B9F" w:rsidP="00D82B9F">
            <w:pPr>
              <w:pStyle w:val="Tabletext10"/>
              <w:rPr>
                <w:rStyle w:val="requri"/>
                <w:lang w:val="en-CA"/>
              </w:rPr>
            </w:pPr>
            <w:commentRangeStart w:id="349"/>
            <w:r>
              <w:rPr>
                <w:rStyle w:val="requri"/>
                <w:lang w:val="en-CA"/>
              </w:rPr>
              <w:t>/req/gsml4-basic</w:t>
            </w:r>
            <w:r w:rsidRPr="00D12552">
              <w:rPr>
                <w:rStyle w:val="requri"/>
                <w:lang w:val="en-CA"/>
              </w:rPr>
              <w:t>/</w:t>
            </w:r>
            <w:r>
              <w:rPr>
                <w:rStyle w:val="requri"/>
                <w:lang w:val="en-CA"/>
              </w:rPr>
              <w:t>plane-az-degree</w:t>
            </w:r>
          </w:p>
        </w:tc>
        <w:tc>
          <w:tcPr>
            <w:tcW w:w="4678" w:type="dxa"/>
            <w:tcBorders>
              <w:left w:val="nil"/>
            </w:tcBorders>
            <w:shd w:val="clear" w:color="auto" w:fill="auto"/>
          </w:tcPr>
          <w:p w14:paraId="416F7071" w14:textId="70D559D1" w:rsidR="00D82B9F" w:rsidRPr="00D12552" w:rsidRDefault="00D82B9F" w:rsidP="003C190E">
            <w:pPr>
              <w:pStyle w:val="Tabletext10"/>
              <w:jc w:val="left"/>
              <w:rPr>
                <w:rStyle w:val="reqtext"/>
                <w:lang w:val="en-CA"/>
              </w:rPr>
            </w:pPr>
            <w:r>
              <w:t>Azimuth SHALL be express in clockwise degree from geographic north</w:t>
            </w:r>
            <w:commentRangeEnd w:id="349"/>
            <w:r>
              <w:rPr>
                <w:rStyle w:val="CommentReference"/>
                <w:rFonts w:ascii="Times New Roman" w:eastAsia="Times New Roman" w:hAnsi="Times New Roman"/>
                <w:lang w:val="en-US" w:eastAsia="en-US"/>
              </w:rPr>
              <w:commentReference w:id="349"/>
            </w:r>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Heading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350" w:name="BKM_C0A3056D_FA18_4027_BE04_0AFA3C2B5BD7"/>
      <w:bookmarkEnd w:id="350"/>
    </w:p>
    <w:tbl>
      <w:tblPr>
        <w:tblStyle w:val="LightShading"/>
        <w:tblW w:w="9735" w:type="dxa"/>
        <w:tblLayout w:type="fixed"/>
        <w:tblLook w:val="04A0" w:firstRow="1" w:lastRow="0" w:firstColumn="1" w:lastColumn="0" w:noHBand="0" w:noVBand="1"/>
      </w:tblPr>
      <w:tblGrid>
        <w:gridCol w:w="1384"/>
        <w:gridCol w:w="2268"/>
        <w:gridCol w:w="6083"/>
      </w:tblGrid>
      <w:tr w:rsidR="003B391B" w:rsidRPr="0046445D" w14:paraId="3FF674F1" w14:textId="77777777" w:rsidTr="00464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1B2D39"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1" w:name="BKM_ADC178F9_ED86_418A_BFAF_BD9ADC797FBD"/>
            <w:bookmarkEnd w:id="351"/>
            <w:r w:rsidRPr="0046445D">
              <w:rPr>
                <w:rFonts w:asciiTheme="minorHAnsi" w:hAnsiTheme="minorHAnsi"/>
                <w:color w:val="000000"/>
                <w:sz w:val="20"/>
                <w:szCs w:val="20"/>
                <w:lang w:val="en-CA"/>
              </w:rPr>
              <w:t>Name</w:t>
            </w:r>
          </w:p>
        </w:tc>
        <w:tc>
          <w:tcPr>
            <w:tcW w:w="2268" w:type="dxa"/>
          </w:tcPr>
          <w:p w14:paraId="79A2ADBC"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0EFF0D1"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3B391B" w:rsidRPr="0046445D" w14:paraId="0C73350C"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F1147E"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directed</w:t>
            </w:r>
          </w:p>
        </w:tc>
        <w:tc>
          <w:tcPr>
            <w:tcW w:w="2268" w:type="dxa"/>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LinearDirectedCode</w:t>
            </w:r>
          </w:p>
        </w:tc>
        <w:tc>
          <w:tcPr>
            <w:tcW w:w="6083" w:type="dxa"/>
          </w:tcPr>
          <w:p w14:paraId="22A9D49A"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B391B" w:rsidRPr="0046445D" w14:paraId="32A192A3" w14:textId="77777777" w:rsidTr="0046445D">
        <w:tc>
          <w:tcPr>
            <w:cnfStyle w:val="001000000000" w:firstRow="0" w:lastRow="0" w:firstColumn="1" w:lastColumn="0" w:oddVBand="0" w:evenVBand="0" w:oddHBand="0" w:evenHBand="0" w:firstRowFirstColumn="0" w:firstRowLastColumn="0" w:lastRowFirstColumn="0" w:lastRowLastColumn="0"/>
            <w:tcW w:w="1384" w:type="dxa"/>
          </w:tcPr>
          <w:p w14:paraId="3AC6BF7D"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2" w:name="BKM_8E1E3CAB_4A91_4093_A75E_AEF4FCA7FA5B"/>
            <w:bookmarkEnd w:id="352"/>
            <w:r w:rsidRPr="0046445D">
              <w:rPr>
                <w:rFonts w:asciiTheme="minorHAnsi" w:hAnsiTheme="minorHAnsi"/>
                <w:color w:val="000000"/>
                <w:sz w:val="20"/>
                <w:szCs w:val="20"/>
                <w:lang w:val="en-CA"/>
              </w:rPr>
              <w:t>plunge</w:t>
            </w:r>
          </w:p>
        </w:tc>
        <w:tc>
          <w:tcPr>
            <w:tcW w:w="2268" w:type="dxa"/>
          </w:tcPr>
          <w:p w14:paraId="75ACE5BD"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04F680DF"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Magnitude of the plunge.</w:t>
            </w:r>
          </w:p>
          <w:p w14:paraId="7FBA8C34"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B391B" w:rsidRPr="0046445D" w14:paraId="52CD4F27"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8358D8"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3" w:name="BKM_64F0A908_3403_4D0B_88AD_EE7134C39157"/>
            <w:bookmarkEnd w:id="353"/>
            <w:r w:rsidRPr="0046445D">
              <w:rPr>
                <w:rFonts w:asciiTheme="minorHAnsi" w:hAnsiTheme="minorHAnsi"/>
                <w:color w:val="000000"/>
                <w:sz w:val="20"/>
                <w:szCs w:val="20"/>
                <w:lang w:val="en-CA"/>
              </w:rPr>
              <w:t>trend</w:t>
            </w:r>
          </w:p>
        </w:tc>
        <w:tc>
          <w:tcPr>
            <w:tcW w:w="2268" w:type="dxa"/>
          </w:tcPr>
          <w:p w14:paraId="78F44A4E"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4ED38BA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 xml:space="preserve">The azimuth (compass bearing) value of the linear orientation.  </w:t>
            </w:r>
          </w:p>
          <w:p w14:paraId="24A115C8"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354"/>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354"/>
            <w:r>
              <w:rPr>
                <w:rStyle w:val="CommentReference"/>
                <w:rFonts w:ascii="Times New Roman" w:eastAsia="Times New Roman" w:hAnsi="Times New Roman"/>
                <w:lang w:val="en-US" w:eastAsia="en-US"/>
              </w:rPr>
              <w:commentReference w:id="354"/>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Heading4"/>
        <w:rPr>
          <w:lang w:val="en-CA"/>
        </w:rPr>
      </w:pPr>
      <w:bookmarkStart w:id="355" w:name="BKM_F047E096_3391_4C83_A31D_8616A9B842C5"/>
      <w:bookmarkEnd w:id="355"/>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Style w:val="LightShading"/>
        <w:tblW w:w="9735" w:type="dxa"/>
        <w:tblLayout w:type="fixed"/>
        <w:tblLook w:val="04A0" w:firstRow="1" w:lastRow="0" w:firstColumn="1" w:lastColumn="0" w:noHBand="0" w:noVBand="1"/>
      </w:tblPr>
      <w:tblGrid>
        <w:gridCol w:w="1384"/>
        <w:gridCol w:w="1843"/>
        <w:gridCol w:w="6508"/>
      </w:tblGrid>
      <w:tr w:rsidR="000D2673" w:rsidRPr="00996BEA" w14:paraId="042D8AE3"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84DEE"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bookmarkStart w:id="356" w:name="BKM_DA68D8E9_7B0C_48EF_8619_7221101DC5F1"/>
            <w:bookmarkEnd w:id="356"/>
            <w:r w:rsidRPr="00996BEA">
              <w:rPr>
                <w:rFonts w:asciiTheme="minorHAnsi" w:hAnsiTheme="minorHAnsi"/>
                <w:color w:val="000000"/>
                <w:sz w:val="20"/>
                <w:szCs w:val="20"/>
                <w:lang w:val="en-CA"/>
              </w:rPr>
              <w:t>Name</w:t>
            </w:r>
          </w:p>
        </w:tc>
        <w:tc>
          <w:tcPr>
            <w:tcW w:w="1843" w:type="dxa"/>
          </w:tcPr>
          <w:p w14:paraId="17C26A6C"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Type</w:t>
            </w:r>
          </w:p>
        </w:tc>
        <w:tc>
          <w:tcPr>
            <w:tcW w:w="6508" w:type="dxa"/>
          </w:tcPr>
          <w:p w14:paraId="1879653D"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Description</w:t>
            </w:r>
          </w:p>
        </w:tc>
      </w:tr>
      <w:tr w:rsidR="000D2673" w:rsidRPr="00996BEA" w14:paraId="69A0FF19"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35E301"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r w:rsidRPr="00996BEA">
              <w:rPr>
                <w:rFonts w:asciiTheme="minorHAnsi" w:hAnsiTheme="minorHAnsi"/>
                <w:color w:val="000000"/>
                <w:sz w:val="20"/>
                <w:szCs w:val="20"/>
                <w:lang w:val="en-CA"/>
              </w:rPr>
              <w:lastRenderedPageBreak/>
              <w:t>magnitude</w:t>
            </w:r>
          </w:p>
        </w:tc>
        <w:tc>
          <w:tcPr>
            <w:tcW w:w="1843" w:type="dxa"/>
          </w:tcPr>
          <w:p w14:paraId="48529493"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QuantityRange</w:t>
            </w:r>
          </w:p>
        </w:tc>
        <w:tc>
          <w:tcPr>
            <w:tcW w:w="6508" w:type="dxa"/>
          </w:tcPr>
          <w:p w14:paraId="231AA4DE"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p>
          <w:p w14:paraId="5033ADD7"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Heading4"/>
      </w:pPr>
      <w:r>
        <w:t>GSML_QuantityRange</w:t>
      </w:r>
    </w:p>
    <w:p w14:paraId="0263C757" w14:textId="77777777" w:rsidR="000209D6" w:rsidRDefault="000209D6" w:rsidP="000D2673"/>
    <w:p w14:paraId="772CF378" w14:textId="6EECBBBA" w:rsidR="000D2673" w:rsidRPr="000D2673" w:rsidRDefault="000D2673" w:rsidP="000D2673">
      <w:r>
        <w:t xml:space="preserve">GSML_QuantityRange range is a specialization of SWE Common (OGC 08-094r1, Clause 7.2.13) 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w:t>
      </w:r>
      <w:r w:rsidR="006F2ACD">
        <w:t>nts in string encoded arrays</w:t>
      </w:r>
      <w:r w:rsidR="006F2ACD">
        <w:rPr>
          <w:rStyle w:val="FootnoteReference"/>
        </w:rPr>
        <w:footnoteReference w:id="2"/>
      </w:r>
      <w:r>
        <w:t xml:space="preserve"> (eg. Filter Encoding Specification 2.0 – OGC 09-029r2)</w:t>
      </w:r>
    </w:p>
    <w:p w14:paraId="11EC90CB" w14:textId="77777777" w:rsidR="000D2673" w:rsidRDefault="000D2673" w:rsidP="000D2673">
      <w:pPr>
        <w:keepNext/>
        <w:spacing w:after="0"/>
      </w:pPr>
      <w:r>
        <w:rPr>
          <w:rFonts w:cs="Arial"/>
          <w:b/>
          <w:bCs/>
          <w:noProof/>
          <w:szCs w:val="26"/>
          <w:lang w:val="en-CA" w:eastAsia="en-CA"/>
        </w:rPr>
        <w:lastRenderedPageBreak/>
        <w:drawing>
          <wp:inline distT="0" distB="0" distL="0" distR="0" wp14:anchorId="568398DE" wp14:editId="5342970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8D3761B" w14:textId="52D4C218" w:rsidR="000C4224" w:rsidRDefault="000D2673" w:rsidP="000D2673">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16</w:t>
      </w:r>
      <w:r w:rsidR="009C2973">
        <w:rPr>
          <w:noProof/>
        </w:rPr>
        <w:fldChar w:fldCharType="end"/>
      </w:r>
      <w:r>
        <w:t xml:space="preserve"> : QuantityRange making lower and upper values explicit</w:t>
      </w:r>
    </w:p>
    <w:tbl>
      <w:tblPr>
        <w:tblStyle w:val="LightShading"/>
        <w:tblW w:w="9735" w:type="dxa"/>
        <w:tblLayout w:type="fixed"/>
        <w:tblLook w:val="04A0" w:firstRow="1" w:lastRow="0" w:firstColumn="1" w:lastColumn="0" w:noHBand="0" w:noVBand="1"/>
      </w:tblPr>
      <w:tblGrid>
        <w:gridCol w:w="1384"/>
        <w:gridCol w:w="2268"/>
        <w:gridCol w:w="6083"/>
      </w:tblGrid>
      <w:tr w:rsidR="007F0841" w:rsidRPr="0046445D" w14:paraId="0EA3CD3D"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32A2F0" w14:textId="77777777"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Name</w:t>
            </w:r>
          </w:p>
        </w:tc>
        <w:tc>
          <w:tcPr>
            <w:tcW w:w="2268" w:type="dxa"/>
          </w:tcPr>
          <w:p w14:paraId="0AA19740"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4341F5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7F0841" w:rsidRPr="0046445D" w14:paraId="5DF0E1A6"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D055548" w14:textId="799E7E1E"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lowerValue</w:t>
            </w:r>
          </w:p>
        </w:tc>
        <w:tc>
          <w:tcPr>
            <w:tcW w:w="2268" w:type="dxa"/>
          </w:tcPr>
          <w:p w14:paraId="10A586DF" w14:textId="0D2CB7A4"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3933D913" w14:textId="65C20312"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Lower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0].</w:t>
            </w:r>
          </w:p>
          <w:p w14:paraId="151B935C"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7F0841" w:rsidRPr="0046445D" w14:paraId="7B5A6BA1" w14:textId="77777777" w:rsidTr="003C190E">
        <w:tc>
          <w:tcPr>
            <w:cnfStyle w:val="001000000000" w:firstRow="0" w:lastRow="0" w:firstColumn="1" w:lastColumn="0" w:oddVBand="0" w:evenVBand="0" w:oddHBand="0" w:evenHBand="0" w:firstRowFirstColumn="0" w:firstRowLastColumn="0" w:lastRowFirstColumn="0" w:lastRowLastColumn="0"/>
            <w:tcW w:w="1384" w:type="dxa"/>
          </w:tcPr>
          <w:p w14:paraId="7D0D841A" w14:textId="66C468F3"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upperValue</w:t>
            </w:r>
          </w:p>
        </w:tc>
        <w:tc>
          <w:tcPr>
            <w:tcW w:w="2268" w:type="dxa"/>
          </w:tcPr>
          <w:p w14:paraId="0A91E1BE" w14:textId="1A2E5179"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76998A45" w14:textId="1E4C0755"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Upper bound of the range. Replaces the value that would be (and still be) encoded as </w:t>
            </w:r>
            <w:proofErr w:type="gramStart"/>
            <w:r>
              <w:rPr>
                <w:rFonts w:asciiTheme="minorHAnsi" w:hAnsiTheme="minorHAnsi"/>
                <w:color w:val="000000"/>
                <w:sz w:val="20"/>
                <w:szCs w:val="20"/>
                <w:lang w:val="en-CA"/>
              </w:rPr>
              <w:t>value[</w:t>
            </w:r>
            <w:proofErr w:type="gramEnd"/>
            <w:r>
              <w:rPr>
                <w:rFonts w:asciiTheme="minorHAnsi" w:hAnsiTheme="minorHAnsi"/>
                <w:color w:val="000000"/>
                <w:sz w:val="20"/>
                <w:szCs w:val="20"/>
                <w:lang w:val="en-CA"/>
              </w:rPr>
              <w:t>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proofErr w:type="gramStart"/>
            <w:r>
              <w:t>Value[</w:t>
            </w:r>
            <w:proofErr w:type="gramEnd"/>
            <w:r>
              <w:t>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Heading3"/>
        <w:rPr>
          <w:lang w:val="en-CA"/>
        </w:rPr>
      </w:pPr>
      <w:r>
        <w:rPr>
          <w:lang w:val="en-CA"/>
        </w:rPr>
        <w:t>Geology basic</w:t>
      </w:r>
    </w:p>
    <w:p w14:paraId="38D34F62" w14:textId="77777777" w:rsidR="005166DF" w:rsidRDefault="005166DF" w:rsidP="00355CAB">
      <w:pPr>
        <w:rPr>
          <w:lang w:val="en-CA"/>
        </w:rPr>
      </w:pPr>
    </w:p>
    <w:p w14:paraId="1D993F84" w14:textId="77777777" w:rsidR="009E67D9" w:rsidRDefault="009E67D9" w:rsidP="009E67D9">
      <w:pPr>
        <w:keepNext/>
      </w:pPr>
      <w:r>
        <w:rPr>
          <w:noProof/>
          <w:lang w:val="en-CA" w:eastAsia="en-CA"/>
        </w:rPr>
        <w:drawing>
          <wp:inline distT="0" distB="0" distL="0" distR="0" wp14:anchorId="17B8414E" wp14:editId="12ADFB0C">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1B26676C" w14:textId="77777777" w:rsidR="009E67D9" w:rsidRDefault="009E67D9" w:rsidP="009E67D9">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17</w:t>
      </w:r>
      <w:r w:rsidR="009C2973">
        <w:rPr>
          <w:noProof/>
        </w:rPr>
        <w:fldChar w:fldCharType="end"/>
      </w:r>
      <w:r>
        <w:t xml:space="preserve"> : Geologic Feature and MappedFeature</w:t>
      </w:r>
    </w:p>
    <w:p w14:paraId="2B5A641E" w14:textId="77777777" w:rsidR="001050D1" w:rsidRDefault="001050D1" w:rsidP="001050D1">
      <w:pPr>
        <w:pStyle w:val="Heading4"/>
      </w:pPr>
      <w:r>
        <w:t>GeologicFeature</w:t>
      </w:r>
    </w:p>
    <w:p w14:paraId="45BF8A1F" w14:textId="77777777" w:rsidR="00ED2525" w:rsidRDefault="00ED2525" w:rsidP="00ED2525">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357" w:name="BKM_6A81087A_0778_4235_8F6A_3CADBB0E9016"/>
      <w:bookmarkEnd w:id="357"/>
    </w:p>
    <w:p w14:paraId="2ACA9CC9" w14:textId="77777777" w:rsidR="00D10719" w:rsidRDefault="00D10719" w:rsidP="00D10719">
      <w:pPr>
        <w:pStyle w:val="Caption"/>
        <w:keepNext/>
      </w:pPr>
      <w:r>
        <w:t xml:space="preserve">Table </w:t>
      </w:r>
      <w:r w:rsidR="009C2973">
        <w:fldChar w:fldCharType="begin"/>
      </w:r>
      <w:r w:rsidR="009C2973">
        <w:instrText xml:space="preserve"> SEQ Table \* ARABIC </w:instrText>
      </w:r>
      <w:r w:rsidR="009C2973">
        <w:fldChar w:fldCharType="separate"/>
      </w:r>
      <w:r w:rsidR="003C190E">
        <w:rPr>
          <w:noProof/>
        </w:rPr>
        <w:t>9</w:t>
      </w:r>
      <w:r w:rsidR="009C2973">
        <w:rPr>
          <w:noProof/>
        </w:rPr>
        <w:fldChar w:fldCharType="end"/>
      </w:r>
      <w:r>
        <w:t xml:space="preserve"> : GeologicFeature properties</w:t>
      </w:r>
    </w:p>
    <w:tbl>
      <w:tblPr>
        <w:tblStyle w:val="LightShading"/>
        <w:tblW w:w="9735" w:type="dxa"/>
        <w:tblLayout w:type="fixed"/>
        <w:tblLook w:val="0420" w:firstRow="1" w:lastRow="0" w:firstColumn="0" w:lastColumn="0" w:noHBand="0" w:noVBand="1"/>
      </w:tblPr>
      <w:tblGrid>
        <w:gridCol w:w="1951"/>
        <w:gridCol w:w="1985"/>
        <w:gridCol w:w="5799"/>
      </w:tblGrid>
      <w:tr w:rsidR="00D10719" w:rsidRPr="00D10719" w14:paraId="72A2AF57" w14:textId="77777777" w:rsidTr="00D10719">
        <w:trPr>
          <w:cnfStyle w:val="100000000000" w:firstRow="1" w:lastRow="0" w:firstColumn="0" w:lastColumn="0" w:oddVBand="0" w:evenVBand="0" w:oddHBand="0" w:evenHBand="0" w:firstRowFirstColumn="0" w:firstRowLastColumn="0" w:lastRowFirstColumn="0" w:lastRowLastColumn="0"/>
        </w:trPr>
        <w:tc>
          <w:tcPr>
            <w:tcW w:w="1951" w:type="dxa"/>
          </w:tcPr>
          <w:p w14:paraId="39ED859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58" w:name="BKM_F1244213_660C_4D77_8475_08F73D4EC81C"/>
            <w:bookmarkEnd w:id="358"/>
            <w:r w:rsidRPr="00D10719">
              <w:rPr>
                <w:rFonts w:asciiTheme="minorHAnsi" w:hAnsiTheme="minorHAnsi"/>
                <w:color w:val="000000"/>
                <w:sz w:val="20"/>
                <w:szCs w:val="20"/>
                <w:lang w:val="en-CA"/>
              </w:rPr>
              <w:t>Name</w:t>
            </w:r>
          </w:p>
        </w:tc>
        <w:tc>
          <w:tcPr>
            <w:tcW w:w="1985" w:type="dxa"/>
          </w:tcPr>
          <w:p w14:paraId="682BB38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Type</w:t>
            </w:r>
          </w:p>
        </w:tc>
        <w:tc>
          <w:tcPr>
            <w:tcW w:w="5799" w:type="dxa"/>
          </w:tcPr>
          <w:p w14:paraId="6F92ED3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Notes</w:t>
            </w:r>
          </w:p>
        </w:tc>
      </w:tr>
      <w:tr w:rsidR="00D10719" w:rsidRPr="00D10719" w14:paraId="2EB5A867"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662D998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observationMethod</w:t>
            </w:r>
          </w:p>
        </w:tc>
        <w:tc>
          <w:tcPr>
            <w:tcW w:w="1985" w:type="dxa"/>
          </w:tcPr>
          <w:p w14:paraId="7E6708A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51C32B1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Feature ObservationMethod specifies the approach to acquiring the collection of attribute values that constitute an individual feature instance (e.g. point count, brunton compass on site, air photo interpretation,</w:t>
            </w:r>
            <w:proofErr w:type="gramStart"/>
            <w:r w:rsidRPr="00D10719">
              <w:rPr>
                <w:rFonts w:asciiTheme="minorHAnsi" w:hAnsiTheme="minorHAnsi"/>
                <w:color w:val="000000"/>
                <w:sz w:val="20"/>
                <w:szCs w:val="20"/>
                <w:lang w:val="en-CA"/>
              </w:rPr>
              <w:t>  field</w:t>
            </w:r>
            <w:proofErr w:type="gramEnd"/>
            <w:r w:rsidRPr="00D10719">
              <w:rPr>
                <w:rFonts w:asciiTheme="minorHAnsi" w:hAnsiTheme="minorHAnsi"/>
                <w:color w:val="000000"/>
                <w:sz w:val="20"/>
                <w:szCs w:val="20"/>
                <w:lang w:val="en-CA"/>
              </w:rPr>
              <w:t xml:space="preserve">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10719">
              <w:rPr>
                <w:rFonts w:asciiTheme="minorHAnsi" w:hAnsiTheme="minorHAnsi"/>
                <w:color w:val="000000"/>
                <w:sz w:val="20"/>
                <w:szCs w:val="20"/>
                <w:lang w:val="en-CA"/>
              </w:rPr>
              <w:lastRenderedPageBreak/>
              <w:t>AzGS logging procedure (described in detail somewhere else)).  This property corresponds (loosely) to ISO19115 Lineage.</w:t>
            </w:r>
          </w:p>
          <w:p w14:paraId="4758A4C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B630F16" w14:textId="77777777" w:rsidTr="00D10719">
        <w:tc>
          <w:tcPr>
            <w:tcW w:w="1951" w:type="dxa"/>
          </w:tcPr>
          <w:p w14:paraId="0A0A4FE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59" w:name="BKM_3B089F6A_116B_4A4A_91A0_17A52F7181FF"/>
            <w:bookmarkEnd w:id="359"/>
            <w:r w:rsidRPr="00D10719">
              <w:rPr>
                <w:rFonts w:asciiTheme="minorHAnsi" w:hAnsiTheme="minorHAnsi"/>
                <w:color w:val="000000"/>
                <w:sz w:val="20"/>
                <w:szCs w:val="20"/>
                <w:lang w:val="en-CA"/>
              </w:rPr>
              <w:lastRenderedPageBreak/>
              <w:t>purpose</w:t>
            </w:r>
          </w:p>
        </w:tc>
        <w:tc>
          <w:tcPr>
            <w:tcW w:w="1985" w:type="dxa"/>
          </w:tcPr>
          <w:p w14:paraId="48A864FA"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DescriptionPurpose</w:t>
            </w:r>
          </w:p>
        </w:tc>
        <w:tc>
          <w:tcPr>
            <w:tcW w:w="5799" w:type="dxa"/>
          </w:tcPr>
          <w:p w14:paraId="7F36A1A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955CF66"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2246B29C"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60" w:name="BKM_26B10141_733E_4FC5_A8B6_E0EA8C9C1A8A"/>
            <w:bookmarkEnd w:id="360"/>
            <w:r w:rsidRPr="00D10719">
              <w:rPr>
                <w:rFonts w:asciiTheme="minorHAnsi" w:hAnsiTheme="minorHAnsi"/>
                <w:color w:val="000000"/>
                <w:sz w:val="20"/>
                <w:szCs w:val="20"/>
                <w:lang w:val="en-CA"/>
              </w:rPr>
              <w:t>classifier</w:t>
            </w:r>
          </w:p>
        </w:tc>
        <w:tc>
          <w:tcPr>
            <w:tcW w:w="1985" w:type="dxa"/>
          </w:tcPr>
          <w:p w14:paraId="0D3EC8A4"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3CA3F75F"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10719">
        <w:tc>
          <w:tcPr>
            <w:tcW w:w="1951" w:type="dxa"/>
          </w:tcPr>
          <w:p w14:paraId="1743D2D7" w14:textId="7789DC9E"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occurrence</w:t>
            </w:r>
          </w:p>
        </w:tc>
        <w:tc>
          <w:tcPr>
            <w:tcW w:w="1985" w:type="dxa"/>
          </w:tcPr>
          <w:p w14:paraId="1FFC397B" w14:textId="7EE17F2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MappedFeature</w:t>
            </w:r>
          </w:p>
        </w:tc>
        <w:tc>
          <w:tcPr>
            <w:tcW w:w="5799" w:type="dxa"/>
          </w:tcPr>
          <w:p w14:paraId="2A35E014" w14:textId="4614D714"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w:t>
            </w:r>
            <w:r w:rsidRPr="00856F51">
              <w:rPr>
                <w:rFonts w:asciiTheme="minorHAnsi" w:hAnsiTheme="minorHAnsi"/>
                <w:color w:val="000000"/>
                <w:sz w:val="20"/>
                <w:szCs w:val="20"/>
                <w:lang w:val="en-CA"/>
              </w:rPr>
              <w:t xml:space="preserve"> description association that links a notional geologic feature with any number of mapped features.  A geologic feature, such as a geologic unit may be linked to mapped features from a number of different maps.  </w:t>
            </w:r>
          </w:p>
        </w:tc>
      </w:tr>
      <w:tr w:rsidR="00856F51" w:rsidRPr="00D10719" w14:paraId="499D5BD4"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5145FA0E" w14:textId="2BD7C845"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geologicHistory</w:t>
            </w:r>
          </w:p>
        </w:tc>
        <w:tc>
          <w:tcPr>
            <w:tcW w:w="1985" w:type="dxa"/>
          </w:tcPr>
          <w:p w14:paraId="0496BF89" w14:textId="102AD57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799" w:type="dxa"/>
          </w:tcPr>
          <w:p w14:paraId="263E9315" w14:textId="2EB52059"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sidRPr="00856F51">
              <w:rPr>
                <w:rFonts w:asciiTheme="minorHAnsi" w:hAnsiTheme="minorHAnsi"/>
                <w:color w:val="000000"/>
                <w:sz w:val="20"/>
                <w:szCs w:val="20"/>
                <w:lang w:val="en-CA"/>
              </w:rPr>
              <w:t xml:space="preserve">Relates one or more </w:t>
            </w:r>
            <w:r>
              <w:rPr>
                <w:rFonts w:asciiTheme="minorHAnsi" w:hAnsiTheme="minorHAnsi"/>
                <w:color w:val="000000"/>
                <w:sz w:val="20"/>
                <w:szCs w:val="20"/>
                <w:lang w:val="en-CA"/>
              </w:rPr>
              <w:t>GeologicEvents to a GeologicFeature</w:t>
            </w:r>
            <w:r w:rsidRPr="00856F51">
              <w:rPr>
                <w:rFonts w:asciiTheme="minorHAnsi" w:hAnsiTheme="minorHAnsi"/>
                <w:color w:val="000000"/>
                <w:sz w:val="20"/>
                <w:szCs w:val="20"/>
                <w:lang w:val="en-CA"/>
              </w:rPr>
              <w:t xml:space="preserve"> to describe their age or geologic history</w:t>
            </w:r>
          </w:p>
        </w:tc>
      </w:tr>
      <w:tr w:rsidR="00856F51" w:rsidRPr="00D10719" w14:paraId="4A4F6D47" w14:textId="77777777" w:rsidTr="00D10719">
        <w:tc>
          <w:tcPr>
            <w:tcW w:w="1951" w:type="dxa"/>
          </w:tcPr>
          <w:p w14:paraId="281DCE6A" w14:textId="6420228B"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relatedFeature</w:t>
            </w:r>
          </w:p>
        </w:tc>
        <w:tc>
          <w:tcPr>
            <w:tcW w:w="1985" w:type="dxa"/>
          </w:tcPr>
          <w:p w14:paraId="1A8487B6" w14:textId="3FDA21F6"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GeologicFeature</w:t>
            </w:r>
          </w:p>
        </w:tc>
        <w:tc>
          <w:tcPr>
            <w:tcW w:w="5799" w:type="dxa"/>
          </w:tcPr>
          <w:p w14:paraId="6957045E" w14:textId="0DA0416F" w:rsidR="00856F51" w:rsidRPr="00856F51"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General</w:t>
            </w:r>
            <w:r w:rsidRPr="00856F51">
              <w:rPr>
                <w:rFonts w:asciiTheme="minorHAnsi" w:hAnsiTheme="minorHAnsi"/>
                <w:color w:val="000000"/>
                <w:sz w:val="20"/>
                <w:szCs w:val="20"/>
                <w:lang w:val="en-CA"/>
              </w:rPr>
              <w:t xml:space="preserve"> structure used to define relationships between any feature </w:t>
            </w:r>
            <w:proofErr w:type="gramStart"/>
            <w:r w:rsidRPr="00856F51">
              <w:rPr>
                <w:rFonts w:asciiTheme="minorHAnsi" w:hAnsiTheme="minorHAnsi"/>
                <w:color w:val="000000"/>
                <w:sz w:val="20"/>
                <w:szCs w:val="20"/>
                <w:lang w:val="en-CA"/>
              </w:rPr>
              <w:t>or</w:t>
            </w:r>
            <w:proofErr w:type="gramEnd"/>
            <w:r w:rsidRPr="00856F51">
              <w:rPr>
                <w:rFonts w:asciiTheme="minorHAnsi" w:hAnsiTheme="minorHAnsi"/>
                <w:color w:val="000000"/>
                <w:sz w:val="20"/>
                <w:szCs w:val="20"/>
                <w:lang w:val="en-CA"/>
              </w:rPr>
              <w:t xml:space="preserve"> object within GeoSciML. Relationships are always binary and directional.  There is always a single source and a single target.  The relationship is always defined from the perspective of the Source and is generally an active verb.</w:t>
            </w:r>
            <w:r>
              <w:rPr>
                <w:rFonts w:asciiTheme="minorHAnsi" w:hAnsiTheme="minorHAnsi"/>
                <w:color w:val="000000"/>
                <w:sz w:val="20"/>
                <w:szCs w:val="20"/>
                <w:lang w:val="en-CA"/>
              </w:rPr>
              <w:t xml:space="preserve">  In Basic, relatedFeature is a stub association (see clause </w: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instrText xml:space="preserve"> REF _Ref432754283 \r \h </w: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t>5.2</w:t>
            </w:r>
            <w:r>
              <w:rPr>
                <w:rFonts w:asciiTheme="minorHAnsi" w:hAnsiTheme="minorHAnsi"/>
                <w:color w:val="000000"/>
                <w:sz w:val="20"/>
                <w:szCs w:val="20"/>
                <w:lang w:val="en-CA"/>
              </w:rPr>
              <w:fldChar w:fldCharType="end"/>
            </w:r>
            <w:r>
              <w:rPr>
                <w:rFonts w:asciiTheme="minorHAnsi" w:hAnsiTheme="minorHAns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361"/>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361"/>
            <w:r>
              <w:rPr>
                <w:rStyle w:val="CommentReference"/>
                <w:rFonts w:ascii="Times New Roman" w:eastAsia="Times New Roman" w:hAnsi="Times New Roman"/>
                <w:lang w:val="en-US" w:eastAsia="en-US"/>
              </w:rPr>
              <w:commentReference w:id="361"/>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w:t>
      </w:r>
      <w:proofErr w:type="gramStart"/>
      <w:r>
        <w:t>an</w:t>
      </w:r>
      <w:proofErr w:type="gramEnd"/>
      <w:r>
        <w:t xml:space="preserve">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Caption"/>
        <w:keepNext/>
      </w:pPr>
      <w:bookmarkStart w:id="362" w:name="_Ref432008415"/>
      <w:r>
        <w:lastRenderedPageBreak/>
        <w:t xml:space="preserve">Table </w:t>
      </w:r>
      <w:r w:rsidR="009C2973">
        <w:fldChar w:fldCharType="begin"/>
      </w:r>
      <w:r w:rsidR="009C2973">
        <w:instrText xml:space="preserve"> SEQ Table \* ARABIC </w:instrText>
      </w:r>
      <w:r w:rsidR="009C2973">
        <w:fldChar w:fldCharType="separate"/>
      </w:r>
      <w:r w:rsidR="003C190E">
        <w:rPr>
          <w:noProof/>
        </w:rPr>
        <w:t>10</w:t>
      </w:r>
      <w:r w:rsidR="009C2973">
        <w:rPr>
          <w:noProof/>
        </w:rPr>
        <w:fldChar w:fldCharType="end"/>
      </w:r>
      <w:bookmarkEnd w:id="362"/>
      <w:r>
        <w:t>: GeologicFeature purposes</w:t>
      </w:r>
    </w:p>
    <w:tbl>
      <w:tblPr>
        <w:tblStyle w:val="LightShading"/>
        <w:tblW w:w="0" w:type="auto"/>
        <w:tblLook w:val="04A0" w:firstRow="1" w:lastRow="0" w:firstColumn="1" w:lastColumn="0" w:noHBand="0" w:noVBand="1"/>
      </w:tblPr>
      <w:tblGrid>
        <w:gridCol w:w="1526"/>
        <w:gridCol w:w="7330"/>
      </w:tblGrid>
      <w:tr w:rsidR="00ED2525" w:rsidRPr="00ED2525" w14:paraId="09D73985" w14:textId="77777777" w:rsidTr="00ED2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E84A31"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Purpose</w:t>
            </w:r>
          </w:p>
        </w:tc>
        <w:tc>
          <w:tcPr>
            <w:tcW w:w="7330" w:type="dxa"/>
          </w:tcPr>
          <w:p w14:paraId="4472F96A"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Description</w:t>
            </w:r>
          </w:p>
        </w:tc>
      </w:tr>
      <w:tr w:rsidR="00ED2525" w:rsidRPr="00ED2525" w14:paraId="65C7E070"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C646E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TypicalNorm</w:t>
            </w:r>
          </w:p>
        </w:tc>
        <w:tc>
          <w:tcPr>
            <w:tcW w:w="7330" w:type="dxa"/>
          </w:tcPr>
          <w:p w14:paraId="719B16D5"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ED2525">
        <w:tc>
          <w:tcPr>
            <w:cnfStyle w:val="001000000000" w:firstRow="0" w:lastRow="0" w:firstColumn="1" w:lastColumn="0" w:oddVBand="0" w:evenVBand="0" w:oddHBand="0" w:evenHBand="0" w:firstRowFirstColumn="0" w:firstRowLastColumn="0" w:lastRowFirstColumn="0" w:lastRowLastColumn="0"/>
            <w:tcW w:w="1526" w:type="dxa"/>
          </w:tcPr>
          <w:p w14:paraId="3FFA1AA7"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DefiningNorm</w:t>
            </w:r>
          </w:p>
        </w:tc>
        <w:tc>
          <w:tcPr>
            <w:tcW w:w="7330" w:type="dxa"/>
          </w:tcPr>
          <w:p w14:paraId="78DD5D12" w14:textId="77777777" w:rsidR="00ED2525" w:rsidRPr="00ED2525" w:rsidRDefault="00ED2525"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p>
        </w:tc>
      </w:tr>
      <w:tr w:rsidR="00ED2525" w:rsidRPr="00ED2525" w14:paraId="2F5401E7"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4AA19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Instance</w:t>
            </w:r>
          </w:p>
        </w:tc>
        <w:tc>
          <w:tcPr>
            <w:tcW w:w="7330" w:type="dxa"/>
          </w:tcPr>
          <w:p w14:paraId="0526749B"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363"/>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363"/>
      <w:r w:rsidR="00EA3CAB">
        <w:rPr>
          <w:rStyle w:val="CommentReference"/>
        </w:rPr>
        <w:commentReference w:id="363"/>
      </w:r>
    </w:p>
    <w:p w14:paraId="5AD2AC20" w14:textId="77777777" w:rsidR="001050D1" w:rsidRDefault="001050D1" w:rsidP="001050D1"/>
    <w:p w14:paraId="5F2228E1" w14:textId="77777777" w:rsidR="00ED2525" w:rsidRDefault="001050D1" w:rsidP="001050D1">
      <w:commentRangeStart w:id="364"/>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64"/>
      <w:r w:rsidR="00E52A0E">
        <w:rPr>
          <w:rStyle w:val="CommentReference"/>
        </w:rPr>
        <w:commentReference w:id="364"/>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365" w:name="BKM_FD0714CD_89E3_4F6A_B187_CB7A50E6C5C0"/>
      <w:bookmarkEnd w:id="365"/>
    </w:p>
    <w:p w14:paraId="2A59A17C" w14:textId="77777777" w:rsidR="00884FA7" w:rsidRDefault="00884FA7" w:rsidP="00884FA7">
      <w:pPr>
        <w:pStyle w:val="Caption"/>
        <w:keepNext/>
      </w:pPr>
      <w:r>
        <w:t xml:space="preserve">Table </w:t>
      </w:r>
      <w:r w:rsidR="009C2973">
        <w:fldChar w:fldCharType="begin"/>
      </w:r>
      <w:r w:rsidR="009C2973">
        <w:instrText xml:space="preserve"> SEQ Table \* ARABIC </w:instrText>
      </w:r>
      <w:r w:rsidR="009C2973">
        <w:fldChar w:fldCharType="separate"/>
      </w:r>
      <w:r w:rsidR="003C190E">
        <w:rPr>
          <w:noProof/>
        </w:rPr>
        <w:t>11</w:t>
      </w:r>
      <w:r w:rsidR="009C2973">
        <w:rPr>
          <w:noProof/>
        </w:rPr>
        <w:fldChar w:fldCharType="end"/>
      </w:r>
      <w:r>
        <w:t>: MappedFeature properties</w:t>
      </w:r>
    </w:p>
    <w:tbl>
      <w:tblPr>
        <w:tblStyle w:val="LightShading"/>
        <w:tblW w:w="9735" w:type="dxa"/>
        <w:tblLayout w:type="fixed"/>
        <w:tblLook w:val="04A0" w:firstRow="1" w:lastRow="0" w:firstColumn="1" w:lastColumn="0" w:noHBand="0" w:noVBand="1"/>
      </w:tblPr>
      <w:tblGrid>
        <w:gridCol w:w="2093"/>
        <w:gridCol w:w="1417"/>
        <w:gridCol w:w="142"/>
        <w:gridCol w:w="6083"/>
      </w:tblGrid>
      <w:tr w:rsidR="002E694E" w:rsidRPr="002E694E" w14:paraId="01324C29" w14:textId="77777777" w:rsidTr="00884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94DEF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6" w:name="BKM_37DE5892_2942_443B_A8C3_8C1AB5CBE877"/>
            <w:bookmarkEnd w:id="366"/>
            <w:r w:rsidRPr="002E694E">
              <w:rPr>
                <w:rFonts w:asciiTheme="minorHAnsi" w:hAnsiTheme="minorHAnsi"/>
                <w:color w:val="000000"/>
                <w:sz w:val="20"/>
                <w:szCs w:val="20"/>
                <w:lang w:val="en-CA"/>
              </w:rPr>
              <w:t>Name</w:t>
            </w:r>
          </w:p>
        </w:tc>
        <w:tc>
          <w:tcPr>
            <w:tcW w:w="1417" w:type="dxa"/>
          </w:tcPr>
          <w:p w14:paraId="293BCB62"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Type</w:t>
            </w:r>
          </w:p>
        </w:tc>
        <w:tc>
          <w:tcPr>
            <w:tcW w:w="6225" w:type="dxa"/>
            <w:gridSpan w:val="2"/>
          </w:tcPr>
          <w:p w14:paraId="75F633E8"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w:t>
            </w:r>
          </w:p>
        </w:tc>
      </w:tr>
      <w:tr w:rsidR="002E694E" w:rsidRPr="002E694E" w14:paraId="5A01A2DA"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A0848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r w:rsidRPr="002E694E">
              <w:rPr>
                <w:rFonts w:asciiTheme="minorHAnsi" w:hAnsiTheme="minorHAnsi"/>
                <w:color w:val="000000"/>
                <w:sz w:val="20"/>
                <w:szCs w:val="20"/>
                <w:lang w:val="en-CA"/>
              </w:rPr>
              <w:t>observationMethod</w:t>
            </w:r>
          </w:p>
        </w:tc>
        <w:tc>
          <w:tcPr>
            <w:tcW w:w="1417" w:type="dxa"/>
          </w:tcPr>
          <w:p w14:paraId="060A164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Category</w:t>
            </w:r>
          </w:p>
        </w:tc>
        <w:tc>
          <w:tcPr>
            <w:tcW w:w="6225" w:type="dxa"/>
            <w:gridSpan w:val="2"/>
          </w:tcPr>
          <w:p w14:paraId="4C04725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3CB8656D" w14:textId="77777777" w:rsidTr="00884FA7">
        <w:tc>
          <w:tcPr>
            <w:cnfStyle w:val="001000000000" w:firstRow="0" w:lastRow="0" w:firstColumn="1" w:lastColumn="0" w:oddVBand="0" w:evenVBand="0" w:oddHBand="0" w:evenHBand="0" w:firstRowFirstColumn="0" w:firstRowLastColumn="0" w:lastRowFirstColumn="0" w:lastRowLastColumn="0"/>
            <w:tcW w:w="2093" w:type="dxa"/>
          </w:tcPr>
          <w:p w14:paraId="0BD174B1"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7" w:name="BKM_6B3E10C1_3AAE_4196_94F0_B9A235705FCC"/>
            <w:bookmarkEnd w:id="367"/>
            <w:r w:rsidRPr="002E694E">
              <w:rPr>
                <w:rFonts w:asciiTheme="minorHAnsi" w:hAnsiTheme="minorHAnsi"/>
                <w:color w:val="000000"/>
                <w:sz w:val="20"/>
                <w:szCs w:val="20"/>
                <w:lang w:val="en-CA"/>
              </w:rPr>
              <w:t>positionalAccuracy</w:t>
            </w:r>
          </w:p>
        </w:tc>
        <w:tc>
          <w:tcPr>
            <w:tcW w:w="1417" w:type="dxa"/>
          </w:tcPr>
          <w:p w14:paraId="7D76689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Quantity</w:t>
            </w:r>
          </w:p>
        </w:tc>
        <w:tc>
          <w:tcPr>
            <w:tcW w:w="6225" w:type="dxa"/>
            <w:gridSpan w:val="2"/>
          </w:tcPr>
          <w:p w14:paraId="42965A5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123849A6"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17E815"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8" w:name="BKM_1FCE659F_6DE4_40C1_996C_C1E6E981D3A0"/>
            <w:bookmarkEnd w:id="368"/>
            <w:r w:rsidRPr="002E694E">
              <w:rPr>
                <w:rFonts w:asciiTheme="minorHAnsi" w:hAnsiTheme="minorHAnsi"/>
                <w:color w:val="000000"/>
                <w:sz w:val="20"/>
                <w:szCs w:val="20"/>
                <w:lang w:val="en-CA"/>
              </w:rPr>
              <w:t>resolutionRepresentativeFraction</w:t>
            </w:r>
          </w:p>
        </w:tc>
        <w:tc>
          <w:tcPr>
            <w:tcW w:w="1417" w:type="dxa"/>
          </w:tcPr>
          <w:p w14:paraId="752F2D2A"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Integer</w:t>
            </w:r>
          </w:p>
        </w:tc>
        <w:tc>
          <w:tcPr>
            <w:tcW w:w="6225" w:type="dxa"/>
            <w:gridSpan w:val="2"/>
          </w:tcPr>
          <w:p w14:paraId="2DE4A5A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5FC73D25" w14:textId="77777777" w:rsidTr="00884FA7">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146E0F0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9" w:name="BKM_E9804216_8300_4609_B607_127F0178BAB6"/>
            <w:bookmarkEnd w:id="369"/>
            <w:r w:rsidRPr="002E694E">
              <w:rPr>
                <w:rFonts w:asciiTheme="minorHAnsi" w:hAnsiTheme="minorHAnsi"/>
                <w:color w:val="000000"/>
                <w:sz w:val="20"/>
                <w:szCs w:val="20"/>
                <w:lang w:val="en-CA"/>
              </w:rPr>
              <w:t>mappingFrame</w:t>
            </w:r>
          </w:p>
        </w:tc>
        <w:tc>
          <w:tcPr>
            <w:tcW w:w="1417" w:type="dxa"/>
            <w:tcBorders>
              <w:bottom w:val="nil"/>
            </w:tcBorders>
          </w:tcPr>
          <w:p w14:paraId="5D43D32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MappingFrameTerm</w:t>
            </w:r>
          </w:p>
        </w:tc>
        <w:tc>
          <w:tcPr>
            <w:tcW w:w="6225" w:type="dxa"/>
            <w:gridSpan w:val="2"/>
            <w:tcBorders>
              <w:bottom w:val="nil"/>
            </w:tcBorders>
          </w:tcPr>
          <w:p w14:paraId="0E07E41F"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228F485C"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7981A402"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0" w:name="BKM_E3A6BA8A_712F_4182_95C4_285048E21544"/>
            <w:bookmarkEnd w:id="370"/>
            <w:r w:rsidRPr="002E694E">
              <w:rPr>
                <w:rFonts w:asciiTheme="minorHAnsi" w:hAnsiTheme="minorHAnsi"/>
                <w:color w:val="000000"/>
                <w:sz w:val="20"/>
                <w:szCs w:val="20"/>
                <w:lang w:val="en-CA"/>
              </w:rPr>
              <w:t>exposure</w:t>
            </w:r>
          </w:p>
        </w:tc>
        <w:tc>
          <w:tcPr>
            <w:tcW w:w="1559" w:type="dxa"/>
            <w:gridSpan w:val="2"/>
            <w:tcBorders>
              <w:top w:val="nil"/>
              <w:bottom w:val="nil"/>
            </w:tcBorders>
          </w:tcPr>
          <w:p w14:paraId="7D7DCC5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ExposureTerm</w:t>
            </w:r>
          </w:p>
        </w:tc>
        <w:tc>
          <w:tcPr>
            <w:tcW w:w="6083" w:type="dxa"/>
            <w:tcBorders>
              <w:top w:val="nil"/>
              <w:bottom w:val="nil"/>
            </w:tcBorders>
          </w:tcPr>
          <w:p w14:paraId="5E145FB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 of the nature of the expression of the mapped feature at the earth's surface (eg, exposed, concealed)</w:t>
            </w:r>
          </w:p>
          <w:p w14:paraId="4EA81DE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6405EFDB" w14:textId="77777777" w:rsidTr="00EE4494">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6DD7C26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1" w:name="BKM_2EB23880_DDF1_4995_AB7F_3DC0E40E7A89"/>
            <w:bookmarkEnd w:id="371"/>
            <w:r w:rsidRPr="002E694E">
              <w:rPr>
                <w:rFonts w:asciiTheme="minorHAnsi" w:hAnsiTheme="minorHAnsi"/>
                <w:color w:val="000000"/>
                <w:sz w:val="20"/>
                <w:szCs w:val="20"/>
                <w:lang w:val="en-CA"/>
              </w:rPr>
              <w:t>shape</w:t>
            </w:r>
          </w:p>
        </w:tc>
        <w:tc>
          <w:tcPr>
            <w:tcW w:w="1417" w:type="dxa"/>
            <w:tcBorders>
              <w:top w:val="nil"/>
              <w:bottom w:val="nil"/>
            </w:tcBorders>
          </w:tcPr>
          <w:p w14:paraId="094A6A4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GM_Object</w:t>
            </w:r>
          </w:p>
        </w:tc>
        <w:tc>
          <w:tcPr>
            <w:tcW w:w="6225" w:type="dxa"/>
            <w:gridSpan w:val="2"/>
            <w:tcBorders>
              <w:top w:val="nil"/>
              <w:bottom w:val="nil"/>
            </w:tcBorders>
          </w:tcPr>
          <w:p w14:paraId="06DBCC63"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 geometry</w:t>
            </w:r>
          </w:p>
          <w:p w14:paraId="393C93FC"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E4494" w:rsidRPr="002E694E" w14:paraId="72B946F7"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035CC2C1" w14:textId="06F443E7" w:rsidR="00EE4494" w:rsidRPr="002E694E" w:rsidRDefault="00EE4494" w:rsidP="002E694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specification</w:t>
            </w:r>
          </w:p>
        </w:tc>
        <w:tc>
          <w:tcPr>
            <w:tcW w:w="1417" w:type="dxa"/>
            <w:tcBorders>
              <w:top w:val="nil"/>
            </w:tcBorders>
          </w:tcPr>
          <w:p w14:paraId="18A82222" w14:textId="254C6383"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GFI_Feature</w:t>
            </w:r>
          </w:p>
        </w:tc>
        <w:tc>
          <w:tcPr>
            <w:tcW w:w="6225" w:type="dxa"/>
            <w:gridSpan w:val="2"/>
            <w:tcBorders>
              <w:top w:val="nil"/>
            </w:tcBorders>
          </w:tcPr>
          <w:p w14:paraId="053238CA" w14:textId="52CC9CAD"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372" w:author="Boisvert, Eric" w:date="2015-10-16T07:55:00Z"/>
        </w:rPr>
        <w:pPrChange w:id="373" w:author="Boisvert, Eric" w:date="2015-10-16T07:55:00Z">
          <w:pPr>
            <w:pStyle w:val="Heading3"/>
          </w:pPr>
        </w:pPrChange>
      </w:pPr>
    </w:p>
    <w:p w14:paraId="7D4ABF8F" w14:textId="77777777" w:rsidR="00884FA7" w:rsidRDefault="00F92942" w:rsidP="00856F51">
      <w:pPr>
        <w:pStyle w:val="Heading4"/>
      </w:pPr>
      <w:r>
        <w:lastRenderedPageBreak/>
        <w:t>GeologicUnit</w:t>
      </w:r>
    </w:p>
    <w:p w14:paraId="37A3D1FA" w14:textId="77777777" w:rsidR="00F92942" w:rsidRDefault="00F92942" w:rsidP="00F92942"/>
    <w:p w14:paraId="22BB3592" w14:textId="77777777" w:rsidR="00F92942" w:rsidRDefault="00F92942"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77777777" w:rsidR="00322A93" w:rsidRDefault="00322A93" w:rsidP="00322A93">
      <w:pPr>
        <w:keepNext/>
      </w:pPr>
      <w:r>
        <w:rPr>
          <w:noProof/>
          <w:lang w:val="en-CA" w:eastAsia="en-CA"/>
        </w:rPr>
        <w:drawing>
          <wp:inline distT="0" distB="0" distL="0" distR="0" wp14:anchorId="3784A731" wp14:editId="770EE69A">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8B24981" w14:textId="77777777" w:rsidR="00F92942" w:rsidRDefault="00322A93" w:rsidP="00322A93">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18</w:t>
      </w:r>
      <w:r w:rsidR="009C2973">
        <w:rPr>
          <w:noProof/>
        </w:rPr>
        <w:fldChar w:fldCharType="end"/>
      </w:r>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Caption"/>
        <w:keepNext/>
      </w:pPr>
      <w:r>
        <w:t xml:space="preserve">Table </w:t>
      </w:r>
      <w:r w:rsidR="009C2973">
        <w:fldChar w:fldCharType="begin"/>
      </w:r>
      <w:r w:rsidR="009C2973">
        <w:instrText xml:space="preserve"> SEQ Table \* ARABIC </w:instrText>
      </w:r>
      <w:r w:rsidR="009C2973">
        <w:fldChar w:fldCharType="separate"/>
      </w:r>
      <w:r w:rsidR="003C190E">
        <w:rPr>
          <w:noProof/>
        </w:rPr>
        <w:t>12</w:t>
      </w:r>
      <w:r w:rsidR="009C2973">
        <w:rPr>
          <w:noProof/>
        </w:rPr>
        <w:fldChar w:fldCharType="end"/>
      </w:r>
      <w:r>
        <w:t xml:space="preserve"> : GeologicUnit properties</w:t>
      </w:r>
    </w:p>
    <w:tbl>
      <w:tblPr>
        <w:tblStyle w:val="LightShading"/>
        <w:tblW w:w="9735" w:type="dxa"/>
        <w:tblLayout w:type="fixed"/>
        <w:tblLook w:val="04A0" w:firstRow="1" w:lastRow="0" w:firstColumn="1" w:lastColumn="0" w:noHBand="0" w:noVBand="1"/>
      </w:tblPr>
      <w:tblGrid>
        <w:gridCol w:w="2235"/>
        <w:gridCol w:w="141"/>
        <w:gridCol w:w="2268"/>
        <w:gridCol w:w="5091"/>
      </w:tblGrid>
      <w:tr w:rsidR="00A07C65" w:rsidRPr="00A07C65" w14:paraId="72E9A7B8"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87E2E8"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4" w:name="BKM_A1329A5F_042F_4AF8_BF84_0B471B65BC55"/>
            <w:bookmarkEnd w:id="374"/>
            <w:r w:rsidRPr="00A07C65">
              <w:rPr>
                <w:rFonts w:asciiTheme="minorHAnsi" w:hAnsiTheme="minorHAnsi"/>
                <w:color w:val="000000"/>
                <w:sz w:val="20"/>
                <w:szCs w:val="20"/>
                <w:lang w:val="en-CA"/>
              </w:rPr>
              <w:t>Name</w:t>
            </w:r>
          </w:p>
        </w:tc>
        <w:tc>
          <w:tcPr>
            <w:tcW w:w="2409" w:type="dxa"/>
            <w:gridSpan w:val="2"/>
          </w:tcPr>
          <w:p w14:paraId="4218C8E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091" w:type="dxa"/>
          </w:tcPr>
          <w:p w14:paraId="4BE031F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B0027BA"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08D439A1"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w:t>
            </w:r>
          </w:p>
        </w:tc>
        <w:tc>
          <w:tcPr>
            <w:tcW w:w="2268" w:type="dxa"/>
          </w:tcPr>
          <w:p w14:paraId="50B38BA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GeologicUnitTypeTerm</w:t>
            </w:r>
          </w:p>
        </w:tc>
        <w:tc>
          <w:tcPr>
            <w:tcW w:w="5091" w:type="dxa"/>
          </w:tcPr>
          <w:p w14:paraId="1301B8C0"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w:t>
            </w:r>
            <w:r w:rsidRPr="00A07C65">
              <w:rPr>
                <w:rFonts w:asciiTheme="minorHAnsi" w:hAnsiTheme="minorHAns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5B793EE0"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7000CAA2"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5" w:name="BKM_7F4D7787_7293_418E_8B38_1A72EA1F4CC0"/>
            <w:bookmarkEnd w:id="375"/>
            <w:r w:rsidRPr="00A07C65">
              <w:rPr>
                <w:rFonts w:asciiTheme="minorHAnsi" w:hAnsiTheme="minorHAnsi"/>
                <w:color w:val="000000"/>
                <w:sz w:val="20"/>
                <w:szCs w:val="20"/>
                <w:lang w:val="en-CA"/>
              </w:rPr>
              <w:lastRenderedPageBreak/>
              <w:t>rank</w:t>
            </w:r>
          </w:p>
        </w:tc>
        <w:tc>
          <w:tcPr>
            <w:tcW w:w="2268" w:type="dxa"/>
          </w:tcPr>
          <w:p w14:paraId="696A8E4D"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RankTerm</w:t>
            </w:r>
          </w:p>
        </w:tc>
        <w:tc>
          <w:tcPr>
            <w:tcW w:w="5091" w:type="dxa"/>
          </w:tcPr>
          <w:p w14:paraId="37E21E1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Term that classifies the geologic unit in a generalization hierarchy from most local/smallest volume to most regional. </w:t>
            </w:r>
            <w:commentRangeStart w:id="376"/>
            <w:r w:rsidRPr="00A07C65">
              <w:rPr>
                <w:rFonts w:asciiTheme="minorHAnsi" w:hAnsiTheme="minorHAnsi"/>
                <w:color w:val="000000"/>
                <w:sz w:val="20"/>
                <w:szCs w:val="20"/>
                <w:lang w:val="en-CA"/>
              </w:rPr>
              <w:t>Scoped name because classification is asserted, not based on observational data.</w:t>
            </w:r>
            <w:commentRangeEnd w:id="376"/>
            <w:r>
              <w:rPr>
                <w:rStyle w:val="CommentReference"/>
                <w:color w:val="auto"/>
              </w:rPr>
              <w:commentReference w:id="376"/>
            </w:r>
          </w:p>
          <w:p w14:paraId="78A8B3A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Examples: group, subgroup, formation, member, bed, intrusion, complex, batholith</w:t>
            </w:r>
          </w:p>
          <w:p w14:paraId="7B007444" w14:textId="77777777" w:rsidR="00A07C65" w:rsidRPr="00A07C65" w:rsidRDefault="00A07C65" w:rsidP="00A07C65">
            <w:pPr>
              <w:keepNext/>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06F439A1"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29365CB0" w14:textId="625387EA"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hirearchyLink</w:t>
            </w:r>
          </w:p>
        </w:tc>
        <w:tc>
          <w:tcPr>
            <w:tcW w:w="2268" w:type="dxa"/>
          </w:tcPr>
          <w:p w14:paraId="258E90E0" w14:textId="3991FF3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GeologicUnitHierarchy</w:t>
            </w:r>
          </w:p>
        </w:tc>
        <w:tc>
          <w:tcPr>
            <w:tcW w:w="5091" w:type="dxa"/>
          </w:tcPr>
          <w:p w14:paraId="6958990B" w14:textId="50624804"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w:t>
            </w:r>
            <w:r w:rsidRPr="00B62995">
              <w:rPr>
                <w:rFonts w:asciiTheme="minorHAnsi" w:hAnsiTheme="minorHAnsi"/>
                <w:color w:val="000000"/>
                <w:sz w:val="20"/>
                <w:szCs w:val="20"/>
                <w:lang w:val="en-CA"/>
              </w:rPr>
              <w:t>epresents containment of a part GeologicUnit within another GeologicUnit.</w:t>
            </w:r>
            <w:r>
              <w:rPr>
                <w:rFonts w:asciiTheme="minorHAnsi" w:hAnsiTheme="minorHAnsi"/>
                <w:color w:val="000000"/>
                <w:sz w:val="20"/>
                <w:szCs w:val="20"/>
                <w:lang w:val="en-CA"/>
              </w:rPr>
              <w:t xml:space="preserve"> </w:t>
            </w:r>
            <w:r w:rsidRPr="00B62995">
              <w:rPr>
                <w:rFonts w:asciiTheme="minorHAnsi" w:hAnsiTheme="minorHAnsi"/>
                <w:color w:val="000000"/>
                <w:sz w:val="20"/>
                <w:szCs w:val="20"/>
                <w:lang w:val="en-CA"/>
              </w:rPr>
              <w:t>indicates a subsiduary unit with its role and proportion with respect to the container unit</w:t>
            </w:r>
          </w:p>
        </w:tc>
      </w:tr>
      <w:tr w:rsidR="00B62995" w:rsidRPr="00A07C65" w14:paraId="2428D44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B85BD5B" w14:textId="1CBBE162"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Composition</w:t>
            </w:r>
          </w:p>
        </w:tc>
        <w:tc>
          <w:tcPr>
            <w:tcW w:w="2268" w:type="dxa"/>
          </w:tcPr>
          <w:p w14:paraId="14BE28BF" w14:textId="4B79C00C"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CompositionPart</w:t>
            </w:r>
          </w:p>
        </w:tc>
        <w:tc>
          <w:tcPr>
            <w:tcW w:w="5091" w:type="dxa"/>
          </w:tcPr>
          <w:p w14:paraId="5E2DF550" w14:textId="0E5AC66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Describes the composition (detailed, instance specific, lithologic description) of the GeologicUnit</w:t>
            </w:r>
          </w:p>
        </w:tc>
      </w:tr>
      <w:tr w:rsidR="00B62995" w:rsidRPr="00A07C65" w14:paraId="2B6AAE0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72FC7D82" w14:textId="5F129A1D"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gbMaterialDescription</w:t>
            </w:r>
          </w:p>
        </w:tc>
        <w:tc>
          <w:tcPr>
            <w:tcW w:w="2268" w:type="dxa"/>
          </w:tcPr>
          <w:p w14:paraId="5B67D358" w14:textId="6F9B5730"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EarthMaterialAbstractDescription</w:t>
            </w:r>
          </w:p>
        </w:tc>
        <w:tc>
          <w:tcPr>
            <w:tcW w:w="5091" w:type="dxa"/>
          </w:tcPr>
          <w:p w14:paraId="3923BF32" w14:textId="4D61E13F"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material description.  This is a stub property in GeoSciML Basic</w:t>
            </w:r>
          </w:p>
        </w:tc>
      </w:tr>
      <w:tr w:rsidR="00B62995" w:rsidRPr="00A07C65" w14:paraId="01A2D6A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6A39D69" w14:textId="67AF409F"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gbUnitDescription</w:t>
            </w:r>
          </w:p>
        </w:tc>
        <w:tc>
          <w:tcPr>
            <w:tcW w:w="2268" w:type="dxa"/>
          </w:tcPr>
          <w:p w14:paraId="3DDA8E93" w14:textId="356CBA3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GeologicUnitAbstractDescription</w:t>
            </w:r>
          </w:p>
        </w:tc>
        <w:tc>
          <w:tcPr>
            <w:tcW w:w="5091" w:type="dxa"/>
          </w:tcPr>
          <w:p w14:paraId="049C778C" w14:textId="1710F71C"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Heading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t xml:space="preserve">Table </w:t>
      </w:r>
      <w:r w:rsidR="009C2973">
        <w:fldChar w:fldCharType="begin"/>
      </w:r>
      <w:r w:rsidR="009C2973">
        <w:instrText xml:space="preserve"> SEQ Table \* ARABIC </w:instrText>
      </w:r>
      <w:r w:rsidR="009C2973">
        <w:fldChar w:fldCharType="separate"/>
      </w:r>
      <w:r w:rsidR="003C190E">
        <w:rPr>
          <w:noProof/>
        </w:rPr>
        <w:t>13</w:t>
      </w:r>
      <w:r w:rsidR="009C2973">
        <w:rPr>
          <w:noProof/>
        </w:rPr>
        <w:fldChar w:fldCharType="end"/>
      </w:r>
      <w:r>
        <w:t xml:space="preserve"> : GeologicUnitHierarchy properties</w:t>
      </w:r>
    </w:p>
    <w:tbl>
      <w:tblPr>
        <w:tblStyle w:val="LightShading"/>
        <w:tblW w:w="9735" w:type="dxa"/>
        <w:tblLayout w:type="fixed"/>
        <w:tblLook w:val="04A0" w:firstRow="1" w:lastRow="0" w:firstColumn="1" w:lastColumn="0" w:noHBand="0" w:noVBand="1"/>
      </w:tblPr>
      <w:tblGrid>
        <w:gridCol w:w="1384"/>
        <w:gridCol w:w="2977"/>
        <w:gridCol w:w="5374"/>
      </w:tblGrid>
      <w:tr w:rsidR="00A07C65" w:rsidRPr="00A07C65" w14:paraId="48A58610" w14:textId="77777777" w:rsidTr="00A0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ECD089"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7" w:name="BKM_F1AE88A3_ADC1_4E05_8AA4_DF5F90DB4C60"/>
            <w:bookmarkEnd w:id="377"/>
            <w:r w:rsidRPr="00A07C65">
              <w:rPr>
                <w:rFonts w:asciiTheme="minorHAnsi" w:hAnsiTheme="minorHAnsi"/>
                <w:color w:val="000000"/>
                <w:sz w:val="20"/>
                <w:szCs w:val="20"/>
                <w:lang w:val="en-CA"/>
              </w:rPr>
              <w:t>Name</w:t>
            </w:r>
          </w:p>
        </w:tc>
        <w:tc>
          <w:tcPr>
            <w:tcW w:w="2977" w:type="dxa"/>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4A2C959"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14DEE5"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977" w:type="dxa"/>
          </w:tcPr>
          <w:p w14:paraId="68B7AAD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GeologicUnitHierarchyRoleTerm</w:t>
            </w:r>
          </w:p>
        </w:tc>
        <w:tc>
          <w:tcPr>
            <w:tcW w:w="5374" w:type="dxa"/>
          </w:tcPr>
          <w:p w14:paraId="6920F38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Nature of the parts, e.g. facies, stratigraphic, interbeds, geographic, eastern facies, </w:t>
            </w:r>
          </w:p>
          <w:p w14:paraId="302B9FEB"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7CBA2D8F" w14:textId="77777777" w:rsidTr="00A07C65">
        <w:tc>
          <w:tcPr>
            <w:cnfStyle w:val="001000000000" w:firstRow="0" w:lastRow="0" w:firstColumn="1" w:lastColumn="0" w:oddVBand="0" w:evenVBand="0" w:oddHBand="0" w:evenHBand="0" w:firstRowFirstColumn="0" w:firstRowLastColumn="0" w:lastRowFirstColumn="0" w:lastRowLastColumn="0"/>
            <w:tcW w:w="1384" w:type="dxa"/>
          </w:tcPr>
          <w:p w14:paraId="4413200B"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8" w:name="BKM_C5C77165_16DE_4DA6_948B_748CCB10594C"/>
            <w:bookmarkEnd w:id="378"/>
            <w:r w:rsidRPr="00A07C65">
              <w:rPr>
                <w:rFonts w:asciiTheme="minorHAnsi" w:hAnsiTheme="minorHAnsi"/>
                <w:color w:val="000000"/>
                <w:sz w:val="20"/>
                <w:szCs w:val="20"/>
                <w:lang w:val="en-CA"/>
              </w:rPr>
              <w:t>proportion</w:t>
            </w:r>
          </w:p>
        </w:tc>
        <w:tc>
          <w:tcPr>
            <w:tcW w:w="2977" w:type="dxa"/>
          </w:tcPr>
          <w:p w14:paraId="2CC10F2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374" w:type="dxa"/>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formed by the part.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722CD9DC"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716270" w14:textId="3DAEAE67"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targetUnit</w:t>
            </w:r>
          </w:p>
        </w:tc>
        <w:tc>
          <w:tcPr>
            <w:tcW w:w="2977" w:type="dxa"/>
          </w:tcPr>
          <w:p w14:paraId="65DA2958" w14:textId="71658B65"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5374" w:type="dxa"/>
          </w:tcPr>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LightShading"/>
        <w:tblW w:w="9735" w:type="dxa"/>
        <w:tblLayout w:type="fixed"/>
        <w:tblLook w:val="04A0" w:firstRow="1" w:lastRow="0" w:firstColumn="1" w:lastColumn="0" w:noHBand="0" w:noVBand="1"/>
      </w:tblPr>
      <w:tblGrid>
        <w:gridCol w:w="1242"/>
        <w:gridCol w:w="2694"/>
        <w:gridCol w:w="5799"/>
      </w:tblGrid>
      <w:tr w:rsidR="00A07C65" w:rsidRPr="00A07C65" w14:paraId="07E1F64E" w14:textId="77777777" w:rsidTr="000D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85EC33"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9" w:name="BKM_D0CF8372_E2E7_44FE_8452_567F1CFF1C66"/>
            <w:bookmarkEnd w:id="379"/>
            <w:r w:rsidRPr="00A07C65">
              <w:rPr>
                <w:rFonts w:asciiTheme="minorHAnsi" w:hAnsiTheme="minorHAnsi"/>
                <w:color w:val="000000"/>
                <w:sz w:val="20"/>
                <w:szCs w:val="20"/>
                <w:lang w:val="en-CA"/>
              </w:rPr>
              <w:t>Name</w:t>
            </w:r>
          </w:p>
        </w:tc>
        <w:tc>
          <w:tcPr>
            <w:tcW w:w="2694" w:type="dxa"/>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0DE7896D"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2C69C"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694" w:type="dxa"/>
          </w:tcPr>
          <w:p w14:paraId="1F7A11F6"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CompositionPartRoleTerm</w:t>
            </w:r>
          </w:p>
        </w:tc>
        <w:tc>
          <w:tcPr>
            <w:tcW w:w="5799" w:type="dxa"/>
          </w:tcPr>
          <w:p w14:paraId="290FC23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Defines the relationship of the </w:t>
            </w:r>
            <w:r w:rsidR="000D2F14">
              <w:rPr>
                <w:rFonts w:asciiTheme="minorHAnsi" w:hAnsiTheme="minorHAnsi"/>
                <w:color w:val="000000"/>
                <w:sz w:val="20"/>
                <w:szCs w:val="20"/>
                <w:lang w:val="en-CA"/>
              </w:rPr>
              <w:t>CompoundMaterial</w:t>
            </w:r>
            <w:r w:rsidRPr="00A07C65">
              <w:rPr>
                <w:rFonts w:asciiTheme="minorHAnsi" w:hAnsiTheme="minorHAnsi"/>
                <w:color w:val="000000"/>
                <w:sz w:val="20"/>
                <w:szCs w:val="20"/>
                <w:lang w:val="en-CA"/>
              </w:rPr>
              <w:t xml:space="preserve"> constituent in the geologic unit, e.g. vein, </w:t>
            </w:r>
            <w:proofErr w:type="gramStart"/>
            <w:r w:rsidRPr="00A07C65">
              <w:rPr>
                <w:rFonts w:asciiTheme="minorHAnsi" w:hAnsiTheme="minorHAnsi"/>
                <w:color w:val="000000"/>
                <w:sz w:val="20"/>
                <w:szCs w:val="20"/>
                <w:lang w:val="en-CA"/>
              </w:rPr>
              <w:t>interbedded</w:t>
            </w:r>
            <w:proofErr w:type="gramEnd"/>
            <w:r w:rsidRPr="00A07C65">
              <w:rPr>
                <w:rFonts w:asciiTheme="minorHAnsi" w:hAnsiTheme="minorHAnsi"/>
                <w:color w:val="000000"/>
                <w:sz w:val="20"/>
                <w:szCs w:val="20"/>
                <w:lang w:val="en-CA"/>
              </w:rPr>
              <w:t xml:space="preserve"> constituent, layers, dominant constituent. </w:t>
            </w:r>
            <w:commentRangeStart w:id="380"/>
            <w:r w:rsidRPr="00A07C65">
              <w:rPr>
                <w:rFonts w:asciiTheme="minorHAnsi" w:hAnsiTheme="minorHAnsi"/>
                <w:color w:val="000000"/>
                <w:sz w:val="20"/>
                <w:szCs w:val="20"/>
                <w:lang w:val="en-CA"/>
              </w:rPr>
              <w:t>Scoped name because role is asserted by the geologist building the description.</w:t>
            </w:r>
            <w:commentRangeEnd w:id="380"/>
            <w:r w:rsidR="000D2F14">
              <w:rPr>
                <w:rStyle w:val="CommentReference"/>
                <w:color w:val="auto"/>
              </w:rPr>
              <w:commentReference w:id="380"/>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33400516" w14:textId="77777777" w:rsidTr="000D2F14">
        <w:tc>
          <w:tcPr>
            <w:cnfStyle w:val="001000000000" w:firstRow="0" w:lastRow="0" w:firstColumn="1" w:lastColumn="0" w:oddVBand="0" w:evenVBand="0" w:oddHBand="0" w:evenHBand="0" w:firstRowFirstColumn="0" w:firstRowLastColumn="0" w:lastRowFirstColumn="0" w:lastRowLastColumn="0"/>
            <w:tcW w:w="1242" w:type="dxa"/>
          </w:tcPr>
          <w:p w14:paraId="068FD904"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81" w:name="BKM_F115EB74_32B6_4EFC_8D26_C2D2AD40E6EB"/>
            <w:bookmarkEnd w:id="381"/>
            <w:r w:rsidRPr="00A07C65">
              <w:rPr>
                <w:rFonts w:asciiTheme="minorHAnsi" w:hAnsiTheme="minorHAnsi"/>
                <w:color w:val="000000"/>
                <w:sz w:val="20"/>
                <w:szCs w:val="20"/>
                <w:lang w:val="en-CA"/>
              </w:rPr>
              <w:t>proportion</w:t>
            </w:r>
          </w:p>
        </w:tc>
        <w:tc>
          <w:tcPr>
            <w:tcW w:w="2694" w:type="dxa"/>
          </w:tcPr>
          <w:p w14:paraId="57852DB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799" w:type="dxa"/>
          </w:tcPr>
          <w:p w14:paraId="2B36C4D5"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composed of the compound material.</w:t>
            </w:r>
          </w:p>
          <w:p w14:paraId="6F29D7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460AC61B"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E62A554"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Material</w:t>
            </w:r>
          </w:p>
        </w:tc>
        <w:tc>
          <w:tcPr>
            <w:tcW w:w="2694" w:type="dxa"/>
          </w:tcPr>
          <w:p w14:paraId="08FDC80E" w14:textId="596D7582"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CompoundMaterial</w:t>
            </w:r>
          </w:p>
        </w:tc>
        <w:tc>
          <w:tcPr>
            <w:tcW w:w="5799" w:type="dxa"/>
          </w:tcPr>
          <w:p w14:paraId="0AF076D0" w14:textId="33B07AAF"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Material composing the part.</w:t>
            </w:r>
          </w:p>
        </w:tc>
      </w:tr>
    </w:tbl>
    <w:p w14:paraId="3A0FD903" w14:textId="77777777" w:rsidR="00A07C65" w:rsidRDefault="00A07C65" w:rsidP="00ED2525"/>
    <w:p w14:paraId="7619CEFE" w14:textId="2972A20E" w:rsidR="00856F51" w:rsidRDefault="00856F51" w:rsidP="00B537EA">
      <w:pPr>
        <w:pStyle w:val="Heading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77777777" w:rsidR="00856F51" w:rsidRDefault="00856F51" w:rsidP="00856F51">
      <w:pPr>
        <w:keepNext/>
      </w:pPr>
      <w:r>
        <w:rPr>
          <w:noProof/>
          <w:lang w:val="en-CA" w:eastAsia="en-CA"/>
        </w:rPr>
        <w:lastRenderedPageBreak/>
        <w:drawing>
          <wp:inline distT="0" distB="0" distL="0" distR="0" wp14:anchorId="47BF5145" wp14:editId="15CFBD3C">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0D050E87" w14:textId="5BD47865" w:rsidR="00A07C65" w:rsidRDefault="00856F51" w:rsidP="00856F51">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19</w:t>
      </w:r>
      <w:r w:rsidR="009C2973">
        <w:rPr>
          <w:noProof/>
        </w:rPr>
        <w:fldChar w:fldCharType="end"/>
      </w:r>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382" w:name="BKM_BD5C03BF_666A_4A06_9108_21CA3469AFBC"/>
      <w:bookmarkEnd w:id="382"/>
    </w:p>
    <w:tbl>
      <w:tblPr>
        <w:tblStyle w:val="LightShading"/>
        <w:tblW w:w="9735" w:type="dxa"/>
        <w:tblLayout w:type="fixed"/>
        <w:tblLook w:val="04A0" w:firstRow="1" w:lastRow="0" w:firstColumn="1" w:lastColumn="0" w:noHBand="0" w:noVBand="1"/>
      </w:tblPr>
      <w:tblGrid>
        <w:gridCol w:w="1668"/>
        <w:gridCol w:w="2126"/>
        <w:gridCol w:w="5941"/>
      </w:tblGrid>
      <w:tr w:rsidR="00856F51" w:rsidRPr="00856F51" w14:paraId="2C269105"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E5CF8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3" w:name="BKM_18D25AC3_6FC0_4C65_A8A5_F0142E2E6CE0"/>
            <w:bookmarkEnd w:id="383"/>
            <w:r w:rsidRPr="00856F51">
              <w:rPr>
                <w:rFonts w:asciiTheme="minorHAnsi" w:hAnsiTheme="minorHAnsi" w:cs="Arial"/>
                <w:color w:val="000000"/>
                <w:sz w:val="20"/>
                <w:lang w:val="en-CA"/>
              </w:rPr>
              <w:t>Name</w:t>
            </w:r>
          </w:p>
        </w:tc>
        <w:tc>
          <w:tcPr>
            <w:tcW w:w="2126" w:type="dxa"/>
          </w:tcPr>
          <w:p w14:paraId="7357DABD"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5941" w:type="dxa"/>
          </w:tcPr>
          <w:p w14:paraId="0C6F7D4C"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124BC23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color</w:t>
            </w:r>
          </w:p>
        </w:tc>
        <w:tc>
          <w:tcPr>
            <w:tcW w:w="2126" w:type="dxa"/>
          </w:tcPr>
          <w:p w14:paraId="4532D77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Category</w:t>
            </w:r>
          </w:p>
        </w:tc>
        <w:tc>
          <w:tcPr>
            <w:tcW w:w="5941" w:type="dxa"/>
          </w:tcPr>
          <w:p w14:paraId="4A7FB9D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Terms to specify color of the earth material. Color schemes such as the Munsell rock and soil color schemes could be used.</w:t>
            </w:r>
          </w:p>
          <w:p w14:paraId="2109DC0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56F51" w:rsidRPr="00856F51" w14:paraId="2371E23C" w14:textId="77777777" w:rsidTr="00B62995">
        <w:tc>
          <w:tcPr>
            <w:cnfStyle w:val="001000000000" w:firstRow="0" w:lastRow="0" w:firstColumn="1" w:lastColumn="0" w:oddVBand="0" w:evenVBand="0" w:oddHBand="0" w:evenHBand="0" w:firstRowFirstColumn="0" w:firstRowLastColumn="0" w:lastRowFirstColumn="0" w:lastRowLastColumn="0"/>
            <w:tcW w:w="1668" w:type="dxa"/>
          </w:tcPr>
          <w:p w14:paraId="7F670D4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4" w:name="BKM_18EC1705_589B_4DEF_A044_9A1610E567B6"/>
            <w:bookmarkEnd w:id="384"/>
            <w:r w:rsidRPr="00856F51">
              <w:rPr>
                <w:rFonts w:asciiTheme="minorHAnsi" w:hAnsiTheme="minorHAnsi" w:cs="Arial"/>
                <w:color w:val="000000"/>
                <w:sz w:val="20"/>
                <w:lang w:val="en-CA"/>
              </w:rPr>
              <w:t>purpose</w:t>
            </w:r>
          </w:p>
        </w:tc>
        <w:tc>
          <w:tcPr>
            <w:tcW w:w="2126" w:type="dxa"/>
          </w:tcPr>
          <w:p w14:paraId="2F7621D5"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DescriptionPurpose</w:t>
            </w:r>
          </w:p>
        </w:tc>
        <w:tc>
          <w:tcPr>
            <w:tcW w:w="5941" w:type="dxa"/>
          </w:tcPr>
          <w:p w14:paraId="61FCC091"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Values: Instance, TypicalNorm, IdentifyingNorm.</w:t>
            </w:r>
          </w:p>
          <w:p w14:paraId="6667493F"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62995" w:rsidRPr="00856F51" w14:paraId="452CDC1C"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CC86718" w14:textId="6504EBDF" w:rsidR="00B62995" w:rsidRPr="00856F51" w:rsidRDefault="00B62995" w:rsidP="00856F51">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gbEarthMaterialDescription</w:t>
            </w:r>
          </w:p>
        </w:tc>
        <w:tc>
          <w:tcPr>
            <w:tcW w:w="2126" w:type="dxa"/>
          </w:tcPr>
          <w:p w14:paraId="0F27E521" w14:textId="08D9B1B7"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EarthMaterialAbstractDescription</w:t>
            </w:r>
          </w:p>
        </w:tc>
        <w:tc>
          <w:tcPr>
            <w:tcW w:w="5941" w:type="dxa"/>
          </w:tcPr>
          <w:p w14:paraId="088DDB90" w14:textId="3143B45F"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385" w:name="BKM_69643EA7_2142_46B5_9F91_BA2962E773C2"/>
      <w:bookmarkEnd w:id="385"/>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242"/>
        <w:gridCol w:w="1701"/>
        <w:gridCol w:w="6792"/>
      </w:tblGrid>
      <w:tr w:rsidR="00856F51" w:rsidRPr="00856F51" w14:paraId="075C6A18" w14:textId="77777777" w:rsidTr="0085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322E8"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6" w:name="BKM_0198932B_28DD_424D_8B50_FABE0D235C84"/>
            <w:bookmarkEnd w:id="386"/>
            <w:r w:rsidRPr="00856F51">
              <w:rPr>
                <w:rFonts w:asciiTheme="minorHAnsi" w:hAnsiTheme="minorHAnsi" w:cs="Arial"/>
                <w:color w:val="000000"/>
                <w:sz w:val="20"/>
                <w:lang w:val="en-CA"/>
              </w:rPr>
              <w:t>Name</w:t>
            </w:r>
          </w:p>
        </w:tc>
        <w:tc>
          <w:tcPr>
            <w:tcW w:w="1701" w:type="dxa"/>
          </w:tcPr>
          <w:p w14:paraId="0E9EFC5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6792" w:type="dxa"/>
          </w:tcPr>
          <w:p w14:paraId="044287B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7BC3367A" w14:textId="77777777" w:rsidTr="0085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5ED78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lithology</w:t>
            </w:r>
          </w:p>
        </w:tc>
        <w:tc>
          <w:tcPr>
            <w:tcW w:w="1701" w:type="dxa"/>
          </w:tcPr>
          <w:p w14:paraId="748075A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LithologyTerm</w:t>
            </w:r>
          </w:p>
        </w:tc>
        <w:tc>
          <w:tcPr>
            <w:tcW w:w="6792" w:type="dxa"/>
          </w:tcPr>
          <w:p w14:paraId="7F2F1089"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 class from a controlled vocabulary</w:t>
            </w:r>
          </w:p>
          <w:p w14:paraId="4B9A5BD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1CF8163B" w14:textId="77777777" w:rsidR="00856F51" w:rsidRDefault="00856F51" w:rsidP="00856F51">
      <w:bookmarkStart w:id="387" w:name="BKM_7A5570E9_5272_4DAD_BC83_4E0D06E5C57A"/>
      <w:bookmarkEnd w:id="387"/>
    </w:p>
    <w:p w14:paraId="59154230" w14:textId="2D53B5DE" w:rsidR="00EA4029" w:rsidRDefault="00B537EA" w:rsidP="00DB2D3A">
      <w:pPr>
        <w:pStyle w:val="Heading3"/>
      </w:pPr>
      <w:r>
        <w:t>Geologic Event</w:t>
      </w:r>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7777777" w:rsidR="00B537EA" w:rsidRDefault="00B537EA" w:rsidP="00B537EA">
      <w:pPr>
        <w:keepNext/>
      </w:pPr>
      <w:r>
        <w:rPr>
          <w:noProof/>
          <w:lang w:val="en-CA" w:eastAsia="en-CA"/>
        </w:rPr>
        <w:lastRenderedPageBreak/>
        <w:drawing>
          <wp:inline distT="0" distB="0" distL="0" distR="0" wp14:anchorId="606CB594" wp14:editId="6546FBF7">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634E7DC8" w14:textId="2E565512" w:rsidR="00B537EA" w:rsidRDefault="00B537EA" w:rsidP="00B537EA">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20</w:t>
      </w:r>
      <w:r w:rsidR="009C2973">
        <w:rPr>
          <w:noProof/>
        </w:rPr>
        <w:fldChar w:fldCharType="end"/>
      </w:r>
      <w:r>
        <w:t>: Geologic Event</w:t>
      </w:r>
    </w:p>
    <w:p w14:paraId="59870292" w14:textId="00E80337" w:rsidR="00EA4029" w:rsidRDefault="00DB2D3A" w:rsidP="00DB2D3A">
      <w:pPr>
        <w:pStyle w:val="Heading4"/>
        <w:rPr>
          <w:lang w:val="en-CA"/>
        </w:rPr>
      </w:pPr>
      <w:bookmarkStart w:id="388" w:name="BKM_0E4402F5_70D7_41B4_8F46_2909F6D349A5"/>
      <w:bookmarkEnd w:id="388"/>
      <w:r>
        <w:rPr>
          <w:lang w:val="en-CA"/>
        </w:rPr>
        <w:t>GeologicEvent</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1951"/>
        <w:gridCol w:w="2268"/>
        <w:gridCol w:w="5516"/>
      </w:tblGrid>
      <w:tr w:rsidR="00EA4029" w:rsidRPr="00EA4029" w14:paraId="7F8AFFDD" w14:textId="77777777" w:rsidTr="00EA4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7A7C39"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89" w:name="BKM_E578F2B2_741C_4353_B7F8_02F0AE878A52"/>
            <w:bookmarkEnd w:id="389"/>
            <w:r w:rsidRPr="00EA4029">
              <w:rPr>
                <w:rFonts w:asciiTheme="minorHAnsi" w:hAnsiTheme="minorHAnsi"/>
                <w:color w:val="000000"/>
                <w:sz w:val="20"/>
                <w:szCs w:val="20"/>
                <w:lang w:val="en-CA"/>
              </w:rPr>
              <w:t>Name</w:t>
            </w:r>
          </w:p>
        </w:tc>
        <w:tc>
          <w:tcPr>
            <w:tcW w:w="2268" w:type="dxa"/>
          </w:tcPr>
          <w:p w14:paraId="14FC60B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
          <w:p w14:paraId="3117F7D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50C1665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86B38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eventProcess</w:t>
            </w:r>
          </w:p>
        </w:tc>
        <w:tc>
          <w:tcPr>
            <w:tcW w:w="2268" w:type="dxa"/>
          </w:tcPr>
          <w:p w14:paraId="54A30236"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EventProcessTerm</w:t>
            </w:r>
          </w:p>
        </w:tc>
        <w:tc>
          <w:tcPr>
            <w:tcW w:w="5516" w:type="dxa"/>
          </w:tcPr>
          <w:p w14:paraId="0C98B13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eventProcess specifies the process or processes that occurred during the event. Examples include deposition, extrusion, intrusion, cooling.</w:t>
            </w:r>
          </w:p>
          <w:p w14:paraId="58D3CF3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0A993BF5"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267F1C80"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0" w:name="BKM_B4649898_DB40_445B_BA02_FB50DB166B1F"/>
            <w:bookmarkEnd w:id="390"/>
            <w:r w:rsidRPr="00EA4029">
              <w:rPr>
                <w:rFonts w:asciiTheme="minorHAnsi" w:hAnsiTheme="minorHAnsi"/>
                <w:color w:val="000000"/>
                <w:sz w:val="20"/>
                <w:szCs w:val="20"/>
                <w:lang w:val="en-CA"/>
              </w:rPr>
              <w:t>numericAge</w:t>
            </w:r>
          </w:p>
        </w:tc>
        <w:tc>
          <w:tcPr>
            <w:tcW w:w="2268" w:type="dxa"/>
          </w:tcPr>
          <w:p w14:paraId="757523A1"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NumericAgeRange</w:t>
            </w:r>
          </w:p>
        </w:tc>
        <w:tc>
          <w:tcPr>
            <w:tcW w:w="5516" w:type="dxa"/>
          </w:tcPr>
          <w:p w14:paraId="29E4BC1E" w14:textId="46A16AA3"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Age in absolute year before present</w:t>
            </w:r>
          </w:p>
          <w:p w14:paraId="4711A2A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E51AA6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9DD955"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1" w:name="BKM_97F5720D_724D_44A6_8C82_6D7A6D6B5F0E"/>
            <w:bookmarkEnd w:id="391"/>
            <w:r w:rsidRPr="00EA4029">
              <w:rPr>
                <w:rFonts w:asciiTheme="minorHAnsi" w:hAnsiTheme="minorHAnsi"/>
                <w:color w:val="000000"/>
                <w:sz w:val="20"/>
                <w:szCs w:val="20"/>
                <w:lang w:val="en-CA"/>
              </w:rPr>
              <w:t>olderNamedAge</w:t>
            </w:r>
          </w:p>
        </w:tc>
        <w:tc>
          <w:tcPr>
            <w:tcW w:w="2268" w:type="dxa"/>
          </w:tcPr>
          <w:p w14:paraId="49A7559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338C49A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Older boundary of age of event expressed using a geochronologic era defined according to a geologic time scale per GeologicTime schema</w:t>
            </w:r>
          </w:p>
          <w:p w14:paraId="27F2F29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2B240BCA"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0E021A11"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2" w:name="BKM_94B4A111_399A_4144_8BC6_D1BBA5249175"/>
            <w:bookmarkEnd w:id="392"/>
            <w:r w:rsidRPr="00EA4029">
              <w:rPr>
                <w:rFonts w:asciiTheme="minorHAnsi" w:hAnsiTheme="minorHAnsi"/>
                <w:color w:val="000000"/>
                <w:sz w:val="20"/>
                <w:szCs w:val="20"/>
                <w:lang w:val="en-CA"/>
              </w:rPr>
              <w:t>youngerNamedAge</w:t>
            </w:r>
          </w:p>
        </w:tc>
        <w:tc>
          <w:tcPr>
            <w:tcW w:w="2268" w:type="dxa"/>
          </w:tcPr>
          <w:p w14:paraId="01AEB4F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26609FA7"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Younger boundary of age of event expressed using a geochronologic era defined according to a geologic time scale per GeologicTime schema</w:t>
            </w:r>
          </w:p>
          <w:p w14:paraId="63D9872F"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5059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3" w:name="BKM_23198178_9024_4323_9F34_11F193914E4D"/>
            <w:bookmarkEnd w:id="393"/>
            <w:r w:rsidRPr="00EA4029">
              <w:rPr>
                <w:rFonts w:asciiTheme="minorHAnsi" w:hAnsiTheme="minorHAnsi"/>
                <w:color w:val="000000"/>
                <w:sz w:val="20"/>
                <w:szCs w:val="20"/>
                <w:lang w:val="en-CA"/>
              </w:rPr>
              <w:t>eventEnvironment</w:t>
            </w:r>
          </w:p>
        </w:tc>
        <w:tc>
          <w:tcPr>
            <w:tcW w:w="2268" w:type="dxa"/>
          </w:tcPr>
          <w:p w14:paraId="0D138CE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Category</w:t>
            </w:r>
          </w:p>
        </w:tc>
        <w:tc>
          <w:tcPr>
            <w:tcW w:w="5516" w:type="dxa"/>
          </w:tcPr>
          <w:p w14:paraId="4212469A"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The physical setting within which a GeologicEvent takes place. GeologicEnvironment is construed broadly to include physical </w:t>
            </w:r>
            <w:r w:rsidRPr="00EA4029">
              <w:rPr>
                <w:rFonts w:asciiTheme="minorHAnsi" w:hAnsiTheme="minorHAnsi"/>
                <w:color w:val="000000"/>
                <w:sz w:val="20"/>
                <w:szCs w:val="20"/>
                <w:lang w:val="en-CA"/>
              </w:rPr>
              <w:lastRenderedPageBreak/>
              <w:t xml:space="preserve">settings on the Earth surface specified by climate, tectonics, physiography or geography, and settings in the Earth’s interior specified by pressure, temperature, chemical environment, or tectonics. </w:t>
            </w:r>
          </w:p>
          <w:p w14:paraId="522B48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F6174" w:rsidRPr="00EA4029" w14:paraId="73859A7F"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553522A2" w14:textId="6784FAF0" w:rsidR="00CF6174" w:rsidRPr="00EA4029" w:rsidRDefault="00CF6174" w:rsidP="00EA402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geEventDescription</w:t>
            </w:r>
          </w:p>
        </w:tc>
        <w:tc>
          <w:tcPr>
            <w:tcW w:w="2268" w:type="dxa"/>
          </w:tcPr>
          <w:p w14:paraId="727E7571" w14:textId="31B802F7" w:rsidR="00CF6174" w:rsidRPr="00EA4029" w:rsidRDefault="00CF6174"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F6174">
              <w:rPr>
                <w:rFonts w:asciiTheme="minorHAnsi" w:hAnsiTheme="minorHAnsi"/>
                <w:color w:val="000000"/>
                <w:sz w:val="20"/>
                <w:szCs w:val="20"/>
                <w:lang w:val="en-CA"/>
              </w:rPr>
              <w:t>GeologicEventAbstractDescription</w:t>
            </w:r>
          </w:p>
        </w:tc>
        <w:tc>
          <w:tcPr>
            <w:tcW w:w="5516" w:type="dxa"/>
          </w:tcPr>
          <w:p w14:paraId="786C7306" w14:textId="5A2E6826" w:rsidR="00CF6174" w:rsidRPr="00EA4029" w:rsidRDefault="00CF6174" w:rsidP="00CF61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394" w:name="BKM_669B19C2_AABA_42AD_8B76_978659231695"/>
      <w:bookmarkEnd w:id="394"/>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2093"/>
        <w:gridCol w:w="1276"/>
        <w:gridCol w:w="6366"/>
      </w:tblGrid>
      <w:tr w:rsidR="00EA4029" w:rsidRPr="00EA4029" w14:paraId="5AAC05F8" w14:textId="77777777" w:rsidTr="00DB2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B358F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5" w:name="BKM_6B9E4BC3_EF2C_43B8_97EF_B6AD57F690A4"/>
            <w:bookmarkEnd w:id="395"/>
            <w:r w:rsidRPr="00EA4029">
              <w:rPr>
                <w:rFonts w:asciiTheme="minorHAnsi" w:hAnsiTheme="minorHAnsi"/>
                <w:color w:val="000000"/>
                <w:sz w:val="20"/>
                <w:szCs w:val="20"/>
                <w:lang w:val="en-CA"/>
              </w:rPr>
              <w:t>Name</w:t>
            </w:r>
          </w:p>
        </w:tc>
        <w:tc>
          <w:tcPr>
            <w:tcW w:w="1276" w:type="dxa"/>
          </w:tcPr>
          <w:p w14:paraId="076A036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6366" w:type="dxa"/>
          </w:tcPr>
          <w:p w14:paraId="09108AD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002B56CD"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DD217"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reportingDate</w:t>
            </w:r>
          </w:p>
        </w:tc>
        <w:tc>
          <w:tcPr>
            <w:tcW w:w="1276" w:type="dxa"/>
          </w:tcPr>
          <w:p w14:paraId="54216B6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212277AF"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Single time coordinate value to report as representative for this NumericAge assignment</w:t>
            </w:r>
          </w:p>
          <w:p w14:paraId="42563490"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355063D0" w14:textId="77777777" w:rsidTr="00DB2D3A">
        <w:tc>
          <w:tcPr>
            <w:cnfStyle w:val="001000000000" w:firstRow="0" w:lastRow="0" w:firstColumn="1" w:lastColumn="0" w:oddVBand="0" w:evenVBand="0" w:oddHBand="0" w:evenHBand="0" w:firstRowFirstColumn="0" w:firstRowLastColumn="0" w:lastRowFirstColumn="0" w:lastRowLastColumn="0"/>
            <w:tcW w:w="2093" w:type="dxa"/>
          </w:tcPr>
          <w:p w14:paraId="19ADABD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6" w:name="BKM_2ED006FF_62EF_4E32_BE1A_054C3322F7C1"/>
            <w:bookmarkEnd w:id="396"/>
            <w:r w:rsidRPr="00EA4029">
              <w:rPr>
                <w:rFonts w:asciiTheme="minorHAnsi" w:hAnsiTheme="minorHAnsi"/>
                <w:color w:val="000000"/>
                <w:sz w:val="20"/>
                <w:szCs w:val="20"/>
                <w:lang w:val="en-CA"/>
              </w:rPr>
              <w:t>olderBoundDate</w:t>
            </w:r>
          </w:p>
        </w:tc>
        <w:tc>
          <w:tcPr>
            <w:tcW w:w="1276" w:type="dxa"/>
          </w:tcPr>
          <w:p w14:paraId="36A57DB8"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5D4C94E"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older bounding time coordinate in an age range</w:t>
            </w:r>
          </w:p>
          <w:p w14:paraId="4F3B69A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BBD8643"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11F4FB"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7" w:name="BKM_BE4D4818_8828_40DD_8E59_5906619F59A7"/>
            <w:bookmarkEnd w:id="397"/>
            <w:r w:rsidRPr="00EA4029">
              <w:rPr>
                <w:rFonts w:asciiTheme="minorHAnsi" w:hAnsiTheme="minorHAnsi"/>
                <w:color w:val="000000"/>
                <w:sz w:val="20"/>
                <w:szCs w:val="20"/>
                <w:lang w:val="en-CA"/>
              </w:rPr>
              <w:t>youngerBoundDate</w:t>
            </w:r>
          </w:p>
        </w:tc>
        <w:tc>
          <w:tcPr>
            <w:tcW w:w="1276" w:type="dxa"/>
          </w:tcPr>
          <w:p w14:paraId="13F039E5"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1E9D193"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younger bounding time coordinate in an age range</w:t>
            </w:r>
          </w:p>
          <w:p w14:paraId="02199D8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r>
        <w:t>Geologic Structure</w:t>
      </w:r>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98"/>
      <w:r w:rsidRPr="00CF6174">
        <w:t xml:space="preserve">inhomogeneities </w:t>
      </w:r>
      <w:commentRangeEnd w:id="398"/>
      <w:r>
        <w:rPr>
          <w:rStyle w:val="CommentReference"/>
        </w:rPr>
        <w:commentReference w:id="398"/>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w:t>
      </w:r>
      <w:r w:rsidRPr="00CF6174">
        <w:lastRenderedPageBreak/>
        <w:t xml:space="preserve">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77777777" w:rsidR="00415CBF" w:rsidRDefault="00415CBF" w:rsidP="00415CBF">
      <w:pPr>
        <w:keepNext/>
      </w:pPr>
      <w:r>
        <w:rPr>
          <w:noProof/>
          <w:lang w:val="en-CA" w:eastAsia="en-CA"/>
        </w:rPr>
        <w:drawing>
          <wp:inline distT="0" distB="0" distL="0" distR="0" wp14:anchorId="4C6B85E6" wp14:editId="11B35116">
            <wp:extent cx="5486400" cy="33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679021F4" w14:textId="65C864ED" w:rsidR="00CF6174" w:rsidRDefault="00415CBF" w:rsidP="00415CBF">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21</w:t>
      </w:r>
      <w:r w:rsidR="009C2973">
        <w:rPr>
          <w:noProof/>
        </w:rP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t>Contact</w:t>
      </w:r>
    </w:p>
    <w:p w14:paraId="0ED54E79" w14:textId="77777777" w:rsidR="008B7091" w:rsidRDefault="008B7091" w:rsidP="008B7091"/>
    <w:p w14:paraId="59C92C48" w14:textId="77777777" w:rsidR="008B7091" w:rsidRDefault="008B7091" w:rsidP="008B7091">
      <w:r>
        <w:lastRenderedPageBreak/>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7777777" w:rsidR="008B7091" w:rsidRDefault="008B7091" w:rsidP="008B7091">
      <w:pPr>
        <w:keepNext/>
      </w:pPr>
      <w:r>
        <w:rPr>
          <w:noProof/>
          <w:lang w:val="en-CA" w:eastAsia="en-CA"/>
        </w:rPr>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p>
    <w:p w14:paraId="28CA1BE0" w14:textId="369A75E7" w:rsidR="008B7091" w:rsidRDefault="008B7091" w:rsidP="008B7091">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22</w:t>
      </w:r>
      <w:r w:rsidR="009C2973">
        <w:rPr>
          <w:noProof/>
        </w:rPr>
        <w:fldChar w:fldCharType="end"/>
      </w:r>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399" w:name="BKM_1A59C48F_A7B9_4BDC_B008_53504A772FCF"/>
      <w:bookmarkEnd w:id="399"/>
    </w:p>
    <w:tbl>
      <w:tblPr>
        <w:tblStyle w:val="LightShading"/>
        <w:tblW w:w="9735" w:type="dxa"/>
        <w:tblLayout w:type="fixed"/>
        <w:tblLook w:val="04A0" w:firstRow="1" w:lastRow="0" w:firstColumn="1" w:lastColumn="0" w:noHBand="0" w:noVBand="1"/>
      </w:tblPr>
      <w:tblGrid>
        <w:gridCol w:w="2235"/>
        <w:gridCol w:w="1842"/>
        <w:gridCol w:w="5658"/>
      </w:tblGrid>
      <w:tr w:rsidR="008B7091" w:rsidRPr="008B7091" w14:paraId="59A6DA5A" w14:textId="77777777" w:rsidTr="008B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BA66E8"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00" w:name="BKM_F722D1E4_88A1_4807_BB66_32AB9BD44381"/>
            <w:bookmarkEnd w:id="400"/>
            <w:r w:rsidRPr="008B7091">
              <w:rPr>
                <w:rFonts w:asciiTheme="minorHAnsi" w:hAnsiTheme="minorHAnsi"/>
                <w:color w:val="000000"/>
                <w:sz w:val="20"/>
                <w:szCs w:val="20"/>
                <w:lang w:val="en-CA"/>
              </w:rPr>
              <w:t>Name</w:t>
            </w:r>
          </w:p>
        </w:tc>
        <w:tc>
          <w:tcPr>
            <w:tcW w:w="1842" w:type="dxa"/>
          </w:tcPr>
          <w:p w14:paraId="0B0AD3B0"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967AEBA"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5ED74480" w14:textId="77777777" w:rsidTr="008B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13A527"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contactType</w:t>
            </w:r>
          </w:p>
        </w:tc>
        <w:tc>
          <w:tcPr>
            <w:tcW w:w="1842" w:type="dxa"/>
          </w:tcPr>
          <w:p w14:paraId="19B3D00B"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ContactTypeTerm</w:t>
            </w:r>
          </w:p>
        </w:tc>
        <w:tc>
          <w:tcPr>
            <w:tcW w:w="5658" w:type="dxa"/>
          </w:tcPr>
          <w:p w14:paraId="2240E7AD"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Classifies the contact (eg intrusive, unconformity, bedding surface, lithologic boundary, phase boundary)</w:t>
            </w:r>
          </w:p>
          <w:p w14:paraId="2F049BBC"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B7091" w:rsidRPr="008B7091" w14:paraId="3C063FD4" w14:textId="77777777" w:rsidTr="008B7091">
        <w:tc>
          <w:tcPr>
            <w:cnfStyle w:val="001000000000" w:firstRow="0" w:lastRow="0" w:firstColumn="1" w:lastColumn="0" w:oddVBand="0" w:evenVBand="0" w:oddHBand="0" w:evenHBand="0" w:firstRowFirstColumn="0" w:firstRowLastColumn="0" w:lastRowFirstColumn="0" w:lastRowLastColumn="0"/>
            <w:tcW w:w="2235" w:type="dxa"/>
          </w:tcPr>
          <w:p w14:paraId="29C8015A" w14:textId="56CB85FA"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stContactDescription</w:t>
            </w:r>
          </w:p>
        </w:tc>
        <w:tc>
          <w:tcPr>
            <w:tcW w:w="1842" w:type="dxa"/>
          </w:tcPr>
          <w:p w14:paraId="78E89051" w14:textId="58DF991E"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ContactAbstractDescription</w:t>
            </w:r>
          </w:p>
        </w:tc>
        <w:tc>
          <w:tcPr>
            <w:tcW w:w="5658" w:type="dxa"/>
          </w:tcPr>
          <w:p w14:paraId="0CF55D3A" w14:textId="5FAF546C"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w:t>
            </w:r>
            <w:r w:rsidR="008B7091">
              <w:rPr>
                <w:rFonts w:asciiTheme="minorHAnsi" w:hAnsiTheme="minorHAns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77777777" w:rsidR="008B7091" w:rsidRDefault="008B7091" w:rsidP="008B7091">
      <w:pPr>
        <w:keepNext/>
      </w:pPr>
      <w:r>
        <w:rPr>
          <w:noProof/>
          <w:lang w:val="en-CA" w:eastAsia="en-CA"/>
        </w:rPr>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p>
    <w:p w14:paraId="10BE36B7" w14:textId="5227248C" w:rsidR="008B7091" w:rsidRDefault="008B7091" w:rsidP="008B7091">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23</w:t>
      </w:r>
      <w:r w:rsidR="009C2973">
        <w:rPr>
          <w:noProof/>
        </w:rPr>
        <w:fldChar w:fldCharType="end"/>
      </w:r>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401" w:name="BKM_1562D6E5_754D_41F1_8BCA_821E81C1C77B"/>
      <w:bookmarkEnd w:id="401"/>
    </w:p>
    <w:tbl>
      <w:tblPr>
        <w:tblStyle w:val="LightShading"/>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02" w:name="BKM_2577AA17_B965_493F_8575_D32112AD8348"/>
            <w:bookmarkEnd w:id="402"/>
            <w:r w:rsidRPr="008B7091">
              <w:rPr>
                <w:rFonts w:asciiTheme="minorHAnsi" w:hAnsiTheme="minorHAnsi"/>
                <w:color w:val="000000"/>
                <w:sz w:val="20"/>
                <w:szCs w:val="20"/>
                <w:lang w:val="en-CA"/>
              </w:rPr>
              <w:t>Name</w:t>
            </w:r>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2067AC53"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9D85DC4"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profileType</w:t>
            </w:r>
          </w:p>
        </w:tc>
        <w:tc>
          <w:tcPr>
            <w:tcW w:w="2268" w:type="dxa"/>
          </w:tcPr>
          <w:p w14:paraId="3C91E9D7"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FoldProfileTypeTerm</w:t>
            </w:r>
          </w:p>
        </w:tc>
        <w:tc>
          <w:tcPr>
            <w:tcW w:w="5658" w:type="dxa"/>
          </w:tcPr>
          <w:p w14:paraId="44C4BB7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8B7091" w14:paraId="1A8EADA3" w14:textId="77777777" w:rsidTr="00415CBF">
        <w:tc>
          <w:tcPr>
            <w:cnfStyle w:val="001000000000" w:firstRow="0" w:lastRow="0" w:firstColumn="1" w:lastColumn="0" w:oddVBand="0" w:evenVBand="0" w:oddHBand="0" w:evenHBand="0" w:firstRowFirstColumn="0" w:firstRowLastColumn="0" w:lastRowFirstColumn="0" w:lastRowLastColumn="0"/>
            <w:tcW w:w="1809" w:type="dxa"/>
          </w:tcPr>
          <w:p w14:paraId="0022E651" w14:textId="6EA81017" w:rsidR="00415CBF" w:rsidRPr="008B7091" w:rsidRDefault="00415CBF"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stFoldDescription</w:t>
            </w:r>
          </w:p>
        </w:tc>
        <w:tc>
          <w:tcPr>
            <w:tcW w:w="2268" w:type="dxa"/>
          </w:tcPr>
          <w:p w14:paraId="55EA6607" w14:textId="4816336A"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FoldAbstractDescription</w:t>
            </w:r>
          </w:p>
        </w:tc>
        <w:tc>
          <w:tcPr>
            <w:tcW w:w="5658" w:type="dxa"/>
          </w:tcPr>
          <w:p w14:paraId="1C58ED27" w14:textId="40BDB003"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lastRenderedPageBreak/>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77777777" w:rsidR="00415CBF" w:rsidRDefault="00415CBF" w:rsidP="00415CBF">
      <w:pPr>
        <w:keepNext/>
      </w:pPr>
      <w:r>
        <w:rPr>
          <w:noProof/>
          <w:lang w:val="en-CA" w:eastAsia="en-CA"/>
        </w:rPr>
        <w:drawing>
          <wp:inline distT="0" distB="0" distL="0" distR="0" wp14:anchorId="4CFC3454" wp14:editId="436FC7A8">
            <wp:extent cx="4080510" cy="428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7217E5C7" w14:textId="2B821E84" w:rsidR="00415CBF" w:rsidRDefault="00415CBF" w:rsidP="00415CBF">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24</w:t>
      </w:r>
      <w:r w:rsidR="009C2973">
        <w:rPr>
          <w:noProof/>
        </w:rPr>
        <w:fldChar w:fldCharType="end"/>
      </w:r>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403" w:name="BKM_22F72D69_6FF6_4012_89A7_3FFAC0091563"/>
      <w:bookmarkEnd w:id="403"/>
    </w:p>
    <w:tbl>
      <w:tblPr>
        <w:tblStyle w:val="LightShading"/>
        <w:tblW w:w="9735" w:type="dxa"/>
        <w:tblLayout w:type="fixed"/>
        <w:tblLook w:val="04A0" w:firstRow="1" w:lastRow="0" w:firstColumn="1" w:lastColumn="0" w:noHBand="0" w:noVBand="1"/>
      </w:tblPr>
      <w:tblGrid>
        <w:gridCol w:w="2235"/>
        <w:gridCol w:w="2551"/>
        <w:gridCol w:w="4949"/>
      </w:tblGrid>
      <w:tr w:rsidR="00415CBF" w:rsidRPr="00415CBF" w14:paraId="4F2426C3"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04AF40"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04" w:name="BKM_D602E51F_1A69_4732_803D_A550C06800AD"/>
            <w:bookmarkEnd w:id="404"/>
            <w:r w:rsidRPr="00415CBF">
              <w:rPr>
                <w:rFonts w:asciiTheme="minorHAnsi" w:hAnsiTheme="minorHAnsi"/>
                <w:color w:val="000000"/>
                <w:sz w:val="20"/>
                <w:szCs w:val="20"/>
                <w:lang w:val="en-CA"/>
              </w:rPr>
              <w:t>Name</w:t>
            </w:r>
          </w:p>
        </w:tc>
        <w:tc>
          <w:tcPr>
            <w:tcW w:w="2551" w:type="dxa"/>
          </w:tcPr>
          <w:p w14:paraId="1DC3E55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F432D0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524D8130"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EFD4FE"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w:t>
            </w:r>
          </w:p>
        </w:tc>
        <w:tc>
          <w:tcPr>
            <w:tcW w:w="2551" w:type="dxa"/>
          </w:tcPr>
          <w:p w14:paraId="63CAD90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FoliationTypeTerm</w:t>
            </w:r>
          </w:p>
        </w:tc>
        <w:tc>
          <w:tcPr>
            <w:tcW w:w="4949" w:type="dxa"/>
          </w:tcPr>
          <w:p w14:paraId="77F5E48B"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Specifies the type of foliation.  Examples include crenulation cleavage, slaty cleavage, schistosity</w:t>
            </w:r>
          </w:p>
          <w:p w14:paraId="2F4DAF5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415CBF" w14:paraId="6D093498" w14:textId="77777777" w:rsidTr="00415CBF">
        <w:tc>
          <w:tcPr>
            <w:cnfStyle w:val="001000000000" w:firstRow="0" w:lastRow="0" w:firstColumn="1" w:lastColumn="0" w:oddVBand="0" w:evenVBand="0" w:oddHBand="0" w:evenHBand="0" w:firstRowFirstColumn="0" w:firstRowLastColumn="0" w:lastRowFirstColumn="0" w:lastRowLastColumn="0"/>
            <w:tcW w:w="2235" w:type="dxa"/>
          </w:tcPr>
          <w:p w14:paraId="23099E81" w14:textId="1533AAC0"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stFoliationDescription</w:t>
            </w:r>
          </w:p>
        </w:tc>
        <w:tc>
          <w:tcPr>
            <w:tcW w:w="2551" w:type="dxa"/>
          </w:tcPr>
          <w:p w14:paraId="43127FDF" w14:textId="7A2A4137"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FoliationAbstractDescription</w:t>
            </w:r>
          </w:p>
        </w:tc>
        <w:tc>
          <w:tcPr>
            <w:tcW w:w="4949" w:type="dxa"/>
          </w:tcPr>
          <w:p w14:paraId="37C07304" w14:textId="7BF0137E"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Detailed foliation description.  This is a stub property in </w:t>
            </w:r>
            <w:r>
              <w:rPr>
                <w:rFonts w:asciiTheme="minorHAnsi" w:hAnsiTheme="minorHAnsi"/>
                <w:color w:val="000000"/>
                <w:sz w:val="20"/>
                <w:szCs w:val="20"/>
                <w:lang w:val="en-CA"/>
              </w:rPr>
              <w:lastRenderedPageBreak/>
              <w:t>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415CBF" w:rsidRDefault="00415CBF" w:rsidP="00415CBF">
      <w:pPr>
        <w:rPr>
          <w:lang w:val="fr-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77777777" w:rsidR="00415CBF" w:rsidRDefault="00415CBF" w:rsidP="00415CBF">
      <w:pPr>
        <w:keepNext/>
      </w:pPr>
      <w:r>
        <w:rPr>
          <w:noProof/>
          <w:lang w:val="en-CA" w:eastAsia="en-CA"/>
        </w:rPr>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34B6DF0C" w14:textId="51E7E6F7" w:rsidR="00415CBF" w:rsidRDefault="00415CBF" w:rsidP="00415CBF">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25</w:t>
      </w:r>
      <w:r w:rsidR="009C2973">
        <w:rPr>
          <w:noProof/>
        </w:rPr>
        <w:fldChar w:fldCharType="end"/>
      </w:r>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405" w:name="BKM_2C0BAC72_25F4_4403_B6F3_8CD29CC45162"/>
      <w:bookmarkEnd w:id="405"/>
    </w:p>
    <w:tbl>
      <w:tblPr>
        <w:tblStyle w:val="LightShading"/>
        <w:tblW w:w="9735" w:type="dxa"/>
        <w:tblLayout w:type="fixed"/>
        <w:tblLook w:val="04A0" w:firstRow="1" w:lastRow="0" w:firstColumn="1" w:lastColumn="0" w:noHBand="0" w:noVBand="1"/>
      </w:tblPr>
      <w:tblGrid>
        <w:gridCol w:w="2093"/>
        <w:gridCol w:w="2693"/>
        <w:gridCol w:w="4949"/>
      </w:tblGrid>
      <w:tr w:rsidR="00415CBF" w:rsidRPr="00415CBF" w14:paraId="2CAB2151" w14:textId="77777777" w:rsidTr="008E7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5BD8A6"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06" w:name="BKM_6D164D9B_00C6_4467_A49F_201E1DB05D3E"/>
            <w:bookmarkEnd w:id="406"/>
            <w:r w:rsidRPr="00415CBF">
              <w:rPr>
                <w:rFonts w:asciiTheme="minorHAnsi" w:hAnsiTheme="minorHAnsi"/>
                <w:color w:val="000000"/>
                <w:sz w:val="20"/>
                <w:szCs w:val="20"/>
                <w:lang w:val="en-CA"/>
              </w:rPr>
              <w:t>Name</w:t>
            </w:r>
          </w:p>
        </w:tc>
        <w:tc>
          <w:tcPr>
            <w:tcW w:w="2693" w:type="dxa"/>
          </w:tcPr>
          <w:p w14:paraId="47935AE8"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B1340D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2EA29A81" w14:textId="77777777" w:rsidTr="008E7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29F6AB"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faultType</w:t>
            </w:r>
          </w:p>
        </w:tc>
        <w:tc>
          <w:tcPr>
            <w:tcW w:w="2693" w:type="dxa"/>
          </w:tcPr>
          <w:p w14:paraId="30E8DA95"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FaultTypeTerm</w:t>
            </w:r>
          </w:p>
        </w:tc>
        <w:tc>
          <w:tcPr>
            <w:tcW w:w="4949" w:type="dxa"/>
          </w:tcPr>
          <w:p w14:paraId="7016658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 xml:space="preserve">Refers to a vocabulary of terms describing the type of shear displacement structure (eg; thrust fault, normal fault, </w:t>
            </w:r>
            <w:proofErr w:type="gramStart"/>
            <w:r w:rsidRPr="00415CBF">
              <w:rPr>
                <w:rFonts w:asciiTheme="minorHAnsi" w:hAnsiTheme="minorHAnsi"/>
                <w:color w:val="000000"/>
                <w:sz w:val="20"/>
                <w:szCs w:val="20"/>
                <w:lang w:val="en-CA"/>
              </w:rPr>
              <w:t>wrench</w:t>
            </w:r>
            <w:proofErr w:type="gramEnd"/>
            <w:r w:rsidRPr="00415CBF">
              <w:rPr>
                <w:rFonts w:asciiTheme="minorHAnsi" w:hAnsiTheme="minorHAnsi"/>
                <w:color w:val="000000"/>
                <w:sz w:val="20"/>
                <w:szCs w:val="20"/>
                <w:lang w:val="en-CA"/>
              </w:rPr>
              <w:t xml:space="preserve"> fault).</w:t>
            </w:r>
          </w:p>
          <w:p w14:paraId="2641353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711C" w:rsidRPr="00415CBF" w14:paraId="7F798462" w14:textId="77777777" w:rsidTr="008E711C">
        <w:tc>
          <w:tcPr>
            <w:cnfStyle w:val="001000000000" w:firstRow="0" w:lastRow="0" w:firstColumn="1" w:lastColumn="0" w:oddVBand="0" w:evenVBand="0" w:oddHBand="0" w:evenHBand="0" w:firstRowFirstColumn="0" w:firstRowLastColumn="0" w:lastRowFirstColumn="0" w:lastRowLastColumn="0"/>
            <w:tcW w:w="2093" w:type="dxa"/>
          </w:tcPr>
          <w:p w14:paraId="2EC74DD8" w14:textId="73D895DD" w:rsidR="008E711C" w:rsidRPr="00415CBF" w:rsidRDefault="008E711C"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stStructureDescription</w:t>
            </w:r>
          </w:p>
        </w:tc>
        <w:tc>
          <w:tcPr>
            <w:tcW w:w="2693" w:type="dxa"/>
          </w:tcPr>
          <w:p w14:paraId="2F021224" w14:textId="18CEA470"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ShearDisplacementStructure</w:t>
            </w:r>
            <w:r>
              <w:rPr>
                <w:rFonts w:asciiTheme="minorHAnsi" w:hAnsiTheme="minorHAnsi"/>
                <w:color w:val="000000"/>
                <w:sz w:val="20"/>
                <w:szCs w:val="20"/>
                <w:lang w:val="en-CA"/>
              </w:rPr>
              <w:br/>
            </w:r>
            <w:r>
              <w:rPr>
                <w:rFonts w:asciiTheme="minorHAnsi" w:hAnsiTheme="minorHAnsi"/>
                <w:color w:val="000000"/>
                <w:sz w:val="20"/>
                <w:szCs w:val="20"/>
                <w:lang w:val="en-CA"/>
              </w:rPr>
              <w:lastRenderedPageBreak/>
              <w:t>AbstractDescription</w:t>
            </w:r>
          </w:p>
        </w:tc>
        <w:tc>
          <w:tcPr>
            <w:tcW w:w="4949" w:type="dxa"/>
          </w:tcPr>
          <w:p w14:paraId="7D7EAB2B" w14:textId="1CBDC893"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 xml:space="preserve">Detailed shear displacement description.  This is a stub </w:t>
            </w:r>
            <w:r>
              <w:rPr>
                <w:rFonts w:asciiTheme="minorHAnsi" w:hAnsiTheme="minorHAnsi"/>
                <w:color w:val="000000"/>
                <w:sz w:val="20"/>
                <w:szCs w:val="20"/>
                <w:lang w:val="en-CA"/>
              </w:rPr>
              <w:lastRenderedPageBreak/>
              <w:t>property in GeoSciML Basic</w:t>
            </w:r>
          </w:p>
        </w:tc>
      </w:tr>
    </w:tbl>
    <w:p w14:paraId="32E8D547" w14:textId="77777777" w:rsidR="00415CBF" w:rsidRDefault="00415CBF" w:rsidP="00415CBF"/>
    <w:p w14:paraId="37C47BAE" w14:textId="5BF03658" w:rsidR="008E711C" w:rsidRDefault="008E711C" w:rsidP="005A7580">
      <w:pPr>
        <w:pStyle w:val="Heading3"/>
      </w:pPr>
      <w:r>
        <w:t>Geomorphology</w:t>
      </w:r>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77777777" w:rsidR="00FB057B" w:rsidRDefault="00FB057B" w:rsidP="00FB057B">
      <w:pPr>
        <w:keepNext/>
      </w:pPr>
      <w:r>
        <w:rPr>
          <w:noProof/>
          <w:lang w:val="en-CA" w:eastAsia="en-CA"/>
        </w:rPr>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1F7B2A23" w:rsidR="00FB057B" w:rsidRDefault="00FB057B" w:rsidP="00FB057B">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26</w:t>
      </w:r>
      <w:r w:rsidR="009C2973">
        <w:rPr>
          <w:noProof/>
        </w:rPr>
        <w:fldChar w:fldCharType="end"/>
      </w:r>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Style w:val="LightShading"/>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lastRenderedPageBreak/>
              <w:t>Name</w:t>
            </w:r>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FB057B" w:rsidRPr="00415CBF" w14:paraId="65186151"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3AA05" w14:textId="1D389814"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unitDescription</w:t>
            </w:r>
          </w:p>
        </w:tc>
        <w:tc>
          <w:tcPr>
            <w:tcW w:w="2693" w:type="dxa"/>
          </w:tcPr>
          <w:p w14:paraId="38FE2628" w14:textId="668B85B6"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4949" w:type="dxa"/>
          </w:tcPr>
          <w:p w14:paraId="792A414F" w14:textId="0351611E"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Geologic description of the morphologic feature </w:t>
            </w:r>
            <w:r w:rsidRPr="00FB057B">
              <w:rPr>
                <w:rFonts w:asciiTheme="minorHAnsi" w:hAnsiTheme="minorHAnsi"/>
                <w:color w:val="000000"/>
                <w:sz w:val="20"/>
                <w:szCs w:val="20"/>
                <w:lang w:val="en-CA"/>
              </w:rPr>
              <w:t>(eg, related stratigraphic units and earth materials</w:t>
            </w:r>
          </w:p>
        </w:tc>
      </w:tr>
      <w:tr w:rsidR="00FB057B" w:rsidRPr="00415CBF" w14:paraId="2FCE4BCC" w14:textId="77777777" w:rsidTr="003A479F">
        <w:tc>
          <w:tcPr>
            <w:cnfStyle w:val="001000000000" w:firstRow="0" w:lastRow="0" w:firstColumn="1" w:lastColumn="0" w:oddVBand="0" w:evenVBand="0" w:oddHBand="0" w:evenHBand="0" w:firstRowFirstColumn="0" w:firstRowLastColumn="0" w:lastRowFirstColumn="0" w:lastRowLastColumn="0"/>
            <w:tcW w:w="2093" w:type="dxa"/>
          </w:tcPr>
          <w:p w14:paraId="735A56BC" w14:textId="0B82307A"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gmFeatureDescription</w:t>
            </w:r>
          </w:p>
        </w:tc>
        <w:tc>
          <w:tcPr>
            <w:tcW w:w="2693" w:type="dxa"/>
          </w:tcPr>
          <w:p w14:paraId="6BBE633B" w14:textId="594CCC0B"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GeomorphologicUnitAbstractDescription</w:t>
            </w:r>
          </w:p>
        </w:tc>
        <w:tc>
          <w:tcPr>
            <w:tcW w:w="4949" w:type="dxa"/>
          </w:tcPr>
          <w:p w14:paraId="01F1AEDF" w14:textId="09168B22"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407" w:name="BKM_4E3AD03A_F983_4BE7_BAD7_D46FA41454DA"/>
      <w:bookmarkEnd w:id="407"/>
    </w:p>
    <w:tbl>
      <w:tblPr>
        <w:tblStyle w:val="LightShading"/>
        <w:tblW w:w="0" w:type="auto"/>
        <w:tblLayout w:type="fixed"/>
        <w:tblLook w:val="04A0" w:firstRow="1" w:lastRow="0" w:firstColumn="1" w:lastColumn="0" w:noHBand="0" w:noVBand="1"/>
      </w:tblPr>
      <w:tblGrid>
        <w:gridCol w:w="3245"/>
        <w:gridCol w:w="3245"/>
        <w:gridCol w:w="3245"/>
      </w:tblGrid>
      <w:tr w:rsidR="00E1402F" w:rsidRPr="00E1402F" w14:paraId="3E02F76A" w14:textId="77777777" w:rsidTr="00E14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C8821B4"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08" w:name="BKM_D58E407D_6BD7_451C_AC84_ED75498146C5"/>
            <w:bookmarkEnd w:id="408"/>
            <w:r w:rsidRPr="00E1402F">
              <w:rPr>
                <w:rFonts w:asciiTheme="minorHAnsi" w:hAnsiTheme="minorHAnsi"/>
                <w:color w:val="000000"/>
                <w:sz w:val="20"/>
                <w:szCs w:val="20"/>
                <w:lang w:val="en-CA"/>
              </w:rPr>
              <w:t>Name</w:t>
            </w:r>
          </w:p>
        </w:tc>
        <w:tc>
          <w:tcPr>
            <w:tcW w:w="3245" w:type="dxa"/>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E1402F" w:rsidRPr="00E1402F" w14:paraId="5844895E" w14:textId="77777777" w:rsidTr="00E14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DA78C6"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w:t>
            </w:r>
          </w:p>
        </w:tc>
        <w:tc>
          <w:tcPr>
            <w:tcW w:w="3245" w:type="dxa"/>
          </w:tcPr>
          <w:p w14:paraId="6258008B"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NaturalGeomorphologicFeatureTypeTerm</w:t>
            </w:r>
          </w:p>
        </w:tc>
        <w:tc>
          <w:tcPr>
            <w:tcW w:w="3245" w:type="dxa"/>
          </w:tcPr>
          <w:p w14:paraId="6519D2A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A byReference link to a dictionary of terms describing the type of geomorphologic feature</w:t>
            </w:r>
          </w:p>
          <w:p w14:paraId="2AB40C3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1402F" w:rsidRPr="00E1402F" w14:paraId="31F8F98F" w14:textId="77777777" w:rsidTr="00E1402F">
        <w:tc>
          <w:tcPr>
            <w:cnfStyle w:val="001000000000" w:firstRow="0" w:lastRow="0" w:firstColumn="1" w:lastColumn="0" w:oddVBand="0" w:evenVBand="0" w:oddHBand="0" w:evenHBand="0" w:firstRowFirstColumn="0" w:firstRowLastColumn="0" w:lastRowFirstColumn="0" w:lastRowLastColumn="0"/>
            <w:tcW w:w="3245" w:type="dxa"/>
          </w:tcPr>
          <w:p w14:paraId="5856C59F"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09" w:name="BKM_60D7A041_DA67_4836_A9CF_067E59A5AD76"/>
            <w:bookmarkEnd w:id="409"/>
            <w:r w:rsidRPr="00E1402F">
              <w:rPr>
                <w:rFonts w:asciiTheme="minorHAnsi" w:hAnsiTheme="minorHAnsi"/>
                <w:color w:val="000000"/>
                <w:sz w:val="20"/>
                <w:szCs w:val="20"/>
                <w:lang w:val="en-CA"/>
              </w:rPr>
              <w:t>activity</w:t>
            </w:r>
          </w:p>
        </w:tc>
        <w:tc>
          <w:tcPr>
            <w:tcW w:w="3245" w:type="dxa"/>
          </w:tcPr>
          <w:p w14:paraId="13E842E0"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Category</w:t>
            </w:r>
          </w:p>
        </w:tc>
        <w:tc>
          <w:tcPr>
            <w:tcW w:w="3245" w:type="dxa"/>
          </w:tcPr>
          <w:p w14:paraId="505A443F" w14:textId="09FE25EE"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410" w:name="BKM_226E2406_CB91_4741_B565_53E336A2E054"/>
      <w:bookmarkEnd w:id="410"/>
    </w:p>
    <w:tbl>
      <w:tblPr>
        <w:tblStyle w:val="LightShading"/>
        <w:tblW w:w="9735" w:type="dxa"/>
        <w:tblLayout w:type="fixed"/>
        <w:tblLook w:val="04A0" w:firstRow="1" w:lastRow="0" w:firstColumn="1" w:lastColumn="0" w:noHBand="0" w:noVBand="1"/>
      </w:tblPr>
      <w:tblGrid>
        <w:gridCol w:w="2943"/>
        <w:gridCol w:w="2977"/>
        <w:gridCol w:w="3815"/>
      </w:tblGrid>
      <w:tr w:rsidR="001A53ED" w:rsidRPr="001A53ED" w14:paraId="5DEDF430" w14:textId="77777777" w:rsidTr="001A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D26BBB" w14:textId="77777777" w:rsidR="001A53ED" w:rsidRPr="001A53ED" w:rsidRDefault="001A53ED" w:rsidP="001A53ED">
            <w:pPr>
              <w:autoSpaceDE w:val="0"/>
              <w:autoSpaceDN w:val="0"/>
              <w:adjustRightInd w:val="0"/>
              <w:spacing w:after="0"/>
              <w:rPr>
                <w:rFonts w:asciiTheme="minorHAnsi" w:hAnsiTheme="minorHAnsi"/>
                <w:color w:val="000000"/>
                <w:sz w:val="20"/>
                <w:szCs w:val="20"/>
                <w:lang w:val="en-CA"/>
              </w:rPr>
            </w:pPr>
            <w:bookmarkStart w:id="411" w:name="BKM_FB2680F3_627E_464F_82B9_677F1AC277D7"/>
            <w:bookmarkEnd w:id="411"/>
            <w:r w:rsidRPr="001A53ED">
              <w:rPr>
                <w:rFonts w:asciiTheme="minorHAnsi" w:hAnsiTheme="minorHAnsi"/>
                <w:color w:val="000000"/>
                <w:sz w:val="20"/>
                <w:szCs w:val="20"/>
                <w:lang w:val="en-CA"/>
              </w:rPr>
              <w:t>Name</w:t>
            </w:r>
          </w:p>
        </w:tc>
        <w:tc>
          <w:tcPr>
            <w:tcW w:w="2977" w:type="dxa"/>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1A53ED" w:rsidRPr="001A53ED" w14:paraId="7933728D" w14:textId="77777777" w:rsidTr="001A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CBDAF0E" w14:textId="0E065688" w:rsidR="001A53ED" w:rsidRPr="001A53ED" w:rsidRDefault="001A53ED" w:rsidP="001A53ED">
            <w:pPr>
              <w:autoSpaceDE w:val="0"/>
              <w:autoSpaceDN w:val="0"/>
              <w:adjustRightInd w:val="0"/>
              <w:spacing w:after="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w:t>
            </w:r>
          </w:p>
        </w:tc>
        <w:tc>
          <w:tcPr>
            <w:tcW w:w="2977" w:type="dxa"/>
          </w:tcPr>
          <w:p w14:paraId="63F168DA" w14:textId="24326910"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FeatureTypeTerm</w:t>
            </w:r>
          </w:p>
        </w:tc>
        <w:tc>
          <w:tcPr>
            <w:tcW w:w="3815" w:type="dxa"/>
          </w:tcPr>
          <w:p w14:paraId="3F5058F3" w14:textId="2A90E9F5"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 xml:space="preserve">A </w:t>
            </w:r>
            <w:r>
              <w:rPr>
                <w:rFonts w:asciiTheme="minorHAnsi" w:hAnsiTheme="minorHAnsi"/>
                <w:color w:val="000000"/>
                <w:sz w:val="20"/>
                <w:szCs w:val="20"/>
                <w:lang w:val="en-CA"/>
              </w:rPr>
              <w:t>reference</w:t>
            </w:r>
            <w:r w:rsidRPr="001A53ED">
              <w:rPr>
                <w:rFonts w:asciiTheme="minorHAnsi" w:hAnsiTheme="minorHAnsi"/>
                <w:color w:val="000000"/>
                <w:sz w:val="20"/>
                <w:szCs w:val="20"/>
                <w:lang w:val="en-CA"/>
              </w:rPr>
              <w:t xml:space="preserve"> link to a dictionary of terms describing the type of geomorphologic feature</w:t>
            </w:r>
          </w:p>
          <w:p w14:paraId="08712F62"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r>
        <w:rPr>
          <w:lang w:val="en-CA"/>
        </w:rPr>
        <w:t>Collection</w:t>
      </w:r>
    </w:p>
    <w:p w14:paraId="43EFB6DB" w14:textId="77777777" w:rsidR="00390DF7" w:rsidRDefault="00390DF7" w:rsidP="00390DF7">
      <w:r>
        <w:t xml:space="preserve">Collection contains facade classes that facilitate the structuring of WFS response documents and other application uses.   </w:t>
      </w:r>
    </w:p>
    <w:p w14:paraId="709CBDB4" w14:textId="77777777" w:rsidR="00390DF7" w:rsidRDefault="00390DF7" w:rsidP="00390DF7">
      <w:pPr>
        <w:keepNext/>
      </w:pPr>
      <w:r>
        <w:rPr>
          <w:noProof/>
          <w:lang w:val="en-CA" w:eastAsia="en-CA"/>
        </w:rPr>
        <w:lastRenderedPageBreak/>
        <w:drawing>
          <wp:inline distT="0" distB="0" distL="0" distR="0" wp14:anchorId="033BEA30" wp14:editId="3260F242">
            <wp:extent cx="5486400" cy="3752073"/>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52073"/>
                    </a:xfrm>
                    <a:prstGeom prst="rect">
                      <a:avLst/>
                    </a:prstGeom>
                    <a:noFill/>
                    <a:ln>
                      <a:noFill/>
                    </a:ln>
                  </pic:spPr>
                </pic:pic>
              </a:graphicData>
            </a:graphic>
          </wp:inline>
        </w:drawing>
      </w:r>
    </w:p>
    <w:p w14:paraId="16086824" w14:textId="4E388C7D" w:rsidR="00390DF7" w:rsidRDefault="00390DF7" w:rsidP="00390DF7">
      <w:pPr>
        <w:pStyle w:val="Caption"/>
      </w:pPr>
      <w:bookmarkStart w:id="412" w:name="_Ref432749513"/>
      <w:r>
        <w:t xml:space="preserve">Figure </w:t>
      </w:r>
      <w:r w:rsidR="009C2973">
        <w:fldChar w:fldCharType="begin"/>
      </w:r>
      <w:r w:rsidR="009C2973">
        <w:instrText xml:space="preserve"> SEQ Figure \* ARABIC </w:instrText>
      </w:r>
      <w:r w:rsidR="009C2973">
        <w:fldChar w:fldCharType="separate"/>
      </w:r>
      <w:r w:rsidR="00C343CA">
        <w:rPr>
          <w:noProof/>
        </w:rPr>
        <w:t>27</w:t>
      </w:r>
      <w:r w:rsidR="009C2973">
        <w:rPr>
          <w:noProof/>
        </w:rPr>
        <w:fldChar w:fldCharType="end"/>
      </w:r>
      <w:bookmarkEnd w:id="412"/>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413"/>
      <w:r>
        <w:t xml:space="preserve">(as prescribed by iso19136 2007 INSPIRE </w:t>
      </w:r>
      <w:r w:rsidRPr="00390DF7">
        <w:t>Extensions</w:t>
      </w:r>
      <w:r>
        <w:t xml:space="preserve">) </w:t>
      </w:r>
      <w:r>
        <w:br/>
      </w:r>
      <w:commentRangeEnd w:id="413"/>
      <w:r>
        <w:rPr>
          <w:rStyle w:val="CommentReference"/>
        </w:rPr>
        <w:commentReference w:id="413"/>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lastRenderedPageBreak/>
        <w:br w:type="page"/>
      </w:r>
    </w:p>
    <w:p w14:paraId="58F523C3" w14:textId="27F21DD5" w:rsidR="00856F51" w:rsidRDefault="00DB2D3A" w:rsidP="00DB2D3A">
      <w:pPr>
        <w:pStyle w:val="Heading3"/>
        <w:rPr>
          <w:lang w:val="en-CA"/>
        </w:rPr>
      </w:pPr>
      <w:r>
        <w:rPr>
          <w:lang w:val="en-CA"/>
        </w:rPr>
        <w:lastRenderedPageBreak/>
        <w:t>GeoSciML basic vocabularies</w:t>
      </w:r>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414" w:name="_Ref432861594"/>
      <w:r>
        <w:t xml:space="preserve">Table </w:t>
      </w:r>
      <w:r w:rsidR="009C2973">
        <w:fldChar w:fldCharType="begin"/>
      </w:r>
      <w:r w:rsidR="009C2973">
        <w:instrText xml:space="preserve"> SEQ Table \* ARABIC </w:instrText>
      </w:r>
      <w:r w:rsidR="009C2973">
        <w:fldChar w:fldCharType="separate"/>
      </w:r>
      <w:r>
        <w:rPr>
          <w:noProof/>
        </w:rPr>
        <w:t>14</w:t>
      </w:r>
      <w:r w:rsidR="009C2973">
        <w:rPr>
          <w:noProof/>
        </w:rPr>
        <w:fldChar w:fldCharType="end"/>
      </w:r>
      <w:bookmarkEnd w:id="414"/>
      <w:r>
        <w:t>: Vocabularies used in GeoSciML Basic</w:t>
      </w:r>
    </w:p>
    <w:tbl>
      <w:tblPr>
        <w:tblStyle w:val="LightShading"/>
        <w:tblW w:w="0" w:type="auto"/>
        <w:tblLook w:val="04A0" w:firstRow="1" w:lastRow="0" w:firstColumn="1" w:lastColumn="0" w:noHBand="0" w:noVBand="1"/>
      </w:tblPr>
      <w:tblGrid>
        <w:gridCol w:w="2951"/>
        <w:gridCol w:w="5804"/>
      </w:tblGrid>
      <w:tr w:rsidR="00CF6174" w:rsidRPr="00740F77" w14:paraId="6B17D9AE" w14:textId="77777777" w:rsidTr="00CF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B8236BA" w14:textId="54E280AF"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Vocabulary</w:t>
            </w:r>
          </w:p>
        </w:tc>
        <w:tc>
          <w:tcPr>
            <w:tcW w:w="5804" w:type="dxa"/>
          </w:tcPr>
          <w:p w14:paraId="5D7A621F" w14:textId="106F9D9B"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lang w:val="en-CA"/>
              </w:rPr>
              <w:t>Description</w:t>
            </w:r>
          </w:p>
        </w:tc>
      </w:tr>
      <w:tr w:rsidR="00CF6174" w:rsidRPr="00740F77" w14:paraId="7831D5D5"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835A179" w14:textId="65F6578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CompositionPartRoleTerm</w:t>
            </w:r>
          </w:p>
        </w:tc>
        <w:tc>
          <w:tcPr>
            <w:tcW w:w="5804" w:type="dxa"/>
          </w:tcPr>
          <w:p w14:paraId="3C80A83A" w14:textId="69A307B0"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rPr>
              <w:t>This class is a blank placeholder for a vocabulary of terms to describe the role that a compositional part plays in a geologic unit.</w:t>
            </w:r>
          </w:p>
        </w:tc>
      </w:tr>
      <w:tr w:rsidR="00CF6174" w:rsidRPr="00740F77" w14:paraId="29394C2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D161FD5" w14:textId="77F8DD8D" w:rsidR="00CF6174" w:rsidRPr="00740F77" w:rsidRDefault="00CF6174" w:rsidP="00ED2525">
            <w:pPr>
              <w:rPr>
                <w:rFonts w:asciiTheme="minorHAnsi" w:hAnsiTheme="minorHAnsi"/>
                <w:sz w:val="20"/>
                <w:szCs w:val="20"/>
                <w:lang w:val="en-CA"/>
              </w:rPr>
            </w:pPr>
            <w:commentRangeStart w:id="415"/>
            <w:r w:rsidRPr="00740F77">
              <w:rPr>
                <w:rFonts w:asciiTheme="minorHAnsi" w:hAnsiTheme="minorHAnsi"/>
                <w:sz w:val="20"/>
                <w:szCs w:val="20"/>
                <w:lang w:val="en-CA"/>
              </w:rPr>
              <w:t>DescriptionPurpose</w:t>
            </w:r>
          </w:p>
        </w:tc>
        <w:tc>
          <w:tcPr>
            <w:tcW w:w="5804" w:type="dxa"/>
          </w:tcPr>
          <w:p w14:paraId="65BF3F4E" w14:textId="77777777" w:rsidR="00CF6174" w:rsidRPr="00DB2D3A" w:rsidRDefault="00CF6174"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740F77" w:rsidRDefault="00CF6174" w:rsidP="00DB2D3A">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cs="Segoe UI"/>
                <w:color w:val="auto"/>
                <w:sz w:val="20"/>
                <w:szCs w:val="20"/>
                <w:lang w:val="en-CA"/>
              </w:rPr>
              <w:t>Values: instance, typicalNorm, definingNorm.</w:t>
            </w:r>
            <w:commentRangeEnd w:id="415"/>
            <w:r>
              <w:rPr>
                <w:rStyle w:val="CommentReference"/>
                <w:color w:val="auto"/>
              </w:rPr>
              <w:commentReference w:id="415"/>
            </w:r>
          </w:p>
        </w:tc>
      </w:tr>
      <w:tr w:rsidR="00CF6174" w:rsidRPr="00740F77" w14:paraId="3D45611F"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162A4F8E" w14:textId="3F7FEDFB"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ExposureTerm</w:t>
            </w:r>
          </w:p>
        </w:tc>
        <w:tc>
          <w:tcPr>
            <w:tcW w:w="5804" w:type="dxa"/>
          </w:tcPr>
          <w:p w14:paraId="02FDE2CA"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48923B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63F1A15" w14:textId="6BE9196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GeologicUnitHierarchyRoleTerm</w:t>
            </w:r>
          </w:p>
        </w:tc>
        <w:tc>
          <w:tcPr>
            <w:tcW w:w="5804" w:type="dxa"/>
          </w:tcPr>
          <w:p w14:paraId="4107B30D"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Role of the unit in the hierarchy</w:t>
            </w:r>
          </w:p>
          <w:p w14:paraId="5DD85D2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7A88332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C4BFE" w14:textId="00D1538A"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GeologicUnitTypeTerm</w:t>
            </w:r>
          </w:p>
        </w:tc>
        <w:tc>
          <w:tcPr>
            <w:tcW w:w="5804" w:type="dxa"/>
          </w:tcPr>
          <w:p w14:paraId="11F30104"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p>
          <w:p w14:paraId="1910B054" w14:textId="35D53CA5"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Example values: GeologicUnit, AllostratigraphicUnit, </w:t>
            </w:r>
          </w:p>
          <w:p w14:paraId="7D8C44CC" w14:textId="756D5222"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59312F8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562055F5" w14:textId="7BF28E8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GeologicUnitPartRoleTerm</w:t>
            </w:r>
          </w:p>
        </w:tc>
        <w:tc>
          <w:tcPr>
            <w:tcW w:w="5804" w:type="dxa"/>
          </w:tcPr>
          <w:p w14:paraId="7DC7A2CE"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681ED370"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EF9B007" w14:textId="409BF1C2"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LithologyTerm</w:t>
            </w:r>
          </w:p>
        </w:tc>
        <w:tc>
          <w:tcPr>
            <w:tcW w:w="5804" w:type="dxa"/>
          </w:tcPr>
          <w:p w14:paraId="55CF0BDD"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Refers to a vocabulary of terms describing the lithology of the compound earth material (eg, granite, sandstone, schist)</w:t>
            </w:r>
          </w:p>
          <w:p w14:paraId="5BE2CFC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31EED7B7"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1CF195B1" w14:textId="151F1C15"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MappingFrameTerm</w:t>
            </w:r>
          </w:p>
        </w:tc>
        <w:tc>
          <w:tcPr>
            <w:tcW w:w="5804" w:type="dxa"/>
          </w:tcPr>
          <w:p w14:paraId="7B085C6C" w14:textId="5D3B472D"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Style w:val="apple-converted-space"/>
                <w:rFonts w:asciiTheme="minorHAnsi" w:hAnsiTheme="minorHAnsi"/>
                <w:color w:val="1A1A1A"/>
                <w:sz w:val="20"/>
                <w:szCs w:val="20"/>
                <w:shd w:val="clear" w:color="auto" w:fill="FAFAFA"/>
              </w:rPr>
              <w:t xml:space="preserve">A </w:t>
            </w:r>
            <w:r w:rsidRPr="00740F77">
              <w:rPr>
                <w:rFonts w:asciiTheme="minorHAnsi" w:hAnsiTheme="minorHAnsi"/>
                <w:color w:val="1A1A1A"/>
                <w:sz w:val="20"/>
                <w:szCs w:val="20"/>
                <w:shd w:val="clear" w:color="auto" w:fill="FAFAFA"/>
              </w:rPr>
              <w:t xml:space="preserve">mapping surface, a section, a Borehole </w:t>
            </w:r>
          </w:p>
        </w:tc>
      </w:tr>
      <w:tr w:rsidR="00CF6174" w:rsidRPr="00740F77" w14:paraId="4A911914"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32D65DF3" w14:textId="30C0277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lastRenderedPageBreak/>
              <w:t>RankTerm</w:t>
            </w:r>
          </w:p>
        </w:tc>
        <w:tc>
          <w:tcPr>
            <w:tcW w:w="5804" w:type="dxa"/>
          </w:tcPr>
          <w:p w14:paraId="650A819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 blank placeholder for a vocabulary of terms describing the rank of a geologic unit (eg, Group, Formation, Member, etc)</w:t>
            </w:r>
          </w:p>
          <w:p w14:paraId="64DEFE4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46CD1198"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B7BE50A" w14:textId="28D96779"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CollectionTypeTerm</w:t>
            </w:r>
          </w:p>
        </w:tc>
        <w:tc>
          <w:tcPr>
            <w:tcW w:w="5804" w:type="dxa"/>
          </w:tcPr>
          <w:p w14:paraId="1B0E8322" w14:textId="37634D52"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Type of collection</w:t>
            </w:r>
          </w:p>
        </w:tc>
      </w:tr>
      <w:tr w:rsidR="00CF6174" w:rsidRPr="00740F77" w14:paraId="5FAC4EEC"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428C418" w14:textId="15005D83"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EventProcessTerm</w:t>
            </w:r>
          </w:p>
        </w:tc>
        <w:tc>
          <w:tcPr>
            <w:tcW w:w="5804" w:type="dxa"/>
          </w:tcPr>
          <w:p w14:paraId="7C3718B7"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740F77">
              <w:rPr>
                <w:rFonts w:ascii="Segoe UI" w:hAnsi="Segoe UI" w:cs="Segoe UI"/>
                <w:sz w:val="18"/>
                <w:szCs w:val="18"/>
                <w:lang w:val="en-CA"/>
              </w:rPr>
              <w:t>Refers to a vocabulary of terms specifying the process or processes that occurred during an event. Examples include deposition, extrusion, intrusion, cooling.</w:t>
            </w:r>
          </w:p>
          <w:p w14:paraId="6AF7985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783DBEBB"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705CADDD" w14:textId="0A28C1F1"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GeochronologicEraTerm</w:t>
            </w:r>
          </w:p>
        </w:tc>
        <w:tc>
          <w:tcPr>
            <w:tcW w:w="5804" w:type="dxa"/>
          </w:tcPr>
          <w:p w14:paraId="2E86FA56" w14:textId="187A6D9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Term from a Geological Time Scale</w:t>
            </w:r>
          </w:p>
        </w:tc>
      </w:tr>
      <w:tr w:rsidR="00CF6174" w:rsidRPr="00740F77" w14:paraId="0BCBD5F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3CB0AA2" w14:textId="212DE9FD"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ContactTypeTerm</w:t>
            </w:r>
          </w:p>
        </w:tc>
        <w:tc>
          <w:tcPr>
            <w:tcW w:w="5804" w:type="dxa"/>
          </w:tcPr>
          <w:p w14:paraId="26BFBC5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describing types of geological contacts</w:t>
            </w:r>
          </w:p>
          <w:p w14:paraId="4F63EF0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51879E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5DD32FD" w14:textId="47AA8F81"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FaultTypeTerm</w:t>
            </w:r>
          </w:p>
        </w:tc>
        <w:tc>
          <w:tcPr>
            <w:tcW w:w="5804" w:type="dxa"/>
          </w:tcPr>
          <w:p w14:paraId="71B4F92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A vocabulary of terms describing the type of shear displacement structure (eg; thrust fault, normal fault, wrench fault)</w:t>
            </w:r>
          </w:p>
          <w:p w14:paraId="31F9D2DA"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090DC88D"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708678E" w14:textId="6CD64810"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FoldProfileTypeTerm</w:t>
            </w:r>
          </w:p>
        </w:tc>
        <w:tc>
          <w:tcPr>
            <w:tcW w:w="5804" w:type="dxa"/>
          </w:tcPr>
          <w:p w14:paraId="475D5815"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6096F75"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75F91BE" w14:textId="34735E7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FoliationTypeTerm</w:t>
            </w:r>
          </w:p>
        </w:tc>
        <w:tc>
          <w:tcPr>
            <w:tcW w:w="5804" w:type="dxa"/>
          </w:tcPr>
          <w:p w14:paraId="783C3E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 of terms defining the type of foliation (eg, crenulation cleavage, gneissic layering, slaty cleavage, schistosity, etc)</w:t>
            </w:r>
          </w:p>
          <w:p w14:paraId="1866DCE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40BC23B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0305943B" w14:textId="2735745C"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AnthropogenicGeomorphologic</w:t>
            </w:r>
            <w:r>
              <w:rPr>
                <w:rFonts w:asciiTheme="minorHAnsi" w:hAnsiTheme="minorHAnsi"/>
                <w:sz w:val="20"/>
                <w:szCs w:val="20"/>
                <w:lang w:val="en-CA"/>
              </w:rPr>
              <w:br/>
            </w:r>
            <w:r w:rsidRPr="006D719B">
              <w:rPr>
                <w:rFonts w:asciiTheme="minorHAnsi" w:hAnsiTheme="minorHAnsi"/>
                <w:sz w:val="20"/>
                <w:szCs w:val="20"/>
                <w:lang w:val="en-CA"/>
              </w:rPr>
              <w:t>FeatureTypeTerm</w:t>
            </w:r>
          </w:p>
        </w:tc>
        <w:tc>
          <w:tcPr>
            <w:tcW w:w="5804" w:type="dxa"/>
          </w:tcPr>
          <w:p w14:paraId="2480A4C2"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anthropogenic geomorphologic feature</w:t>
            </w:r>
          </w:p>
          <w:p w14:paraId="08143BCE"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7249E36"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CB206C3" w14:textId="19139A70" w:rsidR="00CF6174" w:rsidRPr="003343DC" w:rsidRDefault="00CF6174" w:rsidP="00ED2525">
            <w:pPr>
              <w:rPr>
                <w:rFonts w:asciiTheme="minorHAnsi" w:hAnsiTheme="minorHAnsi"/>
                <w:sz w:val="20"/>
                <w:szCs w:val="20"/>
                <w:lang w:val="en-CA"/>
              </w:rPr>
            </w:pPr>
            <w:r w:rsidRPr="006D719B">
              <w:rPr>
                <w:rFonts w:ascii="Segoe UI" w:hAnsi="Segoe UI" w:cs="Segoe UI"/>
                <w:sz w:val="18"/>
                <w:szCs w:val="18"/>
                <w:lang w:val="en-CA"/>
              </w:rPr>
              <w:t>NaturalGeomorphologic</w:t>
            </w:r>
            <w:r>
              <w:rPr>
                <w:rFonts w:ascii="Segoe UI" w:hAnsi="Segoe UI" w:cs="Segoe UI"/>
                <w:sz w:val="18"/>
                <w:szCs w:val="18"/>
                <w:lang w:val="en-CA"/>
              </w:rPr>
              <w:br/>
            </w:r>
            <w:r w:rsidRPr="006D719B">
              <w:rPr>
                <w:rFonts w:ascii="Segoe UI" w:hAnsi="Segoe UI" w:cs="Segoe UI"/>
                <w:sz w:val="18"/>
                <w:szCs w:val="18"/>
                <w:lang w:val="en-CA"/>
              </w:rPr>
              <w:t>FeatureTypeTerm</w:t>
            </w:r>
          </w:p>
        </w:tc>
        <w:tc>
          <w:tcPr>
            <w:tcW w:w="5804" w:type="dxa"/>
          </w:tcPr>
          <w:p w14:paraId="61BFE07A"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natural geomorphologic feature</w:t>
            </w:r>
          </w:p>
          <w:p w14:paraId="24BA220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34CFBA1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2D64C11" w14:textId="26EB8D0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ConventionCode</w:t>
            </w:r>
          </w:p>
        </w:tc>
        <w:tc>
          <w:tcPr>
            <w:tcW w:w="5804" w:type="dxa"/>
          </w:tcPr>
          <w:p w14:paraId="6A4C3EB9" w14:textId="39425EE9"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Suggested values: "dip dip direction", "strike dip right hand rule" (The strike and dip of planar data is listed according to the ‘right-hand rule’ or, as one looks along the strike direction, the surface dips to the right.)</w:t>
            </w:r>
            <w:r>
              <w:rPr>
                <w:rFonts w:ascii="Segoe UI" w:hAnsi="Segoe UI" w:cs="Segoe UI"/>
                <w:sz w:val="18"/>
                <w:szCs w:val="18"/>
                <w:lang w:val="en-CA"/>
              </w:rPr>
              <w:t xml:space="preserve"> </w:t>
            </w:r>
          </w:p>
          <w:p w14:paraId="0A0F202B"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60B3C8B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021E822" w14:textId="2A8F8D63"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DeterminationMethodTerm</w:t>
            </w:r>
          </w:p>
        </w:tc>
        <w:tc>
          <w:tcPr>
            <w:tcW w:w="5804" w:type="dxa"/>
          </w:tcPr>
          <w:p w14:paraId="1B550A1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754D4DC6"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70BBC" w14:textId="31D51F3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LinearDirectedCode</w:t>
            </w:r>
          </w:p>
        </w:tc>
        <w:tc>
          <w:tcPr>
            <w:tcW w:w="5804" w:type="dxa"/>
          </w:tcPr>
          <w:p w14:paraId="68B00FAE"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eg, </w:t>
            </w:r>
          </w:p>
          <w:p w14:paraId="455672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(indicates that the orientation is directed)</w:t>
            </w:r>
          </w:p>
          <w:p w14:paraId="206D04D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"directed down" (indicates that the linear orientation is directed below </w:t>
            </w:r>
            <w:r w:rsidRPr="006D719B">
              <w:rPr>
                <w:rFonts w:ascii="Segoe UI" w:hAnsi="Segoe UI" w:cs="Segoe UI"/>
                <w:sz w:val="18"/>
                <w:szCs w:val="18"/>
                <w:lang w:val="en-CA"/>
              </w:rPr>
              <w:lastRenderedPageBreak/>
              <w:t>the horizon)</w:t>
            </w:r>
          </w:p>
          <w:p w14:paraId="115F7D6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up" (indicates that the linear orientation is directed above the horizon)</w:t>
            </w:r>
          </w:p>
          <w:p w14:paraId="175AB5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p w14:paraId="0DEB3A5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CAA505F"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1ADA595" w14:textId="62A19CDF"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lastRenderedPageBreak/>
              <w:t>PlanarPolarityCode</w:t>
            </w:r>
          </w:p>
        </w:tc>
        <w:tc>
          <w:tcPr>
            <w:tcW w:w="5804" w:type="dxa"/>
          </w:tcPr>
          <w:p w14:paraId="024F5D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eg: "upright", "overturned", "vertical"</w:t>
            </w:r>
          </w:p>
          <w:p w14:paraId="39C84E65"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p w14:paraId="54744F29"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77777777"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Requirements Class</w:t>
      </w:r>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4B135537" w14:textId="021FADE3" w:rsidR="00390DF7" w:rsidRDefault="000D4260" w:rsidP="000D4260">
      <w:pPr>
        <w:pStyle w:val="Heading3"/>
        <w:rPr>
          <w:lang w:val="en-CA"/>
        </w:rPr>
      </w:pPr>
      <w:r>
        <w:rPr>
          <w:lang w:val="en-CA"/>
        </w:rPr>
        <w:t>Geologic Relations</w:t>
      </w:r>
    </w:p>
    <w:p w14:paraId="05E3DBF0" w14:textId="77777777" w:rsidR="000D4260" w:rsidRPr="000D4260" w:rsidRDefault="000D4260" w:rsidP="000D4260">
      <w:pPr>
        <w:rPr>
          <w:lang w:val="en-CA"/>
        </w:rPr>
      </w:pPr>
    </w:p>
    <w:p w14:paraId="11E3941A" w14:textId="77777777" w:rsidR="009C64B2" w:rsidRDefault="009C64B2" w:rsidP="009C64B2">
      <w:pPr>
        <w:keepNext/>
      </w:pPr>
      <w:r>
        <w:rPr>
          <w:noProof/>
          <w:lang w:val="en-CA" w:eastAsia="en-CA"/>
        </w:rPr>
        <w:lastRenderedPageBreak/>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6AC44A74" w14:textId="464B5119" w:rsidR="009C64B2" w:rsidRDefault="009C64B2" w:rsidP="009C64B2">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28</w:t>
      </w:r>
      <w:r w:rsidR="009C297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w:t>
      </w:r>
      <w:r>
        <w:lastRenderedPageBreak/>
        <w:t>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77777777" w:rsidR="000D4260" w:rsidRDefault="000D4260" w:rsidP="000D4260">
      <w:pPr>
        <w:keepNext/>
      </w:pPr>
      <w:r>
        <w:rPr>
          <w:noProof/>
          <w:lang w:val="en-CA" w:eastAsia="en-CA"/>
        </w:rPr>
        <w:lastRenderedPageBreak/>
        <w:drawing>
          <wp:inline distT="0" distB="0" distL="0" distR="0" wp14:anchorId="1180CA98" wp14:editId="556898A4">
            <wp:extent cx="4856480" cy="3433445"/>
            <wp:effectExtent l="0" t="0" r="127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146E8FDB" w14:textId="323C5F30" w:rsidR="00894DAA" w:rsidRDefault="000D4260" w:rsidP="000D4260">
      <w:pPr>
        <w:pStyle w:val="Caption"/>
        <w:rPr>
          <w:lang w:val="en-CA"/>
        </w:rPr>
      </w:pPr>
      <w:r>
        <w:t xml:space="preserve">Figure </w:t>
      </w:r>
      <w:r w:rsidR="009C2973">
        <w:fldChar w:fldCharType="begin"/>
      </w:r>
      <w:r w:rsidR="009C2973">
        <w:instrText xml:space="preserve"> SEQ Figure \* ARABIC </w:instrText>
      </w:r>
      <w:r w:rsidR="009C2973">
        <w:fldChar w:fldCharType="separate"/>
      </w:r>
      <w:r w:rsidR="00C343CA">
        <w:rPr>
          <w:noProof/>
        </w:rPr>
        <w:t>29</w:t>
      </w:r>
      <w:r w:rsidR="009C2973">
        <w:rPr>
          <w:noProof/>
        </w:rP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416" w:name="BKM_D050A55A_5C1C_4F4B_986C_7C31687F2ED2"/>
      <w:bookmarkEnd w:id="416"/>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3C4B5EA0"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F53F1A1"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7" w:name="BKM_18C9D12A_7280_4CA8_9066_431A68398F08"/>
            <w:bookmarkEnd w:id="417"/>
            <w:r w:rsidRPr="000D4260">
              <w:rPr>
                <w:rFonts w:asciiTheme="minorHAnsi" w:hAnsiTheme="minorHAnsi"/>
                <w:color w:val="000000"/>
                <w:sz w:val="20"/>
                <w:szCs w:val="20"/>
                <w:lang w:val="en-CA"/>
              </w:rPr>
              <w:t>Name</w:t>
            </w:r>
          </w:p>
        </w:tc>
        <w:tc>
          <w:tcPr>
            <w:tcW w:w="2552" w:type="dxa"/>
          </w:tcPr>
          <w:p w14:paraId="42698827"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659911C3"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507A174"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79F279"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0B57D757"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43ECCDB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stratigraphic relation, structural relation, intrusive relation)</w:t>
            </w:r>
          </w:p>
          <w:p w14:paraId="6E9DC12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7C71CE5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0C9A01C"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8" w:name="BKM_B740241F_3BC0_40B4_9972_D590F470452B"/>
            <w:bookmarkEnd w:id="418"/>
            <w:r w:rsidRPr="000D4260">
              <w:rPr>
                <w:rFonts w:asciiTheme="minorHAnsi" w:hAnsiTheme="minorHAnsi"/>
                <w:color w:val="000000"/>
                <w:sz w:val="20"/>
                <w:szCs w:val="20"/>
                <w:lang w:val="en-CA"/>
              </w:rPr>
              <w:t>sourceRole</w:t>
            </w:r>
          </w:p>
        </w:tc>
        <w:tc>
          <w:tcPr>
            <w:tcW w:w="2552" w:type="dxa"/>
          </w:tcPr>
          <w:p w14:paraId="520FF1CA"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48BBC54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geologic feature or object (eg, overlying unit, underlying unit)</w:t>
            </w:r>
          </w:p>
          <w:p w14:paraId="668AF8A5"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7A21A94E"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050DB6"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9" w:name="BKM_38727CDD_F0E8_4D00_A48C_555F0912BF41"/>
            <w:bookmarkEnd w:id="419"/>
            <w:r w:rsidRPr="000D4260">
              <w:rPr>
                <w:rFonts w:asciiTheme="minorHAnsi" w:hAnsiTheme="minorHAnsi"/>
                <w:color w:val="000000"/>
                <w:sz w:val="20"/>
                <w:szCs w:val="20"/>
                <w:lang w:val="en-CA"/>
              </w:rPr>
              <w:t>targetRole</w:t>
            </w:r>
          </w:p>
        </w:tc>
        <w:tc>
          <w:tcPr>
            <w:tcW w:w="2552" w:type="dxa"/>
          </w:tcPr>
          <w:p w14:paraId="1DEBC49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78E123D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geologic feature or object. (eg, overlying unit, underlying unit)</w:t>
            </w:r>
          </w:p>
          <w:p w14:paraId="702943F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77777777" w:rsidR="000D4260" w:rsidRDefault="000D4260" w:rsidP="000D4260">
      <w:pPr>
        <w:keepNext/>
      </w:pPr>
      <w:r>
        <w:rPr>
          <w:noProof/>
          <w:lang w:val="en-CA" w:eastAsia="en-CA"/>
        </w:rPr>
        <w:drawing>
          <wp:inline distT="0" distB="0" distL="0" distR="0" wp14:anchorId="730D303B" wp14:editId="4A1106EC">
            <wp:extent cx="4718685" cy="4822190"/>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01E71704" w14:textId="31EA3F72" w:rsidR="000D4260" w:rsidRDefault="000D4260" w:rsidP="000D4260">
      <w:pPr>
        <w:pStyle w:val="Caption"/>
        <w:rPr>
          <w:lang w:val="en-CA"/>
        </w:rPr>
      </w:pPr>
      <w:r>
        <w:t xml:space="preserve">Figure </w:t>
      </w:r>
      <w:r w:rsidR="009C2973">
        <w:fldChar w:fldCharType="begin"/>
      </w:r>
      <w:r w:rsidR="009C2973">
        <w:instrText xml:space="preserve"> SEQ Figure \* ARABIC </w:instrText>
      </w:r>
      <w:r w:rsidR="009C2973">
        <w:fldChar w:fldCharType="separate"/>
      </w:r>
      <w:r w:rsidR="00C343CA">
        <w:rPr>
          <w:noProof/>
        </w:rPr>
        <w:t>30</w:t>
      </w:r>
      <w:r w:rsidR="009C2973">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420" w:name="BKM_C0695B09_DC02_4BDD_AE59_38E8AE1F4632"/>
      <w:bookmarkEnd w:id="420"/>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6ECAFFDF"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36CB88"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1" w:name="BKM_F11CCC02_4943_439C_97BD_3878F0BA0970"/>
            <w:bookmarkEnd w:id="421"/>
            <w:r w:rsidRPr="000D4260">
              <w:rPr>
                <w:rFonts w:asciiTheme="minorHAnsi" w:hAnsiTheme="minorHAnsi"/>
                <w:color w:val="000000"/>
                <w:sz w:val="20"/>
                <w:szCs w:val="20"/>
                <w:lang w:val="en-CA"/>
              </w:rPr>
              <w:t>Name</w:t>
            </w:r>
          </w:p>
        </w:tc>
        <w:tc>
          <w:tcPr>
            <w:tcW w:w="2552" w:type="dxa"/>
          </w:tcPr>
          <w:p w14:paraId="2D2AC5CC"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5CF2EF16"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79C992A"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C708E4"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5C1EF2E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sedimentary relation, igneous relation)</w:t>
            </w:r>
          </w:p>
          <w:p w14:paraId="2A591C3A"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248CA50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DACADAA"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2" w:name="BKM_8ABBD347_C257_4419_A3F6_0485375DCF7F"/>
            <w:bookmarkEnd w:id="422"/>
            <w:r w:rsidRPr="000D4260">
              <w:rPr>
                <w:rFonts w:asciiTheme="minorHAnsi" w:hAnsiTheme="minorHAnsi"/>
                <w:color w:val="000000"/>
                <w:sz w:val="20"/>
                <w:szCs w:val="20"/>
                <w:lang w:val="en-CA"/>
              </w:rPr>
              <w:t>sourceRole</w:t>
            </w:r>
          </w:p>
        </w:tc>
        <w:tc>
          <w:tcPr>
            <w:tcW w:w="2552" w:type="dxa"/>
          </w:tcPr>
          <w:p w14:paraId="348EF839"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6BD575A6"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earth material part (eg, matrix, clast, overgrowth)</w:t>
            </w:r>
          </w:p>
          <w:p w14:paraId="770F646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63ADDCA5"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A2F77F"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3" w:name="BKM_40919ABF_3C16_41E1_8906_0D3CE189EB1B"/>
            <w:bookmarkEnd w:id="423"/>
            <w:r w:rsidRPr="000D4260">
              <w:rPr>
                <w:rFonts w:asciiTheme="minorHAnsi" w:hAnsiTheme="minorHAnsi"/>
                <w:color w:val="000000"/>
                <w:sz w:val="20"/>
                <w:szCs w:val="20"/>
                <w:lang w:val="en-CA"/>
              </w:rPr>
              <w:t>targetRole</w:t>
            </w:r>
          </w:p>
        </w:tc>
        <w:tc>
          <w:tcPr>
            <w:tcW w:w="2552" w:type="dxa"/>
          </w:tcPr>
          <w:p w14:paraId="00FD9E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1CBE118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earth material part (eg, matrix, clast, overgrowth).</w:t>
            </w:r>
          </w:p>
          <w:p w14:paraId="42B2E2A6"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r>
        <w:rPr>
          <w:lang w:val="en-CA"/>
        </w:rPr>
        <w:t xml:space="preserve">Earth material </w:t>
      </w:r>
      <w:r w:rsidR="00481AF6">
        <w:rPr>
          <w:lang w:val="en-CA"/>
        </w:rPr>
        <w:t>details</w:t>
      </w:r>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77777777" w:rsidR="00AE357E" w:rsidRDefault="00AE357E" w:rsidP="00AE357E">
      <w:pPr>
        <w:keepNext/>
      </w:pPr>
      <w:r>
        <w:rPr>
          <w:noProof/>
          <w:lang w:val="en-CA" w:eastAsia="en-CA"/>
        </w:rPr>
        <w:drawing>
          <wp:inline distT="0" distB="0" distL="0" distR="0" wp14:anchorId="18D936BB" wp14:editId="25A49B9B">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787DD0D7" w14:textId="3E58A97E" w:rsidR="00AE357E" w:rsidRDefault="00AE357E" w:rsidP="00AE357E">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31</w:t>
      </w:r>
      <w:r w:rsidR="009C2973">
        <w:rPr>
          <w:noProof/>
        </w:rPr>
        <w:fldChar w:fldCharType="end"/>
      </w:r>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72102E16" w:rsidR="00AE357E" w:rsidRDefault="00AE357E" w:rsidP="00AE357E">
      <w:r>
        <w:rPr>
          <w:noProof/>
          <w:lang w:val="en-CA" w:eastAsia="en-CA"/>
        </w:rPr>
        <w:lastRenderedPageBreak/>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424" w:name="BKM_8201810A_8593_4A0C_A4FE_B4A134FDF11D"/>
      <w:bookmarkEnd w:id="424"/>
    </w:p>
    <w:tbl>
      <w:tblPr>
        <w:tblStyle w:val="LightShading"/>
        <w:tblW w:w="9735" w:type="dxa"/>
        <w:tblLayout w:type="fixed"/>
        <w:tblLook w:val="04A0" w:firstRow="1" w:lastRow="0" w:firstColumn="1" w:lastColumn="0" w:noHBand="0" w:noVBand="1"/>
      </w:tblPr>
      <w:tblGrid>
        <w:gridCol w:w="2093"/>
        <w:gridCol w:w="1984"/>
        <w:gridCol w:w="5658"/>
      </w:tblGrid>
      <w:tr w:rsidR="00AE357E" w:rsidRPr="00AE357E" w14:paraId="33697A0A" w14:textId="77777777" w:rsidTr="0001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7E1A82"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5" w:name="BKM_7C508FBF_33D9_484F_911B_6377C69AD667"/>
            <w:bookmarkEnd w:id="425"/>
            <w:r w:rsidRPr="00AE357E">
              <w:rPr>
                <w:rFonts w:asciiTheme="minorHAnsi" w:hAnsiTheme="minorHAnsi"/>
                <w:color w:val="000000"/>
                <w:sz w:val="20"/>
                <w:szCs w:val="20"/>
                <w:lang w:val="en-CA"/>
              </w:rPr>
              <w:t>Name</w:t>
            </w:r>
          </w:p>
        </w:tc>
        <w:tc>
          <w:tcPr>
            <w:tcW w:w="1984" w:type="dxa"/>
          </w:tcPr>
          <w:p w14:paraId="79CBD393"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Type</w:t>
            </w:r>
          </w:p>
        </w:tc>
        <w:tc>
          <w:tcPr>
            <w:tcW w:w="5658" w:type="dxa"/>
          </w:tcPr>
          <w:p w14:paraId="1B80B34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Description</w:t>
            </w:r>
          </w:p>
        </w:tc>
      </w:tr>
      <w:tr w:rsidR="00AE357E" w:rsidRPr="00AE357E" w14:paraId="297C3BC2"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7B98A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w:t>
            </w:r>
          </w:p>
        </w:tc>
        <w:tc>
          <w:tcPr>
            <w:tcW w:w="1984" w:type="dxa"/>
          </w:tcPr>
          <w:p w14:paraId="509C931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AlterationTypeTerm</w:t>
            </w:r>
          </w:p>
        </w:tc>
        <w:tc>
          <w:tcPr>
            <w:tcW w:w="5658" w:type="dxa"/>
          </w:tcPr>
          <w:p w14:paraId="21C3B166"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of alteration types (eg; potassic, argillic, advanced argillic)</w:t>
            </w:r>
          </w:p>
          <w:p w14:paraId="6B7959F0"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1B75CFAC"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1E0D46C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6" w:name="BKM_ED5D19E5_9BBB_4493_91D3_D708625FA37A"/>
            <w:bookmarkEnd w:id="426"/>
            <w:r w:rsidRPr="00AE357E">
              <w:rPr>
                <w:rFonts w:asciiTheme="minorHAnsi" w:hAnsiTheme="minorHAnsi"/>
                <w:color w:val="000000"/>
                <w:sz w:val="20"/>
                <w:szCs w:val="20"/>
                <w:lang w:val="en-CA"/>
              </w:rPr>
              <w:t>alterationProduct</w:t>
            </w:r>
          </w:p>
        </w:tc>
        <w:tc>
          <w:tcPr>
            <w:tcW w:w="1984" w:type="dxa"/>
          </w:tcPr>
          <w:p w14:paraId="7E616788"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EarthMaterial</w:t>
            </w:r>
          </w:p>
        </w:tc>
        <w:tc>
          <w:tcPr>
            <w:tcW w:w="5658" w:type="dxa"/>
          </w:tcPr>
          <w:p w14:paraId="79CDB66D"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AE357E" w:rsidRPr="00AE357E" w14:paraId="1D512C07"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1ACA865"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7" w:name="BKM_E45C3931_F3F9_4BB2_B916_F57604E1D027"/>
            <w:bookmarkEnd w:id="427"/>
            <w:r w:rsidRPr="00AE357E">
              <w:rPr>
                <w:rFonts w:asciiTheme="minorHAnsi" w:hAnsiTheme="minorHAnsi"/>
                <w:color w:val="000000"/>
                <w:sz w:val="20"/>
                <w:szCs w:val="20"/>
                <w:lang w:val="en-CA"/>
              </w:rPr>
              <w:t>alterationDistribution</w:t>
            </w:r>
          </w:p>
        </w:tc>
        <w:tc>
          <w:tcPr>
            <w:tcW w:w="1984" w:type="dxa"/>
          </w:tcPr>
          <w:p w14:paraId="27C4D2E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44DCBCB1"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 xml:space="preserve">AlterationDistribution describes the spatial distribution or </w:t>
            </w:r>
            <w:r w:rsidRPr="00AE357E">
              <w:rPr>
                <w:rFonts w:asciiTheme="minorHAnsi" w:hAnsiTheme="minorHAnsi"/>
                <w:color w:val="000000"/>
                <w:sz w:val="20"/>
                <w:szCs w:val="20"/>
                <w:lang w:val="en-CA"/>
              </w:rPr>
              <w:lastRenderedPageBreak/>
              <w:t>geometry of alteration zones. eg: patchy, spotted, banded, viens, vein breccia, pervasive, disseminated, etc</w:t>
            </w:r>
          </w:p>
          <w:p w14:paraId="633FB00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37D31FCB"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4E12CB74"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8" w:name="BKM_26449531_DA00_4286_BEAD_53641C8C6B18"/>
            <w:bookmarkEnd w:id="428"/>
            <w:r w:rsidRPr="00AE357E">
              <w:rPr>
                <w:rFonts w:asciiTheme="minorHAnsi" w:hAnsiTheme="minorHAnsi"/>
                <w:color w:val="000000"/>
                <w:sz w:val="20"/>
                <w:szCs w:val="20"/>
                <w:lang w:val="en-CA"/>
              </w:rPr>
              <w:lastRenderedPageBreak/>
              <w:t>alterationDegree</w:t>
            </w:r>
          </w:p>
        </w:tc>
        <w:tc>
          <w:tcPr>
            <w:tcW w:w="1984" w:type="dxa"/>
          </w:tcPr>
          <w:p w14:paraId="421402D9"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14BE134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to indicate the strength of observed alteration.</w:t>
            </w:r>
          </w:p>
          <w:p w14:paraId="5AF6597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11F66" w:rsidRPr="00AE357E" w14:paraId="11B8B6D9"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1EA90" w14:textId="764B637E" w:rsidR="00011F66" w:rsidRPr="00AE357E" w:rsidRDefault="00011F66" w:rsidP="00AE357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alterationEvent</w:t>
            </w:r>
          </w:p>
        </w:tc>
        <w:tc>
          <w:tcPr>
            <w:tcW w:w="1984" w:type="dxa"/>
          </w:tcPr>
          <w:p w14:paraId="39705E18" w14:textId="4534CF9C"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658" w:type="dxa"/>
          </w:tcPr>
          <w:p w14:paraId="26D69902" w14:textId="3A158015"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77777777" w:rsidR="00604E1E" w:rsidRDefault="00604E1E" w:rsidP="00604E1E">
      <w:pPr>
        <w:keepNext/>
      </w:pPr>
      <w:r>
        <w:rPr>
          <w:noProof/>
          <w:lang w:val="en-CA" w:eastAsia="en-CA"/>
        </w:rPr>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p>
    <w:p w14:paraId="63C3EBAA" w14:textId="07C993EC" w:rsidR="00604E1E" w:rsidRDefault="00604E1E" w:rsidP="00604E1E">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32</w:t>
      </w:r>
      <w:r w:rsidR="009C2973">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429" w:name="BKM_D4FBCA43_958A_4AEF_8332_5F96792672DF"/>
      <w:bookmarkEnd w:id="429"/>
    </w:p>
    <w:tbl>
      <w:tblPr>
        <w:tblStyle w:val="LightShading"/>
        <w:tblW w:w="9735" w:type="dxa"/>
        <w:tblLayout w:type="fixed"/>
        <w:tblLook w:val="04A0" w:firstRow="1" w:lastRow="0" w:firstColumn="1" w:lastColumn="0" w:noHBand="0" w:noVBand="1"/>
      </w:tblPr>
      <w:tblGrid>
        <w:gridCol w:w="1809"/>
        <w:gridCol w:w="1418"/>
        <w:gridCol w:w="6508"/>
      </w:tblGrid>
      <w:tr w:rsidR="00604E1E" w:rsidRPr="00604E1E" w14:paraId="4E90D7C6"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B18221"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0" w:name="BKM_7DA6E39E_93F3_43B7_9C51_9F05A691932A"/>
            <w:bookmarkEnd w:id="430"/>
            <w:r w:rsidRPr="00604E1E">
              <w:rPr>
                <w:rFonts w:asciiTheme="minorHAnsi" w:hAnsiTheme="minorHAnsi"/>
                <w:color w:val="000000"/>
                <w:sz w:val="20"/>
                <w:szCs w:val="20"/>
                <w:lang w:val="en-CA"/>
              </w:rPr>
              <w:t>Name</w:t>
            </w:r>
          </w:p>
        </w:tc>
        <w:tc>
          <w:tcPr>
            <w:tcW w:w="1418" w:type="dxa"/>
          </w:tcPr>
          <w:p w14:paraId="77D9E827"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6508" w:type="dxa"/>
          </w:tcPr>
          <w:p w14:paraId="7DAC1AE6"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4FCCF36E"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B2A843"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chemicalAnalysis</w:t>
            </w:r>
          </w:p>
        </w:tc>
        <w:tc>
          <w:tcPr>
            <w:tcW w:w="1418" w:type="dxa"/>
          </w:tcPr>
          <w:p w14:paraId="51EDEA4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DataRecord</w:t>
            </w:r>
          </w:p>
        </w:tc>
        <w:tc>
          <w:tcPr>
            <w:tcW w:w="6508" w:type="dxa"/>
          </w:tcPr>
          <w:p w14:paraId="2F42959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77777777" w:rsidR="00604E1E" w:rsidRDefault="00604E1E" w:rsidP="00604E1E">
      <w:pPr>
        <w:keepNext/>
      </w:pPr>
      <w:r>
        <w:rPr>
          <w:noProof/>
          <w:lang w:val="en-CA" w:eastAsia="en-CA"/>
        </w:rPr>
        <w:lastRenderedPageBreak/>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34F96725" w14:textId="38B7D0EB" w:rsidR="00604E1E" w:rsidRDefault="00604E1E" w:rsidP="00604E1E">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33</w:t>
      </w:r>
      <w:r w:rsidR="009C2973">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431" w:name="BKM_0126A46B_77F6_4F3D_8366_99D7292A119E"/>
      <w:bookmarkEnd w:id="431"/>
    </w:p>
    <w:tbl>
      <w:tblPr>
        <w:tblStyle w:val="LightShading"/>
        <w:tblW w:w="9735" w:type="dxa"/>
        <w:tblLayout w:type="fixed"/>
        <w:tblLook w:val="04A0" w:firstRow="1" w:lastRow="0" w:firstColumn="1" w:lastColumn="0" w:noHBand="0" w:noVBand="1"/>
      </w:tblPr>
      <w:tblGrid>
        <w:gridCol w:w="2235"/>
        <w:gridCol w:w="1842"/>
        <w:gridCol w:w="5658"/>
      </w:tblGrid>
      <w:tr w:rsidR="00604E1E" w:rsidRPr="00604E1E" w14:paraId="18D0EC1C"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76B1EFB"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2" w:name="BKM_68F68CA6_F7FB_411D_8560_851B7315C00E"/>
            <w:bookmarkEnd w:id="432"/>
            <w:r w:rsidRPr="00604E1E">
              <w:rPr>
                <w:rFonts w:asciiTheme="minorHAnsi" w:hAnsiTheme="minorHAnsi"/>
                <w:color w:val="000000"/>
                <w:sz w:val="20"/>
                <w:szCs w:val="20"/>
                <w:lang w:val="en-CA"/>
              </w:rPr>
              <w:t>Name</w:t>
            </w:r>
          </w:p>
        </w:tc>
        <w:tc>
          <w:tcPr>
            <w:tcW w:w="1842" w:type="dxa"/>
          </w:tcPr>
          <w:p w14:paraId="139069B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5658" w:type="dxa"/>
          </w:tcPr>
          <w:p w14:paraId="26334AF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07D5D0E8"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FEAEFD"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compositionCategory</w:t>
            </w:r>
          </w:p>
        </w:tc>
        <w:tc>
          <w:tcPr>
            <w:tcW w:w="1842" w:type="dxa"/>
          </w:tcPr>
          <w:p w14:paraId="428BD7F5"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09E8A6C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E1E" w:rsidRPr="00604E1E" w14:paraId="0AE3FF5B"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0BC0908"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3" w:name="BKM_F5243BEF_0ABC_4433_AFCB_2FCD01906472"/>
            <w:bookmarkEnd w:id="433"/>
            <w:r w:rsidRPr="00604E1E">
              <w:rPr>
                <w:rFonts w:asciiTheme="minorHAnsi" w:hAnsiTheme="minorHAnsi"/>
                <w:color w:val="000000"/>
                <w:sz w:val="20"/>
                <w:szCs w:val="20"/>
                <w:lang w:val="en-CA"/>
              </w:rPr>
              <w:t>geneticCategory</w:t>
            </w:r>
          </w:p>
        </w:tc>
        <w:tc>
          <w:tcPr>
            <w:tcW w:w="1842" w:type="dxa"/>
          </w:tcPr>
          <w:p w14:paraId="38B34CF3"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519BE65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A term that represents a summary geologic history of the material. (</w:t>
            </w:r>
            <w:proofErr w:type="gramStart"/>
            <w:r w:rsidRPr="00604E1E">
              <w:rPr>
                <w:rFonts w:asciiTheme="minorHAnsi" w:hAnsiTheme="minorHAnsi"/>
                <w:color w:val="000000"/>
                <w:sz w:val="20"/>
                <w:szCs w:val="20"/>
                <w:lang w:val="en-CA"/>
              </w:rPr>
              <w:t>ie</w:t>
            </w:r>
            <w:proofErr w:type="gramEnd"/>
            <w:r w:rsidRPr="00604E1E">
              <w:rPr>
                <w:rFonts w:asciiTheme="minorHAnsi" w:hAnsiTheme="minorHAnsi"/>
                <w:color w:val="000000"/>
                <w:sz w:val="20"/>
                <w:szCs w:val="20"/>
                <w:lang w:val="en-CA"/>
              </w:rPr>
              <w:t xml:space="preserve">, a genetic process classifier term). Examples include igneous, sedimentary, metamorphic, shock metamorphic, volcanic, </w:t>
            </w:r>
            <w:proofErr w:type="gramStart"/>
            <w:r w:rsidRPr="00604E1E">
              <w:rPr>
                <w:rFonts w:asciiTheme="minorHAnsi" w:hAnsiTheme="minorHAnsi"/>
                <w:color w:val="000000"/>
                <w:sz w:val="20"/>
                <w:szCs w:val="20"/>
                <w:lang w:val="en-CA"/>
              </w:rPr>
              <w:t>pyroclastic</w:t>
            </w:r>
            <w:proofErr w:type="gramEnd"/>
            <w:r w:rsidRPr="00604E1E">
              <w:rPr>
                <w:rFonts w:asciiTheme="minorHAnsi" w:hAnsiTheme="minorHAnsi"/>
                <w:color w:val="000000"/>
                <w:sz w:val="20"/>
                <w:szCs w:val="20"/>
                <w:lang w:val="en-CA"/>
              </w:rPr>
              <w:t>.</w:t>
            </w:r>
          </w:p>
          <w:p w14:paraId="64E045D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E1E" w:rsidRPr="00604E1E" w14:paraId="48B0B512"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75667A" w14:textId="1EACDBA0"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particleGeometry</w:t>
            </w:r>
          </w:p>
        </w:tc>
        <w:tc>
          <w:tcPr>
            <w:tcW w:w="1842" w:type="dxa"/>
          </w:tcPr>
          <w:p w14:paraId="27E943F1" w14:textId="20BB3D7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ParticleGeometry</w:t>
            </w:r>
            <w:r>
              <w:rPr>
                <w:rFonts w:asciiTheme="minorHAnsi" w:hAnsiTheme="minorHAnsi"/>
                <w:color w:val="000000"/>
                <w:sz w:val="20"/>
                <w:szCs w:val="20"/>
                <w:lang w:val="en-CA"/>
              </w:rPr>
              <w:br/>
              <w:t>Description</w:t>
            </w:r>
          </w:p>
        </w:tc>
        <w:tc>
          <w:tcPr>
            <w:tcW w:w="5658" w:type="dxa"/>
          </w:tcPr>
          <w:p w14:paraId="3AE04480" w14:textId="55E9CE9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particle geometry description</w:t>
            </w:r>
          </w:p>
        </w:tc>
      </w:tr>
      <w:tr w:rsidR="00604E1E" w:rsidRPr="00604E1E" w14:paraId="6FD377EE"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E1F53D3" w14:textId="68724DD5"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constituent</w:t>
            </w:r>
          </w:p>
        </w:tc>
        <w:tc>
          <w:tcPr>
            <w:tcW w:w="1842" w:type="dxa"/>
          </w:tcPr>
          <w:p w14:paraId="52DF88CA" w14:textId="7A6CF6A3"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ConstituentPart</w:t>
            </w:r>
          </w:p>
        </w:tc>
        <w:tc>
          <w:tcPr>
            <w:tcW w:w="5658" w:type="dxa"/>
          </w:tcPr>
          <w:p w14:paraId="648F7DA1" w14:textId="143BD1BC"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434" w:name="BKM_D2D5D1B2_3FF4_4650_95E3_DA08EE4A7DFF"/>
      <w:bookmarkEnd w:id="434"/>
    </w:p>
    <w:tbl>
      <w:tblPr>
        <w:tblStyle w:val="LightShading"/>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E6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068A51"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5" w:name="BKM_7D2E3FD4_C90D_40DB_8BA1_3E5458C981C0"/>
            <w:bookmarkEnd w:id="435"/>
            <w:r w:rsidRPr="00E66A9E">
              <w:rPr>
                <w:rFonts w:asciiTheme="minorHAnsi" w:hAnsiTheme="minorHAnsi"/>
                <w:color w:val="000000"/>
                <w:sz w:val="20"/>
                <w:szCs w:val="20"/>
                <w:lang w:val="en-CA"/>
              </w:rPr>
              <w:t>Name</w:t>
            </w:r>
          </w:p>
        </w:tc>
        <w:tc>
          <w:tcPr>
            <w:tcW w:w="1701" w:type="dxa"/>
          </w:tcPr>
          <w:p w14:paraId="47F53179"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Type</w:t>
            </w:r>
          </w:p>
        </w:tc>
        <w:tc>
          <w:tcPr>
            <w:tcW w:w="6366" w:type="dxa"/>
          </w:tcPr>
          <w:p w14:paraId="2477C5F3"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Description</w:t>
            </w:r>
          </w:p>
        </w:tc>
      </w:tr>
      <w:tr w:rsidR="00E66A9E" w:rsidRPr="00E66A9E" w14:paraId="3C66EF10"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E01933"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r w:rsidRPr="00E66A9E">
              <w:rPr>
                <w:rFonts w:asciiTheme="minorHAnsi" w:hAnsiTheme="minorHAnsi"/>
                <w:color w:val="000000"/>
                <w:sz w:val="20"/>
                <w:szCs w:val="20"/>
                <w:lang w:val="en-CA"/>
              </w:rPr>
              <w:t>particleType</w:t>
            </w:r>
          </w:p>
        </w:tc>
        <w:tc>
          <w:tcPr>
            <w:tcW w:w="1701" w:type="dxa"/>
          </w:tcPr>
          <w:p w14:paraId="34339FE1"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ParticleTypeTerm</w:t>
            </w:r>
          </w:p>
        </w:tc>
        <w:tc>
          <w:tcPr>
            <w:tcW w:w="6366" w:type="dxa"/>
          </w:tcPr>
          <w:p w14:paraId="3B895939"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See discussion of particleType vs ConstituentPart.role in the scope notes for ConstituentPart.</w:t>
            </w:r>
          </w:p>
          <w:p w14:paraId="2B92DE4D"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78BC5CD6"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53EE1067"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6" w:name="BKM_13EF909A_AB70_4901_8CA1_C3BA3F992378"/>
            <w:bookmarkEnd w:id="436"/>
            <w:r w:rsidRPr="00E66A9E">
              <w:rPr>
                <w:rFonts w:asciiTheme="minorHAnsi" w:hAnsiTheme="minorHAnsi"/>
                <w:color w:val="000000"/>
                <w:sz w:val="20"/>
                <w:szCs w:val="20"/>
                <w:lang w:val="en-CA"/>
              </w:rPr>
              <w:t>aspectRatio</w:t>
            </w:r>
          </w:p>
        </w:tc>
        <w:tc>
          <w:tcPr>
            <w:tcW w:w="1701" w:type="dxa"/>
          </w:tcPr>
          <w:p w14:paraId="6EF82638"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40DF144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36C31C3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42704E"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7" w:name="BKM_A7128990_6B6B_49DD_9D88_9E8D7207A879"/>
            <w:bookmarkEnd w:id="437"/>
            <w:r w:rsidRPr="00E66A9E">
              <w:rPr>
                <w:rFonts w:asciiTheme="minorHAnsi" w:hAnsiTheme="minorHAnsi"/>
                <w:color w:val="000000"/>
                <w:sz w:val="20"/>
                <w:szCs w:val="20"/>
                <w:lang w:val="en-CA"/>
              </w:rPr>
              <w:t>shape</w:t>
            </w:r>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0186B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603A92F2"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761DE824"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8" w:name="BKM_92F07FBA_BBCD_4C39_9112_B2569C6076C8"/>
            <w:bookmarkEnd w:id="438"/>
            <w:r w:rsidRPr="00E66A9E">
              <w:rPr>
                <w:rFonts w:asciiTheme="minorHAnsi" w:hAnsiTheme="minorHAnsi"/>
                <w:color w:val="000000"/>
                <w:sz w:val="20"/>
                <w:szCs w:val="20"/>
                <w:lang w:val="en-CA"/>
              </w:rPr>
              <w:t>size</w:t>
            </w:r>
          </w:p>
        </w:tc>
        <w:tc>
          <w:tcPr>
            <w:tcW w:w="1701" w:type="dxa"/>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QuantityRange</w:t>
            </w:r>
          </w:p>
        </w:tc>
        <w:tc>
          <w:tcPr>
            <w:tcW w:w="6366" w:type="dxa"/>
          </w:tcPr>
          <w:p w14:paraId="15CF5199"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Size attribute specifies particle grainsize.  Values may be reported using absolute measurements (eg: range, mean, median, mode, maximum) or as descriptive terms from a schema appropriate to the type of </w:t>
            </w:r>
            <w:r w:rsidRPr="00E66A9E">
              <w:rPr>
                <w:rFonts w:asciiTheme="minorHAnsi" w:hAnsiTheme="minorHAnsi"/>
                <w:color w:val="000000"/>
                <w:sz w:val="20"/>
                <w:szCs w:val="20"/>
                <w:lang w:val="en-CA"/>
              </w:rPr>
              <w:lastRenderedPageBreak/>
              <w:t>Compound Material (eg: the Udden-Wentworth sheme for clastic sedimentary rocks - silt, sand, gravel; volcaniclastic rocks - ash, lapilli, bomb; crystalline rocks - fine, medium, coarse, cryptocrystalline)</w:t>
            </w:r>
          </w:p>
          <w:p w14:paraId="4D7A19BF"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2A9ABB4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243098"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9" w:name="BKM_02F24C6F_6A70_4304_88F6_978891E8D391"/>
            <w:bookmarkEnd w:id="439"/>
            <w:r w:rsidRPr="00E66A9E">
              <w:rPr>
                <w:rFonts w:asciiTheme="minorHAnsi" w:hAnsiTheme="minorHAnsi"/>
                <w:color w:val="000000"/>
                <w:sz w:val="20"/>
                <w:szCs w:val="20"/>
                <w:lang w:val="en-CA"/>
              </w:rPr>
              <w:lastRenderedPageBreak/>
              <w:t>sorting</w:t>
            </w:r>
          </w:p>
        </w:tc>
        <w:tc>
          <w:tcPr>
            <w:tcW w:w="1701" w:type="dxa"/>
          </w:tcPr>
          <w:p w14:paraId="01691987"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38050F8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E66A9E">
              <w:rPr>
                <w:rFonts w:asciiTheme="minorHAnsi" w:hAnsiTheme="minorHAnsi"/>
                <w:color w:val="000000"/>
                <w:sz w:val="20"/>
                <w:szCs w:val="20"/>
                <w:lang w:val="en-CA"/>
              </w:rPr>
              <w:t>sorted,</w:t>
            </w:r>
            <w:proofErr w:type="gramEnd"/>
            <w:r w:rsidRPr="00E66A9E">
              <w:rPr>
                <w:rFonts w:asciiTheme="minorHAnsi" w:hAnsiTheme="minorHAnsi"/>
                <w:color w:val="000000"/>
                <w:sz w:val="20"/>
                <w:szCs w:val="20"/>
                <w:lang w:val="en-CA"/>
              </w:rPr>
              <w:t xml:space="preserve"> or igneous terms such as porphyritic, equigranuilar, seriate.</w:t>
            </w:r>
          </w:p>
          <w:p w14:paraId="3530C24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The Constituent Part class describes how Earth Materials may be made up of other Earth Materials, including the proportion of the constituent part in the whole (eg: 20%, minor, 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440" w:name="BKM_D2385579_8CEC_41FC_ACD0_1242C0AEF96E"/>
      <w:bookmarkEnd w:id="440"/>
    </w:p>
    <w:tbl>
      <w:tblPr>
        <w:tblStyle w:val="LightShading"/>
        <w:tblW w:w="9735" w:type="dxa"/>
        <w:tblLayout w:type="fixed"/>
        <w:tblLook w:val="04A0" w:firstRow="1" w:lastRow="0" w:firstColumn="1" w:lastColumn="0" w:noHBand="0" w:noVBand="1"/>
      </w:tblPr>
      <w:tblGrid>
        <w:gridCol w:w="1242"/>
        <w:gridCol w:w="2552"/>
        <w:gridCol w:w="5941"/>
      </w:tblGrid>
      <w:tr w:rsidR="008E4068" w:rsidRPr="008E4068" w14:paraId="2A4B0266" w14:textId="77777777" w:rsidTr="008E4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6D26AA"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41" w:name="BKM_C5A88E79_2FB3_4893_8914_60419C00F2D2"/>
            <w:bookmarkEnd w:id="441"/>
            <w:r w:rsidRPr="008E4068">
              <w:rPr>
                <w:rFonts w:asciiTheme="minorHAnsi" w:hAnsiTheme="minorHAnsi"/>
                <w:color w:val="000000"/>
                <w:sz w:val="20"/>
                <w:szCs w:val="20"/>
                <w:lang w:val="en-CA"/>
              </w:rPr>
              <w:t>Name</w:t>
            </w:r>
          </w:p>
        </w:tc>
        <w:tc>
          <w:tcPr>
            <w:tcW w:w="2552" w:type="dxa"/>
          </w:tcPr>
          <w:p w14:paraId="277128DE"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Type</w:t>
            </w:r>
          </w:p>
        </w:tc>
        <w:tc>
          <w:tcPr>
            <w:tcW w:w="5941" w:type="dxa"/>
          </w:tcPr>
          <w:p w14:paraId="3B398FB6"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Description</w:t>
            </w:r>
          </w:p>
        </w:tc>
      </w:tr>
      <w:tr w:rsidR="008E4068" w:rsidRPr="008E4068" w14:paraId="3E06AB80" w14:textId="77777777" w:rsidTr="008E4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A7CF42"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r w:rsidRPr="008E4068">
              <w:rPr>
                <w:rFonts w:asciiTheme="minorHAnsi" w:hAnsiTheme="minorHAnsi"/>
                <w:color w:val="000000"/>
                <w:sz w:val="20"/>
                <w:szCs w:val="20"/>
                <w:lang w:val="en-CA"/>
              </w:rPr>
              <w:t>role</w:t>
            </w:r>
          </w:p>
        </w:tc>
        <w:tc>
          <w:tcPr>
            <w:tcW w:w="2552" w:type="dxa"/>
          </w:tcPr>
          <w:p w14:paraId="32C6E667"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ConstituentPartRoleTerm</w:t>
            </w:r>
          </w:p>
        </w:tc>
        <w:tc>
          <w:tcPr>
            <w:tcW w:w="5941" w:type="dxa"/>
          </w:tcPr>
          <w:p w14:paraId="1381C594"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8E4068">
              <w:rPr>
                <w:rFonts w:asciiTheme="minorHAnsi" w:hAnsiTheme="minorHAnsi"/>
                <w:color w:val="000000"/>
                <w:sz w:val="20"/>
                <w:szCs w:val="20"/>
                <w:lang w:val="en-CA"/>
              </w:rPr>
              <w:t>an</w:t>
            </w:r>
            <w:proofErr w:type="gramEnd"/>
            <w:r w:rsidRPr="008E4068">
              <w:rPr>
                <w:rFonts w:asciiTheme="minorHAnsi" w:hAnsiTheme="minorHAnsi"/>
                <w:color w:val="000000"/>
                <w:sz w:val="20"/>
                <w:szCs w:val="20"/>
                <w:lang w:val="en-CA"/>
              </w:rPr>
              <w:t xml:space="preserve"> ConstituentPart::role) within a single igneous rock.</w:t>
            </w:r>
          </w:p>
          <w:p w14:paraId="74856F2B"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4068" w:rsidRPr="008E4068" w14:paraId="1C1DDFDD" w14:textId="77777777" w:rsidTr="008E4068">
        <w:tc>
          <w:tcPr>
            <w:cnfStyle w:val="001000000000" w:firstRow="0" w:lastRow="0" w:firstColumn="1" w:lastColumn="0" w:oddVBand="0" w:evenVBand="0" w:oddHBand="0" w:evenHBand="0" w:firstRowFirstColumn="0" w:firstRowLastColumn="0" w:lastRowFirstColumn="0" w:lastRowLastColumn="0"/>
            <w:tcW w:w="1242" w:type="dxa"/>
          </w:tcPr>
          <w:p w14:paraId="20EE101D"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42" w:name="BKM_A4F3FCE3_772C_4588_A2A4_96535416D1B6"/>
            <w:bookmarkEnd w:id="442"/>
            <w:r w:rsidRPr="008E4068">
              <w:rPr>
                <w:rFonts w:asciiTheme="minorHAnsi" w:hAnsiTheme="minorHAnsi"/>
                <w:color w:val="000000"/>
                <w:sz w:val="20"/>
                <w:szCs w:val="20"/>
                <w:lang w:val="en-CA"/>
              </w:rPr>
              <w:t>proportion</w:t>
            </w:r>
          </w:p>
        </w:tc>
        <w:tc>
          <w:tcPr>
            <w:tcW w:w="2552" w:type="dxa"/>
          </w:tcPr>
          <w:p w14:paraId="67ECEE5E"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QuantityRange</w:t>
            </w:r>
          </w:p>
        </w:tc>
        <w:tc>
          <w:tcPr>
            <w:tcW w:w="5941" w:type="dxa"/>
          </w:tcPr>
          <w:p w14:paraId="07817115"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p w14:paraId="0C31A15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lastRenderedPageBreak/>
              <w:t>Quantity that specifies the fraction of the Earth Material formed by the part (eg: 20%, minor, dominant)</w:t>
            </w:r>
          </w:p>
          <w:p w14:paraId="67073F8D"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7777777" w:rsidR="003A479F" w:rsidRDefault="003A479F" w:rsidP="003A479F">
      <w:pPr>
        <w:keepNext/>
      </w:pPr>
      <w:r>
        <w:rPr>
          <w:noProof/>
          <w:lang w:val="en-CA" w:eastAsia="en-CA"/>
        </w:rPr>
        <w:drawing>
          <wp:inline distT="0" distB="0" distL="0" distR="0" wp14:anchorId="042203C1" wp14:editId="2E738AFD">
            <wp:extent cx="4062730" cy="30880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13AEE541" w14:textId="70F8E092" w:rsidR="003A479F" w:rsidRDefault="003A479F" w:rsidP="003A479F">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34</w:t>
      </w:r>
      <w:r w:rsidR="009C2973">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443" w:name="BKM_CEE739CE_1DAA_46F5_B493_438C458DE763"/>
      <w:bookmarkEnd w:id="443"/>
    </w:p>
    <w:tbl>
      <w:tblPr>
        <w:tblStyle w:val="LightShading"/>
        <w:tblW w:w="9735" w:type="dxa"/>
        <w:tblLayout w:type="fixed"/>
        <w:tblLook w:val="04A0" w:firstRow="1" w:lastRow="0" w:firstColumn="1" w:lastColumn="0" w:noHBand="0" w:noVBand="1"/>
      </w:tblPr>
      <w:tblGrid>
        <w:gridCol w:w="1526"/>
        <w:gridCol w:w="1701"/>
        <w:gridCol w:w="6508"/>
      </w:tblGrid>
      <w:tr w:rsidR="003A479F" w:rsidRPr="003A479F" w14:paraId="57C7BC52"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56942C2"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bookmarkStart w:id="444" w:name="BKM_F9869380_E0FA_4E99_89A5_99DF9CC6BB40"/>
            <w:bookmarkEnd w:id="444"/>
            <w:r w:rsidRPr="003A479F">
              <w:rPr>
                <w:rFonts w:asciiTheme="minorHAnsi" w:hAnsiTheme="minorHAnsi"/>
                <w:color w:val="000000"/>
                <w:sz w:val="20"/>
                <w:szCs w:val="20"/>
                <w:lang w:val="en-CA"/>
              </w:rPr>
              <w:t>Name</w:t>
            </w:r>
          </w:p>
        </w:tc>
        <w:tc>
          <w:tcPr>
            <w:tcW w:w="1701" w:type="dxa"/>
          </w:tcPr>
          <w:p w14:paraId="5232D6A8"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Type</w:t>
            </w:r>
          </w:p>
        </w:tc>
        <w:tc>
          <w:tcPr>
            <w:tcW w:w="6508" w:type="dxa"/>
          </w:tcPr>
          <w:p w14:paraId="0361BE21"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Description</w:t>
            </w:r>
          </w:p>
        </w:tc>
      </w:tr>
      <w:tr w:rsidR="003A479F" w:rsidRPr="003A479F" w14:paraId="26E3E420"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088CE"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r w:rsidRPr="003A479F">
              <w:rPr>
                <w:rFonts w:asciiTheme="minorHAnsi" w:hAnsiTheme="minorHAnsi"/>
                <w:color w:val="000000"/>
                <w:sz w:val="20"/>
                <w:szCs w:val="20"/>
                <w:lang w:val="en-CA"/>
              </w:rPr>
              <w:lastRenderedPageBreak/>
              <w:t>fabricType</w:t>
            </w:r>
          </w:p>
        </w:tc>
        <w:tc>
          <w:tcPr>
            <w:tcW w:w="1701" w:type="dxa"/>
          </w:tcPr>
          <w:p w14:paraId="57DD19B5"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FabricTypeTerm</w:t>
            </w:r>
          </w:p>
        </w:tc>
        <w:tc>
          <w:tcPr>
            <w:tcW w:w="6508" w:type="dxa"/>
          </w:tcPr>
          <w:p w14:paraId="58300A8C"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w:t>
            </w:r>
            <w:proofErr w:type="gramStart"/>
            <w:r w:rsidRPr="003A479F">
              <w:rPr>
                <w:rFonts w:asciiTheme="minorHAnsi" w:hAnsiTheme="minorHAnsi"/>
                <w:color w:val="000000"/>
                <w:sz w:val="20"/>
                <w:szCs w:val="20"/>
                <w:lang w:val="en-CA"/>
              </w:rPr>
              <w:t>porphyroblastic</w:t>
            </w:r>
            <w:proofErr w:type="gramEnd"/>
            <w:r w:rsidRPr="003A479F">
              <w:rPr>
                <w:rFonts w:asciiTheme="minorHAnsi" w:hAnsiTheme="minorHAns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77777777" w:rsidR="003A479F" w:rsidRDefault="003A479F" w:rsidP="003A479F">
      <w:pPr>
        <w:keepNext/>
      </w:pPr>
      <w:r>
        <w:rPr>
          <w:noProof/>
          <w:lang w:val="en-CA" w:eastAsia="en-CA"/>
        </w:rPr>
        <w:drawing>
          <wp:inline distT="0" distB="0" distL="0" distR="0" wp14:anchorId="2FB2D714" wp14:editId="39983798">
            <wp:extent cx="2743200" cy="32092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641465ED" w:rsidR="003A479F" w:rsidRDefault="003A479F" w:rsidP="003A479F">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35</w:t>
      </w:r>
      <w:r w:rsidR="009C297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 xml:space="preserve">MetamorphicDescription describes the character of metamorphism applied to a CompoundMaterial or GeologicUnit using one or more properties including estimated intensity (grade; eg high grade, low grade), characteristic metamorphic mineral </w:t>
      </w:r>
      <w:r w:rsidRPr="009021BE">
        <w:lastRenderedPageBreak/>
        <w:t>assemblages (facies; eg, greenschist, amphibolite), peak P-T estimates, and protolith material if known.</w:t>
      </w:r>
    </w:p>
    <w:p w14:paraId="25C51777" w14:textId="77777777" w:rsidR="003A479F" w:rsidRDefault="003A479F" w:rsidP="003A479F">
      <w:pPr>
        <w:keepNext/>
      </w:pPr>
      <w:r>
        <w:rPr>
          <w:noProof/>
          <w:lang w:val="en-CA" w:eastAsia="en-CA"/>
        </w:rPr>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57CFA55C" w14:textId="26EFDA2D" w:rsidR="003A479F" w:rsidRDefault="003A479F" w:rsidP="003A479F">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36</w:t>
      </w:r>
      <w:r w:rsidR="009C2973">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445" w:name="BKM_593C69E3_0EC2_4CB1_8B2B_D0FE22B7C017"/>
      <w:bookmarkEnd w:id="445"/>
    </w:p>
    <w:tbl>
      <w:tblPr>
        <w:tblStyle w:val="LightShading"/>
        <w:tblW w:w="9735" w:type="dxa"/>
        <w:tblLayout w:type="fixed"/>
        <w:tblLook w:val="04A0" w:firstRow="1" w:lastRow="0" w:firstColumn="1" w:lastColumn="0" w:noHBand="0" w:noVBand="1"/>
      </w:tblPr>
      <w:tblGrid>
        <w:gridCol w:w="2235"/>
        <w:gridCol w:w="1417"/>
        <w:gridCol w:w="6083"/>
      </w:tblGrid>
      <w:tr w:rsidR="009021BE" w:rsidRPr="009021BE" w14:paraId="0D2054BD" w14:textId="77777777" w:rsidTr="0090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E1A7F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6" w:name="BKM_0ACE92C1_088C_42CF_93C8_D003E3CC8FC3"/>
            <w:bookmarkEnd w:id="446"/>
            <w:r w:rsidRPr="009021BE">
              <w:rPr>
                <w:rFonts w:asciiTheme="minorHAnsi" w:hAnsiTheme="minorHAnsi"/>
                <w:color w:val="000000"/>
                <w:sz w:val="20"/>
                <w:szCs w:val="20"/>
                <w:lang w:val="en-CA"/>
              </w:rPr>
              <w:t>Name</w:t>
            </w:r>
          </w:p>
        </w:tc>
        <w:tc>
          <w:tcPr>
            <w:tcW w:w="1417" w:type="dxa"/>
          </w:tcPr>
          <w:p w14:paraId="44F5D8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Type</w:t>
            </w:r>
          </w:p>
        </w:tc>
        <w:tc>
          <w:tcPr>
            <w:tcW w:w="6083" w:type="dxa"/>
          </w:tcPr>
          <w:p w14:paraId="268310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Description</w:t>
            </w:r>
          </w:p>
        </w:tc>
      </w:tr>
      <w:tr w:rsidR="009021BE" w:rsidRPr="009021BE" w14:paraId="179ED956"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C5F8F0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sidRPr="009021BE">
              <w:rPr>
                <w:rFonts w:asciiTheme="minorHAnsi" w:hAnsiTheme="minorHAnsi"/>
                <w:color w:val="000000"/>
                <w:sz w:val="20"/>
                <w:szCs w:val="20"/>
                <w:lang w:val="en-CA"/>
              </w:rPr>
              <w:t>metamorphicFacies</w:t>
            </w:r>
          </w:p>
        </w:tc>
        <w:tc>
          <w:tcPr>
            <w:tcW w:w="1417" w:type="dxa"/>
          </w:tcPr>
          <w:p w14:paraId="68FE09FA"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74D1BC3F"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156559A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4404683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7" w:name="BKM_14E0F14F_4532_4342_B7F1_67313964C676"/>
            <w:bookmarkEnd w:id="447"/>
            <w:r w:rsidRPr="009021BE">
              <w:rPr>
                <w:rFonts w:asciiTheme="minorHAnsi" w:hAnsiTheme="minorHAnsi"/>
                <w:color w:val="000000"/>
                <w:sz w:val="20"/>
                <w:szCs w:val="20"/>
                <w:lang w:val="en-CA"/>
              </w:rPr>
              <w:lastRenderedPageBreak/>
              <w:t>metamorphicGrade</w:t>
            </w:r>
          </w:p>
        </w:tc>
        <w:tc>
          <w:tcPr>
            <w:tcW w:w="1417" w:type="dxa"/>
          </w:tcPr>
          <w:p w14:paraId="781E2997"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382E877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term to indicate the intensity or rank of metamorphism applied to an EarthMaterial (eg: high metamorphic grade, low metamorphic grade)</w:t>
            </w:r>
          </w:p>
          <w:p w14:paraId="6C105CD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54B8139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E261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8" w:name="BKM_80AE61D4_C509_4CAA_B004_0231DB42B137"/>
            <w:bookmarkEnd w:id="448"/>
            <w:r w:rsidRPr="009021BE">
              <w:rPr>
                <w:rFonts w:asciiTheme="minorHAnsi" w:hAnsiTheme="minorHAnsi"/>
                <w:color w:val="000000"/>
                <w:sz w:val="20"/>
                <w:szCs w:val="20"/>
                <w:lang w:val="en-CA"/>
              </w:rPr>
              <w:t>peakPressureValue</w:t>
            </w:r>
          </w:p>
        </w:tc>
        <w:tc>
          <w:tcPr>
            <w:tcW w:w="1417" w:type="dxa"/>
          </w:tcPr>
          <w:p w14:paraId="41788EA2"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4904B8F0"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pressure at peak metamorphic conditions.</w:t>
            </w:r>
          </w:p>
          <w:p w14:paraId="5537B218"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490A0C9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34D37B24"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9" w:name="BKM_5F5D6549_09AD_4BCF_806A_9B95D5D4E734"/>
            <w:bookmarkEnd w:id="449"/>
            <w:r w:rsidRPr="009021BE">
              <w:rPr>
                <w:rFonts w:asciiTheme="minorHAnsi" w:hAnsiTheme="minorHAnsi"/>
                <w:color w:val="000000"/>
                <w:sz w:val="20"/>
                <w:szCs w:val="20"/>
                <w:lang w:val="en-CA"/>
              </w:rPr>
              <w:t>peakTemperatureValue</w:t>
            </w:r>
          </w:p>
        </w:tc>
        <w:tc>
          <w:tcPr>
            <w:tcW w:w="1417" w:type="dxa"/>
          </w:tcPr>
          <w:p w14:paraId="3027E946"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062CEA1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temperature at peak metamorphic conditions.</w:t>
            </w:r>
          </w:p>
          <w:p w14:paraId="041C342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2D1905C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2EFAE"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50" w:name="BKM_80BAF21E_2C4E_40CD_B42E_41BCEA94DECC"/>
            <w:bookmarkEnd w:id="450"/>
            <w:r w:rsidRPr="009021BE">
              <w:rPr>
                <w:rFonts w:asciiTheme="minorHAnsi" w:hAnsiTheme="minorHAnsi"/>
                <w:color w:val="000000"/>
                <w:sz w:val="20"/>
                <w:szCs w:val="20"/>
                <w:lang w:val="en-CA"/>
              </w:rPr>
              <w:t>protolithLithology</w:t>
            </w:r>
          </w:p>
        </w:tc>
        <w:tc>
          <w:tcPr>
            <w:tcW w:w="1417" w:type="dxa"/>
          </w:tcPr>
          <w:p w14:paraId="1D0197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EarthMaterial</w:t>
            </w:r>
          </w:p>
        </w:tc>
        <w:tc>
          <w:tcPr>
            <w:tcW w:w="6083" w:type="dxa"/>
          </w:tcPr>
          <w:p w14:paraId="6118AA9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0A56557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3F9AE1F"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1516D639" w14:textId="4C99DBB0"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metamorphicEvent</w:t>
            </w:r>
          </w:p>
        </w:tc>
        <w:tc>
          <w:tcPr>
            <w:tcW w:w="1417" w:type="dxa"/>
          </w:tcPr>
          <w:p w14:paraId="2825063A" w14:textId="18AFA3D8"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GeologicEvent</w:t>
            </w:r>
          </w:p>
        </w:tc>
        <w:tc>
          <w:tcPr>
            <w:tcW w:w="6083" w:type="dxa"/>
          </w:tcPr>
          <w:p w14:paraId="2F6C976B" w14:textId="5AA35973"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6C04B0D0" w:rsidR="00267D2C" w:rsidRDefault="00267D2C" w:rsidP="009021BE">
      <w:r>
        <w:rPr>
          <w:noProof/>
          <w:lang w:val="en-CA" w:eastAsia="en-CA"/>
        </w:rPr>
        <w:drawing>
          <wp:inline distT="0" distB="0" distL="0" distR="0" wp14:anchorId="07532550" wp14:editId="137E36B0">
            <wp:extent cx="2743200" cy="3096895"/>
            <wp:effectExtent l="0" t="0" r="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74DBD12A" w14:textId="4579AB7B" w:rsidR="009021BE" w:rsidRDefault="00267D2C" w:rsidP="00267D2C">
      <w:pPr>
        <w:pStyle w:val="Heading4"/>
      </w:pPr>
      <w:r>
        <w:lastRenderedPageBreak/>
        <w:t>Organism</w:t>
      </w:r>
    </w:p>
    <w:p w14:paraId="65AEEC56" w14:textId="77777777" w:rsidR="00267D2C" w:rsidRDefault="00267D2C" w:rsidP="009021BE"/>
    <w:p w14:paraId="3A4007D8" w14:textId="3A082637" w:rsidR="00267D2C" w:rsidRDefault="00267D2C" w:rsidP="009021BE">
      <w:proofErr w:type="gramStart"/>
      <w:r w:rsidRPr="00267D2C">
        <w:t>Broad class to represent any living or once living thing.</w:t>
      </w:r>
      <w:proofErr w:type="gramEnd"/>
      <w:r w:rsidRPr="00267D2C">
        <w:t xml:space="preserve"> This is the connection to taxonomy/biology for fossils.</w:t>
      </w:r>
    </w:p>
    <w:p w14:paraId="167EB540" w14:textId="77777777" w:rsidR="00267D2C" w:rsidRDefault="00267D2C" w:rsidP="00267D2C">
      <w:pPr>
        <w:keepNext/>
      </w:pPr>
      <w:r>
        <w:rPr>
          <w:noProof/>
          <w:lang w:val="en-CA" w:eastAsia="en-CA"/>
        </w:rPr>
        <w:drawing>
          <wp:inline distT="0" distB="0" distL="0" distR="0" wp14:anchorId="7F37D71D" wp14:editId="627774B8">
            <wp:extent cx="2415540" cy="4028440"/>
            <wp:effectExtent l="0" t="0" r="381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107DAD59" w14:textId="49904E33" w:rsidR="00267D2C" w:rsidRDefault="00267D2C" w:rsidP="00267D2C">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37</w:t>
      </w:r>
      <w:r w:rsidR="009C2973">
        <w:rPr>
          <w:noProof/>
        </w:rP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77777777" w:rsidR="00267D2C" w:rsidRDefault="00267D2C" w:rsidP="00267D2C">
      <w:pPr>
        <w:keepNext/>
      </w:pPr>
      <w:r>
        <w:rPr>
          <w:noProof/>
          <w:lang w:val="en-CA" w:eastAsia="en-CA"/>
        </w:rPr>
        <w:lastRenderedPageBreak/>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115CF369" w14:textId="19DEE681" w:rsidR="00267D2C" w:rsidRDefault="00267D2C" w:rsidP="00267D2C">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38</w:t>
      </w:r>
      <w:r w:rsidR="009C2973">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451" w:name="BKM_DF21AB41_C085_4AC9_B6F6_DFFDFCF925FF"/>
      <w:bookmarkEnd w:id="451"/>
    </w:p>
    <w:tbl>
      <w:tblPr>
        <w:tblStyle w:val="LightShading"/>
        <w:tblW w:w="9735" w:type="dxa"/>
        <w:tblLayout w:type="fixed"/>
        <w:tblLook w:val="04A0" w:firstRow="1" w:lastRow="0" w:firstColumn="1" w:lastColumn="0" w:noHBand="0" w:noVBand="1"/>
      </w:tblPr>
      <w:tblGrid>
        <w:gridCol w:w="1809"/>
        <w:gridCol w:w="2127"/>
        <w:gridCol w:w="5799"/>
      </w:tblGrid>
      <w:tr w:rsidR="00267D2C" w:rsidRPr="00267D2C" w14:paraId="0053E1B1"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492726"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2" w:name="BKM_41B8BC40_9B55_499E_B59B_A3F4FD630754"/>
            <w:bookmarkEnd w:id="452"/>
            <w:r w:rsidRPr="00267D2C">
              <w:rPr>
                <w:rFonts w:asciiTheme="minorHAnsi" w:hAnsiTheme="minorHAnsi"/>
                <w:color w:val="000000"/>
                <w:sz w:val="20"/>
                <w:szCs w:val="20"/>
                <w:lang w:val="en-CA"/>
              </w:rPr>
              <w:t>Name</w:t>
            </w:r>
          </w:p>
        </w:tc>
        <w:tc>
          <w:tcPr>
            <w:tcW w:w="2127" w:type="dxa"/>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5799" w:type="dxa"/>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1303C18C"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5FE92"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propertyName</w:t>
            </w:r>
          </w:p>
        </w:tc>
        <w:tc>
          <w:tcPr>
            <w:tcW w:w="2127" w:type="dxa"/>
          </w:tcPr>
          <w:p w14:paraId="5A03F484"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PhysicalPropertyTerm</w:t>
            </w:r>
          </w:p>
        </w:tc>
        <w:tc>
          <w:tcPr>
            <w:tcW w:w="5799" w:type="dxa"/>
          </w:tcPr>
          <w:p w14:paraId="64C84D2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67D2C" w:rsidRPr="00267D2C" w14:paraId="170895E5" w14:textId="77777777" w:rsidTr="00267D2C">
        <w:tc>
          <w:tcPr>
            <w:cnfStyle w:val="001000000000" w:firstRow="0" w:lastRow="0" w:firstColumn="1" w:lastColumn="0" w:oddVBand="0" w:evenVBand="0" w:oddHBand="0" w:evenHBand="0" w:firstRowFirstColumn="0" w:firstRowLastColumn="0" w:lastRowFirstColumn="0" w:lastRowLastColumn="0"/>
            <w:tcW w:w="1809" w:type="dxa"/>
          </w:tcPr>
          <w:p w14:paraId="1224E48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3" w:name="BKM_1184394F_75EC_44D4_8904_2EB2061759E4"/>
            <w:bookmarkEnd w:id="453"/>
            <w:r w:rsidRPr="00267D2C">
              <w:rPr>
                <w:rFonts w:asciiTheme="minorHAnsi" w:hAnsiTheme="minorHAnsi"/>
                <w:color w:val="000000"/>
                <w:sz w:val="20"/>
                <w:szCs w:val="20"/>
                <w:lang w:val="en-CA"/>
              </w:rPr>
              <w:t>propertyMeasure</w:t>
            </w:r>
          </w:p>
        </w:tc>
        <w:tc>
          <w:tcPr>
            <w:tcW w:w="2127" w:type="dxa"/>
          </w:tcPr>
          <w:p w14:paraId="2C5F4876"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Quantity</w:t>
            </w:r>
          </w:p>
        </w:tc>
        <w:tc>
          <w:tcPr>
            <w:tcW w:w="5799" w:type="dxa"/>
          </w:tcPr>
          <w:p w14:paraId="5E6BACA9"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3CBA86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77777777" w:rsidR="00267D2C" w:rsidRDefault="00267D2C" w:rsidP="00267D2C">
      <w:pPr>
        <w:keepNext/>
      </w:pPr>
      <w:r>
        <w:rPr>
          <w:noProof/>
          <w:lang w:val="en-CA" w:eastAsia="en-CA"/>
        </w:rPr>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5D13B185" w14:textId="46E844BF" w:rsidR="00267D2C" w:rsidRDefault="00267D2C" w:rsidP="00267D2C">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39</w:t>
      </w:r>
      <w:r w:rsidR="009C2973">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454" w:name="BKM_54B0933A_5E39_4E6A_A950_9E63F5E10F0B"/>
      <w:bookmarkEnd w:id="454"/>
    </w:p>
    <w:tbl>
      <w:tblPr>
        <w:tblStyle w:val="LightShading"/>
        <w:tblW w:w="9735" w:type="dxa"/>
        <w:tblLayout w:type="fixed"/>
        <w:tblLook w:val="04A0" w:firstRow="1" w:lastRow="0" w:firstColumn="1" w:lastColumn="0" w:noHBand="0" w:noVBand="1"/>
      </w:tblPr>
      <w:tblGrid>
        <w:gridCol w:w="2093"/>
        <w:gridCol w:w="1134"/>
        <w:gridCol w:w="6508"/>
      </w:tblGrid>
      <w:tr w:rsidR="00267D2C" w:rsidRPr="00267D2C" w14:paraId="0C8CCAF8"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127CA3"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5" w:name="BKM_CE58381D_F747_4812_83C3_00C6282DB05A"/>
            <w:bookmarkEnd w:id="455"/>
            <w:r w:rsidRPr="00267D2C">
              <w:rPr>
                <w:rFonts w:asciiTheme="minorHAnsi" w:hAnsiTheme="minorHAnsi"/>
                <w:color w:val="000000"/>
                <w:sz w:val="20"/>
                <w:szCs w:val="20"/>
                <w:lang w:val="en-CA"/>
              </w:rPr>
              <w:t>Name</w:t>
            </w:r>
          </w:p>
        </w:tc>
        <w:tc>
          <w:tcPr>
            <w:tcW w:w="1134" w:type="dxa"/>
          </w:tcPr>
          <w:p w14:paraId="4F443FCC"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6508" w:type="dxa"/>
          </w:tcPr>
          <w:p w14:paraId="08505300"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5A6FB651"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5346C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consolidationDegree</w:t>
            </w:r>
          </w:p>
        </w:tc>
        <w:tc>
          <w:tcPr>
            <w:tcW w:w="1134" w:type="dxa"/>
          </w:tcPr>
          <w:p w14:paraId="65CE894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Category</w:t>
            </w:r>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267D2C">
              <w:rPr>
                <w:rFonts w:asciiTheme="minorHAnsi" w:hAnsiTheme="minorHAns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r>
        <w:t>GeologicAgeDetails</w:t>
      </w:r>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456"/>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456"/>
      <w:r w:rsidR="00AB10FC">
        <w:rPr>
          <w:rStyle w:val="CommentReference"/>
        </w:rPr>
        <w:commentReference w:id="456"/>
      </w:r>
    </w:p>
    <w:p w14:paraId="32597B25" w14:textId="77777777" w:rsidR="00AB10FC" w:rsidRDefault="00531DC8" w:rsidP="00AB10FC">
      <w:pPr>
        <w:keepNext/>
      </w:pPr>
      <w:r>
        <w:rPr>
          <w:noProof/>
          <w:lang w:val="en-CA" w:eastAsia="en-CA"/>
        </w:rPr>
        <w:lastRenderedPageBreak/>
        <w:drawing>
          <wp:inline distT="0" distB="0" distL="0" distR="0" wp14:anchorId="106DD164" wp14:editId="5E4EE1C8">
            <wp:extent cx="5486400" cy="7261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p>
    <w:p w14:paraId="41259C92" w14:textId="6EE16928" w:rsidR="00481AF6" w:rsidRDefault="00AB10FC" w:rsidP="00AB10FC">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40</w:t>
      </w:r>
      <w:r w:rsidR="009C2973">
        <w:rPr>
          <w:noProof/>
        </w:rPr>
        <w:fldChar w:fldCharType="end"/>
      </w:r>
      <w:r>
        <w:t xml:space="preserve">: GeologicEventDescription </w:t>
      </w:r>
    </w:p>
    <w:p w14:paraId="195E5696" w14:textId="77777777" w:rsidR="00AB10FC" w:rsidRDefault="00AB10FC" w:rsidP="00267D2C"/>
    <w:tbl>
      <w:tblPr>
        <w:tblStyle w:val="LightShading"/>
        <w:tblW w:w="9735" w:type="dxa"/>
        <w:tblLayout w:type="fixed"/>
        <w:tblLook w:val="04A0" w:firstRow="1" w:lastRow="0" w:firstColumn="1" w:lastColumn="0" w:noHBand="0" w:noVBand="1"/>
      </w:tblPr>
      <w:tblGrid>
        <w:gridCol w:w="2518"/>
        <w:gridCol w:w="1985"/>
        <w:gridCol w:w="5232"/>
      </w:tblGrid>
      <w:tr w:rsidR="00AB10FC" w:rsidRPr="00AB10FC" w14:paraId="0E5C7098" w14:textId="77777777" w:rsidTr="00AB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60FA040"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457" w:name="BKM_D8A9D87B_FAA3_4CC2_BC9F_D27B111A2980"/>
            <w:bookmarkEnd w:id="457"/>
            <w:r w:rsidRPr="00AB10FC">
              <w:rPr>
                <w:rFonts w:asciiTheme="minorHAnsi" w:hAnsiTheme="minorHAnsi"/>
                <w:color w:val="000000"/>
                <w:sz w:val="20"/>
                <w:szCs w:val="20"/>
                <w:lang w:val="en-CA"/>
              </w:rPr>
              <w:t>Name</w:t>
            </w:r>
          </w:p>
        </w:tc>
        <w:tc>
          <w:tcPr>
            <w:tcW w:w="1985" w:type="dxa"/>
          </w:tcPr>
          <w:p w14:paraId="00839570"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Type</w:t>
            </w:r>
          </w:p>
        </w:tc>
        <w:tc>
          <w:tcPr>
            <w:tcW w:w="5232" w:type="dxa"/>
          </w:tcPr>
          <w:p w14:paraId="5308A987"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Description</w:t>
            </w:r>
          </w:p>
        </w:tc>
      </w:tr>
      <w:tr w:rsidR="00AB10FC" w:rsidRPr="00AB10FC" w14:paraId="30AF124A" w14:textId="77777777" w:rsidTr="00AB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B584047"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r w:rsidRPr="00AB10FC">
              <w:rPr>
                <w:rFonts w:asciiTheme="minorHAnsi" w:hAnsiTheme="minorHAnsi"/>
                <w:color w:val="000000"/>
                <w:sz w:val="20"/>
                <w:szCs w:val="20"/>
                <w:lang w:val="en-CA"/>
              </w:rPr>
              <w:lastRenderedPageBreak/>
              <w:t>olderGeochronologicEra</w:t>
            </w:r>
          </w:p>
        </w:tc>
        <w:tc>
          <w:tcPr>
            <w:tcW w:w="1985" w:type="dxa"/>
          </w:tcPr>
          <w:p w14:paraId="53A69B17"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39989D25"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older estimated age of a geologic feature.</w:t>
            </w:r>
          </w:p>
          <w:p w14:paraId="2ED15B7A"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B10FC" w:rsidRPr="00AB10FC" w14:paraId="65F0E682" w14:textId="77777777" w:rsidTr="00AB10FC">
        <w:tc>
          <w:tcPr>
            <w:cnfStyle w:val="001000000000" w:firstRow="0" w:lastRow="0" w:firstColumn="1" w:lastColumn="0" w:oddVBand="0" w:evenVBand="0" w:oddHBand="0" w:evenHBand="0" w:firstRowFirstColumn="0" w:firstRowLastColumn="0" w:lastRowFirstColumn="0" w:lastRowLastColumn="0"/>
            <w:tcW w:w="2518" w:type="dxa"/>
          </w:tcPr>
          <w:p w14:paraId="475D78D9"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458" w:name="BKM_C843AC0B_80BB_4AD8_B2F6_459B6FFBBEB7"/>
            <w:bookmarkEnd w:id="458"/>
            <w:r w:rsidRPr="00AB10FC">
              <w:rPr>
                <w:rFonts w:asciiTheme="minorHAnsi" w:hAnsiTheme="minorHAnsi"/>
                <w:color w:val="000000"/>
                <w:sz w:val="20"/>
                <w:szCs w:val="20"/>
                <w:lang w:val="en-CA"/>
              </w:rPr>
              <w:t>youngerGeochronologicEra</w:t>
            </w:r>
          </w:p>
        </w:tc>
        <w:tc>
          <w:tcPr>
            <w:tcW w:w="1985" w:type="dxa"/>
          </w:tcPr>
          <w:p w14:paraId="67F2001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49FB25D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younger estimated age of a geologic feature.</w:t>
            </w:r>
          </w:p>
          <w:p w14:paraId="42E85425"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r>
        <w:t>Geologic Structure Details</w:t>
      </w:r>
    </w:p>
    <w:p w14:paraId="264C8A90" w14:textId="2468D6EE" w:rsidR="00AB10FC" w:rsidRDefault="00AB10FC" w:rsidP="00267D2C">
      <w:r w:rsidRPr="00AB10FC">
        <w:t>The GeologicStructureDetails package provides for extended descriptions of geologic structures.</w:t>
      </w:r>
      <w:r>
        <w:t xml:space="preserve">  </w:t>
      </w:r>
    </w:p>
    <w:p w14:paraId="50C723CE" w14:textId="77777777" w:rsidR="00AB10FC" w:rsidRDefault="00AB10FC" w:rsidP="00AB10FC">
      <w:pPr>
        <w:keepNext/>
      </w:pPr>
      <w:r>
        <w:rPr>
          <w:noProof/>
          <w:lang w:val="en-CA" w:eastAsia="en-CA"/>
        </w:rPr>
        <w:drawing>
          <wp:inline distT="0" distB="0" distL="0" distR="0" wp14:anchorId="38ABCCD3" wp14:editId="3CE60ABE">
            <wp:extent cx="5486400" cy="426071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p>
    <w:p w14:paraId="35EDFFC2" w14:textId="368DD4C0" w:rsidR="00AB10FC" w:rsidRDefault="00AB10FC" w:rsidP="00AB10FC">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41</w:t>
      </w:r>
      <w:r w:rsidR="009C297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77777777" w:rsidR="00FC626E" w:rsidRDefault="00FC626E" w:rsidP="00FC626E">
      <w:pPr>
        <w:keepNext/>
      </w:pPr>
      <w:r>
        <w:rPr>
          <w:noProof/>
          <w:lang w:val="en-CA" w:eastAsia="en-CA"/>
        </w:rPr>
        <w:lastRenderedPageBreak/>
        <w:drawing>
          <wp:inline distT="0" distB="0" distL="0" distR="0" wp14:anchorId="2F3F7335" wp14:editId="47E31C6C">
            <wp:extent cx="5486400" cy="495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p>
    <w:p w14:paraId="777DACC5" w14:textId="753668FB" w:rsidR="00AB10FC" w:rsidRDefault="00FC626E" w:rsidP="00FC626E">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42</w:t>
      </w:r>
      <w:r w:rsidR="009C2973">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459" w:name="BKM_E2CFECC1_AAB5_40F6_ABD4_D77907DA9990"/>
      <w:bookmarkEnd w:id="459"/>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0069F785" w14:textId="77777777" w:rsidTr="00FC6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D48BFA9"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460" w:name="BKM_C1076615_3AE6_4988_8393_E66493CD8FB0"/>
            <w:bookmarkEnd w:id="460"/>
            <w:r w:rsidRPr="00FC626E">
              <w:rPr>
                <w:rFonts w:asciiTheme="minorHAnsi" w:hAnsiTheme="minorHAnsi"/>
                <w:color w:val="000000"/>
                <w:sz w:val="20"/>
                <w:szCs w:val="20"/>
                <w:lang w:val="en-CA"/>
              </w:rPr>
              <w:t>Name</w:t>
            </w:r>
          </w:p>
        </w:tc>
        <w:tc>
          <w:tcPr>
            <w:tcW w:w="2410" w:type="dxa"/>
          </w:tcPr>
          <w:p w14:paraId="7AED9B9F"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08780BD1"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3E208D5A"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C494B55"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contactCharacter</w:t>
            </w:r>
          </w:p>
        </w:tc>
        <w:tc>
          <w:tcPr>
            <w:tcW w:w="2410" w:type="dxa"/>
          </w:tcPr>
          <w:p w14:paraId="22DBE78E"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Category</w:t>
            </w:r>
          </w:p>
        </w:tc>
        <w:tc>
          <w:tcPr>
            <w:tcW w:w="5374" w:type="dxa"/>
          </w:tcPr>
          <w:p w14:paraId="694EF532"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 xml:space="preserve">The character of the boundary, as opposed to its type. e.g. abrupt, gradational </w:t>
            </w:r>
          </w:p>
          <w:p w14:paraId="15216B5D"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C626E" w:rsidRPr="00FC626E" w14:paraId="2C38E77C" w14:textId="77777777" w:rsidTr="00FC626E">
        <w:tc>
          <w:tcPr>
            <w:cnfStyle w:val="001000000000" w:firstRow="0" w:lastRow="0" w:firstColumn="1" w:lastColumn="0" w:oddVBand="0" w:evenVBand="0" w:oddHBand="0" w:evenHBand="0" w:firstRowFirstColumn="0" w:firstRowLastColumn="0" w:lastRowFirstColumn="0" w:lastRowLastColumn="0"/>
            <w:tcW w:w="1951" w:type="dxa"/>
          </w:tcPr>
          <w:p w14:paraId="01DB82E0"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461" w:name="BKM_A9BDB16E_7011_463E_B96E_FB003E3472AA"/>
            <w:bookmarkEnd w:id="461"/>
            <w:r w:rsidRPr="00FC626E">
              <w:rPr>
                <w:rFonts w:asciiTheme="minorHAnsi" w:hAnsiTheme="minorHAnsi"/>
                <w:color w:val="000000"/>
                <w:sz w:val="20"/>
                <w:szCs w:val="20"/>
                <w:lang w:val="en-CA"/>
              </w:rPr>
              <w:t>orientation</w:t>
            </w:r>
          </w:p>
        </w:tc>
        <w:tc>
          <w:tcPr>
            <w:tcW w:w="2410" w:type="dxa"/>
          </w:tcPr>
          <w:p w14:paraId="5D38824C"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GSML_PlanarOrientation</w:t>
            </w:r>
          </w:p>
        </w:tc>
        <w:tc>
          <w:tcPr>
            <w:tcW w:w="5374" w:type="dxa"/>
          </w:tcPr>
          <w:p w14:paraId="5BEB7CEB"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The orientation of the contact surface</w:t>
            </w:r>
          </w:p>
          <w:p w14:paraId="74243602"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C626E" w:rsidRPr="00FC626E" w14:paraId="5775E79D"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FE82D2" w14:textId="61436160"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correlatesWith</w:t>
            </w:r>
          </w:p>
        </w:tc>
        <w:tc>
          <w:tcPr>
            <w:tcW w:w="2410" w:type="dxa"/>
          </w:tcPr>
          <w:p w14:paraId="3EED5EA6" w14:textId="19A06169"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GeochronologicBoundary</w:t>
            </w:r>
          </w:p>
        </w:tc>
        <w:tc>
          <w:tcPr>
            <w:tcW w:w="5374" w:type="dxa"/>
          </w:tcPr>
          <w:p w14:paraId="3354CE2A" w14:textId="6540778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 w14:paraId="06743E2A" w14:textId="68CAE696" w:rsidR="00FC626E" w:rsidRDefault="00FC626E" w:rsidP="00FC626E">
      <w:pPr>
        <w:pStyle w:val="Heading4"/>
      </w:pPr>
      <w:r>
        <w:lastRenderedPageBreak/>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7777777" w:rsidR="00FC626E" w:rsidRDefault="00FC626E" w:rsidP="00FC626E">
      <w:pPr>
        <w:keepNext/>
      </w:pPr>
      <w:r>
        <w:rPr>
          <w:noProof/>
          <w:lang w:val="en-CA" w:eastAsia="en-CA"/>
        </w:rPr>
        <w:drawing>
          <wp:inline distT="0" distB="0" distL="0" distR="0" wp14:anchorId="4019039E" wp14:editId="657659C6">
            <wp:extent cx="3924935" cy="576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p>
    <w:p w14:paraId="40398DF5" w14:textId="654A7C4B" w:rsidR="00FC626E" w:rsidRDefault="00FC626E" w:rsidP="00FC626E">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43</w:t>
      </w:r>
      <w:r w:rsidR="009C2973">
        <w:rPr>
          <w:noProof/>
        </w:rPr>
        <w:fldChar w:fldCharType="end"/>
      </w:r>
      <w:r>
        <w:t>: DisplacementEvent</w:t>
      </w:r>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5099D458"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C34A62" w14:textId="77777777"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Name</w:t>
            </w:r>
          </w:p>
        </w:tc>
        <w:tc>
          <w:tcPr>
            <w:tcW w:w="2410" w:type="dxa"/>
          </w:tcPr>
          <w:p w14:paraId="1C098658"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3473914C"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23595C12"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74159A" w14:textId="3B2FF3EE"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incrementalDisplacement</w:t>
            </w:r>
          </w:p>
        </w:tc>
        <w:tc>
          <w:tcPr>
            <w:tcW w:w="2410" w:type="dxa"/>
          </w:tcPr>
          <w:p w14:paraId="586D826C" w14:textId="1C2E8041"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DisplacementValue</w:t>
            </w:r>
          </w:p>
        </w:tc>
        <w:tc>
          <w:tcPr>
            <w:tcW w:w="5374" w:type="dxa"/>
          </w:tcPr>
          <w:p w14:paraId="7C313C07" w14:textId="60C3DD13"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commentRangeStart w:id="462"/>
            <w:r>
              <w:rPr>
                <w:rFonts w:asciiTheme="minorHAnsi" w:hAnsiTheme="minorHAnsi"/>
                <w:color w:val="000000"/>
                <w:sz w:val="20"/>
                <w:szCs w:val="20"/>
                <w:lang w:val="en-CA"/>
              </w:rPr>
              <w:t>Description of the parameters of the displacement</w:t>
            </w:r>
            <w:commentRangeEnd w:id="462"/>
            <w:r>
              <w:rPr>
                <w:rStyle w:val="CommentReference"/>
                <w:color w:val="auto"/>
              </w:rPr>
              <w:commentReference w:id="462"/>
            </w:r>
          </w:p>
          <w:p w14:paraId="07D8CDBC" w14:textId="77777777" w:rsidR="00FC626E" w:rsidRPr="00FC626E" w:rsidRDefault="00FC626E"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58F2541" w14:textId="77777777" w:rsidR="00FC626E" w:rsidRDefault="00FC626E" w:rsidP="00FC626E"/>
    <w:p w14:paraId="71B4C2ED" w14:textId="526D2804" w:rsidR="008C4F74" w:rsidRDefault="008C4F74" w:rsidP="00FC626E">
      <w:pPr>
        <w:pStyle w:val="Heading4"/>
      </w:pPr>
      <w:r>
        <w:lastRenderedPageBreak/>
        <w:t>DisplacementValue</w:t>
      </w:r>
    </w:p>
    <w:p w14:paraId="40A4F97F" w14:textId="77777777" w:rsidR="00777586" w:rsidRPr="00777586" w:rsidRDefault="00777586" w:rsidP="00777586"/>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77777777" w:rsidR="00386910" w:rsidRDefault="00386910" w:rsidP="00386910">
      <w:pPr>
        <w:keepNext/>
      </w:pPr>
      <w:r>
        <w:rPr>
          <w:noProof/>
          <w:lang w:val="en-CA" w:eastAsia="en-CA"/>
        </w:rPr>
        <w:drawing>
          <wp:inline distT="0" distB="0" distL="0" distR="0" wp14:anchorId="5F316895" wp14:editId="3E330162">
            <wp:extent cx="5486400" cy="4640731"/>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p>
    <w:p w14:paraId="6B5034BE" w14:textId="2D138825" w:rsidR="00777586" w:rsidRDefault="00386910" w:rsidP="00386910">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44</w:t>
      </w:r>
      <w:r w:rsidR="009C2973">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463" w:name="BKM_0148DBC7_BEFE_411F_BDA0_ED2509780C45"/>
      <w:bookmarkEnd w:id="463"/>
    </w:p>
    <w:tbl>
      <w:tblPr>
        <w:tblStyle w:val="LightShading"/>
        <w:tblW w:w="9735" w:type="dxa"/>
        <w:tblLayout w:type="fixed"/>
        <w:tblLook w:val="04A0" w:firstRow="1" w:lastRow="0" w:firstColumn="1" w:lastColumn="0" w:noHBand="0" w:noVBand="1"/>
      </w:tblPr>
      <w:tblGrid>
        <w:gridCol w:w="2235"/>
        <w:gridCol w:w="2409"/>
        <w:gridCol w:w="5091"/>
      </w:tblGrid>
      <w:tr w:rsidR="008C4F74" w:rsidRPr="008C4F74" w14:paraId="30328A84" w14:textId="77777777" w:rsidTr="008C4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983F93"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4" w:name="BKM_3201DCDD_D133_49AE_90CB_9F86F5B18ACE"/>
            <w:bookmarkEnd w:id="464"/>
            <w:r w:rsidRPr="008C4F74">
              <w:rPr>
                <w:rFonts w:asciiTheme="minorHAnsi" w:hAnsiTheme="minorHAnsi"/>
                <w:color w:val="000000"/>
                <w:sz w:val="20"/>
                <w:szCs w:val="20"/>
                <w:lang w:val="en-CA"/>
              </w:rPr>
              <w:t>Name</w:t>
            </w:r>
          </w:p>
        </w:tc>
        <w:tc>
          <w:tcPr>
            <w:tcW w:w="2409" w:type="dxa"/>
          </w:tcPr>
          <w:p w14:paraId="20CBB482"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Type</w:t>
            </w:r>
          </w:p>
        </w:tc>
        <w:tc>
          <w:tcPr>
            <w:tcW w:w="5091" w:type="dxa"/>
          </w:tcPr>
          <w:p w14:paraId="41D8AB5B"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Description</w:t>
            </w:r>
          </w:p>
        </w:tc>
      </w:tr>
      <w:tr w:rsidR="008C4F74" w:rsidRPr="008C4F74" w14:paraId="665A8EA3"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F8B63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sidRPr="008C4F74">
              <w:rPr>
                <w:rFonts w:asciiTheme="minorHAnsi" w:hAnsiTheme="minorHAnsi"/>
                <w:color w:val="000000"/>
                <w:sz w:val="20"/>
                <w:szCs w:val="20"/>
                <w:lang w:val="en-CA"/>
              </w:rPr>
              <w:t>hangingWallDirection</w:t>
            </w:r>
          </w:p>
        </w:tc>
        <w:tc>
          <w:tcPr>
            <w:tcW w:w="2409" w:type="dxa"/>
          </w:tcPr>
          <w:p w14:paraId="6973CBD3"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GSML_LinearOrientation</w:t>
            </w:r>
          </w:p>
        </w:tc>
        <w:tc>
          <w:tcPr>
            <w:tcW w:w="5091" w:type="dxa"/>
          </w:tcPr>
          <w:p w14:paraId="1A5F480E" w14:textId="57317CF4"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Normally the compass quadrant indicating the hanging</w:t>
            </w:r>
            <w:r>
              <w:rPr>
                <w:rFonts w:asciiTheme="minorHAnsi" w:hAnsiTheme="minorHAnsi"/>
                <w:color w:val="000000"/>
                <w:sz w:val="20"/>
                <w:szCs w:val="20"/>
                <w:lang w:val="en-CA"/>
              </w:rPr>
              <w:t xml:space="preserve"> </w:t>
            </w:r>
            <w:r w:rsidRPr="008C4F74">
              <w:rPr>
                <w:rFonts w:asciiTheme="minorHAnsi" w:hAnsiTheme="minorHAnsi"/>
                <w:color w:val="000000"/>
                <w:sz w:val="20"/>
                <w:szCs w:val="20"/>
                <w:lang w:val="en-CA"/>
              </w:rPr>
              <w:t>wall side of the fault-system for faults that are steep enough to define a hanging-wall on the map trace</w:t>
            </w:r>
          </w:p>
          <w:p w14:paraId="545BF1DD"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1F67E4C0"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3B1EFDE0"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5" w:name="BKM_5AEA7724_2100_40A1_BA99_6516E4CE2A3E"/>
            <w:bookmarkEnd w:id="465"/>
            <w:r w:rsidRPr="008C4F74">
              <w:rPr>
                <w:rFonts w:asciiTheme="minorHAnsi" w:hAnsiTheme="minorHAnsi"/>
                <w:color w:val="000000"/>
                <w:sz w:val="20"/>
                <w:szCs w:val="20"/>
                <w:lang w:val="en-CA"/>
              </w:rPr>
              <w:t>movementSense</w:t>
            </w:r>
          </w:p>
        </w:tc>
        <w:tc>
          <w:tcPr>
            <w:tcW w:w="2409" w:type="dxa"/>
          </w:tcPr>
          <w:p w14:paraId="2EFE3B1D"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MovementSenseTerm</w:t>
            </w:r>
          </w:p>
        </w:tc>
        <w:tc>
          <w:tcPr>
            <w:tcW w:w="5091" w:type="dxa"/>
          </w:tcPr>
          <w:p w14:paraId="6A2E9EF9"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The movement sense of displacement along a geologic structure (eg, dextral, sinistral)</w:t>
            </w:r>
          </w:p>
          <w:p w14:paraId="1995B5B0"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C4F74" w:rsidRPr="008C4F74" w14:paraId="0FE0D6C9"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FBF5BF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6" w:name="BKM_65E9638C_341E_4069_9C8F_D8BC2F8B7601"/>
            <w:bookmarkEnd w:id="466"/>
            <w:r w:rsidRPr="008C4F74">
              <w:rPr>
                <w:rFonts w:asciiTheme="minorHAnsi" w:hAnsiTheme="minorHAnsi"/>
                <w:color w:val="000000"/>
                <w:sz w:val="20"/>
                <w:szCs w:val="20"/>
                <w:lang w:val="en-CA"/>
              </w:rPr>
              <w:t>movementType</w:t>
            </w:r>
          </w:p>
        </w:tc>
        <w:tc>
          <w:tcPr>
            <w:tcW w:w="2409" w:type="dxa"/>
          </w:tcPr>
          <w:p w14:paraId="1B38C244"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MovementTypeTerm</w:t>
            </w:r>
          </w:p>
        </w:tc>
        <w:tc>
          <w:tcPr>
            <w:tcW w:w="5091" w:type="dxa"/>
          </w:tcPr>
          <w:p w14:paraId="6B817DF2"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Defines the type of movement  (eg dip-slip, strike-slip)</w:t>
            </w:r>
          </w:p>
          <w:p w14:paraId="61C9A58C"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3823C9E1"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67D0858C" w14:textId="5004880A"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displacementEvent</w:t>
            </w:r>
          </w:p>
        </w:tc>
        <w:tc>
          <w:tcPr>
            <w:tcW w:w="2409" w:type="dxa"/>
          </w:tcPr>
          <w:p w14:paraId="45A03476" w14:textId="58E3D68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5091" w:type="dxa"/>
          </w:tcPr>
          <w:p w14:paraId="2E095C39" w14:textId="086CF64C"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467" w:name="BKM_08A92A70_F1F3_4B2A_9DC3_7E931F02BD38"/>
      <w:bookmarkEnd w:id="467"/>
    </w:p>
    <w:tbl>
      <w:tblPr>
        <w:tblStyle w:val="LightShading"/>
        <w:tblW w:w="9735" w:type="dxa"/>
        <w:tblLayout w:type="fixed"/>
        <w:tblLook w:val="04A0" w:firstRow="1" w:lastRow="0" w:firstColumn="1" w:lastColumn="0" w:noHBand="0" w:noVBand="1"/>
      </w:tblPr>
      <w:tblGrid>
        <w:gridCol w:w="1384"/>
        <w:gridCol w:w="1701"/>
        <w:gridCol w:w="6650"/>
      </w:tblGrid>
      <w:tr w:rsidR="00777586" w:rsidRPr="00777586" w14:paraId="31C4ADF1" w14:textId="77777777" w:rsidTr="0077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6196A8C"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468" w:name="BKM_3F7EC057_E707_4A06_A6E3_17A0DD602106"/>
            <w:bookmarkEnd w:id="468"/>
            <w:r w:rsidRPr="00777586">
              <w:rPr>
                <w:rFonts w:asciiTheme="minorHAnsi" w:hAnsiTheme="minorHAnsi"/>
                <w:color w:val="000000"/>
                <w:sz w:val="20"/>
                <w:szCs w:val="20"/>
                <w:lang w:val="en-CA"/>
              </w:rPr>
              <w:t>Name</w:t>
            </w:r>
          </w:p>
        </w:tc>
        <w:tc>
          <w:tcPr>
            <w:tcW w:w="1701" w:type="dxa"/>
          </w:tcPr>
          <w:p w14:paraId="5819635C"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650" w:type="dxa"/>
          </w:tcPr>
          <w:p w14:paraId="6105ACD7"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779EAF17" w14:textId="77777777" w:rsidTr="0077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151B75D"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separation</w:t>
            </w:r>
          </w:p>
        </w:tc>
        <w:tc>
          <w:tcPr>
            <w:tcW w:w="1701" w:type="dxa"/>
          </w:tcPr>
          <w:p w14:paraId="16F44933"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650" w:type="dxa"/>
          </w:tcPr>
          <w:p w14:paraId="34A8D7E9"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 xml:space="preserve">Reported apparent offset of planar feature, report as vector. </w:t>
            </w:r>
          </w:p>
          <w:p w14:paraId="4C6FC9D4"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469" w:name="BKM_5D7D3A73_2BA5_4999_B2D9_B2638FD2E3F3"/>
      <w:bookmarkEnd w:id="469"/>
    </w:p>
    <w:tbl>
      <w:tblPr>
        <w:tblStyle w:val="LightShading"/>
        <w:tblW w:w="9735" w:type="dxa"/>
        <w:tblLayout w:type="fixed"/>
        <w:tblLook w:val="04A0" w:firstRow="1" w:lastRow="0" w:firstColumn="1" w:lastColumn="0" w:noHBand="0" w:noVBand="1"/>
      </w:tblPr>
      <w:tblGrid>
        <w:gridCol w:w="1526"/>
        <w:gridCol w:w="1701"/>
        <w:gridCol w:w="6508"/>
      </w:tblGrid>
      <w:tr w:rsidR="00777586" w:rsidRPr="00777586" w14:paraId="5A71637D" w14:textId="77777777" w:rsidTr="002D4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3EDF40"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470" w:name="BKM_7025CFD1_5818_4184_A744_DEA2C7504840"/>
            <w:bookmarkEnd w:id="470"/>
            <w:r w:rsidRPr="00777586">
              <w:rPr>
                <w:rFonts w:asciiTheme="minorHAnsi" w:hAnsiTheme="minorHAnsi"/>
                <w:color w:val="000000"/>
                <w:sz w:val="20"/>
                <w:szCs w:val="20"/>
                <w:lang w:val="en-CA"/>
              </w:rPr>
              <w:t>Name</w:t>
            </w:r>
          </w:p>
        </w:tc>
        <w:tc>
          <w:tcPr>
            <w:tcW w:w="1701" w:type="dxa"/>
          </w:tcPr>
          <w:p w14:paraId="18076ACD"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508" w:type="dxa"/>
          </w:tcPr>
          <w:p w14:paraId="6F98F810"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04E8E133" w14:textId="77777777" w:rsidTr="002D4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B029EFB"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netSlip</w:t>
            </w:r>
          </w:p>
        </w:tc>
        <w:tc>
          <w:tcPr>
            <w:tcW w:w="1701" w:type="dxa"/>
          </w:tcPr>
          <w:p w14:paraId="3E99E497"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508" w:type="dxa"/>
          </w:tcPr>
          <w:p w14:paraId="30E353CA"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The value of the net slip, expressed as vector.</w:t>
            </w:r>
          </w:p>
          <w:p w14:paraId="1C124B8B"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D4310" w:rsidRPr="00777586" w14:paraId="64D55717" w14:textId="77777777" w:rsidTr="002D4310">
        <w:tc>
          <w:tcPr>
            <w:cnfStyle w:val="001000000000" w:firstRow="0" w:lastRow="0" w:firstColumn="1" w:lastColumn="0" w:oddVBand="0" w:evenVBand="0" w:oddHBand="0" w:evenHBand="0" w:firstRowFirstColumn="0" w:firstRowLastColumn="0" w:lastRowFirstColumn="0" w:lastRowLastColumn="0"/>
            <w:tcW w:w="1526" w:type="dxa"/>
          </w:tcPr>
          <w:p w14:paraId="7368B3B3" w14:textId="677AF3EE" w:rsidR="002D4310" w:rsidRPr="00777586" w:rsidRDefault="002D4310" w:rsidP="0077758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slipComponent</w:t>
            </w:r>
          </w:p>
        </w:tc>
        <w:tc>
          <w:tcPr>
            <w:tcW w:w="1701" w:type="dxa"/>
          </w:tcPr>
          <w:p w14:paraId="12C2DF1A" w14:textId="72ECE4D9"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SlipComponents</w:t>
            </w:r>
          </w:p>
        </w:tc>
        <w:tc>
          <w:tcPr>
            <w:tcW w:w="6508" w:type="dxa"/>
          </w:tcPr>
          <w:p w14:paraId="58F5B2B3" w14:textId="4B60B9C5"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D4310">
              <w:rPr>
                <w:rFonts w:asciiTheme="minorHAnsi" w:hAnsiTheme="minorHAns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471" w:name="BKM_D8F0C163_8545_458E_90CD_CA5151787B07"/>
      <w:bookmarkEnd w:id="471"/>
    </w:p>
    <w:tbl>
      <w:tblPr>
        <w:tblStyle w:val="LightShading"/>
        <w:tblW w:w="9735" w:type="dxa"/>
        <w:tblLayout w:type="fixed"/>
        <w:tblLook w:val="04A0" w:firstRow="1" w:lastRow="0" w:firstColumn="1" w:lastColumn="0" w:noHBand="0" w:noVBand="1"/>
      </w:tblPr>
      <w:tblGrid>
        <w:gridCol w:w="1526"/>
        <w:gridCol w:w="1559"/>
        <w:gridCol w:w="6650"/>
      </w:tblGrid>
      <w:tr w:rsidR="00FE753A" w:rsidRPr="00FE753A" w14:paraId="4EB43CDC"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E6120E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2" w:name="BKM_C37626AA_696F_429A_B16D_4833F8339B50"/>
            <w:bookmarkEnd w:id="472"/>
            <w:r w:rsidRPr="00FE753A">
              <w:rPr>
                <w:rFonts w:asciiTheme="minorHAnsi" w:hAnsiTheme="minorHAnsi"/>
                <w:color w:val="000000"/>
                <w:sz w:val="20"/>
                <w:szCs w:val="20"/>
                <w:lang w:val="en-CA"/>
              </w:rPr>
              <w:t>Name</w:t>
            </w:r>
          </w:p>
        </w:tc>
        <w:tc>
          <w:tcPr>
            <w:tcW w:w="1559" w:type="dxa"/>
          </w:tcPr>
          <w:p w14:paraId="2F38A47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650" w:type="dxa"/>
          </w:tcPr>
          <w:p w14:paraId="2B0A8C47"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0F23F5C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8F9F2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heave</w:t>
            </w:r>
          </w:p>
        </w:tc>
        <w:tc>
          <w:tcPr>
            <w:tcW w:w="1559" w:type="dxa"/>
          </w:tcPr>
          <w:p w14:paraId="67DAB10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4BC73DF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Component of slip in the horizontal, and perpendicular to the strike of the fault</w:t>
            </w:r>
          </w:p>
          <w:p w14:paraId="35A17C22"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83168BD" w14:textId="77777777" w:rsidTr="00FE753A">
        <w:tc>
          <w:tcPr>
            <w:cnfStyle w:val="001000000000" w:firstRow="0" w:lastRow="0" w:firstColumn="1" w:lastColumn="0" w:oddVBand="0" w:evenVBand="0" w:oddHBand="0" w:evenHBand="0" w:firstRowFirstColumn="0" w:firstRowLastColumn="0" w:lastRowFirstColumn="0" w:lastRowLastColumn="0"/>
            <w:tcW w:w="1526" w:type="dxa"/>
          </w:tcPr>
          <w:p w14:paraId="71997DF4"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3" w:name="BKM_8E0A8CD6_1952_49E4_ACE7_469172BABBA7"/>
            <w:bookmarkEnd w:id="473"/>
            <w:r w:rsidRPr="00FE753A">
              <w:rPr>
                <w:rFonts w:asciiTheme="minorHAnsi" w:hAnsiTheme="minorHAnsi"/>
                <w:color w:val="000000"/>
                <w:sz w:val="20"/>
                <w:szCs w:val="20"/>
                <w:lang w:val="en-CA"/>
              </w:rPr>
              <w:t>horizontalSlip</w:t>
            </w:r>
          </w:p>
        </w:tc>
        <w:tc>
          <w:tcPr>
            <w:tcW w:w="1559" w:type="dxa"/>
          </w:tcPr>
          <w:p w14:paraId="2881FA9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1D7763E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Slip component that is horizontal and parallel to strike of the fault</w:t>
            </w:r>
          </w:p>
          <w:p w14:paraId="0841324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55FCC2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A8BE9F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4" w:name="BKM_498C83DB_DFDB_4234_B978_7C656FD73043"/>
            <w:bookmarkEnd w:id="474"/>
            <w:r w:rsidRPr="00FE753A">
              <w:rPr>
                <w:rFonts w:asciiTheme="minorHAnsi" w:hAnsiTheme="minorHAnsi"/>
                <w:color w:val="000000"/>
                <w:sz w:val="20"/>
                <w:szCs w:val="20"/>
                <w:lang w:val="en-CA"/>
              </w:rPr>
              <w:t>throw</w:t>
            </w:r>
          </w:p>
        </w:tc>
        <w:tc>
          <w:tcPr>
            <w:tcW w:w="1559" w:type="dxa"/>
          </w:tcPr>
          <w:p w14:paraId="549A566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3FF1B2C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Vertical component of slip.</w:t>
            </w:r>
          </w:p>
          <w:p w14:paraId="3664D58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77777777" w:rsidR="00FE753A" w:rsidRDefault="00FE753A" w:rsidP="00FE753A">
      <w:pPr>
        <w:keepNext/>
      </w:pPr>
      <w:r>
        <w:rPr>
          <w:noProof/>
          <w:lang w:val="en-CA" w:eastAsia="en-CA"/>
        </w:rPr>
        <w:lastRenderedPageBreak/>
        <w:drawing>
          <wp:inline distT="0" distB="0" distL="0" distR="0" wp14:anchorId="50726A29" wp14:editId="1707198E">
            <wp:extent cx="5486400" cy="50905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p>
    <w:p w14:paraId="67314E9E" w14:textId="6207CE33" w:rsidR="00FE753A" w:rsidRDefault="00FE753A" w:rsidP="00FE753A">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45</w:t>
      </w:r>
      <w:r w:rsidR="009C2973">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475" w:name="BKM_D8139323_6092_443C_A360_3F3BE3361CC0"/>
      <w:bookmarkEnd w:id="475"/>
    </w:p>
    <w:tbl>
      <w:tblPr>
        <w:tblStyle w:val="LightShading"/>
        <w:tblW w:w="9735" w:type="dxa"/>
        <w:tblLayout w:type="fixed"/>
        <w:tblLook w:val="04A0" w:firstRow="1" w:lastRow="0" w:firstColumn="1" w:lastColumn="0" w:noHBand="0" w:noVBand="1"/>
      </w:tblPr>
      <w:tblGrid>
        <w:gridCol w:w="2376"/>
        <w:gridCol w:w="2552"/>
        <w:gridCol w:w="4807"/>
      </w:tblGrid>
      <w:tr w:rsidR="00FE753A" w:rsidRPr="00FE753A" w14:paraId="1E668204"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DB097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6" w:name="BKM_9F55EEFA_C0E3_452C_8F3E_4601CB5BDD65"/>
            <w:bookmarkEnd w:id="476"/>
            <w:r w:rsidRPr="00FE753A">
              <w:rPr>
                <w:rFonts w:asciiTheme="minorHAnsi" w:hAnsiTheme="minorHAnsi"/>
                <w:color w:val="000000"/>
                <w:sz w:val="20"/>
                <w:szCs w:val="20"/>
                <w:lang w:val="en-CA"/>
              </w:rPr>
              <w:t>Name</w:t>
            </w:r>
          </w:p>
        </w:tc>
        <w:tc>
          <w:tcPr>
            <w:tcW w:w="2552" w:type="dxa"/>
          </w:tcPr>
          <w:p w14:paraId="0B05ED9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4807" w:type="dxa"/>
          </w:tcPr>
          <w:p w14:paraId="7D78CD3C"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439919DC"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9699C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amplitude</w:t>
            </w:r>
          </w:p>
        </w:tc>
        <w:tc>
          <w:tcPr>
            <w:tcW w:w="2552" w:type="dxa"/>
          </w:tcPr>
          <w:p w14:paraId="7597898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184703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Length from line segment connecting inflection points on adjacent fold limbs to the intervening fold hinge </w:t>
            </w:r>
          </w:p>
          <w:p w14:paraId="60D0C16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4E78ED9"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6381EDA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7" w:name="BKM_B6CF2C95_A27D_49AD_BB55_36897A8B9A93"/>
            <w:bookmarkEnd w:id="477"/>
            <w:r w:rsidRPr="00FE753A">
              <w:rPr>
                <w:rFonts w:asciiTheme="minorHAnsi" w:hAnsiTheme="minorHAnsi"/>
                <w:color w:val="000000"/>
                <w:sz w:val="20"/>
                <w:szCs w:val="20"/>
                <w:lang w:val="en-CA"/>
              </w:rPr>
              <w:t>axialSurfaceOrientation</w:t>
            </w:r>
          </w:p>
        </w:tc>
        <w:tc>
          <w:tcPr>
            <w:tcW w:w="2552" w:type="dxa"/>
          </w:tcPr>
          <w:p w14:paraId="0A870C9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GSML_PlanarOrientation</w:t>
            </w:r>
          </w:p>
        </w:tc>
        <w:tc>
          <w:tcPr>
            <w:tcW w:w="4807" w:type="dxa"/>
          </w:tcPr>
          <w:p w14:paraId="79FBC0E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FE753A">
              <w:rPr>
                <w:rFonts w:asciiTheme="minorHAnsi" w:hAnsiTheme="minorHAnsi"/>
                <w:color w:val="000000"/>
                <w:sz w:val="20"/>
                <w:szCs w:val="20"/>
                <w:lang w:val="en-CA"/>
              </w:rPr>
              <w:t>overturned</w:t>
            </w:r>
            <w:proofErr w:type="gramEnd"/>
            <w:r w:rsidRPr="00FE753A">
              <w:rPr>
                <w:rFonts w:asciiTheme="minorHAnsi" w:hAnsiTheme="minorHAnsi"/>
                <w:color w:val="000000"/>
                <w:sz w:val="20"/>
                <w:szCs w:val="20"/>
                <w:lang w:val="en-CA"/>
              </w:rPr>
              <w:t>). Dip and Dip Direction are one approach to specifying the value.</w:t>
            </w:r>
          </w:p>
          <w:p w14:paraId="4A24E81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02E45A1"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5FD6ED"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8" w:name="BKM_C47055C6_23E4_4FE1_89C3_7EA3E53F016F"/>
            <w:bookmarkEnd w:id="478"/>
            <w:r w:rsidRPr="00FE753A">
              <w:rPr>
                <w:rFonts w:asciiTheme="minorHAnsi" w:hAnsiTheme="minorHAnsi"/>
                <w:color w:val="000000"/>
                <w:sz w:val="20"/>
                <w:szCs w:val="20"/>
                <w:lang w:val="en-CA"/>
              </w:rPr>
              <w:t>geneticModel</w:t>
            </w:r>
          </w:p>
        </w:tc>
        <w:tc>
          <w:tcPr>
            <w:tcW w:w="2552" w:type="dxa"/>
          </w:tcPr>
          <w:p w14:paraId="71C50F7F"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2FF06D54"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genetic model for fold, e.g. flexural slip, </w:t>
            </w:r>
            <w:r w:rsidRPr="00FE753A">
              <w:rPr>
                <w:rFonts w:asciiTheme="minorHAnsi" w:hAnsiTheme="minorHAnsi"/>
                <w:color w:val="000000"/>
                <w:sz w:val="20"/>
                <w:szCs w:val="20"/>
                <w:lang w:val="en-CA"/>
              </w:rPr>
              <w:lastRenderedPageBreak/>
              <w:t>parallel</w:t>
            </w:r>
          </w:p>
          <w:p w14:paraId="359F027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4C9B3CB"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A32066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9" w:name="BKM_BE3EB69A_2E9F_4015_9A53_7E29585ADF99"/>
            <w:bookmarkEnd w:id="479"/>
            <w:r w:rsidRPr="00FE753A">
              <w:rPr>
                <w:rFonts w:asciiTheme="minorHAnsi" w:hAnsiTheme="minorHAnsi"/>
                <w:color w:val="000000"/>
                <w:sz w:val="20"/>
                <w:szCs w:val="20"/>
                <w:lang w:val="en-CA"/>
              </w:rPr>
              <w:lastRenderedPageBreak/>
              <w:t>hingeLineCurvature</w:t>
            </w:r>
          </w:p>
        </w:tc>
        <w:tc>
          <w:tcPr>
            <w:tcW w:w="2552" w:type="dxa"/>
          </w:tcPr>
          <w:p w14:paraId="6C2BAF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6301290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Variation in orientation of fold hinge along trend of fold, distinguish sheath from cylindrical folds. Specify with terminology eg sheath, dome, </w:t>
            </w:r>
            <w:proofErr w:type="gramStart"/>
            <w:r w:rsidRPr="00FE753A">
              <w:rPr>
                <w:rFonts w:asciiTheme="minorHAnsi" w:hAnsiTheme="minorHAnsi"/>
                <w:color w:val="000000"/>
                <w:sz w:val="20"/>
                <w:szCs w:val="20"/>
                <w:lang w:val="en-CA"/>
              </w:rPr>
              <w:t>basin</w:t>
            </w:r>
            <w:proofErr w:type="gramEnd"/>
            <w:r w:rsidRPr="00FE753A">
              <w:rPr>
                <w:rFonts w:asciiTheme="minorHAnsi" w:hAnsiTheme="minorHAnsi"/>
                <w:color w:val="000000"/>
                <w:sz w:val="20"/>
                <w:szCs w:val="20"/>
                <w:lang w:val="en-CA"/>
              </w:rPr>
              <w:t>, cylindrical.</w:t>
            </w:r>
          </w:p>
          <w:p w14:paraId="3E9066E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7B4DC577"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034BD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0" w:name="BKM_D49811C3_C3B3_4361_989B_69411D4795BC"/>
            <w:bookmarkEnd w:id="480"/>
            <w:r w:rsidRPr="00FE753A">
              <w:rPr>
                <w:rFonts w:asciiTheme="minorHAnsi" w:hAnsiTheme="minorHAnsi"/>
                <w:color w:val="000000"/>
                <w:sz w:val="20"/>
                <w:szCs w:val="20"/>
                <w:lang w:val="en-CA"/>
              </w:rPr>
              <w:t>hingeLineOrientation</w:t>
            </w:r>
          </w:p>
        </w:tc>
        <w:tc>
          <w:tcPr>
            <w:tcW w:w="2552" w:type="dxa"/>
          </w:tcPr>
          <w:p w14:paraId="5E812975"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GSML_LinearOrientation</w:t>
            </w:r>
          </w:p>
        </w:tc>
        <w:tc>
          <w:tcPr>
            <w:tcW w:w="4807" w:type="dxa"/>
          </w:tcPr>
          <w:p w14:paraId="1C2049BE"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FE753A">
              <w:rPr>
                <w:rFonts w:asciiTheme="minorHAnsi" w:hAnsiTheme="minorHAnsi"/>
                <w:color w:val="000000"/>
                <w:sz w:val="20"/>
                <w:szCs w:val="20"/>
                <w:lang w:val="en-CA"/>
              </w:rPr>
              <w:t>kHinge</w:t>
            </w:r>
            <w:proofErr w:type="gramEnd"/>
            <w:r w:rsidRPr="00FE753A">
              <w:rPr>
                <w:rFonts w:asciiTheme="minorHAnsi" w:hAnsiTheme="minorHAns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FE753A">
              <w:rPr>
                <w:rFonts w:asciiTheme="minorHAnsi" w:hAnsiTheme="minorHAnsi"/>
                <w:color w:val="000000"/>
                <w:sz w:val="20"/>
                <w:szCs w:val="20"/>
                <w:lang w:val="en-CA"/>
              </w:rPr>
              <w:t>0..*</w:t>
            </w:r>
            <w:proofErr w:type="gramEnd"/>
            <w:r w:rsidRPr="00FE753A">
              <w:rPr>
                <w:rFonts w:asciiTheme="minorHAnsi" w:hAnsiTheme="minorHAnsi"/>
                <w:color w:val="000000"/>
                <w:sz w:val="20"/>
                <w:szCs w:val="20"/>
                <w:lang w:val="en-CA"/>
              </w:rPr>
              <w:t xml:space="preserve"> cardinality allows for both a numeric specification a term specification.</w:t>
            </w:r>
          </w:p>
          <w:p w14:paraId="1DB9C88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32D63735"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19D66C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1" w:name="BKM_6411C0D6_8DBF_4DB6_A7B6_ADED17047AE5"/>
            <w:bookmarkEnd w:id="481"/>
            <w:r w:rsidRPr="00FE753A">
              <w:rPr>
                <w:rFonts w:asciiTheme="minorHAnsi" w:hAnsiTheme="minorHAnsi"/>
                <w:color w:val="000000"/>
                <w:sz w:val="20"/>
                <w:szCs w:val="20"/>
                <w:lang w:val="en-CA"/>
              </w:rPr>
              <w:t>hingeShape</w:t>
            </w:r>
          </w:p>
        </w:tc>
        <w:tc>
          <w:tcPr>
            <w:tcW w:w="2552" w:type="dxa"/>
          </w:tcPr>
          <w:p w14:paraId="3E7DE15A"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7E3AFE8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Rounded vs. angular hinge zones; has to do with the proportion of the wavelength that is considered part of hinge</w:t>
            </w:r>
          </w:p>
          <w:p w14:paraId="384464A7"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1CF771FE"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F10AC3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2" w:name="BKM_2C450E0F_0DB6_4DEB_964F_DE2661303D3A"/>
            <w:bookmarkEnd w:id="482"/>
            <w:r w:rsidRPr="00FE753A">
              <w:rPr>
                <w:rFonts w:asciiTheme="minorHAnsi" w:hAnsiTheme="minorHAnsi"/>
                <w:color w:val="000000"/>
                <w:sz w:val="20"/>
                <w:szCs w:val="20"/>
                <w:lang w:val="en-CA"/>
              </w:rPr>
              <w:t>interLimbAngle</w:t>
            </w:r>
          </w:p>
        </w:tc>
        <w:tc>
          <w:tcPr>
            <w:tcW w:w="2552" w:type="dxa"/>
          </w:tcPr>
          <w:p w14:paraId="1DACA50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0343197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Specify using a tightness term (gentle (120-180), open (70-120), close (30-70), tight (10-30), isoclinal (0-10))</w:t>
            </w:r>
          </w:p>
          <w:p w14:paraId="4033C41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1BA104AA"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5BDCE58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3" w:name="BKM_5CAB0B26_2CE6_42AB_B2CE_2FA413E9F025"/>
            <w:bookmarkEnd w:id="483"/>
            <w:r w:rsidRPr="00FE753A">
              <w:rPr>
                <w:rFonts w:asciiTheme="minorHAnsi" w:hAnsiTheme="minorHAnsi"/>
                <w:color w:val="000000"/>
                <w:sz w:val="20"/>
                <w:szCs w:val="20"/>
                <w:lang w:val="en-CA"/>
              </w:rPr>
              <w:t>limbShape</w:t>
            </w:r>
          </w:p>
        </w:tc>
        <w:tc>
          <w:tcPr>
            <w:tcW w:w="2552" w:type="dxa"/>
          </w:tcPr>
          <w:p w14:paraId="445D6399"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4DC2C75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Straight vs curved limbs, eg kink, chevron, sinusoidal, box</w:t>
            </w:r>
          </w:p>
          <w:p w14:paraId="44661784"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9F6821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B3C9BD8"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4" w:name="BKM_FA6FE08B_7A03_4337_979E_0DF7D1B98F33"/>
            <w:bookmarkEnd w:id="484"/>
            <w:r w:rsidRPr="00FE753A">
              <w:rPr>
                <w:rFonts w:asciiTheme="minorHAnsi" w:hAnsiTheme="minorHAnsi"/>
                <w:color w:val="000000"/>
                <w:sz w:val="20"/>
                <w:szCs w:val="20"/>
                <w:lang w:val="en-CA"/>
              </w:rPr>
              <w:t>span</w:t>
            </w:r>
          </w:p>
        </w:tc>
        <w:tc>
          <w:tcPr>
            <w:tcW w:w="2552" w:type="dxa"/>
          </w:tcPr>
          <w:p w14:paraId="2F3355C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F6EA8D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Llinear distance between inflection points in a single fold </w:t>
            </w:r>
          </w:p>
          <w:p w14:paraId="3350B32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B372CBE"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40EA784A"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5" w:name="BKM_922E2E10_A22B_488C_B866_3D68572C1248"/>
            <w:bookmarkEnd w:id="485"/>
            <w:r w:rsidRPr="00FE753A">
              <w:rPr>
                <w:rFonts w:asciiTheme="minorHAnsi" w:hAnsiTheme="minorHAnsi"/>
                <w:color w:val="000000"/>
                <w:sz w:val="20"/>
                <w:szCs w:val="20"/>
                <w:lang w:val="en-CA"/>
              </w:rPr>
              <w:t>symmetry</w:t>
            </w:r>
          </w:p>
        </w:tc>
        <w:tc>
          <w:tcPr>
            <w:tcW w:w="2552" w:type="dxa"/>
          </w:tcPr>
          <w:p w14:paraId="7E157BF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194248D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47B45F7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D22F23" w14:textId="230385E0"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System</w:t>
            </w:r>
          </w:p>
        </w:tc>
        <w:tc>
          <w:tcPr>
            <w:tcW w:w="2552" w:type="dxa"/>
          </w:tcPr>
          <w:p w14:paraId="49674973" w14:textId="5933ACA1"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FoldSystem</w:t>
            </w:r>
          </w:p>
        </w:tc>
        <w:tc>
          <w:tcPr>
            <w:tcW w:w="4807" w:type="dxa"/>
          </w:tcPr>
          <w:p w14:paraId="1A79A4CF" w14:textId="539ADCF8"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77777777" w:rsidR="00FE753A" w:rsidRDefault="00FE753A" w:rsidP="00FE753A">
      <w:pPr>
        <w:keepNext/>
      </w:pPr>
      <w:r>
        <w:rPr>
          <w:noProof/>
          <w:lang w:val="en-CA" w:eastAsia="en-CA"/>
        </w:rPr>
        <w:lastRenderedPageBreak/>
        <w:drawing>
          <wp:inline distT="0" distB="0" distL="0" distR="0" wp14:anchorId="5AC902F7" wp14:editId="033199DE">
            <wp:extent cx="5486400" cy="5726648"/>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5726648"/>
                    </a:xfrm>
                    <a:prstGeom prst="rect">
                      <a:avLst/>
                    </a:prstGeom>
                    <a:noFill/>
                    <a:ln>
                      <a:noFill/>
                    </a:ln>
                  </pic:spPr>
                </pic:pic>
              </a:graphicData>
            </a:graphic>
          </wp:inline>
        </w:drawing>
      </w:r>
    </w:p>
    <w:p w14:paraId="580337F0" w14:textId="1ECC8410" w:rsidR="00FE753A" w:rsidRDefault="00FE753A" w:rsidP="00FE753A">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46</w:t>
      </w:r>
      <w:r w:rsidR="009C2973">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486" w:name="BKM_60CC5835_79D2_4A13_B4A8_D7D9DBF215A3"/>
      <w:bookmarkEnd w:id="486"/>
    </w:p>
    <w:tbl>
      <w:tblPr>
        <w:tblStyle w:val="LightShading"/>
        <w:tblW w:w="9735" w:type="dxa"/>
        <w:tblLayout w:type="fixed"/>
        <w:tblLook w:val="04A0" w:firstRow="1" w:lastRow="0" w:firstColumn="1" w:lastColumn="0" w:noHBand="0" w:noVBand="1"/>
      </w:tblPr>
      <w:tblGrid>
        <w:gridCol w:w="1951"/>
        <w:gridCol w:w="1701"/>
        <w:gridCol w:w="6083"/>
      </w:tblGrid>
      <w:tr w:rsidR="00FE753A" w:rsidRPr="00FE753A" w14:paraId="2460CA55"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4CADD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7" w:name="BKM_50AAAF20_CB99_4ABC_9FAE_60AD6D1987FD"/>
            <w:bookmarkEnd w:id="487"/>
            <w:r w:rsidRPr="00FE753A">
              <w:rPr>
                <w:rFonts w:asciiTheme="minorHAnsi" w:hAnsiTheme="minorHAnsi"/>
                <w:color w:val="000000"/>
                <w:sz w:val="20"/>
                <w:szCs w:val="20"/>
                <w:lang w:val="en-CA"/>
              </w:rPr>
              <w:t>Name</w:t>
            </w:r>
          </w:p>
        </w:tc>
        <w:tc>
          <w:tcPr>
            <w:tcW w:w="1701" w:type="dxa"/>
          </w:tcPr>
          <w:p w14:paraId="56B67C9B"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083" w:type="dxa"/>
          </w:tcPr>
          <w:p w14:paraId="31D71C2D"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546C0383"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3EEC82"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periodic</w:t>
            </w:r>
          </w:p>
        </w:tc>
        <w:tc>
          <w:tcPr>
            <w:tcW w:w="1701" w:type="dxa"/>
          </w:tcPr>
          <w:p w14:paraId="7903F19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Boolean</w:t>
            </w:r>
          </w:p>
        </w:tc>
        <w:tc>
          <w:tcPr>
            <w:tcW w:w="6083" w:type="dxa"/>
          </w:tcPr>
          <w:p w14:paraId="2758412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True if fold hinges in train are regularly spaced.</w:t>
            </w:r>
          </w:p>
          <w:p w14:paraId="7FC8C64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0EB0414" w14:textId="77777777" w:rsidTr="00FE753A">
        <w:tc>
          <w:tcPr>
            <w:cnfStyle w:val="001000000000" w:firstRow="0" w:lastRow="0" w:firstColumn="1" w:lastColumn="0" w:oddVBand="0" w:evenVBand="0" w:oddHBand="0" w:evenHBand="0" w:firstRowFirstColumn="0" w:firstRowLastColumn="0" w:lastRowFirstColumn="0" w:lastRowLastColumn="0"/>
            <w:tcW w:w="1951" w:type="dxa"/>
          </w:tcPr>
          <w:p w14:paraId="4ECF918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8" w:name="BKM_15CC129A_078F_4F7E_80FD_248D1D0D33F2"/>
            <w:bookmarkEnd w:id="488"/>
            <w:r w:rsidRPr="00FE753A">
              <w:rPr>
                <w:rFonts w:asciiTheme="minorHAnsi" w:hAnsiTheme="minorHAnsi"/>
                <w:color w:val="000000"/>
                <w:sz w:val="20"/>
                <w:szCs w:val="20"/>
                <w:lang w:val="en-CA"/>
              </w:rPr>
              <w:t>wavelength</w:t>
            </w:r>
          </w:p>
        </w:tc>
        <w:tc>
          <w:tcPr>
            <w:tcW w:w="1701" w:type="dxa"/>
          </w:tcPr>
          <w:p w14:paraId="0C0ED93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6083" w:type="dxa"/>
          </w:tcPr>
          <w:p w14:paraId="30AEC48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Quantitative specification of length between adjacent antiforms (or synforms) in a fold train.</w:t>
            </w:r>
          </w:p>
          <w:p w14:paraId="3BB74551"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C2D09EF"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05125C2" w14:textId="0DB77FEA"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foldSystemMember</w:t>
            </w:r>
          </w:p>
        </w:tc>
        <w:tc>
          <w:tcPr>
            <w:tcW w:w="1701" w:type="dxa"/>
          </w:tcPr>
          <w:p w14:paraId="74228147" w14:textId="53B2D98C"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w:t>
            </w:r>
          </w:p>
        </w:tc>
        <w:tc>
          <w:tcPr>
            <w:tcW w:w="6083" w:type="dxa"/>
          </w:tcPr>
          <w:p w14:paraId="6AC68018" w14:textId="0F50A9C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77777777" w:rsidR="003804FE" w:rsidRDefault="003804FE" w:rsidP="003804FE">
      <w:pPr>
        <w:keepNext/>
      </w:pPr>
      <w:r>
        <w:rPr>
          <w:noProof/>
          <w:lang w:val="en-CA" w:eastAsia="en-CA"/>
        </w:rPr>
        <w:drawing>
          <wp:inline distT="0" distB="0" distL="0" distR="0" wp14:anchorId="7322183E" wp14:editId="175999B5">
            <wp:extent cx="5486400" cy="5859555"/>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p>
    <w:p w14:paraId="0A7AE18D" w14:textId="2AC5C157" w:rsidR="003804FE" w:rsidRDefault="003804FE" w:rsidP="003804FE">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47</w:t>
      </w:r>
      <w:r w:rsidR="009C2973">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489" w:name="BKM_FDDB3C9C_445F_40FB_AB70_ED1438E267DC"/>
      <w:bookmarkEnd w:id="489"/>
    </w:p>
    <w:tbl>
      <w:tblPr>
        <w:tblStyle w:val="LightShading"/>
        <w:tblW w:w="9735" w:type="dxa"/>
        <w:tblLayout w:type="fixed"/>
        <w:tblLook w:val="04A0" w:firstRow="1" w:lastRow="0" w:firstColumn="1" w:lastColumn="0" w:noHBand="0" w:noVBand="1"/>
      </w:tblPr>
      <w:tblGrid>
        <w:gridCol w:w="1809"/>
        <w:gridCol w:w="2410"/>
        <w:gridCol w:w="5516"/>
      </w:tblGrid>
      <w:tr w:rsidR="003804FE" w:rsidRPr="003804FE" w14:paraId="6ACB69FC" w14:textId="77777777" w:rsidTr="00380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E60DFD8"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0" w:name="BKM_19D968ED_E9E9_4696_A463_9B8A89B9A29C"/>
            <w:bookmarkEnd w:id="490"/>
            <w:r w:rsidRPr="003804FE">
              <w:rPr>
                <w:rFonts w:asciiTheme="minorHAnsi" w:hAnsiTheme="minorHAnsi"/>
                <w:color w:val="000000"/>
                <w:sz w:val="20"/>
                <w:szCs w:val="20"/>
                <w:lang w:val="en-CA"/>
              </w:rPr>
              <w:t>Name</w:t>
            </w:r>
          </w:p>
        </w:tc>
        <w:tc>
          <w:tcPr>
            <w:tcW w:w="2410" w:type="dxa"/>
          </w:tcPr>
          <w:p w14:paraId="55782760"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Type</w:t>
            </w:r>
          </w:p>
        </w:tc>
        <w:tc>
          <w:tcPr>
            <w:tcW w:w="5516" w:type="dxa"/>
          </w:tcPr>
          <w:p w14:paraId="7D8B79C5"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Description</w:t>
            </w:r>
          </w:p>
        </w:tc>
      </w:tr>
      <w:tr w:rsidR="003804FE" w:rsidRPr="003804FE" w14:paraId="513DE5E9"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ADC64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r w:rsidRPr="003804FE">
              <w:rPr>
                <w:rFonts w:asciiTheme="minorHAnsi" w:hAnsiTheme="minorHAnsi"/>
                <w:color w:val="000000"/>
                <w:sz w:val="20"/>
                <w:szCs w:val="20"/>
                <w:lang w:val="en-CA"/>
              </w:rPr>
              <w:t>definingElement</w:t>
            </w:r>
          </w:p>
        </w:tc>
        <w:tc>
          <w:tcPr>
            <w:tcW w:w="2410" w:type="dxa"/>
          </w:tcPr>
          <w:p w14:paraId="5D9C9AFC"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5BF2A5CA"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76E75567"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4EAA0D2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1" w:name="BKM_A9E84D60_87E8_4274_B497_38C594525434"/>
            <w:bookmarkEnd w:id="491"/>
            <w:r w:rsidRPr="003804FE">
              <w:rPr>
                <w:rFonts w:asciiTheme="minorHAnsi" w:hAnsiTheme="minorHAnsi"/>
                <w:color w:val="000000"/>
                <w:sz w:val="20"/>
                <w:szCs w:val="20"/>
                <w:lang w:val="en-CA"/>
              </w:rPr>
              <w:t>continuity</w:t>
            </w:r>
          </w:p>
        </w:tc>
        <w:tc>
          <w:tcPr>
            <w:tcW w:w="2410" w:type="dxa"/>
          </w:tcPr>
          <w:p w14:paraId="6CC7BED9"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45F18CAF"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Terms to distinguish continuous vs. disjunct cleavages</w:t>
            </w:r>
          </w:p>
          <w:p w14:paraId="5EAEE72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07E248D0"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44921"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2" w:name="BKM_F7EC3986_4D93_479D_BDAB_FDA23552D58F"/>
            <w:bookmarkEnd w:id="492"/>
            <w:r w:rsidRPr="003804FE">
              <w:rPr>
                <w:rFonts w:asciiTheme="minorHAnsi" w:hAnsiTheme="minorHAnsi"/>
                <w:color w:val="000000"/>
                <w:sz w:val="20"/>
                <w:szCs w:val="20"/>
                <w:lang w:val="en-CA"/>
              </w:rPr>
              <w:lastRenderedPageBreak/>
              <w:t>intensity</w:t>
            </w:r>
          </w:p>
        </w:tc>
        <w:tc>
          <w:tcPr>
            <w:tcW w:w="2410" w:type="dxa"/>
          </w:tcPr>
          <w:p w14:paraId="3C3642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089FBF86"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How well the foliation is developed. Terms such as weak, moderate, strong.</w:t>
            </w:r>
          </w:p>
          <w:p w14:paraId="73831C5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20710071"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0F1010EF"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3" w:name="BKM_3788366B_341E_49F9_A366_57B90FBEF589"/>
            <w:bookmarkEnd w:id="493"/>
            <w:r w:rsidRPr="003804FE">
              <w:rPr>
                <w:rFonts w:asciiTheme="minorHAnsi" w:hAnsiTheme="minorHAnsi"/>
                <w:color w:val="000000"/>
                <w:sz w:val="20"/>
                <w:szCs w:val="20"/>
                <w:lang w:val="en-CA"/>
              </w:rPr>
              <w:t>mineralElement</w:t>
            </w:r>
          </w:p>
        </w:tc>
        <w:tc>
          <w:tcPr>
            <w:tcW w:w="2410" w:type="dxa"/>
          </w:tcPr>
          <w:p w14:paraId="76664B3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Mineral</w:t>
            </w:r>
          </w:p>
        </w:tc>
        <w:tc>
          <w:tcPr>
            <w:tcW w:w="5516" w:type="dxa"/>
          </w:tcPr>
          <w:p w14:paraId="4D610F4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The mineral that defines the foliation</w:t>
            </w:r>
          </w:p>
          <w:p w14:paraId="1F9489A3"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5477E377"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A2ABACE"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4" w:name="BKM_472C9381_9698_46F2_8E04_2E603A1474CC"/>
            <w:bookmarkEnd w:id="494"/>
            <w:r w:rsidRPr="003804FE">
              <w:rPr>
                <w:rFonts w:asciiTheme="minorHAnsi" w:hAnsiTheme="minorHAnsi"/>
                <w:color w:val="000000"/>
                <w:sz w:val="20"/>
                <w:szCs w:val="20"/>
                <w:lang w:val="en-CA"/>
              </w:rPr>
              <w:t>orientation</w:t>
            </w:r>
          </w:p>
        </w:tc>
        <w:tc>
          <w:tcPr>
            <w:tcW w:w="2410" w:type="dxa"/>
          </w:tcPr>
          <w:p w14:paraId="444D3CD0"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GSML_PlanarOrientation</w:t>
            </w:r>
          </w:p>
        </w:tc>
        <w:tc>
          <w:tcPr>
            <w:tcW w:w="5516" w:type="dxa"/>
          </w:tcPr>
          <w:p w14:paraId="6222D8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Estimate of the planar orientation of the foliation structure.</w:t>
            </w:r>
          </w:p>
          <w:p w14:paraId="6DD661EE"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6E4C79FE"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165E3DC0"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5" w:name="BKM_33E4A038_4438_4CEF_A4A6_6E8349B6FDCC"/>
            <w:bookmarkEnd w:id="495"/>
            <w:r w:rsidRPr="003804FE">
              <w:rPr>
                <w:rFonts w:asciiTheme="minorHAnsi" w:hAnsiTheme="minorHAnsi"/>
                <w:color w:val="000000"/>
                <w:sz w:val="20"/>
                <w:szCs w:val="20"/>
                <w:lang w:val="en-CA"/>
              </w:rPr>
              <w:t>spacing</w:t>
            </w:r>
          </w:p>
        </w:tc>
        <w:tc>
          <w:tcPr>
            <w:tcW w:w="2410" w:type="dxa"/>
          </w:tcPr>
          <w:p w14:paraId="3873A958"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QuantityRange</w:t>
            </w:r>
          </w:p>
        </w:tc>
        <w:tc>
          <w:tcPr>
            <w:tcW w:w="5516" w:type="dxa"/>
          </w:tcPr>
          <w:p w14:paraId="48347075"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Linear dimension representing the thickness of foliation domains. Also use for thickness of layers of a given composition</w:t>
            </w:r>
          </w:p>
          <w:p w14:paraId="1ECB0A07"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7777777" w:rsidR="00617E36" w:rsidRDefault="00617E36" w:rsidP="00617E36">
      <w:pPr>
        <w:keepNext/>
      </w:pPr>
      <w:r>
        <w:rPr>
          <w:noProof/>
          <w:lang w:val="en-CA" w:eastAsia="en-CA"/>
        </w:rPr>
        <w:drawing>
          <wp:inline distT="0" distB="0" distL="0" distR="0" wp14:anchorId="385C1970" wp14:editId="143092E8">
            <wp:extent cx="5486400" cy="4052364"/>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p>
    <w:p w14:paraId="3149E471" w14:textId="4DBAB4AD" w:rsidR="00617E36" w:rsidRDefault="00617E36" w:rsidP="00617E36">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48</w:t>
      </w:r>
      <w:r w:rsidR="009C2973">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496" w:name="BKM_E32F3F79_7117_4294_86FD_A68126B03F62"/>
      <w:bookmarkEnd w:id="496"/>
    </w:p>
    <w:tbl>
      <w:tblPr>
        <w:tblStyle w:val="LightShading"/>
        <w:tblW w:w="9735" w:type="dxa"/>
        <w:tblLayout w:type="fixed"/>
        <w:tblLook w:val="04A0" w:firstRow="1" w:lastRow="0" w:firstColumn="1" w:lastColumn="0" w:noHBand="0" w:noVBand="1"/>
      </w:tblPr>
      <w:tblGrid>
        <w:gridCol w:w="1951"/>
        <w:gridCol w:w="2410"/>
        <w:gridCol w:w="5374"/>
      </w:tblGrid>
      <w:tr w:rsidR="00617E36" w:rsidRPr="00617E36" w14:paraId="64116FF3" w14:textId="77777777" w:rsidTr="00617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C8DE08"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497" w:name="BKM_76F0AF36_F011_4216_B99A_7C75820C7A2C"/>
            <w:bookmarkEnd w:id="497"/>
            <w:r w:rsidRPr="00617E36">
              <w:rPr>
                <w:rFonts w:asciiTheme="minorHAnsi" w:hAnsiTheme="minorHAnsi"/>
                <w:color w:val="000000"/>
                <w:sz w:val="20"/>
                <w:szCs w:val="20"/>
                <w:lang w:val="en-CA"/>
              </w:rPr>
              <w:t>Name</w:t>
            </w:r>
          </w:p>
        </w:tc>
        <w:tc>
          <w:tcPr>
            <w:tcW w:w="2410" w:type="dxa"/>
          </w:tcPr>
          <w:p w14:paraId="2FFABC43"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Type</w:t>
            </w:r>
          </w:p>
        </w:tc>
        <w:tc>
          <w:tcPr>
            <w:tcW w:w="5374" w:type="dxa"/>
          </w:tcPr>
          <w:p w14:paraId="41152AA2"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Description</w:t>
            </w:r>
          </w:p>
        </w:tc>
      </w:tr>
      <w:tr w:rsidR="00617E36" w:rsidRPr="00617E36" w14:paraId="59F0914F"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C00BB16"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w:t>
            </w:r>
          </w:p>
        </w:tc>
        <w:tc>
          <w:tcPr>
            <w:tcW w:w="2410" w:type="dxa"/>
          </w:tcPr>
          <w:p w14:paraId="1315ED7F"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DeformationStyleTerm</w:t>
            </w:r>
          </w:p>
        </w:tc>
        <w:tc>
          <w:tcPr>
            <w:tcW w:w="5374" w:type="dxa"/>
          </w:tcPr>
          <w:p w14:paraId="4B44E4F2"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17E36" w:rsidRPr="00617E36" w14:paraId="1151BC6A" w14:textId="77777777" w:rsidTr="00617E36">
        <w:tc>
          <w:tcPr>
            <w:cnfStyle w:val="001000000000" w:firstRow="0" w:lastRow="0" w:firstColumn="1" w:lastColumn="0" w:oddVBand="0" w:evenVBand="0" w:oddHBand="0" w:evenHBand="0" w:firstRowFirstColumn="0" w:firstRowLastColumn="0" w:lastRowFirstColumn="0" w:lastRowLastColumn="0"/>
            <w:tcW w:w="1951" w:type="dxa"/>
          </w:tcPr>
          <w:p w14:paraId="7D0356DE"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498" w:name="BKM_B13360B8_167E_4DA8_A7B7_EA7DCABE7993"/>
            <w:bookmarkEnd w:id="498"/>
            <w:r w:rsidRPr="00617E36">
              <w:rPr>
                <w:rFonts w:asciiTheme="minorHAnsi" w:hAnsiTheme="minorHAnsi"/>
                <w:color w:val="000000"/>
                <w:sz w:val="20"/>
                <w:szCs w:val="20"/>
                <w:lang w:val="en-CA"/>
              </w:rPr>
              <w:lastRenderedPageBreak/>
              <w:t>planeOrientation</w:t>
            </w:r>
          </w:p>
        </w:tc>
        <w:tc>
          <w:tcPr>
            <w:tcW w:w="2410" w:type="dxa"/>
          </w:tcPr>
          <w:p w14:paraId="04287452"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GSML_PlanarOrientation</w:t>
            </w:r>
          </w:p>
        </w:tc>
        <w:tc>
          <w:tcPr>
            <w:tcW w:w="5374" w:type="dxa"/>
          </w:tcPr>
          <w:p w14:paraId="1F031009"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Allows capturing the orientation of the plane of the structure</w:t>
            </w:r>
          </w:p>
          <w:p w14:paraId="538ADD1E"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17E36" w:rsidRPr="00617E36" w14:paraId="06BBF47E"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E81113" w14:textId="739F4589"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stPhysicalProperty</w:t>
            </w:r>
          </w:p>
        </w:tc>
        <w:tc>
          <w:tcPr>
            <w:tcW w:w="2410" w:type="dxa"/>
          </w:tcPr>
          <w:p w14:paraId="65E3FB8A" w14:textId="403B88B6"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PhysicalDescription</w:t>
            </w:r>
          </w:p>
        </w:tc>
        <w:tc>
          <w:tcPr>
            <w:tcW w:w="5374" w:type="dxa"/>
          </w:tcPr>
          <w:p w14:paraId="7635BDB6" w14:textId="46F89658"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r>
        <w:t>Geologic Unit Details</w:t>
      </w:r>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77777777" w:rsidR="00CB339F" w:rsidRDefault="00CB339F" w:rsidP="00CB339F">
      <w:pPr>
        <w:keepNext/>
      </w:pPr>
      <w:r>
        <w:rPr>
          <w:noProof/>
          <w:lang w:val="en-CA" w:eastAsia="en-CA"/>
        </w:rPr>
        <w:lastRenderedPageBreak/>
        <w:drawing>
          <wp:inline distT="0" distB="0" distL="0" distR="0" wp14:anchorId="4F871BFB" wp14:editId="741BECCE">
            <wp:extent cx="3217545" cy="7038975"/>
            <wp:effectExtent l="0" t="0" r="190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p>
    <w:p w14:paraId="0BFCB1FE" w14:textId="496E345F" w:rsidR="00CB339F" w:rsidRDefault="00CB339F" w:rsidP="00CB339F">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49</w:t>
      </w:r>
      <w:r w:rsidR="009C297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499" w:name="BKM_E8CC2926_B007_4DFB_997F_F78EC469DF9A"/>
      <w:bookmarkEnd w:id="499"/>
    </w:p>
    <w:tbl>
      <w:tblPr>
        <w:tblStyle w:val="LightShading"/>
        <w:tblW w:w="9735" w:type="dxa"/>
        <w:tblLayout w:type="fixed"/>
        <w:tblLook w:val="04A0" w:firstRow="1" w:lastRow="0" w:firstColumn="1" w:lastColumn="0" w:noHBand="0" w:noVBand="1"/>
      </w:tblPr>
      <w:tblGrid>
        <w:gridCol w:w="1951"/>
        <w:gridCol w:w="1843"/>
        <w:gridCol w:w="5941"/>
      </w:tblGrid>
      <w:tr w:rsidR="00CB339F" w:rsidRPr="00CB339F" w14:paraId="0E209C5A"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C7453B"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0" w:name="BKM_BB58E692_A1AE_4D52_B50D_8A8583AB1BE4"/>
            <w:bookmarkEnd w:id="500"/>
            <w:r w:rsidRPr="00CB339F">
              <w:rPr>
                <w:rFonts w:asciiTheme="minorHAnsi" w:hAnsiTheme="minorHAnsi"/>
                <w:color w:val="000000"/>
                <w:sz w:val="20"/>
                <w:szCs w:val="20"/>
                <w:lang w:val="en-CA"/>
              </w:rPr>
              <w:t>Name</w:t>
            </w:r>
          </w:p>
        </w:tc>
        <w:tc>
          <w:tcPr>
            <w:tcW w:w="1843" w:type="dxa"/>
          </w:tcPr>
          <w:p w14:paraId="77B78D85"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Type</w:t>
            </w:r>
          </w:p>
        </w:tc>
        <w:tc>
          <w:tcPr>
            <w:tcW w:w="5941" w:type="dxa"/>
          </w:tcPr>
          <w:p w14:paraId="57BD2426"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Description</w:t>
            </w:r>
          </w:p>
        </w:tc>
      </w:tr>
      <w:tr w:rsidR="00CB339F" w:rsidRPr="00CB339F" w14:paraId="5C5F6CE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1AD44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sidRPr="00CB339F">
              <w:rPr>
                <w:rFonts w:asciiTheme="minorHAnsi" w:hAnsiTheme="minorHAnsi"/>
                <w:color w:val="000000"/>
                <w:sz w:val="20"/>
                <w:szCs w:val="20"/>
                <w:lang w:val="en-CA"/>
              </w:rPr>
              <w:t>bodyMorphology</w:t>
            </w:r>
          </w:p>
        </w:tc>
        <w:tc>
          <w:tcPr>
            <w:tcW w:w="1843" w:type="dxa"/>
          </w:tcPr>
          <w:p w14:paraId="644F833C"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596A78E6"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FB5F81D"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53E0A890"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1" w:name="BKM_31BF4296_6E8D_413D_AA94_37BAA601A4E2"/>
            <w:bookmarkEnd w:id="501"/>
            <w:r w:rsidRPr="00CB339F">
              <w:rPr>
                <w:rFonts w:asciiTheme="minorHAnsi" w:hAnsiTheme="minorHAnsi"/>
                <w:color w:val="000000"/>
                <w:sz w:val="20"/>
                <w:szCs w:val="20"/>
                <w:lang w:val="en-CA"/>
              </w:rPr>
              <w:t>unitComposition</w:t>
            </w:r>
          </w:p>
        </w:tc>
        <w:tc>
          <w:tcPr>
            <w:tcW w:w="1843" w:type="dxa"/>
          </w:tcPr>
          <w:p w14:paraId="6CAF7852"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22A7E41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5E3EC33E"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FC4522"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2" w:name="BKM_0CE007A8_3CE4_4605_997D_014E0E71F898"/>
            <w:bookmarkEnd w:id="502"/>
            <w:r w:rsidRPr="00CB339F">
              <w:rPr>
                <w:rFonts w:asciiTheme="minorHAnsi" w:hAnsiTheme="minorHAnsi"/>
                <w:color w:val="000000"/>
                <w:sz w:val="20"/>
                <w:szCs w:val="20"/>
                <w:lang w:val="en-CA"/>
              </w:rPr>
              <w:t>outcropCharacter</w:t>
            </w:r>
          </w:p>
        </w:tc>
        <w:tc>
          <w:tcPr>
            <w:tcW w:w="1843" w:type="dxa"/>
          </w:tcPr>
          <w:p w14:paraId="42F4DF9A"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4732DDE7"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Describes the nature of outcrops formed by a geologic unit. Examples: bouldery, cliff-forming, ledge-forming, slope-forming, poorly exposed</w:t>
            </w:r>
          </w:p>
          <w:p w14:paraId="0577C149"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B7DBC46"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28D5046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3" w:name="BKM_4ACCDAB5_D34A_4312_AB32_2B6F03610F7A"/>
            <w:bookmarkEnd w:id="503"/>
            <w:r w:rsidRPr="00CB339F">
              <w:rPr>
                <w:rFonts w:asciiTheme="minorHAnsi" w:hAnsiTheme="minorHAnsi"/>
                <w:color w:val="000000"/>
                <w:sz w:val="20"/>
                <w:szCs w:val="20"/>
                <w:lang w:val="en-CA"/>
              </w:rPr>
              <w:t>unitThickness</w:t>
            </w:r>
          </w:p>
        </w:tc>
        <w:tc>
          <w:tcPr>
            <w:tcW w:w="1843" w:type="dxa"/>
          </w:tcPr>
          <w:p w14:paraId="0F17C0D0"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QuantityRange</w:t>
            </w:r>
          </w:p>
        </w:tc>
        <w:tc>
          <w:tcPr>
            <w:tcW w:w="5941" w:type="dxa"/>
          </w:tcPr>
          <w:p w14:paraId="1D4C9EAB"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Typical thickness of the geologic unit. Always reported as a range. If have a single value, the upper and lower limit of range are the same.</w:t>
            </w:r>
          </w:p>
          <w:p w14:paraId="1F6FB4F4"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32FEC6EF"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8EB16E" w14:textId="73229E81"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bedding</w:t>
            </w:r>
          </w:p>
        </w:tc>
        <w:tc>
          <w:tcPr>
            <w:tcW w:w="1843" w:type="dxa"/>
          </w:tcPr>
          <w:p w14:paraId="1F39783E" w14:textId="1227B958"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BeddingDescription</w:t>
            </w:r>
          </w:p>
        </w:tc>
        <w:tc>
          <w:tcPr>
            <w:tcW w:w="5941" w:type="dxa"/>
          </w:tcPr>
          <w:p w14:paraId="7AC6AD99" w14:textId="28579CF0" w:rsidR="00CB339F" w:rsidRPr="00CB339F" w:rsidRDefault="006045F2"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504" w:name="BKM_19472229_5BF0_45F8_BED6_B86B706423A9"/>
      <w:bookmarkEnd w:id="504"/>
    </w:p>
    <w:tbl>
      <w:tblPr>
        <w:tblStyle w:val="LightShading"/>
        <w:tblW w:w="9735" w:type="dxa"/>
        <w:tblLayout w:type="fixed"/>
        <w:tblLook w:val="04A0" w:firstRow="1" w:lastRow="0" w:firstColumn="1" w:lastColumn="0" w:noHBand="0" w:noVBand="1"/>
      </w:tblPr>
      <w:tblGrid>
        <w:gridCol w:w="1809"/>
        <w:gridCol w:w="1418"/>
        <w:gridCol w:w="6508"/>
      </w:tblGrid>
      <w:tr w:rsidR="006045F2" w:rsidRPr="006045F2" w14:paraId="7BAA2684"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A36A28C"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5" w:name="BKM_B8E145AE_8356_455D_8AF6_DD01E80B774C"/>
            <w:bookmarkEnd w:id="505"/>
            <w:r w:rsidRPr="006045F2">
              <w:rPr>
                <w:rFonts w:asciiTheme="minorHAnsi" w:hAnsiTheme="minorHAnsi"/>
                <w:color w:val="000000"/>
                <w:sz w:val="20"/>
                <w:szCs w:val="20"/>
                <w:lang w:val="en-CA"/>
              </w:rPr>
              <w:t>Name</w:t>
            </w:r>
          </w:p>
        </w:tc>
        <w:tc>
          <w:tcPr>
            <w:tcW w:w="1418" w:type="dxa"/>
          </w:tcPr>
          <w:p w14:paraId="4D06BC56"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Type</w:t>
            </w:r>
          </w:p>
        </w:tc>
        <w:tc>
          <w:tcPr>
            <w:tcW w:w="6508" w:type="dxa"/>
          </w:tcPr>
          <w:p w14:paraId="1674032A"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Description</w:t>
            </w:r>
          </w:p>
        </w:tc>
      </w:tr>
      <w:tr w:rsidR="006045F2" w:rsidRPr="006045F2" w14:paraId="23A34F8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9948200"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r w:rsidRPr="006045F2">
              <w:rPr>
                <w:rFonts w:asciiTheme="minorHAnsi" w:hAnsiTheme="minorHAnsi"/>
                <w:color w:val="000000"/>
                <w:sz w:val="20"/>
                <w:szCs w:val="20"/>
                <w:lang w:val="en-CA"/>
              </w:rPr>
              <w:t>beddingPattern</w:t>
            </w:r>
          </w:p>
        </w:tc>
        <w:tc>
          <w:tcPr>
            <w:tcW w:w="1418" w:type="dxa"/>
          </w:tcPr>
          <w:p w14:paraId="614C112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3E3A756F"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patterns of bedding thickness or relationships between bedding packages. (eg; thinning upward, thickening upward)</w:t>
            </w:r>
          </w:p>
          <w:p w14:paraId="63B7F79E"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5F2" w:rsidRPr="006045F2" w14:paraId="514F55EB" w14:textId="77777777" w:rsidTr="006045F2">
        <w:tc>
          <w:tcPr>
            <w:cnfStyle w:val="001000000000" w:firstRow="0" w:lastRow="0" w:firstColumn="1" w:lastColumn="0" w:oddVBand="0" w:evenVBand="0" w:oddHBand="0" w:evenHBand="0" w:firstRowFirstColumn="0" w:firstRowLastColumn="0" w:lastRowFirstColumn="0" w:lastRowLastColumn="0"/>
            <w:tcW w:w="1809" w:type="dxa"/>
          </w:tcPr>
          <w:p w14:paraId="4B2DB8F1"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6" w:name="BKM_8FB90A67_2503_406F_8326_44811B80D96C"/>
            <w:bookmarkEnd w:id="506"/>
            <w:r w:rsidRPr="006045F2">
              <w:rPr>
                <w:rFonts w:asciiTheme="minorHAnsi" w:hAnsiTheme="minorHAnsi"/>
                <w:color w:val="000000"/>
                <w:sz w:val="20"/>
                <w:szCs w:val="20"/>
                <w:lang w:val="en-CA"/>
              </w:rPr>
              <w:t>beddingStyle</w:t>
            </w:r>
          </w:p>
        </w:tc>
        <w:tc>
          <w:tcPr>
            <w:tcW w:w="1418" w:type="dxa"/>
          </w:tcPr>
          <w:p w14:paraId="341CCE6B"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027A2AE"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the style of bedding in a stratified geologic unit (e.g. lenticular, irregular, planar, vague, massive)</w:t>
            </w:r>
          </w:p>
          <w:p w14:paraId="1B98D5D0"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5F2" w:rsidRPr="006045F2" w14:paraId="6A7B30B4"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9FEB8A"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7" w:name="BKM_32D036C1_ECEB_4E0E_8D49_567109DB3963"/>
            <w:bookmarkEnd w:id="507"/>
            <w:r w:rsidRPr="006045F2">
              <w:rPr>
                <w:rFonts w:asciiTheme="minorHAnsi" w:hAnsiTheme="minorHAnsi"/>
                <w:color w:val="000000"/>
                <w:sz w:val="20"/>
                <w:szCs w:val="20"/>
                <w:lang w:val="en-CA"/>
              </w:rPr>
              <w:t>beddingThickness</w:t>
            </w:r>
          </w:p>
        </w:tc>
        <w:tc>
          <w:tcPr>
            <w:tcW w:w="1418" w:type="dxa"/>
          </w:tcPr>
          <w:p w14:paraId="711BFECC"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A0AC71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 xml:space="preserve">Term(s) or numeric values characterizing the thickness of bedding in the unit. </w:t>
            </w:r>
          </w:p>
          <w:p w14:paraId="6A84248D"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8133098" w14:textId="77777777" w:rsidR="006045F2" w:rsidRDefault="006045F2" w:rsidP="00AB10FC"/>
    <w:p w14:paraId="10A3206D" w14:textId="77777777" w:rsidR="006045F2" w:rsidRPr="00AB10FC" w:rsidRDefault="006045F2" w:rsidP="00AB10FC"/>
    <w:p w14:paraId="62BDB0BB" w14:textId="77777777" w:rsidR="003666A1" w:rsidRDefault="003666A1" w:rsidP="003666A1">
      <w:pPr>
        <w:pStyle w:val="Heading2"/>
        <w:rPr>
          <w:lang w:val="en-CA"/>
        </w:rPr>
      </w:pPr>
      <w:bookmarkStart w:id="508" w:name="_Ref432948522"/>
      <w:r w:rsidRPr="00D12552">
        <w:rPr>
          <w:lang w:val="en-CA"/>
        </w:rPr>
        <w:t xml:space="preserve">GeoSciML </w:t>
      </w:r>
      <w:r>
        <w:rPr>
          <w:lang w:val="en-CA"/>
        </w:rPr>
        <w:t>GeologicTime</w:t>
      </w:r>
      <w:r w:rsidRPr="00D12552">
        <w:rPr>
          <w:lang w:val="en-CA"/>
        </w:rPr>
        <w:t xml:space="preserve"> Requirements Class</w:t>
      </w:r>
      <w:bookmarkEnd w:id="508"/>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2C2DA796" w14:textId="77777777" w:rsidR="008F4E9C" w:rsidRDefault="008F4E9C" w:rsidP="008F4E9C">
      <w:pPr>
        <w:keepNext/>
      </w:pPr>
      <w:r>
        <w:rPr>
          <w:noProof/>
          <w:lang w:val="en-CA" w:eastAsia="en-CA"/>
        </w:rPr>
        <w:lastRenderedPageBreak/>
        <w:drawing>
          <wp:inline distT="0" distB="0" distL="0" distR="0" wp14:anchorId="5B96BB0A" wp14:editId="572EE901">
            <wp:extent cx="5486400" cy="474061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p>
    <w:p w14:paraId="7CF7A581" w14:textId="7CC48CE3" w:rsidR="008F4E9C" w:rsidRDefault="008F4E9C" w:rsidP="008F4E9C">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50</w:t>
      </w:r>
      <w:r w:rsidR="009C2973">
        <w:rPr>
          <w:noProof/>
        </w:rPr>
        <w:fldChar w:fldCharType="end"/>
      </w:r>
      <w:r>
        <w:t>: Geologic Time summary diagram</w:t>
      </w:r>
    </w:p>
    <w:p w14:paraId="1B5DD8CD" w14:textId="60B4F9D0" w:rsidR="008F4E9C" w:rsidRDefault="008F4E9C" w:rsidP="00D81A7B">
      <w:pPr>
        <w:pStyle w:val="Heading3"/>
      </w:pPr>
      <w:r w:rsidRPr="008F4E9C">
        <w:t>Global Boundary Stratotype Sections and Points</w:t>
      </w:r>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77777777" w:rsidR="00821F1F" w:rsidRDefault="00821F1F" w:rsidP="00821F1F">
      <w:pPr>
        <w:keepNext/>
      </w:pPr>
      <w:r>
        <w:rPr>
          <w:noProof/>
          <w:lang w:val="en-CA" w:eastAsia="en-CA"/>
        </w:rPr>
        <w:lastRenderedPageBreak/>
        <w:drawing>
          <wp:inline distT="0" distB="0" distL="0" distR="0" wp14:anchorId="3814E195" wp14:editId="6B0659CA">
            <wp:extent cx="5486400" cy="4148109"/>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4148109"/>
                    </a:xfrm>
                    <a:prstGeom prst="rect">
                      <a:avLst/>
                    </a:prstGeom>
                    <a:noFill/>
                    <a:ln>
                      <a:noFill/>
                    </a:ln>
                  </pic:spPr>
                </pic:pic>
              </a:graphicData>
            </a:graphic>
          </wp:inline>
        </w:drawing>
      </w:r>
    </w:p>
    <w:p w14:paraId="5D21835B" w14:textId="3A1C4794" w:rsidR="008F4E9C" w:rsidRDefault="00821F1F" w:rsidP="00821F1F">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51</w:t>
      </w:r>
      <w:r w:rsidR="009C2973">
        <w:rPr>
          <w:noProof/>
        </w:rPr>
        <w:fldChar w:fldCharType="end"/>
      </w:r>
      <w:r>
        <w:t xml:space="preserve">: </w:t>
      </w:r>
      <w:r w:rsidRPr="00AE031B">
        <w:t>Global Boundary Stratotype Sections and Points</w:t>
      </w:r>
    </w:p>
    <w:p w14:paraId="69B92594" w14:textId="77777777" w:rsidR="008F4E9C" w:rsidRDefault="008F4E9C" w:rsidP="008F4E9C"/>
    <w:p w14:paraId="7F0517E7" w14:textId="77777777" w:rsidR="00024B9A" w:rsidRDefault="00024B9A" w:rsidP="008F4E9C"/>
    <w:p w14:paraId="6C5E99E9" w14:textId="77777777" w:rsidR="00821F1F" w:rsidRDefault="00821F1F" w:rsidP="00821F1F">
      <w:pPr>
        <w:keepNext/>
      </w:pPr>
      <w:r>
        <w:rPr>
          <w:noProof/>
          <w:lang w:val="en-CA" w:eastAsia="en-CA"/>
        </w:rPr>
        <w:lastRenderedPageBreak/>
        <w:drawing>
          <wp:inline distT="0" distB="0" distL="0" distR="0" wp14:anchorId="67C656A5" wp14:editId="76FBCBE4">
            <wp:extent cx="3070860" cy="464947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p>
    <w:p w14:paraId="27847BD6" w14:textId="3CCAB6AA" w:rsidR="00821F1F" w:rsidRDefault="00821F1F" w:rsidP="00821F1F">
      <w:pPr>
        <w:pStyle w:val="Caption"/>
      </w:pPr>
      <w:r>
        <w:t xml:space="preserve">Figure </w:t>
      </w:r>
      <w:r w:rsidR="009C2973">
        <w:fldChar w:fldCharType="begin"/>
      </w:r>
      <w:r w:rsidR="009C2973">
        <w:instrText xml:space="preserve"> SEQ Figure \* ARABIC </w:instrText>
      </w:r>
      <w:r w:rsidR="009C2973">
        <w:fldChar w:fldCharType="separate"/>
      </w:r>
      <w:r w:rsidR="00C343CA">
        <w:rPr>
          <w:noProof/>
        </w:rPr>
        <w:t>52</w:t>
      </w:r>
      <w:r w:rsidR="009C2973">
        <w:rPr>
          <w:noProof/>
        </w:rPr>
        <w:fldChar w:fldCharType="end"/>
      </w:r>
      <w:r w:rsidR="00024B9A">
        <w:t>: Stratigraphic points</w:t>
      </w:r>
    </w:p>
    <w:p w14:paraId="2980417B" w14:textId="16504D0B" w:rsidR="00821F1F" w:rsidRDefault="00821F1F" w:rsidP="00821F1F">
      <w:pPr>
        <w:pStyle w:val="Heading4"/>
      </w:pPr>
      <w:r>
        <w:t>StratigraphicPoint</w:t>
      </w:r>
    </w:p>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509" w:name="BKM_58D632CF_BB56_4A60_B802_C78FC42B4B0D"/>
      <w:bookmarkEnd w:id="509"/>
    </w:p>
    <w:tbl>
      <w:tblPr>
        <w:tblStyle w:val="LightShading"/>
        <w:tblW w:w="9735" w:type="dxa"/>
        <w:tblLayout w:type="fixed"/>
        <w:tblLook w:val="04A0" w:firstRow="1" w:lastRow="0" w:firstColumn="1" w:lastColumn="0" w:noHBand="0" w:noVBand="1"/>
      </w:tblPr>
      <w:tblGrid>
        <w:gridCol w:w="2802"/>
        <w:gridCol w:w="1701"/>
        <w:gridCol w:w="5232"/>
      </w:tblGrid>
      <w:tr w:rsidR="00821F1F" w:rsidRPr="00821F1F" w14:paraId="39D5030A" w14:textId="77777777" w:rsidTr="0082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5A67945"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0" w:name="BKM_B8B6E400_425B_496D_997B_63F3369FC8C6"/>
            <w:bookmarkEnd w:id="510"/>
            <w:r w:rsidRPr="00821F1F">
              <w:rPr>
                <w:rFonts w:asciiTheme="minorHAnsi" w:hAnsiTheme="minorHAnsi"/>
                <w:color w:val="000000"/>
                <w:sz w:val="20"/>
                <w:szCs w:val="20"/>
                <w:lang w:val="en-CA"/>
              </w:rPr>
              <w:t>Name</w:t>
            </w:r>
          </w:p>
        </w:tc>
        <w:tc>
          <w:tcPr>
            <w:tcW w:w="1701" w:type="dxa"/>
          </w:tcPr>
          <w:p w14:paraId="3E87344B"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Type</w:t>
            </w:r>
          </w:p>
        </w:tc>
        <w:tc>
          <w:tcPr>
            <w:tcW w:w="5232" w:type="dxa"/>
          </w:tcPr>
          <w:p w14:paraId="63EDEE1F"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Description</w:t>
            </w:r>
          </w:p>
        </w:tc>
      </w:tr>
      <w:tr w:rsidR="00821F1F" w:rsidRPr="00821F1F" w14:paraId="1780527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E26010"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r w:rsidRPr="00821F1F">
              <w:rPr>
                <w:rFonts w:asciiTheme="minorHAnsi" w:hAnsiTheme="minorHAnsi"/>
                <w:color w:val="000000"/>
                <w:sz w:val="20"/>
                <w:szCs w:val="20"/>
                <w:lang w:val="en-CA"/>
              </w:rPr>
              <w:t>primaryGuidingCriterion</w:t>
            </w:r>
          </w:p>
        </w:tc>
        <w:tc>
          <w:tcPr>
            <w:tcW w:w="1701" w:type="dxa"/>
          </w:tcPr>
          <w:p w14:paraId="768C1FF3"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8B29AD2"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primary criterion used to establish this stratigraphic point</w:t>
            </w:r>
          </w:p>
          <w:p w14:paraId="76EA59B4"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21F1F" w:rsidRPr="00821F1F" w14:paraId="1792C63B" w14:textId="77777777" w:rsidTr="00821F1F">
        <w:tc>
          <w:tcPr>
            <w:cnfStyle w:val="001000000000" w:firstRow="0" w:lastRow="0" w:firstColumn="1" w:lastColumn="0" w:oddVBand="0" w:evenVBand="0" w:oddHBand="0" w:evenHBand="0" w:firstRowFirstColumn="0" w:firstRowLastColumn="0" w:lastRowFirstColumn="0" w:lastRowLastColumn="0"/>
            <w:tcW w:w="2802" w:type="dxa"/>
          </w:tcPr>
          <w:p w14:paraId="30E9683E"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1" w:name="BKM_0A8B18AD_F79E_4E63_8D17_DE2C48F3AF42"/>
            <w:bookmarkEnd w:id="511"/>
            <w:r w:rsidRPr="00821F1F">
              <w:rPr>
                <w:rFonts w:asciiTheme="minorHAnsi" w:hAnsiTheme="minorHAnsi"/>
                <w:color w:val="000000"/>
                <w:sz w:val="20"/>
                <w:szCs w:val="20"/>
                <w:lang w:val="en-CA"/>
              </w:rPr>
              <w:t>additionalCorrelationProperty</w:t>
            </w:r>
          </w:p>
        </w:tc>
        <w:tc>
          <w:tcPr>
            <w:tcW w:w="1701" w:type="dxa"/>
          </w:tcPr>
          <w:p w14:paraId="0550DC68"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0A243902"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Any additional criteria used to establish this stratigraphic point</w:t>
            </w:r>
          </w:p>
          <w:p w14:paraId="2AABB02F"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21F1F" w:rsidRPr="00821F1F" w14:paraId="25AE19D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4CB8006"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2" w:name="BKM_F023F8DE_07B5_4FF5_8335_917836DF40EC"/>
            <w:bookmarkEnd w:id="512"/>
            <w:r w:rsidRPr="00821F1F">
              <w:rPr>
                <w:rFonts w:asciiTheme="minorHAnsi" w:hAnsiTheme="minorHAnsi"/>
                <w:color w:val="000000"/>
                <w:sz w:val="20"/>
                <w:szCs w:val="20"/>
                <w:lang w:val="en-CA"/>
              </w:rPr>
              <w:t>status</w:t>
            </w:r>
          </w:p>
        </w:tc>
        <w:tc>
          <w:tcPr>
            <w:tcW w:w="1701" w:type="dxa"/>
          </w:tcPr>
          <w:p w14:paraId="3DFB680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0D2CC80"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status of stratigraphic point (eg, formally accepted, etc)</w:t>
            </w:r>
          </w:p>
          <w:p w14:paraId="61FC434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77777777" w:rsidR="00024B9A" w:rsidRDefault="00024B9A" w:rsidP="00024B9A">
      <w:pPr>
        <w:keepNext/>
      </w:pPr>
      <w:r>
        <w:rPr>
          <w:noProof/>
          <w:lang w:val="en-CA" w:eastAsia="en-CA"/>
        </w:rPr>
        <w:drawing>
          <wp:inline distT="0" distB="0" distL="0" distR="0" wp14:anchorId="52FDE423" wp14:editId="73B4819C">
            <wp:extent cx="4727575" cy="508127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7575" cy="5081270"/>
                    </a:xfrm>
                    <a:prstGeom prst="rect">
                      <a:avLst/>
                    </a:prstGeom>
                    <a:noFill/>
                    <a:ln>
                      <a:noFill/>
                    </a:ln>
                  </pic:spPr>
                </pic:pic>
              </a:graphicData>
            </a:graphic>
          </wp:inline>
        </w:drawing>
      </w:r>
    </w:p>
    <w:p w14:paraId="25FBC17D" w14:textId="6BDFA49F" w:rsidR="00024B9A" w:rsidRDefault="00024B9A" w:rsidP="00024B9A">
      <w:pPr>
        <w:pStyle w:val="Caption"/>
      </w:pPr>
      <w:r>
        <w:t xml:space="preserve">Figure </w:t>
      </w:r>
      <w:r>
        <w:fldChar w:fldCharType="begin"/>
      </w:r>
      <w:r>
        <w:instrText xml:space="preserve"> SEQ Figure \* ARABIC </w:instrText>
      </w:r>
      <w:r>
        <w:fldChar w:fldCharType="separate"/>
      </w:r>
      <w:r w:rsidR="00C343CA">
        <w:rPr>
          <w:noProof/>
        </w:rPr>
        <w:t>53</w:t>
      </w:r>
      <w: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513" w:name="BKM_1C0FB01B_F4A6_4733_BA06_87BA9B2415C9"/>
      <w:bookmarkEnd w:id="513"/>
    </w:p>
    <w:tbl>
      <w:tblPr>
        <w:tblStyle w:val="LightShading"/>
        <w:tblW w:w="9735" w:type="dxa"/>
        <w:tblLayout w:type="fixed"/>
        <w:tblLook w:val="04A0" w:firstRow="1" w:lastRow="0" w:firstColumn="1" w:lastColumn="0" w:noHBand="0" w:noVBand="1"/>
      </w:tblPr>
      <w:tblGrid>
        <w:gridCol w:w="2093"/>
        <w:gridCol w:w="1843"/>
        <w:gridCol w:w="5799"/>
      </w:tblGrid>
      <w:tr w:rsidR="00024B9A" w:rsidRPr="00024B9A" w14:paraId="6DF99837"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B06A41"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4" w:name="BKM_FF29DAEB_3E4E_4D00_B3A1_D0E4D913A1D2"/>
            <w:bookmarkEnd w:id="514"/>
            <w:r w:rsidRPr="00024B9A">
              <w:rPr>
                <w:rFonts w:asciiTheme="minorHAnsi" w:hAnsiTheme="minorHAnsi"/>
                <w:color w:val="000000"/>
                <w:sz w:val="20"/>
                <w:szCs w:val="20"/>
                <w:lang w:val="en-CA"/>
              </w:rPr>
              <w:t>Name</w:t>
            </w:r>
          </w:p>
        </w:tc>
        <w:tc>
          <w:tcPr>
            <w:tcW w:w="1843" w:type="dxa"/>
          </w:tcPr>
          <w:p w14:paraId="7CE906DE"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799" w:type="dxa"/>
          </w:tcPr>
          <w:p w14:paraId="12B968E3"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024B9A" w:rsidRPr="00024B9A" w14:paraId="361FB136"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516853"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geologicSetting</w:t>
            </w:r>
          </w:p>
        </w:tc>
        <w:tc>
          <w:tcPr>
            <w:tcW w:w="1843" w:type="dxa"/>
          </w:tcPr>
          <w:p w14:paraId="1D1BF2D3"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543F44BE"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geologic setting of the stratigraphic section</w:t>
            </w:r>
          </w:p>
          <w:p w14:paraId="1A3D20CA"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34C5DAB5"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78DE378F"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5" w:name="BKM_2769F637_48D7_42F4_B567_915886458F2C"/>
            <w:bookmarkEnd w:id="515"/>
            <w:r w:rsidRPr="00024B9A">
              <w:rPr>
                <w:rFonts w:asciiTheme="minorHAnsi" w:hAnsiTheme="minorHAnsi"/>
                <w:color w:val="000000"/>
                <w:sz w:val="20"/>
                <w:szCs w:val="20"/>
                <w:lang w:val="en-CA"/>
              </w:rPr>
              <w:t>geologicDescription</w:t>
            </w:r>
          </w:p>
        </w:tc>
        <w:tc>
          <w:tcPr>
            <w:tcW w:w="1843" w:type="dxa"/>
          </w:tcPr>
          <w:p w14:paraId="00066C14"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116CE9F3"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geology of the stratigraphic section (eg, lithology, paleontology, paleogeography, etc)</w:t>
            </w:r>
          </w:p>
          <w:p w14:paraId="1A57C8FA"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24B9A" w:rsidRPr="00024B9A" w14:paraId="189B3790"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6428C4"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6" w:name="BKM_DAEF393B_8D05_4043_87C1_9038BA957915"/>
            <w:bookmarkEnd w:id="516"/>
            <w:r w:rsidRPr="00024B9A">
              <w:rPr>
                <w:rFonts w:asciiTheme="minorHAnsi" w:hAnsiTheme="minorHAnsi"/>
                <w:color w:val="000000"/>
                <w:sz w:val="20"/>
                <w:szCs w:val="20"/>
                <w:lang w:val="en-CA"/>
              </w:rPr>
              <w:t>accessibility</w:t>
            </w:r>
          </w:p>
        </w:tc>
        <w:tc>
          <w:tcPr>
            <w:tcW w:w="1843" w:type="dxa"/>
          </w:tcPr>
          <w:p w14:paraId="0E7CB4C2"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612F29E0"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ability to access the stratigraphic section</w:t>
            </w:r>
          </w:p>
          <w:p w14:paraId="69666771"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23B13D80"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15AF5D2A"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7" w:name="BKM_45E678ED_7B83_4A86_A4BD_BC55352F39D9"/>
            <w:bookmarkEnd w:id="517"/>
            <w:r w:rsidRPr="00024B9A">
              <w:rPr>
                <w:rFonts w:asciiTheme="minorHAnsi" w:hAnsiTheme="minorHAnsi"/>
                <w:color w:val="000000"/>
                <w:sz w:val="20"/>
                <w:szCs w:val="20"/>
                <w:lang w:val="en-CA"/>
              </w:rPr>
              <w:lastRenderedPageBreak/>
              <w:t>conservation</w:t>
            </w:r>
          </w:p>
        </w:tc>
        <w:tc>
          <w:tcPr>
            <w:tcW w:w="1843" w:type="dxa"/>
          </w:tcPr>
          <w:p w14:paraId="0395E389"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2846B8FE"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measures to conserve the stratigraphic section</w:t>
            </w:r>
          </w:p>
          <w:p w14:paraId="3C33A0EB"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r>
        <w:t>Temporal Reference System</w:t>
      </w:r>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77777777" w:rsidR="009C2973" w:rsidRDefault="009C2973" w:rsidP="009C2973">
      <w:pPr>
        <w:keepNext/>
      </w:pPr>
      <w:r>
        <w:rPr>
          <w:noProof/>
          <w:lang w:val="en-CA" w:eastAsia="en-CA"/>
        </w:rPr>
        <w:drawing>
          <wp:inline distT="0" distB="0" distL="0" distR="0" wp14:anchorId="41D926B8" wp14:editId="3952AA1C">
            <wp:extent cx="5486400" cy="4502736"/>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502736"/>
                    </a:xfrm>
                    <a:prstGeom prst="rect">
                      <a:avLst/>
                    </a:prstGeom>
                    <a:noFill/>
                    <a:ln>
                      <a:noFill/>
                    </a:ln>
                  </pic:spPr>
                </pic:pic>
              </a:graphicData>
            </a:graphic>
          </wp:inline>
        </w:drawing>
      </w:r>
    </w:p>
    <w:p w14:paraId="45D9D86A" w14:textId="064BE97A" w:rsidR="009C2973" w:rsidRDefault="009C2973" w:rsidP="009C2973">
      <w:pPr>
        <w:pStyle w:val="Caption"/>
      </w:pPr>
      <w:r>
        <w:t xml:space="preserve">Figure </w:t>
      </w:r>
      <w:r>
        <w:fldChar w:fldCharType="begin"/>
      </w:r>
      <w:r>
        <w:instrText xml:space="preserve"> SEQ Figure \* ARABIC </w:instrText>
      </w:r>
      <w:r>
        <w:fldChar w:fldCharType="separate"/>
      </w:r>
      <w:r w:rsidR="00C343CA">
        <w:rPr>
          <w:noProof/>
        </w:rPr>
        <w:t>54</w:t>
      </w:r>
      <w: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Style w:val="LightShading"/>
        <w:tblW w:w="9735" w:type="dxa"/>
        <w:tblLayout w:type="fixed"/>
        <w:tblLook w:val="04A0" w:firstRow="1" w:lastRow="0" w:firstColumn="1" w:lastColumn="0" w:noHBand="0" w:noVBand="1"/>
      </w:tblPr>
      <w:tblGrid>
        <w:gridCol w:w="2093"/>
        <w:gridCol w:w="2551"/>
        <w:gridCol w:w="5091"/>
      </w:tblGrid>
      <w:tr w:rsidR="009C2973" w:rsidRPr="00024B9A" w14:paraId="23EFD5F4" w14:textId="77777777" w:rsidTr="00B0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7C4360" w14:textId="77777777"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6D318686"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2002BBEA"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9C2973" w:rsidRPr="00024B9A" w14:paraId="3C1C7361" w14:textId="77777777" w:rsidTr="00B0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EFB23B" w14:textId="36203E7F"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referencePoint</w:t>
            </w:r>
          </w:p>
        </w:tc>
        <w:tc>
          <w:tcPr>
            <w:tcW w:w="2551" w:type="dxa"/>
          </w:tcPr>
          <w:p w14:paraId="00954AF1" w14:textId="40E4AC40"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7A68BA4B" w14:textId="14FA4D61" w:rsidR="009C2973" w:rsidRPr="00024B9A" w:rsidRDefault="00B0615B"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Two reference points defining the extent of the system</w:t>
            </w:r>
          </w:p>
          <w:p w14:paraId="1EBFB8AC" w14:textId="77777777"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6072CBE6" w14:textId="77777777" w:rsidTr="00B0615B">
        <w:tc>
          <w:tcPr>
            <w:cnfStyle w:val="001000000000" w:firstRow="0" w:lastRow="0" w:firstColumn="1" w:lastColumn="0" w:oddVBand="0" w:evenVBand="0" w:oddHBand="0" w:evenHBand="0" w:firstRowFirstColumn="0" w:firstRowLastColumn="0" w:lastRowFirstColumn="0" w:lastRowLastColumn="0"/>
            <w:tcW w:w="2093" w:type="dxa"/>
          </w:tcPr>
          <w:p w14:paraId="2C085C97" w14:textId="741BA05C" w:rsidR="00B0615B" w:rsidRDefault="00B0615B"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component</w:t>
            </w:r>
          </w:p>
        </w:tc>
        <w:tc>
          <w:tcPr>
            <w:tcW w:w="2551" w:type="dxa"/>
          </w:tcPr>
          <w:p w14:paraId="57D4D144" w14:textId="6C598374"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1A6CF153" w14:textId="5D55678F"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Era composing the reference system</w:t>
            </w:r>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tbl>
      <w:tblPr>
        <w:tblStyle w:val="LightShading"/>
        <w:tblW w:w="9735" w:type="dxa"/>
        <w:tblLayout w:type="fixed"/>
        <w:tblLook w:val="04A0" w:firstRow="1" w:lastRow="0" w:firstColumn="1" w:lastColumn="0" w:noHBand="0" w:noVBand="1"/>
      </w:tblPr>
      <w:tblGrid>
        <w:gridCol w:w="2093"/>
        <w:gridCol w:w="2551"/>
        <w:gridCol w:w="5091"/>
      </w:tblGrid>
      <w:tr w:rsidR="00B0615B" w:rsidRPr="00024B9A" w14:paraId="2F4719F6" w14:textId="77777777" w:rsidTr="003737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5C247D" w14:textId="77777777" w:rsidR="00B0615B" w:rsidRPr="00024B9A" w:rsidRDefault="00B0615B" w:rsidP="003737FF">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06F0B9D0" w14:textId="77777777" w:rsidR="00B0615B" w:rsidRPr="00024B9A" w:rsidRDefault="00B0615B" w:rsidP="003737F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5C151157" w14:textId="77777777" w:rsidR="00B0615B" w:rsidRPr="00024B9A" w:rsidRDefault="00B0615B" w:rsidP="003737F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B0615B" w:rsidRPr="00024B9A" w14:paraId="5C7117A9" w14:textId="77777777" w:rsidTr="00373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5BBC6A9" w14:textId="57AF5057" w:rsidR="00B0615B" w:rsidRPr="00024B9A" w:rsidRDefault="00B0615B" w:rsidP="003737F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member</w:t>
            </w:r>
          </w:p>
        </w:tc>
        <w:tc>
          <w:tcPr>
            <w:tcW w:w="2551" w:type="dxa"/>
          </w:tcPr>
          <w:p w14:paraId="1FC12880" w14:textId="6087E738" w:rsidR="00B0615B" w:rsidRPr="00024B9A" w:rsidRDefault="00B0615B" w:rsidP="003737F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503B6794" w14:textId="484326F9" w:rsidR="00B0615B" w:rsidRPr="00024B9A" w:rsidRDefault="00B0615B" w:rsidP="003737F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Sub division of this era</w:t>
            </w:r>
          </w:p>
          <w:p w14:paraId="120171A2" w14:textId="77777777" w:rsidR="00B0615B" w:rsidRPr="00024B9A" w:rsidRDefault="00B0615B" w:rsidP="003737F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297A91F4" w14:textId="77777777" w:rsidTr="003737FF">
        <w:tc>
          <w:tcPr>
            <w:cnfStyle w:val="001000000000" w:firstRow="0" w:lastRow="0" w:firstColumn="1" w:lastColumn="0" w:oddVBand="0" w:evenVBand="0" w:oddHBand="0" w:evenHBand="0" w:firstRowFirstColumn="0" w:firstRowLastColumn="0" w:lastRowFirstColumn="0" w:lastRowLastColumn="0"/>
            <w:tcW w:w="2093" w:type="dxa"/>
          </w:tcPr>
          <w:p w14:paraId="0A35ACB8" w14:textId="488B5379" w:rsidR="00B0615B" w:rsidRDefault="00B0615B" w:rsidP="003737F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group</w:t>
            </w:r>
          </w:p>
        </w:tc>
        <w:tc>
          <w:tcPr>
            <w:tcW w:w="2551" w:type="dxa"/>
          </w:tcPr>
          <w:p w14:paraId="482FCCCF" w14:textId="155DDDCC" w:rsidR="00B0615B" w:rsidRDefault="00B0615B" w:rsidP="003737F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6CD1035A" w14:textId="0ACEA9C0" w:rsidR="00B0615B" w:rsidRDefault="00B0615B" w:rsidP="003737F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Parent era</w:t>
            </w:r>
          </w:p>
        </w:tc>
      </w:tr>
      <w:tr w:rsidR="00B0615B" w:rsidRPr="00024B9A" w14:paraId="391F796D" w14:textId="77777777" w:rsidTr="00373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9F0815" w14:textId="3B611894" w:rsidR="00B0615B" w:rsidRDefault="00B0615B" w:rsidP="003737F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start</w:t>
            </w:r>
          </w:p>
        </w:tc>
        <w:tc>
          <w:tcPr>
            <w:tcW w:w="2551" w:type="dxa"/>
          </w:tcPr>
          <w:p w14:paraId="6105D4BC" w14:textId="4D129361" w:rsidR="00B0615B" w:rsidRDefault="00B0615B" w:rsidP="003737F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37BF1899" w14:textId="089A5C1A" w:rsidR="00B0615B" w:rsidRDefault="00B0615B" w:rsidP="003737F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starting the era</w:t>
            </w:r>
          </w:p>
        </w:tc>
      </w:tr>
      <w:tr w:rsidR="00B0615B" w:rsidRPr="00024B9A" w14:paraId="208C7C5A" w14:textId="77777777" w:rsidTr="003737FF">
        <w:tc>
          <w:tcPr>
            <w:cnfStyle w:val="001000000000" w:firstRow="0" w:lastRow="0" w:firstColumn="1" w:lastColumn="0" w:oddVBand="0" w:evenVBand="0" w:oddHBand="0" w:evenHBand="0" w:firstRowFirstColumn="0" w:firstRowLastColumn="0" w:lastRowFirstColumn="0" w:lastRowLastColumn="0"/>
            <w:tcW w:w="2093" w:type="dxa"/>
          </w:tcPr>
          <w:p w14:paraId="07822E42" w14:textId="281BC661" w:rsidR="00B0615B" w:rsidRDefault="00B0615B" w:rsidP="003737F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end</w:t>
            </w:r>
          </w:p>
        </w:tc>
        <w:tc>
          <w:tcPr>
            <w:tcW w:w="2551" w:type="dxa"/>
          </w:tcPr>
          <w:p w14:paraId="28353D6B" w14:textId="37A54182" w:rsidR="00B0615B" w:rsidRDefault="00B0615B" w:rsidP="003737F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1D82087E" w14:textId="6250C0E1" w:rsidR="00B0615B" w:rsidRDefault="00B0615B" w:rsidP="003737F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518" w:name="BKM_63ECF066_EE03_4253_8744_0F86D06238D4"/>
      <w:bookmarkEnd w:id="518"/>
    </w:p>
    <w:tbl>
      <w:tblPr>
        <w:tblStyle w:val="LightShading"/>
        <w:tblW w:w="9735" w:type="dxa"/>
        <w:tblLayout w:type="fixed"/>
        <w:tblLook w:val="04A0" w:firstRow="1" w:lastRow="0" w:firstColumn="1" w:lastColumn="0" w:noHBand="0" w:noVBand="1"/>
      </w:tblPr>
      <w:tblGrid>
        <w:gridCol w:w="2376"/>
        <w:gridCol w:w="1843"/>
        <w:gridCol w:w="5516"/>
      </w:tblGrid>
      <w:tr w:rsidR="00B0615B" w:rsidRPr="00B0615B" w14:paraId="27183E62"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2F151A"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519" w:name="BKM_87370C48_A777_490F_8AD5_7B430EEB4CC8"/>
            <w:bookmarkEnd w:id="519"/>
            <w:r w:rsidRPr="00B0615B">
              <w:rPr>
                <w:rFonts w:asciiTheme="minorHAnsi" w:hAnsiTheme="minorHAnsi"/>
                <w:color w:val="000000"/>
                <w:sz w:val="20"/>
                <w:szCs w:val="20"/>
                <w:lang w:val="en-CA"/>
              </w:rPr>
              <w:t>Name</w:t>
            </w:r>
          </w:p>
        </w:tc>
        <w:tc>
          <w:tcPr>
            <w:tcW w:w="1843" w:type="dxa"/>
          </w:tcPr>
          <w:p w14:paraId="14496396"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Type</w:t>
            </w:r>
          </w:p>
        </w:tc>
        <w:tc>
          <w:tcPr>
            <w:tcW w:w="5516" w:type="dxa"/>
          </w:tcPr>
          <w:p w14:paraId="5E7E1C80"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Description</w:t>
            </w:r>
          </w:p>
        </w:tc>
      </w:tr>
      <w:tr w:rsidR="00B0615B" w:rsidRPr="00B0615B" w14:paraId="64DD531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81DEDF2"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sidRPr="00B0615B">
              <w:rPr>
                <w:rFonts w:asciiTheme="minorHAnsi" w:hAnsiTheme="minorHAnsi"/>
                <w:color w:val="000000"/>
                <w:sz w:val="20"/>
                <w:szCs w:val="20"/>
                <w:lang w:val="en-CA"/>
              </w:rPr>
              <w:t>position</w:t>
            </w:r>
          </w:p>
        </w:tc>
        <w:tc>
          <w:tcPr>
            <w:tcW w:w="1843" w:type="dxa"/>
          </w:tcPr>
          <w:p w14:paraId="5F3E4D8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TM_Instant</w:t>
            </w:r>
          </w:p>
        </w:tc>
        <w:tc>
          <w:tcPr>
            <w:tcW w:w="5516" w:type="dxa"/>
          </w:tcPr>
          <w:p w14:paraId="7431347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point in time corresponding to the era boundary</w:t>
            </w:r>
          </w:p>
          <w:p w14:paraId="1EB6C62C"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B0615B" w14:paraId="712E3152"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19C94950"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520" w:name="BKM_229122EC_1DA3_4235_81D3_26787B18C5E7"/>
            <w:bookmarkEnd w:id="520"/>
            <w:r w:rsidRPr="00B0615B">
              <w:rPr>
                <w:rFonts w:asciiTheme="minorHAnsi" w:hAnsiTheme="minorHAnsi"/>
                <w:color w:val="000000"/>
                <w:sz w:val="20"/>
                <w:szCs w:val="20"/>
                <w:lang w:val="en-CA"/>
              </w:rPr>
              <w:t>positionalUncertainty</w:t>
            </w:r>
          </w:p>
        </w:tc>
        <w:tc>
          <w:tcPr>
            <w:tcW w:w="1843" w:type="dxa"/>
          </w:tcPr>
          <w:p w14:paraId="5A0E3F21"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Quantity</w:t>
            </w:r>
          </w:p>
        </w:tc>
        <w:tc>
          <w:tcPr>
            <w:tcW w:w="5516" w:type="dxa"/>
          </w:tcPr>
          <w:p w14:paraId="6F98B040"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measure of the uncertainty in the estimate of the point in time of the era boundary</w:t>
            </w:r>
          </w:p>
          <w:p w14:paraId="4FAE6A3B"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0615B" w:rsidRPr="00B0615B" w14:paraId="0794BB68"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A4E297E" w14:textId="31DE7144"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previousEra</w:t>
            </w:r>
          </w:p>
        </w:tc>
        <w:tc>
          <w:tcPr>
            <w:tcW w:w="1843" w:type="dxa"/>
          </w:tcPr>
          <w:p w14:paraId="239ABA64" w14:textId="44F8316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01ED4C4C" w14:textId="74698C66" w:rsidR="00B0615B" w:rsidRPr="00B0615B"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Preceding era </w:t>
            </w:r>
          </w:p>
        </w:tc>
      </w:tr>
      <w:tr w:rsidR="00B0615B" w:rsidRPr="00B0615B" w14:paraId="32EFBACF"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6FE6364F" w14:textId="3DABFDEB"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nextEra</w:t>
            </w:r>
          </w:p>
        </w:tc>
        <w:tc>
          <w:tcPr>
            <w:tcW w:w="1843" w:type="dxa"/>
          </w:tcPr>
          <w:p w14:paraId="6DBE6801" w14:textId="008C23F9"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3CA8CDE6" w14:textId="72EE2556" w:rsidR="00B0615B" w:rsidRPr="00B0615B" w:rsidRDefault="00935ECA"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Succeeding era</w:t>
            </w:r>
          </w:p>
        </w:tc>
      </w:tr>
      <w:tr w:rsidR="00935ECA" w:rsidRPr="00B0615B" w14:paraId="251426C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7264F60" w14:textId="11200DDD" w:rsidR="00935ECA" w:rsidRDefault="00935ECA"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observationalBasis</w:t>
            </w:r>
          </w:p>
        </w:tc>
        <w:tc>
          <w:tcPr>
            <w:tcW w:w="1843" w:type="dxa"/>
          </w:tcPr>
          <w:p w14:paraId="63BFDC61" w14:textId="15C096E7" w:rsidR="00935ECA"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OM_Observation</w:t>
            </w:r>
          </w:p>
        </w:tc>
        <w:tc>
          <w:tcPr>
            <w:tcW w:w="5516" w:type="dxa"/>
          </w:tcPr>
          <w:p w14:paraId="52767285" w14:textId="0AFF4C36" w:rsidR="00935ECA" w:rsidRPr="00B0615B"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r>
        <w:t>Time scale</w:t>
      </w:r>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7777777" w:rsidR="00935ECA" w:rsidRDefault="00935ECA" w:rsidP="00935ECA">
      <w:pPr>
        <w:keepNext/>
      </w:pPr>
      <w:r>
        <w:rPr>
          <w:noProof/>
          <w:lang w:val="en-CA" w:eastAsia="en-CA"/>
        </w:rPr>
        <w:lastRenderedPageBreak/>
        <w:drawing>
          <wp:inline distT="0" distB="0" distL="0" distR="0" wp14:anchorId="55246FA6" wp14:editId="4BBD0240">
            <wp:extent cx="5486400" cy="4816542"/>
            <wp:effectExtent l="0" t="0" r="0"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816542"/>
                    </a:xfrm>
                    <a:prstGeom prst="rect">
                      <a:avLst/>
                    </a:prstGeom>
                    <a:noFill/>
                    <a:ln>
                      <a:noFill/>
                    </a:ln>
                  </pic:spPr>
                </pic:pic>
              </a:graphicData>
            </a:graphic>
          </wp:inline>
        </w:drawing>
      </w:r>
    </w:p>
    <w:p w14:paraId="4CABE6E0" w14:textId="032071B4" w:rsidR="00935ECA" w:rsidRDefault="00935ECA" w:rsidP="00935ECA">
      <w:pPr>
        <w:pStyle w:val="Caption"/>
      </w:pPr>
      <w:r>
        <w:t xml:space="preserve">Figure </w:t>
      </w:r>
      <w:r>
        <w:fldChar w:fldCharType="begin"/>
      </w:r>
      <w:r>
        <w:instrText xml:space="preserve"> SEQ Figure \* ARABIC </w:instrText>
      </w:r>
      <w:r>
        <w:fldChar w:fldCharType="separate"/>
      </w:r>
      <w:r w:rsidR="00C343CA">
        <w:rPr>
          <w:noProof/>
        </w:rPr>
        <w:t>55</w:t>
      </w:r>
      <w:r>
        <w:fldChar w:fldCharType="end"/>
      </w:r>
      <w:r>
        <w:t>: Time scale</w:t>
      </w:r>
    </w:p>
    <w:p w14:paraId="79C4F28B" w14:textId="77777777" w:rsidR="00935ECA" w:rsidRDefault="00935ECA"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77777777" w:rsidR="00606F7E" w:rsidRDefault="00935ECA" w:rsidP="00606F7E">
      <w:pPr>
        <w:keepNext/>
      </w:pPr>
      <w:r>
        <w:rPr>
          <w:noProof/>
          <w:lang w:val="en-CA" w:eastAsia="en-CA"/>
        </w:rPr>
        <w:lastRenderedPageBreak/>
        <w:drawing>
          <wp:inline distT="0" distB="0" distL="0" distR="0" wp14:anchorId="385F7099" wp14:editId="15E7F780">
            <wp:extent cx="5486400" cy="4969635"/>
            <wp:effectExtent l="0" t="0" r="0" b="254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969635"/>
                    </a:xfrm>
                    <a:prstGeom prst="rect">
                      <a:avLst/>
                    </a:prstGeom>
                    <a:noFill/>
                    <a:ln>
                      <a:noFill/>
                    </a:ln>
                  </pic:spPr>
                </pic:pic>
              </a:graphicData>
            </a:graphic>
          </wp:inline>
        </w:drawing>
      </w:r>
    </w:p>
    <w:p w14:paraId="21B3C114" w14:textId="60315A93" w:rsidR="00935ECA" w:rsidRDefault="00606F7E" w:rsidP="00606F7E">
      <w:pPr>
        <w:pStyle w:val="Caption"/>
      </w:pPr>
      <w:r>
        <w:t xml:space="preserve">Figure </w:t>
      </w:r>
      <w:r>
        <w:fldChar w:fldCharType="begin"/>
      </w:r>
      <w:r>
        <w:instrText xml:space="preserve"> SEQ Figure \* ARABIC </w:instrText>
      </w:r>
      <w:r>
        <w:fldChar w:fldCharType="separate"/>
      </w:r>
      <w:r w:rsidR="00C343CA">
        <w:rPr>
          <w:noProof/>
        </w:rPr>
        <w:t>56</w:t>
      </w:r>
      <w: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521" w:name="BKM_87E807D4_B547_4527_95DA_3886362CC5FC"/>
      <w:bookmarkEnd w:id="521"/>
    </w:p>
    <w:tbl>
      <w:tblPr>
        <w:tblStyle w:val="LightShading"/>
        <w:tblW w:w="9735" w:type="dxa"/>
        <w:tblLayout w:type="fixed"/>
        <w:tblLook w:val="04A0" w:firstRow="1" w:lastRow="0" w:firstColumn="1" w:lastColumn="0" w:noHBand="0" w:noVBand="1"/>
      </w:tblPr>
      <w:tblGrid>
        <w:gridCol w:w="1668"/>
        <w:gridCol w:w="2551"/>
        <w:gridCol w:w="5516"/>
      </w:tblGrid>
      <w:tr w:rsidR="00935ECA" w:rsidRPr="00935ECA" w14:paraId="3324233B"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F6FA3A"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bookmarkStart w:id="522" w:name="BKM_84F1004A_AA50_459B_B70A_65E13CA8B294"/>
            <w:bookmarkEnd w:id="522"/>
            <w:r w:rsidRPr="00935ECA">
              <w:rPr>
                <w:rFonts w:asciiTheme="minorHAnsi" w:hAnsiTheme="minorHAnsi"/>
                <w:color w:val="000000"/>
                <w:sz w:val="20"/>
                <w:szCs w:val="20"/>
                <w:lang w:val="en-CA"/>
              </w:rPr>
              <w:t>Name</w:t>
            </w:r>
          </w:p>
        </w:tc>
        <w:tc>
          <w:tcPr>
            <w:tcW w:w="2551" w:type="dxa"/>
          </w:tcPr>
          <w:p w14:paraId="61EA2CA7"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6FBFFB9A"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935ECA" w:rsidRPr="00935ECA" w14:paraId="2D878869"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C6851A6"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rank</w:t>
            </w:r>
          </w:p>
        </w:tc>
        <w:tc>
          <w:tcPr>
            <w:tcW w:w="2551" w:type="dxa"/>
          </w:tcPr>
          <w:p w14:paraId="1910FE29"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GeochronologicEraRank</w:t>
            </w:r>
          </w:p>
        </w:tc>
        <w:tc>
          <w:tcPr>
            <w:tcW w:w="5516" w:type="dxa"/>
          </w:tcPr>
          <w:p w14:paraId="3BF32ED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A term from a controlled vocabulary describing the rank of the time period (eg, eon, era, period, stage)</w:t>
            </w:r>
          </w:p>
          <w:p w14:paraId="7B5957B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35ECA" w:rsidRPr="00935ECA" w14:paraId="2B541BD3" w14:textId="77777777" w:rsidTr="00935ECA">
        <w:tc>
          <w:tcPr>
            <w:cnfStyle w:val="001000000000" w:firstRow="0" w:lastRow="0" w:firstColumn="1" w:lastColumn="0" w:oddVBand="0" w:evenVBand="0" w:oddHBand="0" w:evenHBand="0" w:firstRowFirstColumn="0" w:firstRowLastColumn="0" w:lastRowFirstColumn="0" w:lastRowLastColumn="0"/>
            <w:tcW w:w="1668" w:type="dxa"/>
          </w:tcPr>
          <w:p w14:paraId="2A335E96" w14:textId="66BDAA40" w:rsidR="00935ECA" w:rsidRPr="00935ECA" w:rsidRDefault="00C343CA" w:rsidP="00935EC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w:t>
            </w:r>
            <w:r w:rsidR="00935ECA">
              <w:rPr>
                <w:rFonts w:asciiTheme="minorHAnsi" w:hAnsiTheme="minorHAnsi"/>
                <w:color w:val="000000"/>
                <w:sz w:val="20"/>
                <w:szCs w:val="20"/>
                <w:lang w:val="en-CA"/>
              </w:rPr>
              <w:t>tratotype</w:t>
            </w:r>
          </w:p>
        </w:tc>
        <w:tc>
          <w:tcPr>
            <w:tcW w:w="2551" w:type="dxa"/>
          </w:tcPr>
          <w:p w14:paraId="0FC06BCC" w14:textId="1D736C96" w:rsidR="00935ECA" w:rsidRPr="00935ECA" w:rsidRDefault="00935ECA" w:rsidP="00935E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StratigraphicSection</w:t>
            </w:r>
          </w:p>
        </w:tc>
        <w:tc>
          <w:tcPr>
            <w:tcW w:w="5516" w:type="dxa"/>
          </w:tcPr>
          <w:p w14:paraId="63F439A3" w14:textId="40E475C1" w:rsidR="00935ECA" w:rsidRPr="00935ECA" w:rsidRDefault="00C343CA" w:rsidP="00C343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Type section</w:t>
            </w:r>
            <w:r w:rsidRPr="00C343CA">
              <w:rPr>
                <w:rFonts w:asciiTheme="minorHAnsi" w:hAnsiTheme="minorHAnsi"/>
                <w:color w:val="000000"/>
                <w:sz w:val="20"/>
                <w:szCs w:val="20"/>
                <w:lang w:val="en-CA"/>
              </w:rPr>
              <w:t xml:space="preserve"> that names the physical location or outcrop of a particular reference exposure of a stratigraphic sequenc</w:t>
            </w:r>
            <w:r>
              <w:rPr>
                <w:rFonts w:asciiTheme="minorHAnsi" w:hAnsiTheme="minorHAnsi"/>
                <w:color w:val="000000"/>
                <w:sz w:val="20"/>
                <w:szCs w:val="20"/>
                <w:lang w:val="en-CA"/>
              </w:rPr>
              <w:t xml:space="preserve">e or stratigraphic boundary. </w:t>
            </w:r>
            <w:r w:rsidRPr="00C343CA">
              <w:rPr>
                <w:rFonts w:asciiTheme="minorHAnsi" w:hAnsiTheme="minorHAnsi"/>
                <w:color w:val="000000"/>
                <w:sz w:val="20"/>
                <w:szCs w:val="20"/>
                <w:lang w:val="en-CA"/>
              </w:rPr>
              <w:t xml:space="preserve">A unit stratotype is the agreed reference point for a particular stratigraphic unit and a boundary stratotype the reference for a particular </w:t>
            </w:r>
            <w:r>
              <w:rPr>
                <w:rFonts w:asciiTheme="minorHAnsi" w:hAnsiTheme="minorHAnsi"/>
                <w:color w:val="000000"/>
                <w:sz w:val="20"/>
                <w:szCs w:val="20"/>
                <w:lang w:val="en-CA"/>
              </w:rPr>
              <w:t>boundary between strata (Wikipedia)</w:t>
            </w:r>
            <w:bookmarkStart w:id="523" w:name="_GoBack"/>
            <w:bookmarkEnd w:id="523"/>
          </w:p>
        </w:tc>
      </w:tr>
    </w:tbl>
    <w:p w14:paraId="5E05DB1D" w14:textId="77777777" w:rsidR="00935ECA" w:rsidRDefault="00935ECA" w:rsidP="00821F1F"/>
    <w:p w14:paraId="3A6EE748" w14:textId="43E01A96" w:rsidR="00935ECA" w:rsidRDefault="00606F7E" w:rsidP="00606F7E">
      <w:pPr>
        <w:pStyle w:val="Heading4"/>
      </w:pPr>
      <w:r>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77777777" w:rsidR="00C343CA" w:rsidRDefault="00C343CA" w:rsidP="00C343CA">
      <w:pPr>
        <w:keepNext/>
      </w:pPr>
      <w:r>
        <w:rPr>
          <w:noProof/>
          <w:lang w:val="en-CA" w:eastAsia="en-CA"/>
        </w:rPr>
        <w:drawing>
          <wp:inline distT="0" distB="0" distL="0" distR="0" wp14:anchorId="457BF0B7" wp14:editId="155BC8D5">
            <wp:extent cx="5486400" cy="5998309"/>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5998309"/>
                    </a:xfrm>
                    <a:prstGeom prst="rect">
                      <a:avLst/>
                    </a:prstGeom>
                    <a:noFill/>
                    <a:ln>
                      <a:noFill/>
                    </a:ln>
                  </pic:spPr>
                </pic:pic>
              </a:graphicData>
            </a:graphic>
          </wp:inline>
        </w:drawing>
      </w:r>
    </w:p>
    <w:p w14:paraId="042CF880" w14:textId="06A551AF" w:rsidR="00606F7E" w:rsidRDefault="00C343CA" w:rsidP="00C343CA">
      <w:pPr>
        <w:pStyle w:val="Caption"/>
      </w:pPr>
      <w:r>
        <w:t xml:space="preserve">Figure </w:t>
      </w:r>
      <w:r>
        <w:fldChar w:fldCharType="begin"/>
      </w:r>
      <w:r>
        <w:instrText xml:space="preserve"> SEQ Figure \* ARABIC </w:instrText>
      </w:r>
      <w:r>
        <w:fldChar w:fldCharType="separate"/>
      </w:r>
      <w:r>
        <w:rPr>
          <w:noProof/>
        </w:rPr>
        <w:t>57</w:t>
      </w:r>
      <w:r>
        <w:fldChar w:fldCharType="end"/>
      </w:r>
      <w:r>
        <w:t>: GeochronologyBoundary</w:t>
      </w:r>
    </w:p>
    <w:tbl>
      <w:tblPr>
        <w:tblStyle w:val="LightShading"/>
        <w:tblW w:w="9735" w:type="dxa"/>
        <w:tblLayout w:type="fixed"/>
        <w:tblLook w:val="04A0" w:firstRow="1" w:lastRow="0" w:firstColumn="1" w:lastColumn="0" w:noHBand="0" w:noVBand="1"/>
      </w:tblPr>
      <w:tblGrid>
        <w:gridCol w:w="1668"/>
        <w:gridCol w:w="2551"/>
        <w:gridCol w:w="5516"/>
      </w:tblGrid>
      <w:tr w:rsidR="00C343CA" w:rsidRPr="00935ECA" w14:paraId="460535C7" w14:textId="77777777" w:rsidTr="003737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A84E1C1" w14:textId="77777777" w:rsidR="00C343CA" w:rsidRPr="00935ECA" w:rsidRDefault="00C343CA" w:rsidP="003737FF">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551" w:type="dxa"/>
          </w:tcPr>
          <w:p w14:paraId="76D55D09" w14:textId="77777777" w:rsidR="00C343CA" w:rsidRPr="00935ECA" w:rsidRDefault="00C343CA" w:rsidP="003737F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725F1DC0" w14:textId="77777777" w:rsidR="00C343CA" w:rsidRPr="00935ECA" w:rsidRDefault="00C343CA" w:rsidP="003737F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C343CA" w:rsidRPr="00935ECA" w14:paraId="003F9815" w14:textId="77777777" w:rsidTr="00373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46C0D29" w14:textId="589EF9ED" w:rsidR="00C343CA" w:rsidRPr="00935ECA" w:rsidRDefault="00C343CA" w:rsidP="003737F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w:t>
            </w:r>
            <w:r>
              <w:rPr>
                <w:rFonts w:asciiTheme="minorHAnsi" w:hAnsiTheme="minorHAnsi"/>
                <w:color w:val="000000"/>
                <w:sz w:val="20"/>
                <w:szCs w:val="20"/>
                <w:lang w:val="en-CA"/>
              </w:rPr>
              <w:t>tratotype</w:t>
            </w:r>
          </w:p>
        </w:tc>
        <w:tc>
          <w:tcPr>
            <w:tcW w:w="2551" w:type="dxa"/>
          </w:tcPr>
          <w:p w14:paraId="40419D49" w14:textId="77777777" w:rsidR="00C343CA" w:rsidRPr="00935ECA" w:rsidRDefault="00C343CA" w:rsidP="003737F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StratigraphicSection</w:t>
            </w:r>
          </w:p>
        </w:tc>
        <w:tc>
          <w:tcPr>
            <w:tcW w:w="5516" w:type="dxa"/>
          </w:tcPr>
          <w:p w14:paraId="303BC69F" w14:textId="77777777" w:rsidR="00C343CA" w:rsidRPr="00935ECA" w:rsidRDefault="00C343CA" w:rsidP="003737F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Several StratigraphicPoints may be associated with a boundary, but only one may have GSSP ratified status. The others are proposed equivalent.</w:t>
            </w:r>
          </w:p>
        </w:tc>
      </w:tr>
    </w:tbl>
    <w:p w14:paraId="0F3B64B1" w14:textId="77777777" w:rsidR="00C343CA" w:rsidRDefault="00C343CA" w:rsidP="00C343CA"/>
    <w:p w14:paraId="38AB968E" w14:textId="77777777" w:rsidR="00C343CA" w:rsidRDefault="00C343CA" w:rsidP="00C343CA"/>
    <w:p w14:paraId="7492A407" w14:textId="77777777" w:rsidR="00C343CA" w:rsidRPr="00C343CA" w:rsidRDefault="00C343CA" w:rsidP="00C343CA"/>
    <w:p w14:paraId="6E557592" w14:textId="77777777" w:rsidR="009B3BBD" w:rsidRDefault="009B3BBD" w:rsidP="009B3BBD">
      <w:pPr>
        <w:pStyle w:val="Heading2"/>
        <w:rPr>
          <w:lang w:val="en-CA"/>
        </w:rPr>
      </w:pPr>
      <w:r w:rsidRPr="00D12552">
        <w:rPr>
          <w:lang w:val="en-CA"/>
        </w:rPr>
        <w:lastRenderedPageBreak/>
        <w:t xml:space="preserve">GeoSciML </w:t>
      </w:r>
      <w:r>
        <w:rPr>
          <w:lang w:val="en-CA"/>
        </w:rPr>
        <w:t>Borehole</w:t>
      </w:r>
      <w:r w:rsidRPr="00D12552">
        <w:rPr>
          <w:lang w:val="en-CA"/>
        </w:rPr>
        <w:t xml:space="preserve"> Requirements Class</w:t>
      </w:r>
    </w:p>
    <w:p w14:paraId="5F8C507B" w14:textId="77777777" w:rsidR="00CD7325" w:rsidRP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24F874FF" w14:textId="77777777" w:rsidR="009B3BBD" w:rsidRPr="00D12552" w:rsidRDefault="009B3BBD" w:rsidP="009B3BBD">
      <w:pPr>
        <w:pStyle w:val="Heading2"/>
        <w:rPr>
          <w:lang w:val="en-CA"/>
        </w:rPr>
      </w:pPr>
      <w:r w:rsidRPr="00D12552">
        <w:rPr>
          <w:lang w:val="en-CA"/>
        </w:rPr>
        <w:t xml:space="preserve">GeoSciML </w:t>
      </w:r>
      <w:r>
        <w:rPr>
          <w:lang w:val="en-CA"/>
        </w:rPr>
        <w:t>Laboratory Analysis</w:t>
      </w:r>
      <w:r w:rsidRPr="00D12552">
        <w:rPr>
          <w:lang w:val="en-CA"/>
        </w:rPr>
        <w:t xml:space="preserve"> Requirements Class</w:t>
      </w:r>
    </w:p>
    <w:p w14:paraId="6AAD2D35" w14:textId="77777777" w:rsidR="009B3BBD" w:rsidRDefault="00CD7325" w:rsidP="00CD7325">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p>
    <w:p w14:paraId="10AC2A8A" w14:textId="77777777" w:rsidR="009B3BBD" w:rsidRDefault="009B3BBD" w:rsidP="009B3BBD">
      <w:pPr>
        <w:pStyle w:val="Heading1"/>
        <w:rPr>
          <w:lang w:val="en-CA"/>
        </w:rPr>
      </w:pPr>
      <w:r>
        <w:rPr>
          <w:lang w:val="en-CA"/>
        </w:rPr>
        <w:t>GML Encoding Requirements classes</w:t>
      </w:r>
    </w:p>
    <w:p w14:paraId="37E8B345" w14:textId="77777777" w:rsidR="009B3BBD" w:rsidRDefault="009B3BBD" w:rsidP="009B3BBD">
      <w:pPr>
        <w:rPr>
          <w:lang w:val="en-CA"/>
        </w:rPr>
      </w:pPr>
      <w:r>
        <w:rPr>
          <w:lang w:val="en-CA"/>
        </w:rPr>
        <w:t>The normative artefacts for XML encoding are the W3C XSD documents and W3C schematron SCH documents that provide instance validation.  Those documents provide explicitly the requirements that must be met by any XML instance claiming compliance to this specification.  Any requirements that cannot be expressed in XSD or SCH are described in the relevant XML encoding section.  This specification does not exclude other XML encodings.</w:t>
      </w:r>
    </w:p>
    <w:p w14:paraId="75322E50" w14:textId="77777777" w:rsidR="00380908" w:rsidRDefault="00380908" w:rsidP="009B3BBD">
      <w:pPr>
        <w:rPr>
          <w:lang w:val="en-CA"/>
        </w:rPr>
      </w:pPr>
      <w:r>
        <w:rPr>
          <w:lang w:val="en-CA"/>
        </w:rPr>
        <w:t>For brievity of XML example, namespace declaration might be omitted.  Throughout this document, the following prefixes will be used</w:t>
      </w:r>
    </w:p>
    <w:p w14:paraId="2127A182" w14:textId="77777777" w:rsidR="001517B8" w:rsidRDefault="00380908" w:rsidP="00380908">
      <w:r>
        <w:t>XML snippets will use the following prefixes:</w:t>
      </w:r>
    </w:p>
    <w:tbl>
      <w:tblPr>
        <w:tblStyle w:val="LightShading"/>
        <w:tblW w:w="0" w:type="auto"/>
        <w:tblLook w:val="04A0" w:firstRow="1" w:lastRow="0" w:firstColumn="1" w:lastColumn="0" w:noHBand="0" w:noVBand="1"/>
      </w:tblPr>
      <w:tblGrid>
        <w:gridCol w:w="884"/>
        <w:gridCol w:w="6484"/>
      </w:tblGrid>
      <w:tr w:rsidR="00F0235F" w:rsidRPr="00F0235F" w14:paraId="3FF36FA7" w14:textId="77777777" w:rsidTr="008D230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noWrap/>
          </w:tcPr>
          <w:p w14:paraId="086BC82E" w14:textId="77777777" w:rsidR="00F0235F" w:rsidRPr="00F0235F" w:rsidRDefault="00F0235F" w:rsidP="00F0235F">
            <w:pPr>
              <w:rPr>
                <w:rFonts w:ascii="Arial" w:hAnsi="Arial" w:cs="Arial"/>
                <w:lang w:val="en-CA" w:eastAsia="en-CA"/>
              </w:rPr>
            </w:pPr>
            <w:r w:rsidRPr="00F0235F">
              <w:rPr>
                <w:rFonts w:ascii="Arial" w:hAnsi="Arial" w:cs="Arial"/>
                <w:lang w:val="en-CA" w:eastAsia="en-CA"/>
              </w:rPr>
              <w:t>Prefix</w:t>
            </w:r>
          </w:p>
        </w:tc>
        <w:tc>
          <w:tcPr>
            <w:tcW w:w="0" w:type="auto"/>
            <w:noWrap/>
          </w:tcPr>
          <w:p w14:paraId="29EB38EC" w14:textId="77777777" w:rsidR="00F0235F" w:rsidRPr="00F0235F" w:rsidRDefault="00F0235F" w:rsidP="00F0235F">
            <w:pPr>
              <w:cnfStyle w:val="100000000000" w:firstRow="1" w:lastRow="0" w:firstColumn="0" w:lastColumn="0" w:oddVBand="0" w:evenVBand="0" w:oddHBand="0" w:evenHBand="0" w:firstRowFirstColumn="0" w:firstRowLastColumn="0" w:lastRowFirstColumn="0" w:lastRowLastColumn="0"/>
              <w:rPr>
                <w:rFonts w:ascii="Arial" w:hAnsi="Arial" w:cs="Arial"/>
                <w:lang w:val="en-CA" w:eastAsia="en-CA"/>
              </w:rPr>
            </w:pPr>
            <w:r w:rsidRPr="00F0235F">
              <w:rPr>
                <w:rFonts w:ascii="Arial" w:hAnsi="Arial" w:cs="Arial"/>
                <w:lang w:val="en-CA" w:eastAsia="en-CA"/>
              </w:rPr>
              <w:t>Namespace</w:t>
            </w:r>
          </w:p>
        </w:tc>
      </w:tr>
      <w:tr w:rsidR="001517B8" w:rsidRPr="001517B8" w14:paraId="1B456B2C"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F432A"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
          <w:p w14:paraId="599098DE" w14:textId="77777777" w:rsidR="001517B8" w:rsidRPr="001517B8" w:rsidRDefault="001517B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r w:rsidRPr="001517B8">
              <w:rPr>
                <w:rFonts w:ascii="Consolas" w:hAnsi="Consolas" w:cs="Consolas"/>
                <w:sz w:val="20"/>
                <w:szCs w:val="20"/>
                <w:lang w:val="en-CA" w:eastAsia="en-CA"/>
              </w:rPr>
              <w:t>http://standards.iso.org/iso/19115/-3/cit/1.0</w:t>
            </w:r>
          </w:p>
        </w:tc>
      </w:tr>
      <w:tr w:rsidR="008D2309" w:rsidRPr="001517B8" w14:paraId="3D670C01"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12D276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cv</w:t>
            </w:r>
          </w:p>
        </w:tc>
        <w:tc>
          <w:tcPr>
            <w:tcW w:w="0" w:type="auto"/>
            <w:hideMark/>
          </w:tcPr>
          <w:p w14:paraId="4C4CE7D7" w14:textId="77777777" w:rsidR="001517B8" w:rsidRPr="001517B8" w:rsidRDefault="009C2973"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73" w:history="1">
              <w:r w:rsidR="001517B8" w:rsidRPr="001517B8">
                <w:rPr>
                  <w:rFonts w:ascii="Consolas" w:hAnsi="Consolas" w:cs="Consolas"/>
                  <w:color w:val="0000FF"/>
                  <w:sz w:val="20"/>
                  <w:szCs w:val="20"/>
                  <w:u w:val="single"/>
                  <w:lang w:eastAsia="en-CA"/>
                </w:rPr>
                <w:t>http://www.opengis.net/cv/0.2/gml32</w:t>
              </w:r>
            </w:hyperlink>
          </w:p>
        </w:tc>
      </w:tr>
      <w:tr w:rsidR="001517B8" w:rsidRPr="001517B8" w14:paraId="692E351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544679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gco</w:t>
            </w:r>
          </w:p>
        </w:tc>
        <w:tc>
          <w:tcPr>
            <w:tcW w:w="0" w:type="auto"/>
            <w:hideMark/>
          </w:tcPr>
          <w:p w14:paraId="1C46F4E8" w14:textId="77777777" w:rsidR="001517B8" w:rsidRPr="001517B8" w:rsidRDefault="009C2973"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74" w:history="1">
              <w:r w:rsidR="001517B8" w:rsidRPr="001517B8">
                <w:rPr>
                  <w:rFonts w:ascii="Consolas" w:hAnsi="Consolas" w:cs="Consolas"/>
                  <w:color w:val="0000FF"/>
                  <w:sz w:val="20"/>
                  <w:szCs w:val="20"/>
                  <w:u w:val="single"/>
                  <w:lang w:eastAsia="en-CA"/>
                </w:rPr>
                <w:t>http://www.isotc211.org/2005/gco</w:t>
              </w:r>
            </w:hyperlink>
          </w:p>
        </w:tc>
      </w:tr>
      <w:tr w:rsidR="001517B8" w:rsidRPr="001517B8" w14:paraId="3D6B3AED"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B7477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gmd</w:t>
            </w:r>
          </w:p>
        </w:tc>
        <w:tc>
          <w:tcPr>
            <w:tcW w:w="0" w:type="auto"/>
            <w:hideMark/>
          </w:tcPr>
          <w:p w14:paraId="0E3C613E" w14:textId="77777777" w:rsidR="001517B8" w:rsidRPr="001517B8" w:rsidRDefault="009C2973"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75" w:history="1">
              <w:r w:rsidR="001517B8" w:rsidRPr="001517B8">
                <w:rPr>
                  <w:rFonts w:ascii="Consolas" w:hAnsi="Consolas" w:cs="Consolas"/>
                  <w:color w:val="0000FF"/>
                  <w:sz w:val="20"/>
                  <w:szCs w:val="20"/>
                  <w:u w:val="single"/>
                  <w:lang w:eastAsia="en-CA"/>
                </w:rPr>
                <w:t>http://www.isotc211.org/2005/gmd</w:t>
              </w:r>
            </w:hyperlink>
          </w:p>
        </w:tc>
      </w:tr>
      <w:tr w:rsidR="001517B8" w:rsidRPr="001517B8" w14:paraId="6D11126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C060C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gml</w:t>
            </w:r>
          </w:p>
        </w:tc>
        <w:tc>
          <w:tcPr>
            <w:tcW w:w="0" w:type="auto"/>
            <w:hideMark/>
          </w:tcPr>
          <w:p w14:paraId="504E75FC" w14:textId="77777777" w:rsidR="001517B8" w:rsidRPr="001517B8" w:rsidRDefault="009C2973"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76" w:history="1">
              <w:r w:rsidR="001517B8" w:rsidRPr="001517B8">
                <w:rPr>
                  <w:rFonts w:ascii="Consolas" w:hAnsi="Consolas" w:cs="Consolas"/>
                  <w:color w:val="0000FF"/>
                  <w:sz w:val="20"/>
                  <w:szCs w:val="20"/>
                  <w:u w:val="single"/>
                  <w:lang w:eastAsia="en-CA"/>
                </w:rPr>
                <w:t>http://www.opengis.net/gml/3.2</w:t>
              </w:r>
            </w:hyperlink>
          </w:p>
        </w:tc>
      </w:tr>
      <w:tr w:rsidR="001517B8" w:rsidRPr="001517B8" w14:paraId="772CCAD4"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BA25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gmlexr</w:t>
            </w:r>
          </w:p>
        </w:tc>
        <w:tc>
          <w:tcPr>
            <w:tcW w:w="0" w:type="auto"/>
            <w:noWrap/>
            <w:hideMark/>
          </w:tcPr>
          <w:p w14:paraId="4A8F513F" w14:textId="77777777" w:rsidR="001517B8" w:rsidRPr="001517B8" w:rsidRDefault="009C2973"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77" w:history="1">
              <w:r w:rsidR="001517B8" w:rsidRPr="00AE3BE7">
                <w:rPr>
                  <w:rStyle w:val="Hyperlink"/>
                  <w:rFonts w:ascii="Consolas" w:hAnsi="Consolas" w:cs="Consolas"/>
                  <w:sz w:val="20"/>
                  <w:szCs w:val="20"/>
                  <w:lang w:val="en-CA" w:eastAsia="en-CA"/>
                </w:rPr>
                <w:t>http://www.opengis.net/gml/3.3/exr</w:t>
              </w:r>
            </w:hyperlink>
          </w:p>
        </w:tc>
      </w:tr>
      <w:tr w:rsidR="001517B8" w:rsidRPr="001517B8" w14:paraId="08EAE5D0"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E2B4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w:t>
            </w:r>
          </w:p>
        </w:tc>
        <w:tc>
          <w:tcPr>
            <w:tcW w:w="0" w:type="auto"/>
            <w:noWrap/>
            <w:hideMark/>
          </w:tcPr>
          <w:p w14:paraId="797E9A1B" w14:textId="77777777" w:rsidR="001517B8" w:rsidRPr="001517B8" w:rsidRDefault="009C2973"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78" w:history="1">
              <w:r w:rsidR="001517B8" w:rsidRPr="00AE3BE7">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7F148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gsmlbh</w:t>
            </w:r>
          </w:p>
        </w:tc>
        <w:tc>
          <w:tcPr>
            <w:tcW w:w="0" w:type="auto"/>
            <w:noWrap/>
            <w:hideMark/>
          </w:tcPr>
          <w:p w14:paraId="4443998C" w14:textId="77777777" w:rsidR="001517B8" w:rsidRPr="001517B8" w:rsidRDefault="009C2973"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79" w:history="1">
              <w:r w:rsidR="001517B8" w:rsidRPr="00AE3BE7">
                <w:rPr>
                  <w:rStyle w:val="Hyperlink"/>
                  <w:rFonts w:ascii="Consolas" w:hAnsi="Consolas" w:cs="Consolas"/>
                  <w:sz w:val="20"/>
                  <w:szCs w:val="20"/>
                  <w:lang w:val="en-CA" w:eastAsia="en-CA"/>
                </w:rPr>
                <w:t>http://xmlns.geosciml.org/Borehole/4.0</w:t>
              </w:r>
            </w:hyperlink>
            <w:r w:rsidR="001517B8">
              <w:rPr>
                <w:rFonts w:ascii="Consolas" w:hAnsi="Consolas" w:cs="Consolas"/>
                <w:sz w:val="20"/>
                <w:szCs w:val="20"/>
                <w:lang w:val="en-CA" w:eastAsia="en-CA"/>
              </w:rPr>
              <w:t xml:space="preserve"> </w:t>
            </w:r>
          </w:p>
        </w:tc>
      </w:tr>
      <w:tr w:rsidR="001517B8" w:rsidRPr="001517B8" w14:paraId="0988D4A7" w14:textId="77777777" w:rsidTr="008D23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27F7"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gsmle</w:t>
            </w:r>
          </w:p>
        </w:tc>
        <w:tc>
          <w:tcPr>
            <w:tcW w:w="0" w:type="auto"/>
            <w:noWrap/>
            <w:hideMark/>
          </w:tcPr>
          <w:p w14:paraId="4176E700" w14:textId="77777777" w:rsidR="001517B8" w:rsidRPr="001517B8" w:rsidRDefault="009C2973"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80" w:history="1">
              <w:r w:rsidR="001517B8" w:rsidRPr="00AE3BE7">
                <w:rPr>
                  <w:rStyle w:val="Hyperlink"/>
                  <w:rFonts w:ascii="Consolas" w:hAnsi="Consolas" w:cs="Consolas"/>
                  <w:sz w:val="20"/>
                  <w:szCs w:val="20"/>
                  <w:lang w:val="en-CA" w:eastAsia="en-CA"/>
                </w:rPr>
                <w:t>http://xmlns.geosciml.org/GeoSciML-Extension/4.0</w:t>
              </w:r>
            </w:hyperlink>
            <w:r w:rsidR="001517B8">
              <w:rPr>
                <w:rFonts w:ascii="Consolas" w:hAnsi="Consolas" w:cs="Consolas"/>
                <w:sz w:val="20"/>
                <w:szCs w:val="20"/>
                <w:lang w:val="en-CA" w:eastAsia="en-CA"/>
              </w:rPr>
              <w:t xml:space="preserve"> </w:t>
            </w:r>
          </w:p>
        </w:tc>
      </w:tr>
      <w:tr w:rsidR="001517B8" w:rsidRPr="001517B8" w14:paraId="68BC2695" w14:textId="77777777" w:rsidTr="008D2309">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2C27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gsmlgt</w:t>
            </w:r>
          </w:p>
        </w:tc>
        <w:tc>
          <w:tcPr>
            <w:tcW w:w="0" w:type="auto"/>
            <w:noWrap/>
            <w:hideMark/>
          </w:tcPr>
          <w:p w14:paraId="3EFC1B9D" w14:textId="77777777" w:rsidR="001517B8" w:rsidRPr="001517B8" w:rsidRDefault="009C2973"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81" w:history="1">
              <w:r w:rsidR="001517B8" w:rsidRPr="00AE3BE7">
                <w:rPr>
                  <w:rStyle w:val="Hyperlink"/>
                  <w:rFonts w:ascii="Consolas" w:hAnsi="Consolas" w:cs="Consolas"/>
                  <w:sz w:val="20"/>
                  <w:szCs w:val="20"/>
                  <w:lang w:val="en-CA" w:eastAsia="en-CA"/>
                </w:rPr>
                <w:t>http://xmlns.geosciml.org/GeologicTime/4.0</w:t>
              </w:r>
            </w:hyperlink>
            <w:r w:rsidR="001517B8">
              <w:rPr>
                <w:rFonts w:ascii="Consolas" w:hAnsi="Consolas" w:cs="Consolas"/>
                <w:sz w:val="20"/>
                <w:szCs w:val="20"/>
                <w:lang w:val="en-CA" w:eastAsia="en-CA"/>
              </w:rPr>
              <w:t xml:space="preserve"> </w:t>
            </w:r>
          </w:p>
        </w:tc>
      </w:tr>
      <w:tr w:rsidR="001517B8" w:rsidRPr="001517B8" w14:paraId="43EA51D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10616"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lastRenderedPageBreak/>
              <w:t>gsmlla</w:t>
            </w:r>
          </w:p>
        </w:tc>
        <w:tc>
          <w:tcPr>
            <w:tcW w:w="0" w:type="auto"/>
            <w:noWrap/>
            <w:hideMark/>
          </w:tcPr>
          <w:p w14:paraId="2EF3394F" w14:textId="77777777" w:rsidR="001517B8" w:rsidRPr="001517B8" w:rsidRDefault="009C2973"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82" w:history="1">
              <w:r w:rsidR="001517B8" w:rsidRPr="00AE3BE7">
                <w:rPr>
                  <w:rStyle w:val="Hyperlink"/>
                  <w:rFonts w:ascii="Consolas" w:hAnsi="Consolas" w:cs="Consolas"/>
                  <w:sz w:val="20"/>
                  <w:szCs w:val="20"/>
                  <w:lang w:val="en-CA" w:eastAsia="en-CA"/>
                </w:rPr>
                <w:t>http://xmlns.geosciml.org/LaboratoryAnalysis-Specimen/4.0</w:t>
              </w:r>
            </w:hyperlink>
            <w:r w:rsidR="001517B8">
              <w:rPr>
                <w:rFonts w:ascii="Consolas" w:hAnsi="Consolas" w:cs="Consolas"/>
                <w:sz w:val="20"/>
                <w:szCs w:val="20"/>
                <w:lang w:val="en-CA" w:eastAsia="en-CA"/>
              </w:rPr>
              <w:t xml:space="preserve"> </w:t>
            </w:r>
          </w:p>
        </w:tc>
      </w:tr>
      <w:tr w:rsidR="001517B8" w:rsidRPr="001517B8" w14:paraId="0E6CA1F9"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232D2"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gsmlp</w:t>
            </w:r>
          </w:p>
        </w:tc>
        <w:tc>
          <w:tcPr>
            <w:tcW w:w="0" w:type="auto"/>
            <w:noWrap/>
            <w:hideMark/>
          </w:tcPr>
          <w:p w14:paraId="5F745EFB" w14:textId="77777777" w:rsidR="001517B8" w:rsidRPr="001517B8" w:rsidRDefault="009C2973"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83" w:history="1">
              <w:r w:rsidR="001517B8" w:rsidRPr="00AE3BE7">
                <w:rPr>
                  <w:rStyle w:val="Hyperlink"/>
                  <w:rFonts w:ascii="Consolas" w:hAnsi="Consolas" w:cs="Consolas"/>
                  <w:sz w:val="20"/>
                  <w:szCs w:val="20"/>
                  <w:lang w:val="en-CA" w:eastAsia="en-CA"/>
                </w:rPr>
                <w:t>http://xmlns.geosciml.org/geosciml-portrayal/4.0</w:t>
              </w:r>
            </w:hyperlink>
            <w:r w:rsidR="001517B8">
              <w:rPr>
                <w:rFonts w:ascii="Consolas" w:hAnsi="Consolas" w:cs="Consolas"/>
                <w:sz w:val="20"/>
                <w:szCs w:val="20"/>
                <w:lang w:val="en-CA" w:eastAsia="en-CA"/>
              </w:rPr>
              <w:t xml:space="preserve"> </w:t>
            </w:r>
          </w:p>
        </w:tc>
      </w:tr>
      <w:tr w:rsidR="001517B8" w:rsidRPr="001517B8" w14:paraId="0697AA2E"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8E785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mrl</w:t>
            </w:r>
          </w:p>
        </w:tc>
        <w:tc>
          <w:tcPr>
            <w:tcW w:w="0" w:type="auto"/>
            <w:noWrap/>
            <w:hideMark/>
          </w:tcPr>
          <w:p w14:paraId="0CAA915F" w14:textId="77777777" w:rsidR="001517B8" w:rsidRPr="001517B8" w:rsidRDefault="009C2973"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84" w:history="1">
              <w:r w:rsidR="001517B8" w:rsidRPr="00AE3BE7">
                <w:rPr>
                  <w:rStyle w:val="Hyperlink"/>
                  <w:rFonts w:ascii="Consolas" w:hAnsi="Consolas" w:cs="Consolas"/>
                  <w:sz w:val="20"/>
                  <w:szCs w:val="20"/>
                  <w:lang w:val="en-CA" w:eastAsia="en-CA"/>
                </w:rPr>
                <w:t>http://standards.iso.org/iso/19115/-3/mrl/1.0</w:t>
              </w:r>
            </w:hyperlink>
            <w:r w:rsidR="001517B8">
              <w:rPr>
                <w:rFonts w:ascii="Consolas" w:hAnsi="Consolas" w:cs="Consolas"/>
                <w:sz w:val="20"/>
                <w:szCs w:val="20"/>
                <w:lang w:val="en-CA" w:eastAsia="en-CA"/>
              </w:rPr>
              <w:t xml:space="preserve"> </w:t>
            </w:r>
          </w:p>
        </w:tc>
      </w:tr>
      <w:tr w:rsidR="001517B8" w:rsidRPr="001517B8" w14:paraId="6EC7183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6850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om</w:t>
            </w:r>
          </w:p>
        </w:tc>
        <w:tc>
          <w:tcPr>
            <w:tcW w:w="0" w:type="auto"/>
            <w:hideMark/>
          </w:tcPr>
          <w:p w14:paraId="53F16546" w14:textId="77777777" w:rsidR="001517B8" w:rsidRPr="001517B8" w:rsidRDefault="009C2973"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85" w:history="1">
              <w:r w:rsidR="001517B8" w:rsidRPr="001517B8">
                <w:rPr>
                  <w:rFonts w:ascii="Consolas" w:hAnsi="Consolas" w:cs="Consolas"/>
                  <w:color w:val="0000FF"/>
                  <w:sz w:val="20"/>
                  <w:szCs w:val="20"/>
                  <w:u w:val="single"/>
                  <w:lang w:eastAsia="en-CA"/>
                </w:rPr>
                <w:t>http://www.opengis.net/om/2.0</w:t>
              </w:r>
            </w:hyperlink>
          </w:p>
        </w:tc>
      </w:tr>
      <w:tr w:rsidR="001517B8" w:rsidRPr="001517B8" w14:paraId="49E6E802"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F95531"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w:t>
            </w:r>
          </w:p>
        </w:tc>
        <w:tc>
          <w:tcPr>
            <w:tcW w:w="0" w:type="auto"/>
            <w:hideMark/>
          </w:tcPr>
          <w:p w14:paraId="064616D7" w14:textId="77777777" w:rsidR="001517B8" w:rsidRPr="001517B8" w:rsidRDefault="009C2973"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86" w:history="1">
              <w:r w:rsidR="001517B8" w:rsidRPr="001517B8">
                <w:rPr>
                  <w:rFonts w:ascii="Consolas" w:hAnsi="Consolas" w:cs="Consolas"/>
                  <w:color w:val="0000FF"/>
                  <w:sz w:val="20"/>
                  <w:szCs w:val="20"/>
                  <w:u w:val="single"/>
                  <w:lang w:eastAsia="en-CA"/>
                </w:rPr>
                <w:t>http://www.opengis.net/sampling/2.0</w:t>
              </w:r>
            </w:hyperlink>
          </w:p>
        </w:tc>
      </w:tr>
      <w:tr w:rsidR="001517B8" w:rsidRPr="001517B8" w14:paraId="6AB89F40" w14:textId="77777777" w:rsidTr="008D2309">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3A5F6D8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sams</w:t>
            </w:r>
          </w:p>
        </w:tc>
        <w:tc>
          <w:tcPr>
            <w:tcW w:w="0" w:type="auto"/>
            <w:hideMark/>
          </w:tcPr>
          <w:p w14:paraId="79F94428" w14:textId="77777777" w:rsidR="001517B8" w:rsidRPr="001517B8" w:rsidRDefault="009C2973"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87" w:history="1">
              <w:r w:rsidR="001517B8" w:rsidRPr="001517B8">
                <w:rPr>
                  <w:rFonts w:ascii="Consolas" w:hAnsi="Consolas" w:cs="Consolas"/>
                  <w:color w:val="0000FF"/>
                  <w:sz w:val="20"/>
                  <w:szCs w:val="20"/>
                  <w:u w:val="single"/>
                  <w:lang w:eastAsia="en-CA"/>
                </w:rPr>
                <w:t>http://www.opengis.net/samplingSpatial/2.0</w:t>
              </w:r>
            </w:hyperlink>
          </w:p>
        </w:tc>
      </w:tr>
      <w:tr w:rsidR="001517B8" w:rsidRPr="001517B8" w14:paraId="6D248E71" w14:textId="77777777" w:rsidTr="008D230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C249AB"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spec</w:t>
            </w:r>
          </w:p>
        </w:tc>
        <w:tc>
          <w:tcPr>
            <w:tcW w:w="0" w:type="auto"/>
            <w:hideMark/>
          </w:tcPr>
          <w:p w14:paraId="039102C9" w14:textId="77777777" w:rsidR="001517B8" w:rsidRPr="001517B8" w:rsidRDefault="009C2973"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88" w:history="1">
              <w:r w:rsidR="001517B8" w:rsidRPr="001517B8">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79727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swe</w:t>
            </w:r>
          </w:p>
        </w:tc>
        <w:tc>
          <w:tcPr>
            <w:tcW w:w="0" w:type="auto"/>
            <w:hideMark/>
          </w:tcPr>
          <w:p w14:paraId="042860C0" w14:textId="77777777" w:rsidR="001517B8" w:rsidRPr="001517B8" w:rsidRDefault="009C2973"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89" w:history="1">
              <w:r w:rsidR="001517B8" w:rsidRPr="001517B8">
                <w:rPr>
                  <w:rFonts w:ascii="Consolas" w:hAnsi="Consolas" w:cs="Consolas"/>
                  <w:color w:val="0000FF"/>
                  <w:sz w:val="20"/>
                  <w:szCs w:val="20"/>
                  <w:u w:val="single"/>
                  <w:lang w:eastAsia="en-CA"/>
                </w:rPr>
                <w:t>http://www.opengis.net/swe/2.0</w:t>
              </w:r>
            </w:hyperlink>
          </w:p>
        </w:tc>
      </w:tr>
      <w:tr w:rsidR="001517B8" w:rsidRPr="001517B8" w14:paraId="38A274AA" w14:textId="77777777" w:rsidTr="008D230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367FAF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wfs</w:t>
            </w:r>
          </w:p>
        </w:tc>
        <w:tc>
          <w:tcPr>
            <w:tcW w:w="0" w:type="auto"/>
            <w:hideMark/>
          </w:tcPr>
          <w:p w14:paraId="57141625" w14:textId="77777777" w:rsidR="001517B8" w:rsidRPr="001517B8" w:rsidRDefault="009C2973"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90" w:history="1">
              <w:r w:rsidR="001517B8" w:rsidRPr="001517B8">
                <w:rPr>
                  <w:rFonts w:ascii="Consolas" w:hAnsi="Consolas" w:cs="Consolas"/>
                  <w:color w:val="0000FF"/>
                  <w:sz w:val="20"/>
                  <w:szCs w:val="20"/>
                  <w:u w:val="single"/>
                  <w:lang w:eastAsia="en-CA"/>
                </w:rPr>
                <w:t>http://www.opengis.net/wfs/2.0</w:t>
              </w:r>
            </w:hyperlink>
          </w:p>
        </w:tc>
      </w:tr>
      <w:tr w:rsidR="001517B8" w:rsidRPr="001517B8" w14:paraId="006A1B0D" w14:textId="77777777" w:rsidTr="008D2309">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B6274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xlink</w:t>
            </w:r>
          </w:p>
        </w:tc>
        <w:tc>
          <w:tcPr>
            <w:tcW w:w="0" w:type="auto"/>
            <w:hideMark/>
          </w:tcPr>
          <w:p w14:paraId="1B289F0B" w14:textId="77777777" w:rsidR="001517B8" w:rsidRPr="001517B8" w:rsidRDefault="009C2973"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91" w:history="1">
              <w:r w:rsidR="001517B8" w:rsidRPr="001517B8">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r w:rsidRPr="00D12552">
        <w:rPr>
          <w:lang w:val="en-CA"/>
        </w:rPr>
        <w:t xml:space="preserve">GeoSciML </w:t>
      </w:r>
      <w:r>
        <w:rPr>
          <w:lang w:val="en-CA"/>
        </w:rPr>
        <w:t>Core XML</w:t>
      </w:r>
      <w:r w:rsidRPr="00D12552">
        <w:rPr>
          <w:lang w:val="en-CA"/>
        </w:rPr>
        <w:t xml:space="preserve"> Requirements Class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77777777" w:rsidR="00AD764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24"/>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524"/>
            <w:r w:rsidR="00106124">
              <w:rPr>
                <w:rStyle w:val="CommentReference"/>
              </w:rPr>
              <w:commentReference w:id="524"/>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25"/>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525"/>
            <w:r w:rsidR="00106124">
              <w:rPr>
                <w:rStyle w:val="CommentReference"/>
              </w:rPr>
              <w:commentReference w:id="525"/>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r>
        <w:rPr>
          <w:lang w:val="en-CA"/>
        </w:rPr>
        <w:lastRenderedPageBreak/>
        <w:t>XML document validation</w:t>
      </w: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77777777" w:rsidR="00380908" w:rsidRPr="00D12552" w:rsidRDefault="00380908" w:rsidP="00380908">
            <w:pPr>
              <w:pStyle w:val="Tabletext10"/>
              <w:jc w:val="left"/>
              <w:rPr>
                <w:rStyle w:val="reqtext"/>
                <w:lang w:val="en-CA"/>
              </w:rPr>
            </w:pPr>
            <w:r>
              <w:rPr>
                <w:rStyle w:val="reqtext"/>
                <w:lang w:val="en-CA"/>
              </w:rPr>
              <w:t>XML instance SHALL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7777777" w:rsidR="00380908" w:rsidRPr="00D12552" w:rsidRDefault="00380908" w:rsidP="00380908">
            <w:pPr>
              <w:pStyle w:val="Tabletext10"/>
              <w:jc w:val="left"/>
              <w:rPr>
                <w:rStyle w:val="reqtext"/>
                <w:lang w:val="en-CA"/>
              </w:rPr>
            </w:pPr>
            <w:r>
              <w:rPr>
                <w:rStyle w:val="reqtext"/>
                <w:lang w:val="en-CA"/>
              </w:rPr>
              <w:t>XML instance SHALL against schematron rules</w:t>
            </w:r>
          </w:p>
        </w:tc>
      </w:tr>
    </w:tbl>
    <w:p w14:paraId="3812B48A" w14:textId="77777777" w:rsidR="00380908" w:rsidRDefault="00380908" w:rsidP="00AD7649">
      <w:pPr>
        <w:rPr>
          <w:lang w:val="en-CA"/>
        </w:rPr>
      </w:pPr>
    </w:p>
    <w:p w14:paraId="40A4E9F3" w14:textId="77777777" w:rsidR="00380908" w:rsidRDefault="00380908" w:rsidP="00380908">
      <w:pPr>
        <w:pStyle w:val="Heading3"/>
        <w:rPr>
          <w:lang w:val="en-CA"/>
        </w:rPr>
      </w:pPr>
      <w:r>
        <w:rPr>
          <w:lang w:val="en-CA"/>
        </w:rPr>
        <w:t>CodeList</w:t>
      </w:r>
    </w:p>
    <w:p w14:paraId="11AFE4A0" w14:textId="77777777" w:rsidR="00380908" w:rsidRDefault="0038090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62936D05" w14:textId="77777777" w:rsidTr="00E50D76">
        <w:trPr>
          <w:cantSplit/>
        </w:trPr>
        <w:tc>
          <w:tcPr>
            <w:tcW w:w="4219" w:type="dxa"/>
            <w:tcBorders>
              <w:right w:val="nil"/>
            </w:tcBorders>
            <w:shd w:val="clear" w:color="auto" w:fill="auto"/>
          </w:tcPr>
          <w:p w14:paraId="23E27D55" w14:textId="77777777" w:rsidR="00106124" w:rsidRPr="00D12552" w:rsidRDefault="00106124" w:rsidP="00E50D76">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42EEE9FD" w14:textId="77777777" w:rsidR="00106124" w:rsidRPr="00D12552" w:rsidRDefault="00106124" w:rsidP="00E50D76">
            <w:pPr>
              <w:pStyle w:val="Tabletext10"/>
              <w:jc w:val="left"/>
              <w:rPr>
                <w:rStyle w:val="reqtext"/>
                <w:lang w:val="en-CA"/>
              </w:rPr>
            </w:pPr>
            <w:r w:rsidRPr="00106124">
              <w:rPr>
                <w:rStyle w:val="reqtext"/>
                <w:lang w:val="en-CA"/>
              </w:rPr>
              <w:t>Vocabulary term shall be encoded with HTTP Uri in xlink:href and a human readable description in xlink:title</w:t>
            </w:r>
          </w:p>
        </w:tc>
      </w:tr>
    </w:tbl>
    <w:p w14:paraId="4CCA380D" w14:textId="77777777" w:rsidR="00106124" w:rsidRDefault="00106124"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77777777" w:rsidR="00106124" w:rsidRPr="00D12552" w:rsidRDefault="00106124" w:rsidP="00106124">
            <w:pPr>
              <w:pStyle w:val="Tabletext10"/>
              <w:jc w:val="left"/>
              <w:rPr>
                <w:rStyle w:val="reqtext"/>
                <w:lang w:val="en-CA"/>
              </w:rPr>
            </w:pPr>
            <w:r w:rsidRPr="00106124">
              <w:rPr>
                <w:rStyle w:val="reqtext"/>
                <w:lang w:val="en-CA"/>
              </w:rPr>
              <w:t>By Reference property SHALL be encoded with HTTP URI in xlink:href, and resolve to a representation of that resource using Linked Open Data principles</w:t>
            </w:r>
          </w:p>
        </w:tc>
      </w:tr>
    </w:tbl>
    <w:p w14:paraId="64B30BCC" w14:textId="77777777" w:rsidR="00106124" w:rsidRDefault="00106124" w:rsidP="00AD7649">
      <w:pPr>
        <w:rPr>
          <w:lang w:val="en-CA"/>
        </w:rPr>
      </w:pPr>
      <w:r>
        <w:rPr>
          <w:lang w:val="en-CA"/>
        </w:rPr>
        <w:t xml:space="preserve"> </w:t>
      </w:r>
    </w:p>
    <w:p w14:paraId="43D885EC" w14:textId="77777777" w:rsidR="00380908" w:rsidRDefault="00380908" w:rsidP="00AD7649">
      <w:pPr>
        <w:rPr>
          <w:lang w:val="en-CA"/>
        </w:rPr>
      </w:pPr>
      <w:r>
        <w:rPr>
          <w:lang w:val="en-CA"/>
        </w:rPr>
        <w:t>Code List are encoded as gml</w:t>
      </w:r>
      <w:proofErr w:type="gramStart"/>
      <w:r>
        <w:rPr>
          <w:lang w:val="en-CA"/>
        </w:rPr>
        <w:t>:ReferenceType</w:t>
      </w:r>
      <w:proofErr w:type="gramEnd"/>
      <w:r>
        <w:rPr>
          <w:lang w:val="en-CA"/>
        </w:rPr>
        <w:t xml:space="preserve"> </w:t>
      </w:r>
      <w:r w:rsidR="008D2309">
        <w:rPr>
          <w:lang w:val="en-CA"/>
        </w:rPr>
        <w:t xml:space="preserve">which is a sequence of </w:t>
      </w:r>
      <w:r w:rsidR="008D2309" w:rsidRPr="008D2309">
        <w:rPr>
          <w:lang w:val="en-CA"/>
        </w:rPr>
        <w:t>gml:OwnershipAttributeGroup</w:t>
      </w:r>
      <w:r w:rsidR="008D2309">
        <w:rPr>
          <w:lang w:val="en-CA"/>
        </w:rPr>
        <w:t xml:space="preserve"> and </w:t>
      </w:r>
      <w:r w:rsidR="008D2309" w:rsidRPr="008D2309">
        <w:rPr>
          <w:lang w:val="en-CA"/>
        </w:rPr>
        <w:t>gml:AssociationAttributeGroup</w:t>
      </w:r>
      <w:r w:rsidR="008D2309">
        <w:rPr>
          <w:lang w:val="en-CA"/>
        </w:rPr>
        <w:t>, providing a series of xml attributes from XLink. A vocabulary reference have xlink</w:t>
      </w:r>
      <w:proofErr w:type="gramStart"/>
      <w:r w:rsidR="008D2309">
        <w:rPr>
          <w:lang w:val="en-CA"/>
        </w:rPr>
        <w:t>:href</w:t>
      </w:r>
      <w:proofErr w:type="gramEnd"/>
      <w:r w:rsidR="008D2309">
        <w:rPr>
          <w:lang w:val="en-CA"/>
        </w:rPr>
        <w:t xml:space="preserve"> and xlink:title as mandatory attributes.</w:t>
      </w:r>
    </w:p>
    <w:p w14:paraId="64968F64" w14:textId="77777777" w:rsidR="00380908" w:rsidRDefault="008D2309" w:rsidP="00AD7649">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526"/>
      <w:r w:rsidRPr="008D2309">
        <w:rPr>
          <w:rFonts w:ascii="Consolas" w:hAnsi="Consolas" w:cs="Consolas"/>
          <w:sz w:val="20"/>
          <w:szCs w:val="20"/>
          <w:lang w:val="en-CA"/>
        </w:rPr>
        <w:t>http://resource.geosciml.org/classifier/cgi/simplelithology/mudstone</w:t>
      </w:r>
      <w:commentRangeEnd w:id="526"/>
      <w:r w:rsidR="008D1584">
        <w:rPr>
          <w:rStyle w:val="CommentReference"/>
        </w:rPr>
        <w:commentReference w:id="526"/>
      </w:r>
      <w:r w:rsidRPr="008D2309">
        <w:rPr>
          <w:rFonts w:ascii="Consolas" w:hAnsi="Consolas" w:cs="Consolas"/>
          <w:sz w:val="20"/>
          <w:szCs w:val="20"/>
          <w:lang w:val="en-CA"/>
        </w:rPr>
        <w:t>" xlink:title="mudstone"/&gt;</w:t>
      </w:r>
    </w:p>
    <w:p w14:paraId="7F07D54D" w14:textId="77777777" w:rsidR="008D2309" w:rsidRPr="00AD7649" w:rsidRDefault="00106124" w:rsidP="00AD7649">
      <w:pPr>
        <w:rPr>
          <w:lang w:val="en-CA"/>
        </w:rPr>
      </w:pPr>
      <w:r>
        <w:rPr>
          <w:lang w:val="en-CA"/>
        </w:rPr>
        <w:t>The href contains a HTTP URI must resolve to resource (most probably a SKOS document)</w:t>
      </w:r>
    </w:p>
    <w:p w14:paraId="6A8EF357" w14:textId="77777777" w:rsidR="009B3BBD" w:rsidRPr="009B3BBD" w:rsidRDefault="009B3BBD" w:rsidP="009B3BBD">
      <w:pPr>
        <w:pStyle w:val="Heading2"/>
        <w:rPr>
          <w:lang w:val="en-CA"/>
        </w:rPr>
      </w:pPr>
      <w:r w:rsidRPr="009B3BBD">
        <w:rPr>
          <w:lang w:val="en-CA"/>
        </w:rPr>
        <w:lastRenderedPageBreak/>
        <w:t>GeoSciML Portrayal</w:t>
      </w:r>
      <w:r>
        <w:rPr>
          <w:lang w:val="en-CA"/>
        </w:rPr>
        <w:t xml:space="preserve"> XML</w:t>
      </w:r>
      <w:r w:rsidRPr="009B3BBD">
        <w:rPr>
          <w:lang w:val="en-CA"/>
        </w:rPr>
        <w:t xml:space="preserve"> Requirements Class</w:t>
      </w:r>
    </w:p>
    <w:p w14:paraId="091A40ED" w14:textId="77777777" w:rsidR="009B3BBD" w:rsidRPr="00D12552" w:rsidRDefault="009B3BBD" w:rsidP="009B3BBD">
      <w:pPr>
        <w:pStyle w:val="Heading2"/>
        <w:rPr>
          <w:lang w:val="en-CA"/>
        </w:rPr>
      </w:pPr>
      <w:r w:rsidRPr="00D12552">
        <w:rPr>
          <w:lang w:val="en-CA"/>
        </w:rPr>
        <w:t xml:space="preserve">GeoSciML </w:t>
      </w:r>
      <w:r>
        <w:rPr>
          <w:lang w:val="en-CA"/>
        </w:rPr>
        <w:t>Basic XML</w:t>
      </w:r>
      <w:r w:rsidRPr="00D12552">
        <w:rPr>
          <w:lang w:val="en-CA"/>
        </w:rPr>
        <w:t xml:space="preserve"> Requirements Class</w:t>
      </w:r>
    </w:p>
    <w:p w14:paraId="4F39824A" w14:textId="77777777" w:rsidR="009B3BBD" w:rsidRPr="00D12552"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p>
    <w:p w14:paraId="6C482194" w14:textId="77777777" w:rsidR="009B3BBD" w:rsidRDefault="009B3BBD" w:rsidP="009B3BBD">
      <w:pPr>
        <w:pStyle w:val="Heading2"/>
        <w:rPr>
          <w:lang w:val="en-CA"/>
        </w:rPr>
      </w:pPr>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p>
    <w:p w14:paraId="263D1CA9" w14:textId="77777777" w:rsidR="003666A1" w:rsidRPr="003666A1" w:rsidRDefault="003666A1" w:rsidP="003666A1">
      <w:pPr>
        <w:pStyle w:val="Heading2"/>
        <w:rPr>
          <w:lang w:val="en-CA"/>
        </w:rPr>
      </w:pPr>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p>
    <w:p w14:paraId="11813678" w14:textId="77777777" w:rsidR="009B3BBD" w:rsidRPr="00D12552" w:rsidRDefault="009B3BBD" w:rsidP="009B3BBD">
      <w:pPr>
        <w:pStyle w:val="Heading2"/>
        <w:rPr>
          <w:lang w:val="en-CA"/>
        </w:rPr>
      </w:pPr>
      <w:r w:rsidRPr="00D12552">
        <w:rPr>
          <w:lang w:val="en-CA"/>
        </w:rPr>
        <w:t xml:space="preserve">GeoSciML </w:t>
      </w:r>
      <w:r>
        <w:rPr>
          <w:lang w:val="en-CA"/>
        </w:rPr>
        <w:t>Laboratory XML Analysis</w:t>
      </w:r>
      <w:r w:rsidRPr="00D12552">
        <w:rPr>
          <w:lang w:val="en-CA"/>
        </w:rPr>
        <w:t xml:space="preserve"> Requirements Class</w:t>
      </w:r>
    </w:p>
    <w:p w14:paraId="2513607A" w14:textId="77777777" w:rsidR="009B3BBD" w:rsidRPr="00D12552" w:rsidRDefault="009B3BBD" w:rsidP="00B31486">
      <w:pPr>
        <w:rPr>
          <w:color w:val="FF0000"/>
          <w:lang w:val="en-CA"/>
        </w:rPr>
      </w:pPr>
    </w:p>
    <w:p w14:paraId="7368FBB6" w14:textId="77777777" w:rsidR="009A7B37" w:rsidRPr="00D12552" w:rsidRDefault="009A7B37">
      <w:pPr>
        <w:pStyle w:val="Heading1"/>
        <w:rPr>
          <w:lang w:val="en-CA"/>
        </w:rPr>
      </w:pPr>
      <w:bookmarkStart w:id="527" w:name="_Toc337499861"/>
      <w:r w:rsidRPr="00D12552">
        <w:rPr>
          <w:lang w:val="en-CA"/>
        </w:rPr>
        <w:t>Media Types for any data encoding(s)</w:t>
      </w:r>
      <w:bookmarkEnd w:id="527"/>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lastRenderedPageBreak/>
        <w:t>Annex A: Conformance Class Abstract Test Suite (Normative)</w:t>
      </w:r>
    </w:p>
    <w:p w14:paraId="10853771" w14:textId="77777777" w:rsidR="009A7B37" w:rsidRPr="00D12552" w:rsidRDefault="009A7B37" w:rsidP="004A5507">
      <w:pPr>
        <w:pStyle w:val="AnnexNumbered"/>
        <w:rPr>
          <w:lang w:val="en-CA"/>
        </w:rPr>
      </w:pPr>
      <w:bookmarkStart w:id="528" w:name="_Toc254961261"/>
      <w:bookmarkStart w:id="529" w:name="_Ref259545760"/>
      <w:bookmarkStart w:id="530" w:name="_Toc276720685"/>
      <w:bookmarkStart w:id="531" w:name="_Toc279341984"/>
      <w:bookmarkStart w:id="532" w:name="_Toc337499862"/>
      <w:bookmarkStart w:id="533" w:name="_Toc443461105"/>
      <w:bookmarkStart w:id="534" w:name="_Toc9996974"/>
      <w:bookmarkStart w:id="535" w:name="_Ref207532276"/>
      <w:bookmarkStart w:id="536" w:name="_Ref207532302"/>
      <w:bookmarkStart w:id="537" w:name="_Ref207532345"/>
      <w:bookmarkStart w:id="538" w:name="_Toc219622068"/>
      <w:r w:rsidRPr="00D12552">
        <w:rPr>
          <w:lang w:val="en-CA"/>
        </w:rPr>
        <w:t xml:space="preserve">Conformance class: </w:t>
      </w:r>
      <w:bookmarkEnd w:id="528"/>
      <w:bookmarkEnd w:id="529"/>
      <w:bookmarkEnd w:id="530"/>
      <w:r w:rsidRPr="00D12552">
        <w:rPr>
          <w:lang w:val="en-CA"/>
        </w:rPr>
        <w:t xml:space="preserve">AAAA </w:t>
      </w:r>
      <w:r w:rsidRPr="00D12552">
        <w:rPr>
          <w:color w:val="FF0000"/>
          <w:lang w:val="en-CA"/>
        </w:rPr>
        <w:t>(repeat as necessary)</w:t>
      </w:r>
      <w:bookmarkEnd w:id="531"/>
      <w:bookmarkEnd w:id="532"/>
    </w:p>
    <w:p w14:paraId="61AC9702" w14:textId="77777777" w:rsidR="004A5507" w:rsidRPr="00D12552" w:rsidRDefault="004A5507" w:rsidP="004A5507">
      <w:pPr>
        <w:pStyle w:val="AnnexLevel2"/>
        <w:numPr>
          <w:ilvl w:val="0"/>
          <w:numId w:val="0"/>
        </w:numPr>
        <w:rPr>
          <w:lang w:val="en-CA"/>
        </w:rPr>
      </w:pPr>
    </w:p>
    <w:bookmarkEnd w:id="533"/>
    <w:bookmarkEnd w:id="534"/>
    <w:bookmarkEnd w:id="535"/>
    <w:bookmarkEnd w:id="536"/>
    <w:bookmarkEnd w:id="537"/>
    <w:bookmarkEnd w:id="538"/>
    <w:p w14:paraId="352A00F8" w14:textId="77777777" w:rsidR="009A7B37" w:rsidRPr="00D12552" w:rsidRDefault="009A7B37" w:rsidP="004A5507">
      <w:pPr>
        <w:pStyle w:val="Annex"/>
        <w:rPr>
          <w:lang w:val="en-CA"/>
        </w:rPr>
      </w:pPr>
      <w:r w:rsidRPr="00D12552">
        <w:rPr>
          <w:lang w:val="en-CA"/>
        </w:rPr>
        <w:br w:type="page"/>
      </w:r>
      <w:bookmarkStart w:id="539"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539"/>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92"/>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Eric Boisvert" w:date="2015-10-06T17:27:00Z" w:initials="EB/L">
    <w:p w14:paraId="6655E12C" w14:textId="77777777" w:rsidR="009C2973" w:rsidRDefault="009C2973">
      <w:pPr>
        <w:pStyle w:val="CommentText"/>
      </w:pPr>
      <w:r>
        <w:rPr>
          <w:rStyle w:val="CommentReference"/>
        </w:rPr>
        <w:annotationRef/>
      </w:r>
      <w:proofErr w:type="gramStart"/>
      <w:r>
        <w:t>More ?</w:t>
      </w:r>
      <w:proofErr w:type="gramEnd"/>
      <w:r>
        <w:t xml:space="preserve">  What would be the rule for inclusion in this list ? I think submitting organisations must be OGC members</w:t>
      </w:r>
    </w:p>
  </w:comment>
  <w:comment w:id="5" w:author="Eric Boisvert" w:date="2015-10-06T17:25:00Z" w:initials="EB/L">
    <w:p w14:paraId="07AC35A5" w14:textId="77777777" w:rsidR="009C2973" w:rsidRDefault="009C2973">
      <w:pPr>
        <w:pStyle w:val="CommentText"/>
      </w:pPr>
      <w:r>
        <w:rPr>
          <w:rStyle w:val="CommentReference"/>
        </w:rPr>
        <w:annotationRef/>
      </w:r>
      <w:r>
        <w:t>More. Must check the OGC affiliation rule</w:t>
      </w:r>
    </w:p>
  </w:comment>
  <w:comment w:id="16" w:author="Steve Richard" w:date="2015-10-12T18:08:00Z" w:initials="SR">
    <w:p w14:paraId="7492BA8D" w14:textId="77777777" w:rsidR="009C2973" w:rsidRDefault="009C2973">
      <w:pPr>
        <w:pStyle w:val="CommentText"/>
      </w:pPr>
      <w:r>
        <w:rPr>
          <w:rStyle w:val="CommentReference"/>
        </w:rPr>
        <w:annotationRef/>
      </w:r>
      <w:r>
        <w:t>This should be numbered I assume?</w:t>
      </w:r>
    </w:p>
  </w:comment>
  <w:comment w:id="19" w:author="Steve Richard" w:date="2015-10-12T18:08:00Z" w:initials="SR">
    <w:p w14:paraId="3C0BBB98" w14:textId="77777777" w:rsidR="009C2973" w:rsidRDefault="009C2973">
      <w:pPr>
        <w:pStyle w:val="CommentText"/>
      </w:pPr>
      <w:r>
        <w:rPr>
          <w:rStyle w:val="CommentReference"/>
        </w:rPr>
        <w:annotationRef/>
      </w:r>
      <w:r>
        <w:t>Seems like the definition should not be specific to a particular GML version</w:t>
      </w:r>
    </w:p>
  </w:comment>
  <w:comment w:id="29" w:author="Steve Richard" w:date="2015-10-12T18:10:00Z" w:initials="SR">
    <w:p w14:paraId="2928802D" w14:textId="77777777" w:rsidR="009C2973" w:rsidRDefault="009C2973">
      <w:pPr>
        <w:pStyle w:val="CommentText"/>
      </w:pPr>
      <w:r>
        <w:rPr>
          <w:rStyle w:val="CommentReference"/>
        </w:rPr>
        <w:annotationRef/>
      </w:r>
      <w:r>
        <w:t>I think portrayal is an implementation of the conceptual model, not part of the conceptual model. I’ll work on the wording if I get a chance.</w:t>
      </w:r>
    </w:p>
  </w:comment>
  <w:comment w:id="197" w:author="Eric Boisvert" w:date="2015-10-01T17:39:00Z" w:initials="EB/L">
    <w:p w14:paraId="11C9FC8B" w14:textId="77777777" w:rsidR="009C2973" w:rsidRDefault="009C2973">
      <w:pPr>
        <w:pStyle w:val="CommentText"/>
      </w:pPr>
      <w:r>
        <w:rPr>
          <w:rStyle w:val="CommentReference"/>
        </w:rPr>
        <w:annotationRef/>
      </w:r>
      <w:r>
        <w:t>Adapt to GeoSciML</w:t>
      </w:r>
    </w:p>
  </w:comment>
  <w:comment w:id="203" w:author="Eric Boisvert" w:date="2015-10-11T11:52:00Z" w:initials="EB/L">
    <w:p w14:paraId="0CEA0AD6" w14:textId="77777777" w:rsidR="009C2973" w:rsidRDefault="009C2973">
      <w:pPr>
        <w:pStyle w:val="CommentText"/>
      </w:pPr>
      <w:r>
        <w:rPr>
          <w:rStyle w:val="CommentReference"/>
        </w:rPr>
        <w:annotationRef/>
      </w:r>
      <w:r>
        <w:t>My pet peeves</w:t>
      </w:r>
    </w:p>
  </w:comment>
  <w:comment w:id="204" w:author="Eric Boisvert" w:date="2015-10-11T11:53:00Z" w:initials="EB/L">
    <w:p w14:paraId="09AE58E9" w14:textId="77777777" w:rsidR="009C2973" w:rsidRDefault="009C2973">
      <w:pPr>
        <w:pStyle w:val="CommentText"/>
      </w:pPr>
      <w:r>
        <w:rPr>
          <w:rStyle w:val="CommentReference"/>
        </w:rPr>
        <w:annotationRef/>
      </w:r>
      <w:r>
        <w:t>We don’t have a clear way to report this, unless we allow a nillable property to have both a nil and a content (the Organism class) nilReason = absent</w:t>
      </w:r>
    </w:p>
  </w:comment>
  <w:comment w:id="205" w:author="Eric Boisvert" w:date="2015-10-11T11:54:00Z" w:initials="EB/L">
    <w:p w14:paraId="009599B9" w14:textId="77777777" w:rsidR="009C2973" w:rsidRDefault="009C2973">
      <w:pPr>
        <w:pStyle w:val="CommentText"/>
      </w:pPr>
      <w:r>
        <w:rPr>
          <w:rStyle w:val="CommentReference"/>
        </w:rPr>
        <w:annotationRef/>
      </w:r>
      <w:r>
        <w:t>The way to do this in GeoSciML is to have ConstituentPart/proportion = 0</w:t>
      </w:r>
    </w:p>
  </w:comment>
  <w:comment w:id="210" w:author="Eric Boisvert" w:date="2015-10-04T16:55:00Z" w:initials="EB/L">
    <w:p w14:paraId="0636EEBB" w14:textId="77777777" w:rsidR="009C2973" w:rsidRDefault="009C2973">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236" w:author="Eric Boisvert" w:date="2015-10-05T17:43:00Z" w:initials="EB/L">
    <w:p w14:paraId="047128F8" w14:textId="77777777" w:rsidR="009C2973" w:rsidRDefault="009C2973">
      <w:pPr>
        <w:pStyle w:val="CommentText"/>
      </w:pPr>
      <w:r>
        <w:rPr>
          <w:rStyle w:val="CommentReference"/>
        </w:rPr>
        <w:annotationRef/>
      </w:r>
      <w:r>
        <w:t>Not sure we can check this.  Technically, anything can be a metadata record</w:t>
      </w:r>
    </w:p>
  </w:comment>
  <w:comment w:id="251" w:author="Eric Boisvert" w:date="2015-10-05T17:44:00Z" w:initials="EB/L">
    <w:p w14:paraId="043D7770" w14:textId="77777777" w:rsidR="009C2973" w:rsidRDefault="009C2973" w:rsidP="000843E1">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39" w:author="Eric Boisvert" w:date="2015-10-05T18:09:00Z" w:initials="EB/L">
    <w:p w14:paraId="451BC6E0" w14:textId="77777777" w:rsidR="009C2973" w:rsidRDefault="009C2973">
      <w:pPr>
        <w:pStyle w:val="CommentText"/>
      </w:pPr>
      <w:r>
        <w:rPr>
          <w:rStyle w:val="CommentReference"/>
        </w:rPr>
        <w:annotationRef/>
      </w:r>
      <w:r>
        <w:t xml:space="preserve">Of </w:t>
      </w:r>
      <w:proofErr w:type="gramStart"/>
      <w:r>
        <w:t>what ?</w:t>
      </w:r>
      <w:proofErr w:type="gramEnd"/>
    </w:p>
  </w:comment>
  <w:comment w:id="344" w:author="Eric Boisvert" w:date="2015-10-17T12:27:00Z" w:initials="EB/L">
    <w:p w14:paraId="5036A537" w14:textId="7ED995BF" w:rsidR="009C2973" w:rsidRDefault="009C2973">
      <w:pPr>
        <w:pStyle w:val="CommentText"/>
      </w:pPr>
      <w:r>
        <w:rPr>
          <w:rStyle w:val="CommentReference"/>
        </w:rPr>
        <w:annotationRef/>
      </w:r>
      <w:r>
        <w:t>Should we have a recommendation that community stick to a single convension (eg: OneGeology uses that convension)</w:t>
      </w:r>
    </w:p>
  </w:comment>
  <w:comment w:id="349" w:author="Eric Boisvert" w:date="2015-10-17T12:30:00Z" w:initials="EB/L">
    <w:p w14:paraId="43E3A208" w14:textId="2ABEFC4A" w:rsidR="009C2973" w:rsidRDefault="009C2973">
      <w:pPr>
        <w:pStyle w:val="CommentText"/>
      </w:pPr>
      <w:r>
        <w:rPr>
          <w:rStyle w:val="CommentReference"/>
        </w:rPr>
        <w:annotationRef/>
      </w:r>
      <w:r>
        <w:t>Should we define a specific uom for this – or should we even bother and leave this for community.</w:t>
      </w:r>
    </w:p>
  </w:comment>
  <w:comment w:id="354" w:author="Eric Boisvert" w:date="2015-10-17T12:34:00Z" w:initials="EB/L">
    <w:p w14:paraId="20A95AC9" w14:textId="77777777" w:rsidR="009C2973" w:rsidRDefault="009C2973" w:rsidP="00983833">
      <w:pPr>
        <w:pStyle w:val="CommentText"/>
      </w:pPr>
      <w:r>
        <w:rPr>
          <w:rStyle w:val="CommentReference"/>
        </w:rPr>
        <w:annotationRef/>
      </w:r>
      <w:r>
        <w:t>Should we define a specific uom for this – or should we even bother and leave this for community.</w:t>
      </w:r>
    </w:p>
  </w:comment>
  <w:comment w:id="361" w:author="Eric Boisvert" w:date="2015-10-07T19:14:00Z" w:initials="EB/L">
    <w:p w14:paraId="55A956D0" w14:textId="77777777" w:rsidR="009C2973" w:rsidRDefault="009C2973">
      <w:pPr>
        <w:pStyle w:val="CommentText"/>
      </w:pPr>
      <w:r>
        <w:rPr>
          <w:rStyle w:val="CommentReference"/>
        </w:rPr>
        <w:annotationRef/>
      </w:r>
      <w:r>
        <w:t>Probably don’t need this because this is what the UML says, but this CodeType is different since it is not an external vocabulary</w:t>
      </w:r>
    </w:p>
  </w:comment>
  <w:comment w:id="363" w:author="Eric Boisvert" w:date="2015-10-07T20:54:00Z" w:initials="EB/L">
    <w:p w14:paraId="5C743AC9" w14:textId="77777777" w:rsidR="009C2973" w:rsidRDefault="009C2973">
      <w:pPr>
        <w:pStyle w:val="CommentText"/>
      </w:pPr>
      <w:r>
        <w:rPr>
          <w:rStyle w:val="CommentReference"/>
        </w:rPr>
        <w:annotationRef/>
      </w:r>
      <w:r>
        <w:t xml:space="preserve">This was in the scope note.  I don’t understand what this means.  Is the last item </w:t>
      </w:r>
    </w:p>
  </w:comment>
  <w:comment w:id="364" w:author="Eric Boisvert" w:date="2015-10-07T21:14:00Z" w:initials="EB/L">
    <w:p w14:paraId="720006F6" w14:textId="77777777" w:rsidR="009C2973" w:rsidRDefault="009C2973">
      <w:pPr>
        <w:pStyle w:val="CommentText"/>
      </w:pPr>
      <w:r>
        <w:rPr>
          <w:rStyle w:val="CommentReference"/>
        </w:rPr>
        <w:annotationRef/>
      </w:r>
      <w:r>
        <w:t xml:space="preserve">This is a 3.2 thing, it has been replace with a “samplingFrame” term.  I honestly preferred the 3.2 </w:t>
      </w:r>
    </w:p>
  </w:comment>
  <w:comment w:id="376" w:author="Eric Boisvert" w:date="2015-10-08T18:59:00Z" w:initials="EB/L">
    <w:p w14:paraId="0617F253" w14:textId="77777777" w:rsidR="009C2973" w:rsidRDefault="009C2973">
      <w:pPr>
        <w:pStyle w:val="CommentText"/>
      </w:pPr>
      <w:r>
        <w:rPr>
          <w:rStyle w:val="CommentReference"/>
        </w:rPr>
        <w:annotationRef/>
      </w:r>
      <w:r>
        <w:t>Not sure about this bit.</w:t>
      </w:r>
    </w:p>
  </w:comment>
  <w:comment w:id="380" w:author="Eric Boisvert" w:date="2015-10-08T19:05:00Z" w:initials="EB/L">
    <w:p w14:paraId="5FB7FD71" w14:textId="77777777" w:rsidR="009C2973" w:rsidRDefault="009C2973">
      <w:pPr>
        <w:pStyle w:val="CommentText"/>
      </w:pPr>
      <w:r>
        <w:rPr>
          <w:rStyle w:val="CommentReference"/>
        </w:rPr>
        <w:annotationRef/>
      </w:r>
      <w:r>
        <w:t>Again.  Don’t remember what this means</w:t>
      </w:r>
    </w:p>
  </w:comment>
  <w:comment w:id="398" w:author="Eric Boisvert" w:date="2015-10-17T16:24:00Z" w:initials="EB/L">
    <w:p w14:paraId="141CBB56" w14:textId="78925F87" w:rsidR="009C2973" w:rsidRDefault="009C2973">
      <w:pPr>
        <w:pStyle w:val="CommentText"/>
      </w:pPr>
      <w:r>
        <w:rPr>
          <w:rStyle w:val="CommentReference"/>
        </w:rPr>
        <w:annotationRef/>
      </w:r>
      <w:proofErr w:type="gramStart"/>
      <w:r>
        <w:t>Heterogeneity ?</w:t>
      </w:r>
      <w:proofErr w:type="gramEnd"/>
    </w:p>
  </w:comment>
  <w:comment w:id="413" w:author="Boisvert, Eric" w:date="2015-10-16T09:01:00Z" w:initials="BE">
    <w:p w14:paraId="41B1F482" w14:textId="77777777" w:rsidR="009C2973" w:rsidRDefault="009C2973" w:rsidP="00390DF7">
      <w:pPr>
        <w:pStyle w:val="CommentText"/>
      </w:pPr>
      <w:r>
        <w:rPr>
          <w:rStyle w:val="CommentReference"/>
        </w:rPr>
        <w:annotationRef/>
      </w:r>
      <w:r>
        <w:t>Check. Maybe it’s a GML 3.3 thing</w:t>
      </w:r>
    </w:p>
  </w:comment>
  <w:comment w:id="415" w:author="Eric Boisvert" w:date="2015-10-17T16:15:00Z" w:initials="EB/L">
    <w:p w14:paraId="0B5605F6" w14:textId="6C87D3D6" w:rsidR="009C2973" w:rsidRDefault="009C2973">
      <w:pPr>
        <w:pStyle w:val="CommentText"/>
      </w:pPr>
      <w:r>
        <w:rPr>
          <w:rStyle w:val="CommentReference"/>
        </w:rPr>
        <w:annotationRef/>
      </w:r>
      <w:r>
        <w:t>This is one exception in the list.  It’s not externally managed, but actually enforced in the specification and the schema.</w:t>
      </w:r>
    </w:p>
  </w:comment>
  <w:comment w:id="456" w:author="Eric Boisvert" w:date="2015-10-18T16:19:00Z" w:initials="EB/L">
    <w:p w14:paraId="2825455C" w14:textId="17477529" w:rsidR="009C2973" w:rsidRDefault="009C2973">
      <w:pPr>
        <w:pStyle w:val="CommentText"/>
      </w:pPr>
      <w:r>
        <w:rPr>
          <w:rStyle w:val="CommentReference"/>
        </w:rPr>
        <w:annotationRef/>
      </w:r>
      <w:r>
        <w:t>Don’t forget to add a dependency to GeologicAge in the requirement class list</w:t>
      </w:r>
    </w:p>
  </w:comment>
  <w:comment w:id="462" w:author="Eric Boisvert" w:date="2015-10-18T16:40:00Z" w:initials="EB/L">
    <w:p w14:paraId="550511C5" w14:textId="3A732223" w:rsidR="009C2973" w:rsidRDefault="009C2973">
      <w:pPr>
        <w:pStyle w:val="CommentText"/>
      </w:pPr>
      <w:r>
        <w:rPr>
          <w:rStyle w:val="CommentReference"/>
        </w:rPr>
        <w:annotationRef/>
      </w:r>
      <w:r>
        <w:t>No documentation for this one, not even in 3.2</w:t>
      </w:r>
    </w:p>
  </w:comment>
  <w:comment w:id="524" w:author="Eric Boisvert" w:date="2015-10-02T18:16:00Z" w:initials="EB/L">
    <w:p w14:paraId="3082C719" w14:textId="77777777" w:rsidR="009C2973" w:rsidRDefault="009C2973">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525" w:author="Eric Boisvert" w:date="2015-10-02T18:17:00Z" w:initials="EB/L">
    <w:p w14:paraId="241CC4E7" w14:textId="77777777" w:rsidR="009C2973" w:rsidRDefault="009C2973">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526" w:author="Eric Boisvert" w:date="2015-10-02T18:21:00Z" w:initials="EB/L">
    <w:p w14:paraId="7EBA9BF2" w14:textId="77777777" w:rsidR="009C2973" w:rsidRDefault="009C2973">
      <w:pPr>
        <w:pStyle w:val="CommentText"/>
      </w:pPr>
      <w:r>
        <w:rPr>
          <w:rStyle w:val="CommentReference"/>
        </w:rPr>
        <w:annotationRef/>
      </w:r>
      <w:r>
        <w:t>Great. This one 404s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716EC5" w14:textId="77777777" w:rsidR="006D377E" w:rsidRDefault="006D377E">
      <w:pPr>
        <w:spacing w:after="0"/>
      </w:pPr>
      <w:r>
        <w:separator/>
      </w:r>
    </w:p>
  </w:endnote>
  <w:endnote w:type="continuationSeparator" w:id="0">
    <w:p w14:paraId="70D44696" w14:textId="77777777" w:rsidR="006D377E" w:rsidRDefault="006D37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450079"/>
      <w:docPartObj>
        <w:docPartGallery w:val="Page Numbers (Bottom of Page)"/>
        <w:docPartUnique/>
      </w:docPartObj>
    </w:sdtPr>
    <w:sdtEndPr>
      <w:rPr>
        <w:noProof/>
      </w:rPr>
    </w:sdtEndPr>
    <w:sdtContent>
      <w:p w14:paraId="7A776CE8" w14:textId="77777777" w:rsidR="009C2973" w:rsidRDefault="009C2973">
        <w:pPr>
          <w:pStyle w:val="Footer"/>
          <w:jc w:val="center"/>
        </w:pPr>
        <w:r>
          <w:fldChar w:fldCharType="begin"/>
        </w:r>
        <w:r>
          <w:instrText xml:space="preserve"> PAGE   \* MERGEFORMAT </w:instrText>
        </w:r>
        <w:r>
          <w:fldChar w:fldCharType="separate"/>
        </w:r>
        <w:r w:rsidR="00C343CA">
          <w:rPr>
            <w:noProof/>
          </w:rPr>
          <w:t>113</w:t>
        </w:r>
        <w:r>
          <w:rPr>
            <w:noProof/>
          </w:rPr>
          <w:fldChar w:fldCharType="end"/>
        </w:r>
      </w:p>
    </w:sdtContent>
  </w:sdt>
  <w:p w14:paraId="5299F2EC" w14:textId="77777777" w:rsidR="009C2973" w:rsidRPr="0079517D" w:rsidRDefault="009C2973"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F57AB8" w14:textId="77777777" w:rsidR="006D377E" w:rsidRDefault="006D377E">
      <w:pPr>
        <w:spacing w:after="0"/>
      </w:pPr>
      <w:r>
        <w:separator/>
      </w:r>
    </w:p>
  </w:footnote>
  <w:footnote w:type="continuationSeparator" w:id="0">
    <w:p w14:paraId="75E0FA6D" w14:textId="77777777" w:rsidR="006D377E" w:rsidRDefault="006D377E">
      <w:pPr>
        <w:spacing w:after="0"/>
      </w:pPr>
      <w:r>
        <w:continuationSeparator/>
      </w:r>
    </w:p>
  </w:footnote>
  <w:footnote w:id="1">
    <w:p w14:paraId="015C3D42" w14:textId="77777777" w:rsidR="009C2973" w:rsidRDefault="009C2973">
      <w:pPr>
        <w:pStyle w:val="FootnoteText"/>
      </w:pPr>
      <w:r>
        <w:footnoteRef/>
      </w:r>
      <w:r>
        <w:t xml:space="preserve"> </w:t>
      </w:r>
      <w:hyperlink r:id="rId1" w:history="1">
        <w:r>
          <w:rPr>
            <w:rStyle w:val="Hyperlink"/>
          </w:rPr>
          <w:t>www.opengeospatial.org/cite</w:t>
        </w:r>
      </w:hyperlink>
      <w:r>
        <w:t xml:space="preserve"> </w:t>
      </w:r>
    </w:p>
  </w:footnote>
  <w:footnote w:id="2">
    <w:p w14:paraId="0AEAB500" w14:textId="7E183986" w:rsidR="009C2973" w:rsidRPr="006F2ACD" w:rsidRDefault="009C2973">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5">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7">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8">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9">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1">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2">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13">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6">
    <w:nsid w:val="7AE74056"/>
    <w:multiLevelType w:val="multilevel"/>
    <w:tmpl w:val="7CB0F07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16"/>
  </w:num>
  <w:num w:numId="2">
    <w:abstractNumId w:val="1"/>
  </w:num>
  <w:num w:numId="3">
    <w:abstractNumId w:val="6"/>
  </w:num>
  <w:num w:numId="4">
    <w:abstractNumId w:val="12"/>
  </w:num>
  <w:num w:numId="5">
    <w:abstractNumId w:val="9"/>
  </w:num>
  <w:num w:numId="6">
    <w:abstractNumId w:val="8"/>
  </w:num>
  <w:num w:numId="7">
    <w:abstractNumId w:val="7"/>
  </w:num>
  <w:num w:numId="8">
    <w:abstractNumId w:val="11"/>
  </w:num>
  <w:num w:numId="9">
    <w:abstractNumId w:val="0"/>
  </w:num>
  <w:num w:numId="10">
    <w:abstractNumId w:val="10"/>
  </w:num>
  <w:num w:numId="11">
    <w:abstractNumId w:val="5"/>
  </w:num>
  <w:num w:numId="12">
    <w:abstractNumId w:val="4"/>
  </w:num>
  <w:num w:numId="13">
    <w:abstractNumId w:val="15"/>
  </w:num>
  <w:num w:numId="14">
    <w:abstractNumId w:val="14"/>
  </w:num>
  <w:num w:numId="15">
    <w:abstractNumId w:val="3"/>
  </w:num>
  <w:num w:numId="16">
    <w:abstractNumId w:val="2"/>
  </w:num>
  <w:num w:numId="17">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77DC"/>
    <w:rsid w:val="00011F66"/>
    <w:rsid w:val="000209D6"/>
    <w:rsid w:val="00024B9A"/>
    <w:rsid w:val="0002555A"/>
    <w:rsid w:val="00053794"/>
    <w:rsid w:val="00075F5E"/>
    <w:rsid w:val="000843E1"/>
    <w:rsid w:val="000C3459"/>
    <w:rsid w:val="000C4224"/>
    <w:rsid w:val="000D2673"/>
    <w:rsid w:val="000D2F14"/>
    <w:rsid w:val="000D4260"/>
    <w:rsid w:val="000D7633"/>
    <w:rsid w:val="001050D1"/>
    <w:rsid w:val="00106124"/>
    <w:rsid w:val="001133B5"/>
    <w:rsid w:val="0013283D"/>
    <w:rsid w:val="001453F6"/>
    <w:rsid w:val="001517B8"/>
    <w:rsid w:val="00154114"/>
    <w:rsid w:val="00157A85"/>
    <w:rsid w:val="00160C8B"/>
    <w:rsid w:val="00165E04"/>
    <w:rsid w:val="00170B70"/>
    <w:rsid w:val="00172574"/>
    <w:rsid w:val="001810D7"/>
    <w:rsid w:val="001811FA"/>
    <w:rsid w:val="001A1E76"/>
    <w:rsid w:val="001A53ED"/>
    <w:rsid w:val="001A7909"/>
    <w:rsid w:val="001D519F"/>
    <w:rsid w:val="00211657"/>
    <w:rsid w:val="002116B6"/>
    <w:rsid w:val="00233F14"/>
    <w:rsid w:val="002404CF"/>
    <w:rsid w:val="00263362"/>
    <w:rsid w:val="00267D2C"/>
    <w:rsid w:val="00274AAD"/>
    <w:rsid w:val="00276AD3"/>
    <w:rsid w:val="00287240"/>
    <w:rsid w:val="002C0B9E"/>
    <w:rsid w:val="002D30FE"/>
    <w:rsid w:val="002D4285"/>
    <w:rsid w:val="002D4310"/>
    <w:rsid w:val="002D769B"/>
    <w:rsid w:val="002E694E"/>
    <w:rsid w:val="00322A93"/>
    <w:rsid w:val="003343DC"/>
    <w:rsid w:val="00334B85"/>
    <w:rsid w:val="00355CAB"/>
    <w:rsid w:val="003666A1"/>
    <w:rsid w:val="00377235"/>
    <w:rsid w:val="003804FE"/>
    <w:rsid w:val="00380908"/>
    <w:rsid w:val="00386910"/>
    <w:rsid w:val="00390DF7"/>
    <w:rsid w:val="003924D0"/>
    <w:rsid w:val="003A479F"/>
    <w:rsid w:val="003B391B"/>
    <w:rsid w:val="003B5D4E"/>
    <w:rsid w:val="003C190E"/>
    <w:rsid w:val="003D0B50"/>
    <w:rsid w:val="003E1755"/>
    <w:rsid w:val="00402937"/>
    <w:rsid w:val="004111ED"/>
    <w:rsid w:val="00415CBF"/>
    <w:rsid w:val="004203F0"/>
    <w:rsid w:val="0044777B"/>
    <w:rsid w:val="004635D8"/>
    <w:rsid w:val="0046445D"/>
    <w:rsid w:val="0046711E"/>
    <w:rsid w:val="00481AF6"/>
    <w:rsid w:val="004A5507"/>
    <w:rsid w:val="004C0E7B"/>
    <w:rsid w:val="004C43DA"/>
    <w:rsid w:val="004E325F"/>
    <w:rsid w:val="004E5F43"/>
    <w:rsid w:val="004F51E1"/>
    <w:rsid w:val="00507C93"/>
    <w:rsid w:val="005166DF"/>
    <w:rsid w:val="00531DC8"/>
    <w:rsid w:val="00551A94"/>
    <w:rsid w:val="00577E74"/>
    <w:rsid w:val="005A21B8"/>
    <w:rsid w:val="005A7580"/>
    <w:rsid w:val="005D0298"/>
    <w:rsid w:val="006045F2"/>
    <w:rsid w:val="00604E1E"/>
    <w:rsid w:val="00606F7E"/>
    <w:rsid w:val="00617E36"/>
    <w:rsid w:val="006209EF"/>
    <w:rsid w:val="00626E7A"/>
    <w:rsid w:val="00641AE8"/>
    <w:rsid w:val="00642DAC"/>
    <w:rsid w:val="00644EF0"/>
    <w:rsid w:val="00645C24"/>
    <w:rsid w:val="0065022D"/>
    <w:rsid w:val="00681747"/>
    <w:rsid w:val="00684C85"/>
    <w:rsid w:val="00695378"/>
    <w:rsid w:val="006B03E3"/>
    <w:rsid w:val="006B39A1"/>
    <w:rsid w:val="006D377E"/>
    <w:rsid w:val="006D719B"/>
    <w:rsid w:val="006E7F3A"/>
    <w:rsid w:val="006F2ACD"/>
    <w:rsid w:val="00740F77"/>
    <w:rsid w:val="00742E4D"/>
    <w:rsid w:val="00753A5A"/>
    <w:rsid w:val="00777586"/>
    <w:rsid w:val="007927D6"/>
    <w:rsid w:val="00792D31"/>
    <w:rsid w:val="0079517D"/>
    <w:rsid w:val="00796977"/>
    <w:rsid w:val="007C4BEF"/>
    <w:rsid w:val="007F0841"/>
    <w:rsid w:val="007F6680"/>
    <w:rsid w:val="00821F1F"/>
    <w:rsid w:val="008341E8"/>
    <w:rsid w:val="00856F51"/>
    <w:rsid w:val="00861954"/>
    <w:rsid w:val="00864A36"/>
    <w:rsid w:val="00884FA7"/>
    <w:rsid w:val="00894DAA"/>
    <w:rsid w:val="008A4A86"/>
    <w:rsid w:val="008B7091"/>
    <w:rsid w:val="008B7A31"/>
    <w:rsid w:val="008C4F74"/>
    <w:rsid w:val="008D1584"/>
    <w:rsid w:val="008D2309"/>
    <w:rsid w:val="008D60B2"/>
    <w:rsid w:val="008E070D"/>
    <w:rsid w:val="008E4068"/>
    <w:rsid w:val="008E711C"/>
    <w:rsid w:val="008F4E9C"/>
    <w:rsid w:val="009021BE"/>
    <w:rsid w:val="00911F72"/>
    <w:rsid w:val="00935ECA"/>
    <w:rsid w:val="009367D1"/>
    <w:rsid w:val="009412CB"/>
    <w:rsid w:val="009459BF"/>
    <w:rsid w:val="00976BC4"/>
    <w:rsid w:val="00983833"/>
    <w:rsid w:val="009914F1"/>
    <w:rsid w:val="00991FFF"/>
    <w:rsid w:val="00996BEA"/>
    <w:rsid w:val="009A7B37"/>
    <w:rsid w:val="009B3BBD"/>
    <w:rsid w:val="009B64F8"/>
    <w:rsid w:val="009C2973"/>
    <w:rsid w:val="009C2E04"/>
    <w:rsid w:val="009C3567"/>
    <w:rsid w:val="009C64B2"/>
    <w:rsid w:val="009D3533"/>
    <w:rsid w:val="009E106A"/>
    <w:rsid w:val="009E50F8"/>
    <w:rsid w:val="009E67D9"/>
    <w:rsid w:val="00A00D3D"/>
    <w:rsid w:val="00A07C65"/>
    <w:rsid w:val="00A1185A"/>
    <w:rsid w:val="00A17543"/>
    <w:rsid w:val="00A35280"/>
    <w:rsid w:val="00A37EDC"/>
    <w:rsid w:val="00A4612F"/>
    <w:rsid w:val="00A6445A"/>
    <w:rsid w:val="00A7757F"/>
    <w:rsid w:val="00A90399"/>
    <w:rsid w:val="00AA535D"/>
    <w:rsid w:val="00AB10FC"/>
    <w:rsid w:val="00AC2E40"/>
    <w:rsid w:val="00AC5088"/>
    <w:rsid w:val="00AD3B07"/>
    <w:rsid w:val="00AD7448"/>
    <w:rsid w:val="00AD7649"/>
    <w:rsid w:val="00AE0777"/>
    <w:rsid w:val="00AE357E"/>
    <w:rsid w:val="00B0615B"/>
    <w:rsid w:val="00B251E5"/>
    <w:rsid w:val="00B30B68"/>
    <w:rsid w:val="00B31486"/>
    <w:rsid w:val="00B520F7"/>
    <w:rsid w:val="00B537EA"/>
    <w:rsid w:val="00B62995"/>
    <w:rsid w:val="00B62A72"/>
    <w:rsid w:val="00B820B6"/>
    <w:rsid w:val="00BA576A"/>
    <w:rsid w:val="00BA6B31"/>
    <w:rsid w:val="00BD7744"/>
    <w:rsid w:val="00BD7B2A"/>
    <w:rsid w:val="00C009EA"/>
    <w:rsid w:val="00C034E3"/>
    <w:rsid w:val="00C343CA"/>
    <w:rsid w:val="00C71FFD"/>
    <w:rsid w:val="00CB339F"/>
    <w:rsid w:val="00CC0988"/>
    <w:rsid w:val="00CD4906"/>
    <w:rsid w:val="00CD7325"/>
    <w:rsid w:val="00CE0562"/>
    <w:rsid w:val="00CF6174"/>
    <w:rsid w:val="00D0034E"/>
    <w:rsid w:val="00D10719"/>
    <w:rsid w:val="00D12552"/>
    <w:rsid w:val="00D14AF0"/>
    <w:rsid w:val="00D5712A"/>
    <w:rsid w:val="00D73AA6"/>
    <w:rsid w:val="00D81A7B"/>
    <w:rsid w:val="00D82B9F"/>
    <w:rsid w:val="00DA2FDF"/>
    <w:rsid w:val="00DA45AF"/>
    <w:rsid w:val="00DA711E"/>
    <w:rsid w:val="00DB1F99"/>
    <w:rsid w:val="00DB2D3A"/>
    <w:rsid w:val="00DE0FD0"/>
    <w:rsid w:val="00DE7A41"/>
    <w:rsid w:val="00E01A7D"/>
    <w:rsid w:val="00E1402F"/>
    <w:rsid w:val="00E205D6"/>
    <w:rsid w:val="00E25DC2"/>
    <w:rsid w:val="00E426FD"/>
    <w:rsid w:val="00E50724"/>
    <w:rsid w:val="00E50D76"/>
    <w:rsid w:val="00E52A0E"/>
    <w:rsid w:val="00E62168"/>
    <w:rsid w:val="00E621D8"/>
    <w:rsid w:val="00E66A9E"/>
    <w:rsid w:val="00E70397"/>
    <w:rsid w:val="00E70882"/>
    <w:rsid w:val="00E71F84"/>
    <w:rsid w:val="00E74EC0"/>
    <w:rsid w:val="00E8704C"/>
    <w:rsid w:val="00EA3198"/>
    <w:rsid w:val="00EA3CAB"/>
    <w:rsid w:val="00EA4029"/>
    <w:rsid w:val="00EA50E7"/>
    <w:rsid w:val="00EB32C6"/>
    <w:rsid w:val="00ED2525"/>
    <w:rsid w:val="00EE4494"/>
    <w:rsid w:val="00EF110E"/>
    <w:rsid w:val="00EF6424"/>
    <w:rsid w:val="00F0235F"/>
    <w:rsid w:val="00F071D4"/>
    <w:rsid w:val="00F27D5A"/>
    <w:rsid w:val="00F3223D"/>
    <w:rsid w:val="00F526FC"/>
    <w:rsid w:val="00F6046E"/>
    <w:rsid w:val="00F60CB2"/>
    <w:rsid w:val="00F91B65"/>
    <w:rsid w:val="00F92942"/>
    <w:rsid w:val="00FA3D28"/>
    <w:rsid w:val="00FA7812"/>
    <w:rsid w:val="00FB057B"/>
    <w:rsid w:val="00FC626E"/>
    <w:rsid w:val="00FE0219"/>
    <w:rsid w:val="00FE38C3"/>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26" Type="http://schemas.openxmlformats.org/officeDocument/2006/relationships/image" Target="media/image13.png"/><Relationship Id="rId39" Type="http://schemas.openxmlformats.org/officeDocument/2006/relationships/image" Target="media/image26.emf"/><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image" Target="media/image42.emf"/><Relationship Id="rId63" Type="http://schemas.openxmlformats.org/officeDocument/2006/relationships/image" Target="media/image50.emf"/><Relationship Id="rId68" Type="http://schemas.openxmlformats.org/officeDocument/2006/relationships/image" Target="media/image55.emf"/><Relationship Id="rId76" Type="http://schemas.openxmlformats.org/officeDocument/2006/relationships/hyperlink" Target="http://www.opengis.net/gml/3.2" TargetMode="External"/><Relationship Id="rId84" Type="http://schemas.openxmlformats.org/officeDocument/2006/relationships/hyperlink" Target="http://standards.iso.org/iso/19115/-3/mrl/1.0" TargetMode="External"/><Relationship Id="rId89" Type="http://schemas.openxmlformats.org/officeDocument/2006/relationships/hyperlink" Target="http://www.opengis.net/swe/2.0" TargetMode="Externa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6.emf"/><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emf"/><Relationship Id="rId58" Type="http://schemas.openxmlformats.org/officeDocument/2006/relationships/image" Target="media/image45.emf"/><Relationship Id="rId66" Type="http://schemas.openxmlformats.org/officeDocument/2006/relationships/image" Target="media/image53.emf"/><Relationship Id="rId74" Type="http://schemas.openxmlformats.org/officeDocument/2006/relationships/hyperlink" Target="http://www.isotc211.org/2005/gco" TargetMode="External"/><Relationship Id="rId79" Type="http://schemas.openxmlformats.org/officeDocument/2006/relationships/hyperlink" Target="http://xmlns.geosciml.org/Borehole/4.0" TargetMode="External"/><Relationship Id="rId87" Type="http://schemas.openxmlformats.org/officeDocument/2006/relationships/hyperlink" Target="http://www.opengis.net/samplingSpatial/2.0" TargetMode="External"/><Relationship Id="rId5" Type="http://schemas.openxmlformats.org/officeDocument/2006/relationships/settings" Target="settings.xml"/><Relationship Id="rId61" Type="http://schemas.openxmlformats.org/officeDocument/2006/relationships/image" Target="media/image48.emf"/><Relationship Id="rId82" Type="http://schemas.openxmlformats.org/officeDocument/2006/relationships/hyperlink" Target="http://xmlns.geosciml.org/LaboratoryAnalysis-Specimen/4.0" TargetMode="External"/><Relationship Id="rId90" Type="http://schemas.openxmlformats.org/officeDocument/2006/relationships/hyperlink" Target="http://www.opengis.net/wfs/2.0" TargetMode="External"/><Relationship Id="rId95" Type="http://schemas.microsoft.com/office/2011/relationships/people" Target="people.xml"/><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hyperlink" Target="http://www.opengis.net/gml/3.3/exr" TargetMode="Externa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hyperlink" Target="http://xmlns.geosciml.org/GeoSciML-Extension/4.0" TargetMode="External"/><Relationship Id="rId85" Type="http://schemas.openxmlformats.org/officeDocument/2006/relationships/hyperlink" Target="http://www.opengis.net/om/2.0"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20" Type="http://schemas.openxmlformats.org/officeDocument/2006/relationships/image" Target="media/image7.emf"/><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hyperlink" Target="http://www.isotc211.org/2005/gmd" TargetMode="External"/><Relationship Id="rId83" Type="http://schemas.openxmlformats.org/officeDocument/2006/relationships/hyperlink" Target="http://xmlns.geosciml.org/geosciml-portrayal/4.0" TargetMode="External"/><Relationship Id="rId88" Type="http://schemas.openxmlformats.org/officeDocument/2006/relationships/hyperlink" Target="http://www.opengis.net/samplingSpecimen/2.0" TargetMode="External"/><Relationship Id="rId91" Type="http://schemas.openxmlformats.org/officeDocument/2006/relationships/hyperlink" Target="http://www.w3.org/1999/xlink" TargetMode="External"/><Relationship Id="rId9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hyperlink" Target="http://www.opengis.net/cv/0.2/gml32" TargetMode="External"/><Relationship Id="rId78" Type="http://schemas.openxmlformats.org/officeDocument/2006/relationships/hyperlink" Target="http://xmlns.geosciml.org/GeoSciML-Basic/4.0" TargetMode="External"/><Relationship Id="rId81" Type="http://schemas.openxmlformats.org/officeDocument/2006/relationships/hyperlink" Target="http://xmlns.geosciml.org/GeologicTime/4.0" TargetMode="External"/><Relationship Id="rId86" Type="http://schemas.openxmlformats.org/officeDocument/2006/relationships/hyperlink" Target="http://www.opengis.net/sampling/2.0" TargetMode="External"/><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opengis.net/doc/geosci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2D0EEE-AA91-4FE0-9DAC-DA95905E4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7594</TotalTime>
  <Pages>121</Pages>
  <Words>22511</Words>
  <Characters>128317</Characters>
  <Application>Microsoft Office Word</Application>
  <DocSecurity>0</DocSecurity>
  <Lines>1069</Lines>
  <Paragraphs>301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150527</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94</cp:revision>
  <dcterms:created xsi:type="dcterms:W3CDTF">2015-10-02T12:25:00Z</dcterms:created>
  <dcterms:modified xsi:type="dcterms:W3CDTF">2015-10-19T09:53:00Z</dcterms:modified>
</cp:coreProperties>
</file>