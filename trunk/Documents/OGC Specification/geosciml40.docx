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7777777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&lt;yyyy-dd-mm&gt;</w:t>
      </w:r>
    </w:p>
    <w:p w14:paraId="7B3D6164" w14:textId="77777777"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&lt;yyyy-dd-mm</w:t>
      </w:r>
      <w:r w:rsidR="00377235" w:rsidRPr="00D12552">
        <w:rPr>
          <w:color w:val="FF0000"/>
          <w:sz w:val="20"/>
          <w:szCs w:val="20"/>
          <w:lang w:val="en-CA"/>
        </w:rPr>
        <w:t>&gt;</w:t>
      </w:r>
    </w:p>
    <w:p w14:paraId="7CCE2DD7" w14:textId="77777777"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&lt;yyyy-dd-mm&gt;</w:t>
      </w:r>
      <w:r w:rsidR="00377235" w:rsidRPr="00D12552">
        <w:rPr>
          <w:b/>
          <w:color w:val="0000FF"/>
          <w:sz w:val="20"/>
          <w:szCs w:val="20"/>
          <w:lang w:val="en-CA"/>
        </w:rPr>
        <w:t xml:space="preserve"> </w:t>
      </w:r>
    </w:p>
    <w:p w14:paraId="0CC17C55" w14:textId="77777777"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4.0</w:t>
      </w:r>
      <w:r w:rsidR="004C43DA" w:rsidRPr="00D12552">
        <w:rPr>
          <w:sz w:val="20"/>
          <w:szCs w:val="20"/>
          <w:lang w:val="en-CA"/>
        </w:rPr>
        <w:t>&gt;</w:t>
      </w:r>
    </w:p>
    <w:p w14:paraId="75CB79A7" w14:textId="77777777"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1133B5" w:rsidRPr="00D12552">
        <w:rPr>
          <w:sz w:val="20"/>
          <w:szCs w:val="20"/>
          <w:lang w:val="en-CA"/>
        </w:rPr>
        <w:t>15</w:t>
      </w:r>
      <w:r w:rsidR="004C43DA" w:rsidRPr="00D12552">
        <w:rPr>
          <w:sz w:val="20"/>
          <w:szCs w:val="20"/>
          <w:lang w:val="en-CA"/>
        </w:rPr>
        <w:t xml:space="preserve">-nnnrx </w:t>
      </w:r>
    </w:p>
    <w:p w14:paraId="1A070564" w14:textId="77777777" w:rsidR="009A7B37" w:rsidRPr="00D12552" w:rsidRDefault="009A7B37">
      <w:pPr>
        <w:jc w:val="right"/>
        <w:rPr>
          <w:sz w:val="20"/>
          <w:szCs w:val="20"/>
          <w:lang w:val="en-CA"/>
        </w:rPr>
      </w:pPr>
      <w:r w:rsidRPr="00D12552">
        <w:rPr>
          <w:sz w:val="20"/>
          <w:szCs w:val="20"/>
          <w:lang w:val="en-CA"/>
        </w:rPr>
        <w:t xml:space="preserve">Version: </w:t>
      </w:r>
      <w:r w:rsidR="001133B5" w:rsidRPr="00D12552">
        <w:rPr>
          <w:sz w:val="20"/>
          <w:szCs w:val="20"/>
          <w:lang w:val="en-CA"/>
        </w:rPr>
        <w:t>1.0.0</w:t>
      </w:r>
    </w:p>
    <w:p w14:paraId="1A667B69" w14:textId="77777777"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133B5" w:rsidRPr="00D12552">
        <w:rPr>
          <w:sz w:val="20"/>
          <w:szCs w:val="20"/>
          <w:lang w:val="en-CA"/>
        </w:rPr>
        <w:t>Abstract specification</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94BFC7D" w14:textId="77777777" w:rsidR="00AC2E40" w:rsidRPr="00D12552" w:rsidRDefault="00AC2E40" w:rsidP="00AC2E40">
      <w:pPr>
        <w:jc w:val="right"/>
        <w:rPr>
          <w:b/>
          <w:color w:val="FF0000"/>
          <w:sz w:val="28"/>
          <w:szCs w:val="28"/>
          <w:lang w:val="en-CA"/>
        </w:rPr>
      </w:pPr>
    </w:p>
    <w:p w14:paraId="53222106" w14:textId="77777777" w:rsidR="00AC2E40" w:rsidRPr="00D12552" w:rsidRDefault="00AC2E40" w:rsidP="00AC2E40">
      <w:pPr>
        <w:jc w:val="right"/>
        <w:rPr>
          <w:b/>
          <w:color w:val="FF0000"/>
          <w:sz w:val="28"/>
          <w:szCs w:val="28"/>
          <w:lang w:val="en-CA"/>
        </w:rPr>
      </w:pPr>
    </w:p>
    <w:p w14:paraId="5F59C64F" w14:textId="77777777" w:rsidR="00AC2E40" w:rsidRPr="00D12552" w:rsidRDefault="00AC2E40" w:rsidP="00AC2E40">
      <w:pPr>
        <w:jc w:val="right"/>
        <w:rPr>
          <w:b/>
          <w:color w:val="FF0000"/>
          <w:sz w:val="28"/>
          <w:szCs w:val="28"/>
          <w:lang w:val="en-CA"/>
        </w:rPr>
      </w:pPr>
    </w:p>
    <w:p w14:paraId="1219AA74" w14:textId="77777777"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4.0</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77777777" w:rsidR="009A7B37" w:rsidRPr="00D12552" w:rsidRDefault="004203F0" w:rsidP="00E50724">
      <w:pPr>
        <w:jc w:val="center"/>
        <w:rPr>
          <w:b/>
          <w:lang w:val="en-CA"/>
        </w:rPr>
      </w:pPr>
      <w:r w:rsidRPr="00D12552">
        <w:rPr>
          <w:lang w:val="en-CA"/>
        </w:rPr>
        <w:t xml:space="preserve">Copyright © </w:t>
      </w:r>
      <w:r w:rsidR="001133B5" w:rsidRPr="00D12552">
        <w:rPr>
          <w:lang w:val="en-CA"/>
        </w:rPr>
        <w:t>2015</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6A397A6F"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3A1AF08E" w14:textId="77777777" w:rsidR="009A7B37" w:rsidRPr="00792D31" w:rsidRDefault="009A7B37">
      <w:pPr>
        <w:pStyle w:val="zzCover"/>
        <w:framePr w:hSpace="142" w:vSpace="142" w:wrap="auto" w:vAnchor="page" w:hAnchor="page" w:x="798" w:y="13865"/>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368B5792" w14:textId="77777777" w:rsidR="009A7B37" w:rsidRPr="00D12552" w:rsidRDefault="009A7B37">
      <w:pPr>
        <w:pStyle w:val="zzCover"/>
        <w:framePr w:hSpace="142" w:vSpace="142" w:wrap="auto" w:vAnchor="page" w:hAnchor="page" w:x="798" w:y="13865"/>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1AAB49AB" w14:textId="77777777" w:rsidR="009A7B37" w:rsidRPr="00D12552" w:rsidRDefault="009A7B37">
      <w:pPr>
        <w:pStyle w:val="zzCover"/>
        <w:framePr w:hSpace="142" w:vSpace="142" w:wrap="auto" w:vAnchor="page" w:hAnchor="page" w:x="798" w:y="13865"/>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77777777" w:rsidR="007F6680" w:rsidRPr="00D12552"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5CBAB5C" w14:textId="77777777" w:rsidR="00F60CB2" w:rsidRPr="00D12552" w:rsidRDefault="00F60CB2" w:rsidP="00F60CB2">
      <w:pPr>
        <w:rPr>
          <w:sz w:val="16"/>
          <w:szCs w:val="16"/>
          <w:lang w:val="en-CA"/>
        </w:rPr>
      </w:pPr>
      <w:r w:rsidRPr="00D12552">
        <w:rPr>
          <w:lang w:val="en-CA"/>
        </w:rPr>
        <w:br w:type="page"/>
      </w:r>
      <w:r w:rsidRPr="00D12552">
        <w:rPr>
          <w:sz w:val="16"/>
          <w:szCs w:val="16"/>
          <w:lang w:val="en-CA"/>
        </w:rPr>
        <w:lastRenderedPageBreak/>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Pr="00D12552" w:rsidRDefault="00F60CB2">
      <w:pPr>
        <w:pStyle w:val="En-ttedetabledesmatires"/>
        <w:rPr>
          <w:lang w:val="en-CA"/>
        </w:rPr>
      </w:pPr>
      <w:r w:rsidRPr="00D12552">
        <w:rPr>
          <w:lang w:val="en-CA"/>
        </w:rPr>
        <w:lastRenderedPageBreak/>
        <w:t>Contents</w:t>
      </w:r>
    </w:p>
    <w:p w14:paraId="179E5929" w14:textId="77777777" w:rsidR="00F60CB2" w:rsidRPr="00D12552" w:rsidRDefault="00F27D5A">
      <w:pPr>
        <w:pStyle w:val="TM1"/>
        <w:tabs>
          <w:tab w:val="left" w:pos="440"/>
          <w:tab w:val="right" w:leader="dot" w:pos="8630"/>
        </w:tabs>
        <w:rPr>
          <w:noProof/>
          <w:lang w:val="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337499850" w:history="1">
        <w:r w:rsidR="00F60CB2" w:rsidRPr="00D12552">
          <w:rPr>
            <w:rStyle w:val="Lienhypertexte"/>
            <w:noProof/>
            <w:lang w:val="en-CA"/>
          </w:rPr>
          <w:t>1.</w:t>
        </w:r>
        <w:r w:rsidR="00F60CB2" w:rsidRPr="00D12552">
          <w:rPr>
            <w:noProof/>
            <w:lang w:val="en-CA"/>
          </w:rPr>
          <w:tab/>
        </w:r>
        <w:r w:rsidR="00F60CB2" w:rsidRPr="00D12552">
          <w:rPr>
            <w:rStyle w:val="Lienhypertexte"/>
            <w:noProof/>
            <w:lang w:val="en-CA"/>
          </w:rPr>
          <w:t>Scope</w:t>
        </w:r>
        <w:r w:rsidR="00F60CB2" w:rsidRPr="00D12552">
          <w:rPr>
            <w:noProof/>
            <w:webHidden/>
            <w:lang w:val="en-CA"/>
          </w:rPr>
          <w:tab/>
        </w:r>
        <w:r w:rsidRPr="00D12552">
          <w:rPr>
            <w:noProof/>
            <w:webHidden/>
            <w:lang w:val="en-CA"/>
          </w:rPr>
          <w:fldChar w:fldCharType="begin"/>
        </w:r>
        <w:r w:rsidR="00F60CB2" w:rsidRPr="00D12552">
          <w:rPr>
            <w:noProof/>
            <w:webHidden/>
            <w:lang w:val="en-CA"/>
          </w:rPr>
          <w:instrText xml:space="preserve"> PAGEREF _Toc337499850 \h </w:instrText>
        </w:r>
        <w:r w:rsidRPr="00D12552">
          <w:rPr>
            <w:noProof/>
            <w:webHidden/>
            <w:lang w:val="en-CA"/>
          </w:rPr>
        </w:r>
        <w:r w:rsidRPr="00D12552">
          <w:rPr>
            <w:noProof/>
            <w:webHidden/>
            <w:lang w:val="en-CA"/>
          </w:rPr>
          <w:fldChar w:fldCharType="separate"/>
        </w:r>
        <w:r w:rsidR="00577E74" w:rsidRPr="00D12552">
          <w:rPr>
            <w:noProof/>
            <w:webHidden/>
            <w:lang w:val="en-CA"/>
          </w:rPr>
          <w:t>2</w:t>
        </w:r>
        <w:r w:rsidRPr="00D12552">
          <w:rPr>
            <w:noProof/>
            <w:webHidden/>
            <w:lang w:val="en-CA"/>
          </w:rPr>
          <w:fldChar w:fldCharType="end"/>
        </w:r>
      </w:hyperlink>
    </w:p>
    <w:p w14:paraId="30CF25A7" w14:textId="77777777" w:rsidR="00F60CB2" w:rsidRPr="00D12552" w:rsidRDefault="00676158">
      <w:pPr>
        <w:pStyle w:val="TM1"/>
        <w:tabs>
          <w:tab w:val="left" w:pos="440"/>
          <w:tab w:val="right" w:leader="dot" w:pos="8630"/>
        </w:tabs>
        <w:rPr>
          <w:noProof/>
          <w:lang w:val="en-CA"/>
        </w:rPr>
      </w:pPr>
      <w:hyperlink w:anchor="_Toc337499851" w:history="1">
        <w:r w:rsidR="00F60CB2" w:rsidRPr="00D12552">
          <w:rPr>
            <w:rStyle w:val="Lienhypertexte"/>
            <w:noProof/>
            <w:lang w:val="en-CA"/>
          </w:rPr>
          <w:t>2.</w:t>
        </w:r>
        <w:r w:rsidR="00F60CB2" w:rsidRPr="00D12552">
          <w:rPr>
            <w:noProof/>
            <w:lang w:val="en-CA"/>
          </w:rPr>
          <w:tab/>
        </w:r>
        <w:r w:rsidR="00F60CB2" w:rsidRPr="00D12552">
          <w:rPr>
            <w:rStyle w:val="Lienhypertexte"/>
            <w:noProof/>
            <w:lang w:val="en-CA"/>
          </w:rPr>
          <w:t>Conformance</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15E45482" w14:textId="77777777" w:rsidR="00F60CB2" w:rsidRPr="00D12552" w:rsidRDefault="00676158">
      <w:pPr>
        <w:pStyle w:val="TM1"/>
        <w:tabs>
          <w:tab w:val="left" w:pos="440"/>
          <w:tab w:val="right" w:leader="dot" w:pos="8630"/>
        </w:tabs>
        <w:rPr>
          <w:noProof/>
          <w:lang w:val="en-CA"/>
        </w:rPr>
      </w:pPr>
      <w:hyperlink w:anchor="_Toc337499852" w:history="1">
        <w:r w:rsidR="00F60CB2" w:rsidRPr="00D12552">
          <w:rPr>
            <w:rStyle w:val="Lienhypertexte"/>
            <w:noProof/>
            <w:lang w:val="en-CA"/>
          </w:rPr>
          <w:t>3.</w:t>
        </w:r>
        <w:r w:rsidR="00F60CB2" w:rsidRPr="00D12552">
          <w:rPr>
            <w:noProof/>
            <w:lang w:val="en-CA"/>
          </w:rPr>
          <w:tab/>
        </w:r>
        <w:r w:rsidR="00F60CB2" w:rsidRPr="00D12552">
          <w:rPr>
            <w:rStyle w:val="Lienhypertexte"/>
            <w:noProof/>
            <w:lang w:val="en-CA"/>
          </w:rPr>
          <w:t>References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38AB4B9" w14:textId="77777777" w:rsidR="00F60CB2" w:rsidRPr="00D12552" w:rsidRDefault="00676158">
      <w:pPr>
        <w:pStyle w:val="TM1"/>
        <w:tabs>
          <w:tab w:val="left" w:pos="440"/>
          <w:tab w:val="right" w:leader="dot" w:pos="8630"/>
        </w:tabs>
        <w:rPr>
          <w:noProof/>
          <w:lang w:val="en-CA"/>
        </w:rPr>
      </w:pPr>
      <w:hyperlink w:anchor="_Toc337499853" w:history="1">
        <w:r w:rsidR="00F60CB2" w:rsidRPr="00D12552">
          <w:rPr>
            <w:rStyle w:val="Lienhypertexte"/>
            <w:noProof/>
            <w:lang w:val="en-CA"/>
          </w:rPr>
          <w:t>4.</w:t>
        </w:r>
        <w:r w:rsidR="00F60CB2" w:rsidRPr="00D12552">
          <w:rPr>
            <w:noProof/>
            <w:lang w:val="en-CA"/>
          </w:rPr>
          <w:tab/>
        </w:r>
        <w:r w:rsidR="00F60CB2" w:rsidRPr="00D12552">
          <w:rPr>
            <w:rStyle w:val="Lienhypertexte"/>
            <w:noProof/>
            <w:lang w:val="en-CA"/>
          </w:rPr>
          <w:t>Terms and Definitions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_Toc337499853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2B441192" w14:textId="77777777" w:rsidR="00F60CB2" w:rsidRPr="00D12552" w:rsidRDefault="00676158">
      <w:pPr>
        <w:pStyle w:val="TM1"/>
        <w:tabs>
          <w:tab w:val="left" w:pos="440"/>
          <w:tab w:val="right" w:leader="dot" w:pos="8630"/>
        </w:tabs>
        <w:rPr>
          <w:noProof/>
          <w:lang w:val="en-CA"/>
        </w:rPr>
      </w:pPr>
      <w:hyperlink w:anchor="_Toc337499854" w:history="1">
        <w:r w:rsidR="00F60CB2" w:rsidRPr="00D12552">
          <w:rPr>
            <w:rStyle w:val="Lienhypertexte"/>
            <w:noProof/>
            <w:lang w:val="en-CA"/>
          </w:rPr>
          <w:t>5.</w:t>
        </w:r>
        <w:r w:rsidR="00F60CB2" w:rsidRPr="00D12552">
          <w:rPr>
            <w:noProof/>
            <w:lang w:val="en-CA"/>
          </w:rPr>
          <w:tab/>
        </w:r>
        <w:r w:rsidR="00F60CB2" w:rsidRPr="00D12552">
          <w:rPr>
            <w:rStyle w:val="Lienhypertexte"/>
            <w:noProof/>
            <w:lang w:val="en-CA"/>
          </w:rPr>
          <w:t>Conventions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_Toc337499854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D62EB53" w14:textId="77777777" w:rsidR="00F60CB2" w:rsidRPr="00D12552" w:rsidRDefault="00676158">
      <w:pPr>
        <w:pStyle w:val="TM1"/>
        <w:tabs>
          <w:tab w:val="left" w:pos="440"/>
          <w:tab w:val="right" w:leader="dot" w:pos="8630"/>
        </w:tabs>
        <w:rPr>
          <w:noProof/>
          <w:lang w:val="en-CA"/>
        </w:rPr>
      </w:pPr>
      <w:hyperlink w:anchor="_Toc337499855" w:history="1">
        <w:r w:rsidR="00F60CB2" w:rsidRPr="00D12552">
          <w:rPr>
            <w:rStyle w:val="Lienhypertexte"/>
            <w:noProof/>
            <w:lang w:val="en-CA"/>
          </w:rPr>
          <w:t>6.</w:t>
        </w:r>
        <w:r w:rsidR="00F60CB2" w:rsidRPr="00D12552">
          <w:rPr>
            <w:noProof/>
            <w:lang w:val="en-CA"/>
          </w:rPr>
          <w:tab/>
        </w:r>
        <w:r w:rsidR="00F60CB2" w:rsidRPr="00D12552">
          <w:rPr>
            <w:rStyle w:val="Lienhypertexte"/>
            <w:noProof/>
            <w:lang w:val="en-CA"/>
          </w:rPr>
          <w:t>Clauses not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_Toc337499855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6EAAE77" w14:textId="77777777" w:rsidR="00F60CB2" w:rsidRPr="00D12552" w:rsidRDefault="00676158">
      <w:pPr>
        <w:pStyle w:val="TM2"/>
        <w:tabs>
          <w:tab w:val="left" w:pos="880"/>
          <w:tab w:val="right" w:leader="dot" w:pos="8630"/>
        </w:tabs>
        <w:rPr>
          <w:noProof/>
          <w:lang w:val="en-CA"/>
        </w:rPr>
      </w:pPr>
      <w:hyperlink w:anchor="_Toc337499856" w:history="1">
        <w:r w:rsidR="00F60CB2" w:rsidRPr="00D12552">
          <w:rPr>
            <w:rStyle w:val="Lienhypertexte"/>
            <w:noProof/>
            <w:lang w:val="en-CA"/>
          </w:rPr>
          <w:t>6.1</w:t>
        </w:r>
        <w:r w:rsidR="00F60CB2" w:rsidRPr="00D12552">
          <w:rPr>
            <w:noProof/>
            <w:lang w:val="en-CA"/>
          </w:rPr>
          <w:tab/>
        </w:r>
        <w:r w:rsidR="00F60CB2" w:rsidRPr="00D12552">
          <w:rPr>
            <w:rStyle w:val="Lienhypertexte"/>
            <w:noProof/>
            <w:lang w:val="en-CA"/>
          </w:rPr>
          <w:t>Clauses not containing normative material sub-clause 1</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_Toc337499856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433C080" w14:textId="77777777" w:rsidR="00F60CB2" w:rsidRPr="00D12552" w:rsidRDefault="00676158">
      <w:pPr>
        <w:pStyle w:val="TM3"/>
        <w:tabs>
          <w:tab w:val="left" w:pos="1320"/>
          <w:tab w:val="right" w:leader="dot" w:pos="8630"/>
        </w:tabs>
        <w:rPr>
          <w:noProof/>
          <w:lang w:val="en-CA"/>
        </w:rPr>
      </w:pPr>
      <w:hyperlink w:anchor="_Toc337499857" w:history="1">
        <w:r w:rsidR="00F60CB2" w:rsidRPr="00D12552">
          <w:rPr>
            <w:rStyle w:val="Lienhypertexte"/>
            <w:noProof/>
            <w:lang w:val="en-CA"/>
          </w:rPr>
          <w:t>6.1.1</w:t>
        </w:r>
        <w:r w:rsidR="00F60CB2" w:rsidRPr="00D12552">
          <w:rPr>
            <w:noProof/>
            <w:lang w:val="en-CA"/>
          </w:rPr>
          <w:tab/>
        </w:r>
        <w:r w:rsidR="00F60CB2" w:rsidRPr="00D12552">
          <w:rPr>
            <w:rStyle w:val="Lienhypertexte"/>
            <w:noProof/>
            <w:lang w:val="en-CA"/>
          </w:rPr>
          <w:t>Clauses not containing normative material sub-clause 2</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_Toc337499857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06CF453" w14:textId="77777777" w:rsidR="00F60CB2" w:rsidRPr="00D12552" w:rsidRDefault="00676158">
      <w:pPr>
        <w:pStyle w:val="TM1"/>
        <w:tabs>
          <w:tab w:val="left" w:pos="480"/>
          <w:tab w:val="right" w:leader="dot" w:pos="8630"/>
        </w:tabs>
        <w:rPr>
          <w:noProof/>
          <w:lang w:val="en-CA"/>
        </w:rPr>
      </w:pPr>
      <w:hyperlink w:anchor="_Toc337499858" w:history="1">
        <w:r w:rsidR="00F60CB2" w:rsidRPr="00D12552">
          <w:rPr>
            <w:rStyle w:val="Lienhypertexte"/>
            <w:noProof/>
            <w:lang w:val="en-CA"/>
          </w:rPr>
          <w:t>7.</w:t>
        </w:r>
        <w:r w:rsidR="00F60CB2" w:rsidRPr="00D12552">
          <w:rPr>
            <w:noProof/>
            <w:lang w:val="en-CA"/>
          </w:rPr>
          <w:tab/>
        </w:r>
        <w:r w:rsidR="00F60CB2" w:rsidRPr="00D12552">
          <w:rPr>
            <w:rStyle w:val="Lienhypertexte"/>
            <w:noProof/>
            <w:lang w:val="en-CA"/>
          </w:rPr>
          <w:t>Clause containing normative material</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_Toc337499858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6EE5D783" w14:textId="77777777" w:rsidR="00F60CB2" w:rsidRPr="00D12552" w:rsidRDefault="00676158">
      <w:pPr>
        <w:pStyle w:val="TM2"/>
        <w:tabs>
          <w:tab w:val="left" w:pos="880"/>
          <w:tab w:val="right" w:leader="dot" w:pos="8630"/>
        </w:tabs>
        <w:rPr>
          <w:noProof/>
          <w:lang w:val="en-CA"/>
        </w:rPr>
      </w:pPr>
      <w:hyperlink w:anchor="_Toc337499859" w:history="1">
        <w:r w:rsidR="00F60CB2" w:rsidRPr="00D12552">
          <w:rPr>
            <w:rStyle w:val="Lienhypertexte"/>
            <w:noProof/>
            <w:lang w:val="en-CA"/>
          </w:rPr>
          <w:t>7.1</w:t>
        </w:r>
        <w:r w:rsidR="00F60CB2" w:rsidRPr="00D12552">
          <w:rPr>
            <w:noProof/>
            <w:lang w:val="en-CA"/>
          </w:rPr>
          <w:tab/>
        </w:r>
        <w:r w:rsidR="00F60CB2" w:rsidRPr="00D12552">
          <w:rPr>
            <w:rStyle w:val="Lienhypertexte"/>
            <w:noProof/>
            <w:lang w:val="en-CA"/>
          </w:rPr>
          <w:t>Requirement Class A or Requirement A</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_Toc337499859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0289A1C0" w14:textId="77777777" w:rsidR="00F60CB2" w:rsidRPr="00D12552" w:rsidRDefault="00676158">
      <w:pPr>
        <w:pStyle w:val="TM2"/>
        <w:tabs>
          <w:tab w:val="left" w:pos="880"/>
          <w:tab w:val="right" w:leader="dot" w:pos="8630"/>
        </w:tabs>
        <w:rPr>
          <w:noProof/>
          <w:lang w:val="en-CA"/>
        </w:rPr>
      </w:pPr>
      <w:hyperlink w:anchor="_Toc337499860" w:history="1">
        <w:r w:rsidR="00F60CB2" w:rsidRPr="00D12552">
          <w:rPr>
            <w:rStyle w:val="Lienhypertexte"/>
            <w:noProof/>
            <w:lang w:val="en-CA"/>
          </w:rPr>
          <w:t>7.2</w:t>
        </w:r>
        <w:r w:rsidR="00F60CB2" w:rsidRPr="00D12552">
          <w:rPr>
            <w:noProof/>
            <w:lang w:val="en-CA"/>
          </w:rPr>
          <w:tab/>
        </w:r>
        <w:r w:rsidR="00F60CB2" w:rsidRPr="00D12552">
          <w:rPr>
            <w:rStyle w:val="Lienhypertexte"/>
            <w:noProof/>
            <w:lang w:val="en-CA"/>
          </w:rPr>
          <w:t>Requirement Class B or Requirement B</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_Toc337499860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750EE3A4" w14:textId="77777777" w:rsidR="00F60CB2" w:rsidRPr="00D12552" w:rsidRDefault="00676158">
      <w:pPr>
        <w:pStyle w:val="TM1"/>
        <w:tabs>
          <w:tab w:val="left" w:pos="480"/>
          <w:tab w:val="right" w:leader="dot" w:pos="8630"/>
        </w:tabs>
        <w:rPr>
          <w:noProof/>
          <w:lang w:val="en-CA"/>
        </w:rPr>
      </w:pPr>
      <w:hyperlink w:anchor="_Toc337499861" w:history="1">
        <w:r w:rsidR="00F60CB2" w:rsidRPr="00D12552">
          <w:rPr>
            <w:rStyle w:val="Lienhypertexte"/>
            <w:noProof/>
            <w:lang w:val="en-CA"/>
          </w:rPr>
          <w:t>8.</w:t>
        </w:r>
        <w:r w:rsidR="00F60CB2" w:rsidRPr="00D12552">
          <w:rPr>
            <w:noProof/>
            <w:lang w:val="en-CA"/>
          </w:rPr>
          <w:tab/>
        </w:r>
        <w:r w:rsidR="00F60CB2" w:rsidRPr="00D12552">
          <w:rPr>
            <w:rStyle w:val="Lienhypertexte"/>
            <w:noProof/>
            <w:lang w:val="en-CA"/>
          </w:rPr>
          <w:t>Media Types for any data encoding(s)</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_Toc337499861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574000D1" w14:textId="77777777" w:rsidR="00F60CB2" w:rsidRPr="00D12552" w:rsidRDefault="00676158">
      <w:pPr>
        <w:pStyle w:val="TM2"/>
        <w:tabs>
          <w:tab w:val="left" w:pos="880"/>
          <w:tab w:val="right" w:leader="dot" w:pos="8630"/>
        </w:tabs>
        <w:rPr>
          <w:noProof/>
          <w:lang w:val="en-CA"/>
        </w:rPr>
      </w:pPr>
      <w:hyperlink w:anchor="_Toc337499862" w:history="1">
        <w:r w:rsidR="00F60CB2" w:rsidRPr="00D12552">
          <w:rPr>
            <w:rStyle w:val="Lienhypertexte"/>
            <w:noProof/>
            <w:lang w:val="en-CA"/>
          </w:rPr>
          <w:t>A.1</w:t>
        </w:r>
        <w:r w:rsidR="00F60CB2" w:rsidRPr="00D12552">
          <w:rPr>
            <w:noProof/>
            <w:lang w:val="en-CA"/>
          </w:rPr>
          <w:tab/>
        </w:r>
        <w:r w:rsidR="00F60CB2" w:rsidRPr="00D12552">
          <w:rPr>
            <w:rStyle w:val="Lienhypertexte"/>
            <w:noProof/>
            <w:lang w:val="en-CA"/>
          </w:rPr>
          <w:t>Conformance class: AAAA (repeat as necessary)</w:t>
        </w:r>
        <w:r w:rsidR="00F60CB2" w:rsidRPr="00D12552">
          <w:rPr>
            <w:noProof/>
            <w:webHidden/>
            <w:lang w:val="en-CA"/>
          </w:rPr>
          <w:tab/>
        </w:r>
        <w:r w:rsidR="00F27D5A" w:rsidRPr="00D12552">
          <w:rPr>
            <w:noProof/>
            <w:webHidden/>
            <w:lang w:val="en-CA"/>
          </w:rPr>
          <w:fldChar w:fldCharType="begin"/>
        </w:r>
        <w:r w:rsidR="00F60CB2" w:rsidRPr="00D12552">
          <w:rPr>
            <w:noProof/>
            <w:webHidden/>
            <w:lang w:val="en-CA"/>
          </w:rPr>
          <w:instrText xml:space="preserve"> PAGEREF _Toc337499862 \h </w:instrText>
        </w:r>
        <w:r w:rsidR="00F27D5A" w:rsidRPr="00D12552">
          <w:rPr>
            <w:noProof/>
            <w:webHidden/>
            <w:lang w:val="en-CA"/>
          </w:rPr>
        </w:r>
        <w:r w:rsidR="00F27D5A" w:rsidRPr="00D12552">
          <w:rPr>
            <w:noProof/>
            <w:webHidden/>
            <w:lang w:val="en-CA"/>
          </w:rPr>
          <w:fldChar w:fldCharType="separate"/>
        </w:r>
        <w:r w:rsidR="00577E74" w:rsidRPr="00D12552">
          <w:rPr>
            <w:noProof/>
            <w:webHidden/>
            <w:lang w:val="en-CA"/>
          </w:rPr>
          <w:t>2</w:t>
        </w:r>
        <w:r w:rsidR="00F27D5A" w:rsidRPr="00D12552">
          <w:rPr>
            <w:noProof/>
            <w:webHidden/>
            <w:lang w:val="en-CA"/>
          </w:rPr>
          <w:fldChar w:fldCharType="end"/>
        </w:r>
      </w:hyperlink>
    </w:p>
    <w:p w14:paraId="4D6C349B" w14:textId="77777777"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23342E5B" w14:textId="77777777" w:rsidR="007F6680" w:rsidRPr="00D12552" w:rsidRDefault="001133B5" w:rsidP="001133B5">
      <w:pPr>
        <w:rPr>
          <w:lang w:val="en-CA"/>
        </w:rPr>
      </w:pPr>
      <w:r w:rsidRPr="00D12552">
        <w:rPr>
          <w:lang w:val="en-CA"/>
        </w:rPr>
        <w:t>This specification describes a conceptual model, logical model, and GML/XML encoding rules for the exchange of geological map data. In addition, this specification provides GML/XML encoding examples for guidance.</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77777777" w:rsidR="007F6680" w:rsidRPr="00D12552" w:rsidRDefault="00274AAD" w:rsidP="001133B5">
      <w:pPr>
        <w:rPr>
          <w:lang w:val="en-CA"/>
        </w:rPr>
      </w:pPr>
      <w:proofErr w:type="gramStart"/>
      <w:r w:rsidRPr="00D12552">
        <w:rPr>
          <w:lang w:val="en-CA"/>
        </w:rPr>
        <w:t>o</w:t>
      </w:r>
      <w:r w:rsidR="007F6680" w:rsidRPr="00D12552">
        <w:rPr>
          <w:lang w:val="en-CA"/>
        </w:rPr>
        <w:t>gcdoc</w:t>
      </w:r>
      <w:proofErr w:type="gramEnd"/>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p>
    <w:p w14:paraId="748AF568" w14:textId="77777777" w:rsidR="009A7B37" w:rsidRPr="00D12552" w:rsidRDefault="009A7B37">
      <w:pPr>
        <w:pStyle w:val="introelements"/>
        <w:rPr>
          <w:lang w:val="en-CA"/>
        </w:rPr>
      </w:pPr>
      <w:r w:rsidRPr="00D12552">
        <w:rPr>
          <w:lang w:val="en-CA"/>
        </w:rPr>
        <w:t>Preface</w:t>
      </w:r>
      <w:bookmarkEnd w:id="1"/>
    </w:p>
    <w:p w14:paraId="11F596D6" w14:textId="77777777" w:rsidR="001133B5" w:rsidRPr="00D12552" w:rsidRDefault="001133B5" w:rsidP="001133B5">
      <w:pPr>
        <w:rPr>
          <w:lang w:val="en-CA"/>
        </w:rPr>
      </w:pPr>
      <w:r w:rsidRPr="00D12552">
        <w:rPr>
          <w:lang w:val="en-CA"/>
        </w:rPr>
        <w:t>The primary goal of this specification is to capture the semantics, schema, and encoding syntax of key elements present on 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 Arizona, United States of America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p w14:paraId="169EE124" w14:textId="77777777" w:rsidR="009A7B37" w:rsidRPr="00D12552" w:rsidRDefault="009A7B37">
      <w:pPr>
        <w:rPr>
          <w:lang w:val="en-CA"/>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6426"/>
      </w:tblGrid>
      <w:tr w:rsidR="009A7B37" w:rsidRPr="00D12552" w14:paraId="2E27FF08" w14:textId="77777777" w:rsidTr="00CE0562">
        <w:trPr>
          <w:jc w:val="center"/>
        </w:trPr>
        <w:tc>
          <w:tcPr>
            <w:tcW w:w="2323" w:type="dxa"/>
          </w:tcPr>
          <w:p w14:paraId="682FE37D" w14:textId="77777777" w:rsidR="009A7B37" w:rsidRPr="00D12552" w:rsidRDefault="009A7B37" w:rsidP="00CE0562">
            <w:pPr>
              <w:pStyle w:val="Annex"/>
              <w:rPr>
                <w:lang w:val="en-CA"/>
              </w:rPr>
            </w:pPr>
            <w:commentRangeStart w:id="5"/>
            <w:r w:rsidRPr="00D12552">
              <w:rPr>
                <w:lang w:val="en-CA"/>
              </w:rPr>
              <w:t>Name</w:t>
            </w:r>
          </w:p>
        </w:tc>
        <w:tc>
          <w:tcPr>
            <w:tcW w:w="6426" w:type="dxa"/>
          </w:tcPr>
          <w:p w14:paraId="10372235" w14:textId="77777777" w:rsidR="009A7B37" w:rsidRPr="00D12552" w:rsidRDefault="00154114" w:rsidP="00CE0562">
            <w:pPr>
              <w:pStyle w:val="Annex"/>
              <w:rPr>
                <w:lang w:val="en-CA"/>
              </w:rPr>
            </w:pPr>
            <w:r w:rsidRPr="00D12552">
              <w:rPr>
                <w:lang w:val="en-CA"/>
              </w:rPr>
              <w:t>Affiliation</w:t>
            </w:r>
          </w:p>
        </w:tc>
      </w:tr>
      <w:tr w:rsidR="009A7B37" w:rsidRPr="00D12552" w14:paraId="41498E10" w14:textId="77777777" w:rsidTr="00CE0562">
        <w:trPr>
          <w:jc w:val="center"/>
        </w:trPr>
        <w:tc>
          <w:tcPr>
            <w:tcW w:w="2323" w:type="dxa"/>
          </w:tcPr>
          <w:p w14:paraId="4F6F9D16" w14:textId="77777777" w:rsidR="009A7B37" w:rsidRPr="00D12552" w:rsidRDefault="00CE0562" w:rsidP="00CE0562">
            <w:pPr>
              <w:rPr>
                <w:lang w:val="en-CA"/>
              </w:rPr>
            </w:pPr>
            <w:r w:rsidRPr="00D12552">
              <w:rPr>
                <w:lang w:val="en-CA"/>
              </w:rPr>
              <w:t>Oliver Raymond</w:t>
            </w:r>
          </w:p>
        </w:tc>
        <w:tc>
          <w:tcPr>
            <w:tcW w:w="6426" w:type="dxa"/>
          </w:tcPr>
          <w:p w14:paraId="07EA4444" w14:textId="77777777" w:rsidR="009A7B37" w:rsidRPr="00D12552" w:rsidRDefault="00CE0562" w:rsidP="00CE0562">
            <w:pPr>
              <w:rPr>
                <w:lang w:val="en-CA"/>
              </w:rPr>
            </w:pPr>
            <w:r w:rsidRPr="00D12552">
              <w:rPr>
                <w:lang w:val="en-CA"/>
              </w:rPr>
              <w:t>Geoscience Australia</w:t>
            </w:r>
          </w:p>
        </w:tc>
      </w:tr>
      <w:tr w:rsidR="009A7B37" w:rsidRPr="00D12552" w14:paraId="742CD91F" w14:textId="77777777" w:rsidTr="00CE0562">
        <w:trPr>
          <w:jc w:val="center"/>
        </w:trPr>
        <w:tc>
          <w:tcPr>
            <w:tcW w:w="2323" w:type="dxa"/>
          </w:tcPr>
          <w:p w14:paraId="3DDBDFD8" w14:textId="77777777" w:rsidR="009A7B37" w:rsidRPr="00D12552" w:rsidRDefault="00CE0562" w:rsidP="00CE0562">
            <w:pPr>
              <w:rPr>
                <w:lang w:val="en-CA"/>
              </w:rPr>
            </w:pPr>
            <w:r w:rsidRPr="00D12552">
              <w:rPr>
                <w:lang w:val="en-CA"/>
              </w:rPr>
              <w:t>Steve Richard</w:t>
            </w:r>
          </w:p>
        </w:tc>
        <w:tc>
          <w:tcPr>
            <w:tcW w:w="6426" w:type="dxa"/>
          </w:tcPr>
          <w:p w14:paraId="372727C1" w14:textId="77777777" w:rsidR="009A7B37" w:rsidRPr="00D12552" w:rsidRDefault="00CE0562" w:rsidP="00CE0562">
            <w:pPr>
              <w:rPr>
                <w:lang w:val="en-CA"/>
              </w:rPr>
            </w:pPr>
            <w:r w:rsidRPr="00D12552">
              <w:rPr>
                <w:lang w:val="en-CA"/>
              </w:rPr>
              <w:t>Arizona Geological Survey</w:t>
            </w:r>
          </w:p>
        </w:tc>
      </w:tr>
      <w:tr w:rsidR="007927D6" w:rsidRPr="00D12552" w14:paraId="279CEFF6" w14:textId="77777777" w:rsidTr="00CE0562">
        <w:trPr>
          <w:jc w:val="center"/>
        </w:trPr>
        <w:tc>
          <w:tcPr>
            <w:tcW w:w="2323" w:type="dxa"/>
          </w:tcPr>
          <w:p w14:paraId="77927B6F" w14:textId="77777777" w:rsidR="007927D6" w:rsidRPr="00D12552" w:rsidRDefault="00CE0562" w:rsidP="00CE0562">
            <w:pPr>
              <w:rPr>
                <w:lang w:val="en-CA"/>
              </w:rPr>
            </w:pPr>
            <w:r w:rsidRPr="00D12552">
              <w:rPr>
                <w:lang w:val="en-CA"/>
              </w:rPr>
              <w:t>Eric Boisvert</w:t>
            </w:r>
          </w:p>
        </w:tc>
        <w:tc>
          <w:tcPr>
            <w:tcW w:w="6426" w:type="dxa"/>
          </w:tcPr>
          <w:p w14:paraId="49965739" w14:textId="77777777" w:rsidR="007927D6" w:rsidRPr="00D12552" w:rsidRDefault="00CE0562" w:rsidP="00CE0562">
            <w:pPr>
              <w:rPr>
                <w:lang w:val="en-CA"/>
              </w:rPr>
            </w:pPr>
            <w:r w:rsidRPr="00D12552">
              <w:rPr>
                <w:lang w:val="en-CA"/>
              </w:rPr>
              <w:t>Geological Survey of Canada (Natural Resources Can</w:t>
            </w:r>
            <w:r w:rsidR="00B520F7" w:rsidRPr="00D12552">
              <w:rPr>
                <w:lang w:val="en-CA"/>
              </w:rPr>
              <w:t>a</w:t>
            </w:r>
            <w:r w:rsidRPr="00D12552">
              <w:rPr>
                <w:lang w:val="en-CA"/>
              </w:rPr>
              <w:t>da)</w:t>
            </w:r>
            <w:commentRangeEnd w:id="5"/>
            <w:r w:rsidR="00E621D8">
              <w:rPr>
                <w:rStyle w:val="Marquedecommentaire"/>
              </w:rPr>
              <w:commentReference w:id="5"/>
            </w:r>
          </w:p>
        </w:tc>
      </w:tr>
    </w:tbl>
    <w:p w14:paraId="4AAE8A6E" w14:textId="77777777" w:rsidR="009A7B37" w:rsidRPr="00D12552" w:rsidRDefault="009A7B37">
      <w:pPr>
        <w:pStyle w:val="Titre1"/>
        <w:rPr>
          <w:lang w:val="en-CA"/>
        </w:rPr>
      </w:pPr>
      <w:bookmarkStart w:id="6" w:name="_Toc337499850"/>
      <w:r w:rsidRPr="00D12552">
        <w:rPr>
          <w:lang w:val="en-CA"/>
        </w:rPr>
        <w:t>Scope</w:t>
      </w:r>
      <w:bookmarkEnd w:id="6"/>
    </w:p>
    <w:p w14:paraId="2501848A" w14:textId="77777777" w:rsidR="00165E04" w:rsidRPr="00761F44" w:rsidRDefault="00A4612F" w:rsidP="00165E04">
      <w:pPr>
        <w:rPr>
          <w:lang w:val="en-CA"/>
        </w:rPr>
      </w:pPr>
      <w:r w:rsidRPr="00761F44">
        <w:rPr>
          <w:lang w:val="en-CA"/>
        </w:rPr>
        <w:t xml:space="preserve">GeoSciML (Geoscience Markup Language) covers the domain of geology (earth material, geological units, </w:t>
      </w:r>
      <w:r w:rsidR="002404CF" w:rsidRPr="00761F44">
        <w:rPr>
          <w:lang w:val="en-CA"/>
        </w:rPr>
        <w:t xml:space="preserve">geochronology, geological </w:t>
      </w:r>
      <w:r w:rsidRPr="00761F44">
        <w:rPr>
          <w:lang w:val="en-CA"/>
        </w:rPr>
        <w:t>structures</w:t>
      </w:r>
      <w:r w:rsidR="002404CF" w:rsidRPr="00761F44">
        <w:rPr>
          <w:lang w:val="en-CA"/>
        </w:rPr>
        <w:t>, geomorphology</w:t>
      </w:r>
      <w:r w:rsidRPr="00761F44">
        <w:rPr>
          <w:lang w:val="en-CA"/>
        </w:rPr>
        <w:t xml:space="preserve"> and composition) and </w:t>
      </w:r>
      <w:r w:rsidR="002404CF" w:rsidRPr="00761F44">
        <w:rPr>
          <w:lang w:val="en-CA"/>
        </w:rPr>
        <w:t xml:space="preserve">sampling </w:t>
      </w:r>
      <w:r w:rsidRPr="00761F44">
        <w:rPr>
          <w:lang w:val="en-CA"/>
        </w:rPr>
        <w:t>features common to the practice of geoscience, such as borehole</w:t>
      </w:r>
      <w:r w:rsidR="002404CF" w:rsidRPr="00761F44">
        <w:rPr>
          <w:lang w:val="en-CA"/>
        </w:rPr>
        <w:t xml:space="preserve"> and geologic specimen.  The model also proposes a simplified version of GeoSciML suitable for map portrayal.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having </w:t>
      </w:r>
      <w:r w:rsidR="00F6046E" w:rsidRPr="00761F44">
        <w:rPr>
          <w:lang w:val="en-CA"/>
        </w:rPr>
        <w:t>affiliation with GeoSciML</w:t>
      </w:r>
      <w:r w:rsidR="00D12552" w:rsidRPr="00761F44">
        <w:rPr>
          <w:lang w:val="en-CA"/>
        </w:rPr>
        <w:t>).</w:t>
      </w:r>
    </w:p>
    <w:p w14:paraId="46466F29" w14:textId="77777777" w:rsidR="009A7B37" w:rsidRPr="00D12552" w:rsidRDefault="009A7B37">
      <w:pPr>
        <w:pStyle w:val="Titre1"/>
        <w:rPr>
          <w:lang w:val="en-CA"/>
        </w:rPr>
      </w:pPr>
      <w:bookmarkStart w:id="7" w:name="_Toc337499851"/>
      <w:r w:rsidRPr="00D12552">
        <w:rPr>
          <w:lang w:val="en-CA"/>
        </w:rPr>
        <w:t>Conformance</w:t>
      </w:r>
      <w:bookmarkEnd w:id="7"/>
    </w:p>
    <w:p w14:paraId="1723473F" w14:textId="77777777"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following ISO 19136 (2007) specification for GML applications</w:t>
      </w:r>
      <w:r w:rsidR="009A7B37" w:rsidRPr="00D12552">
        <w:rPr>
          <w:lang w:val="en-CA"/>
        </w:rPr>
        <w:t xml:space="preserve">.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77777777" w:rsidR="009A7B37" w:rsidRPr="00D12552" w:rsidRDefault="00A17543">
      <w:pPr>
        <w:pStyle w:val="List2OGCbullets"/>
        <w:rPr>
          <w:color w:val="FF0000"/>
          <w:lang w:val="en-CA"/>
        </w:rPr>
      </w:pPr>
      <w:r w:rsidRPr="00D12552">
        <w:rPr>
          <w:color w:val="FF0000"/>
          <w:lang w:val="en-CA"/>
        </w:rPr>
        <w:t>Abstract logical model</w:t>
      </w:r>
    </w:p>
    <w:p w14:paraId="41F0D7E3" w14:textId="77777777" w:rsidR="009A7B37" w:rsidRPr="00D12552" w:rsidRDefault="00A17543">
      <w:pPr>
        <w:pStyle w:val="List2OGCbullets"/>
        <w:rPr>
          <w:color w:val="FF0000"/>
          <w:lang w:val="en-CA"/>
        </w:rPr>
      </w:pPr>
      <w:r w:rsidRPr="00D12552">
        <w:rPr>
          <w:color w:val="FF0000"/>
          <w:lang w:val="en-CA"/>
        </w:rPr>
        <w:t>Data instance</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D12552">
        <w:rPr>
          <w:snapToGrid w:val="0"/>
          <w:color w:val="000000"/>
          <w:lang w:val="en-CA"/>
        </w:rPr>
        <w:footnoteReference w:id="1"/>
      </w:r>
      <w:r w:rsidRPr="00D12552">
        <w:rPr>
          <w:snapToGrid w:val="0"/>
          <w:color w:val="000000"/>
          <w:lang w:val="en-CA"/>
        </w:rPr>
        <w:t>.</w:t>
      </w:r>
    </w:p>
    <w:p w14:paraId="6AF01926" w14:textId="77777777" w:rsidR="009A7B37" w:rsidRPr="00D12552" w:rsidRDefault="009A7B37">
      <w:pPr>
        <w:rPr>
          <w:color w:val="000000"/>
          <w:lang w:val="en-CA"/>
        </w:rPr>
      </w:pPr>
      <w:r w:rsidRPr="00D12552">
        <w:rPr>
          <w:color w:val="000000"/>
          <w:lang w:val="en-CA"/>
        </w:rPr>
        <w:t>In order to conform to this OGC™</w:t>
      </w:r>
      <w:r w:rsidRPr="00D12552">
        <w:rPr>
          <w:color w:val="000000"/>
          <w:vertAlign w:val="superscript"/>
          <w:lang w:val="en-CA"/>
        </w:rPr>
        <w:t xml:space="preserve"> </w:t>
      </w:r>
      <w:r w:rsidRPr="00D12552">
        <w:rPr>
          <w:color w:val="000000"/>
          <w:lang w:val="en-CA"/>
        </w:rPr>
        <w:t>interface standard, a software implementation shall choose to implement:</w:t>
      </w:r>
    </w:p>
    <w:p w14:paraId="1801ADFC" w14:textId="77777777" w:rsidR="009A7B37" w:rsidRPr="00D12552" w:rsidRDefault="009A7B37">
      <w:pPr>
        <w:pStyle w:val="List1OGCletters"/>
        <w:rPr>
          <w:lang w:val="en-CA"/>
        </w:rPr>
      </w:pPr>
      <w:r w:rsidRPr="00D12552">
        <w:rPr>
          <w:lang w:val="en-CA"/>
        </w:rPr>
        <w:lastRenderedPageBreak/>
        <w:t>Any one of the conformance levels specified in Annex B (normative).</w:t>
      </w:r>
    </w:p>
    <w:p w14:paraId="137C54AC" w14:textId="77777777" w:rsidR="009A7B37" w:rsidRPr="00D12552" w:rsidRDefault="009A7B37">
      <w:pPr>
        <w:pStyle w:val="List1OGCletters"/>
        <w:rPr>
          <w:lang w:val="en-CA"/>
        </w:rPr>
      </w:pPr>
      <w:r w:rsidRPr="00D12552">
        <w:rPr>
          <w:lang w:val="en-CA"/>
        </w:rPr>
        <w:t>Any one of the Distributed Computing Platform profiles specified in Annexes TBD through TBD (normative).</w:t>
      </w:r>
    </w:p>
    <w:p w14:paraId="23C8FFD6" w14:textId="77777777"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8" w:name="_Toc337499852"/>
      <w:r w:rsidRPr="00D12552">
        <w:rPr>
          <w:lang w:val="en-CA"/>
        </w:rPr>
        <w:t>References</w:t>
      </w:r>
      <w:bookmarkEnd w:id="8"/>
    </w:p>
    <w:p w14:paraId="5F8CE84A" w14:textId="77777777" w:rsidR="00FA3D28" w:rsidRPr="00D12552" w:rsidRDefault="00FA3D28" w:rsidP="00FA3D28">
      <w:pPr>
        <w:rPr>
          <w:lang w:val="en-CA"/>
        </w:rPr>
      </w:pPr>
      <w:r w:rsidRPr="00D12552">
        <w:rPr>
          <w:lang w:val="en-CA"/>
        </w:rPr>
        <w:t>The following normative documents are referenced in the text or provide significant context for the development of GeoSciML 4.0.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0C1F02F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6 – Schema for Coverage geometry and functions (</w:t>
      </w:r>
      <w:r w:rsidR="00BD7B2A">
        <w:rPr>
          <w:lang w:val="en-CA"/>
        </w:rPr>
        <w:t xml:space="preserve">also </w:t>
      </w:r>
      <w:r w:rsidRPr="00BD7B2A">
        <w:rPr>
          <w:lang w:val="en-CA"/>
        </w:rPr>
        <w:t>ISO 19123:2005)</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2"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Code for Units of Measure (UCUM) – Version 1.8, July 2009</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36944A09" w14:textId="77777777" w:rsidR="009A7B37" w:rsidRPr="00D12552" w:rsidRDefault="009A7B37">
      <w:pPr>
        <w:pStyle w:val="Titre1"/>
        <w:rPr>
          <w:lang w:val="en-CA"/>
        </w:rPr>
      </w:pPr>
      <w:bookmarkStart w:id="9" w:name="_Toc337499853"/>
      <w:r w:rsidRPr="00D12552">
        <w:rPr>
          <w:lang w:val="en-CA"/>
        </w:rPr>
        <w:t>Terms and Definitions</w:t>
      </w:r>
      <w:bookmarkEnd w:id="9"/>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22C03DF2" w14:textId="77777777" w:rsidR="00FA3D28" w:rsidRPr="00D12552" w:rsidRDefault="00FA3D28" w:rsidP="00FA3D28">
      <w:pPr>
        <w:pStyle w:val="Titre2"/>
        <w:rPr>
          <w:lang w:val="en-CA"/>
        </w:rPr>
      </w:pPr>
      <w:bookmarkStart w:id="10" w:name="_Toc428885175"/>
      <w:bookmarkStart w:id="11" w:name="Glossary_Feature"/>
      <w:proofErr w:type="gramStart"/>
      <w:r w:rsidRPr="00D12552">
        <w:rPr>
          <w:lang w:val="en-CA"/>
        </w:rPr>
        <w:t>coverage</w:t>
      </w:r>
      <w:bookmarkEnd w:id="10"/>
      <w:proofErr w:type="gramEnd"/>
    </w:p>
    <w:p w14:paraId="44153C30" w14:textId="77777777" w:rsidR="00FA3D28" w:rsidRPr="00D12552" w:rsidRDefault="00FA3D28" w:rsidP="00FA3D28">
      <w:pPr>
        <w:rPr>
          <w:bCs/>
          <w:lang w:val="en-CA"/>
        </w:rPr>
      </w:pPr>
      <w:proofErr w:type="gramStart"/>
      <w:r w:rsidRPr="00D12552">
        <w:rPr>
          <w:bCs/>
          <w:lang w:val="en-CA"/>
        </w:rPr>
        <w:t>Feature that acts as a function to return values from its range for any direct position within its spatial, temporal or spatiotemporal domain.</w:t>
      </w:r>
      <w:proofErr w:type="gramEnd"/>
    </w:p>
    <w:p w14:paraId="7DB2DE04" w14:textId="77777777" w:rsidR="00FA3D28" w:rsidRPr="00D12552" w:rsidRDefault="00FA3D28" w:rsidP="00FA3D28">
      <w:pPr>
        <w:rPr>
          <w:bCs/>
          <w:lang w:val="en-CA"/>
        </w:rPr>
      </w:pPr>
      <w:r w:rsidRPr="00D12552">
        <w:rPr>
          <w:bCs/>
          <w:lang w:val="en-CA"/>
        </w:rPr>
        <w:t>[ISO 19123:2005, definition 4.17]</w:t>
      </w:r>
    </w:p>
    <w:p w14:paraId="51FC44D3" w14:textId="77777777" w:rsidR="00FA3D28" w:rsidRPr="00D12552" w:rsidRDefault="00FA3D28" w:rsidP="00FA3D28">
      <w:pPr>
        <w:pStyle w:val="Titre2"/>
        <w:rPr>
          <w:lang w:val="en-CA"/>
        </w:rPr>
      </w:pPr>
      <w:bookmarkStart w:id="12" w:name="_Toc428885176"/>
      <w:proofErr w:type="gramStart"/>
      <w:r w:rsidRPr="00D12552">
        <w:rPr>
          <w:lang w:val="en-CA"/>
        </w:rPr>
        <w:t>domain</w:t>
      </w:r>
      <w:proofErr w:type="gramEnd"/>
      <w:r w:rsidRPr="00D12552">
        <w:rPr>
          <w:lang w:val="en-CA"/>
        </w:rPr>
        <w:t xml:space="preserve"> feature</w:t>
      </w:r>
      <w:bookmarkEnd w:id="1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13" w:name="_Toc428885177"/>
      <w:proofErr w:type="gramStart"/>
      <w:r w:rsidRPr="00D12552">
        <w:rPr>
          <w:lang w:val="en-CA"/>
        </w:rPr>
        <w:t>element</w:t>
      </w:r>
      <w:proofErr w:type="gramEnd"/>
      <w:r w:rsidRPr="00D12552">
        <w:rPr>
          <w:lang w:val="en-CA"/>
        </w:rPr>
        <w:t xml:space="preserve"> &lt;XML&gt;</w:t>
      </w:r>
      <w:bookmarkEnd w:id="13"/>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14" w:name="_Toc428885178"/>
      <w:proofErr w:type="gramStart"/>
      <w:r w:rsidRPr="00D12552">
        <w:rPr>
          <w:lang w:val="en-CA"/>
        </w:rPr>
        <w:lastRenderedPageBreak/>
        <w:t>feature</w:t>
      </w:r>
      <w:bookmarkEnd w:id="14"/>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D12552" w:rsidRDefault="00FA3D28" w:rsidP="00FA3D28">
      <w:pPr>
        <w:rPr>
          <w:lang w:val="en-CA"/>
        </w:rPr>
      </w:pPr>
      <w:bookmarkStart w:id="15" w:name="_Toc428885179"/>
      <w:commentRangeStart w:id="16"/>
      <w:r w:rsidRPr="00A00D3D">
        <w:rPr>
          <w:highlight w:val="yellow"/>
          <w:lang w:val="en-CA"/>
        </w:rPr>
        <w:t>GML application schema</w:t>
      </w:r>
      <w:bookmarkEnd w:id="15"/>
      <w:r w:rsidRPr="00D12552">
        <w:rPr>
          <w:lang w:val="en-CA"/>
        </w:rPr>
        <w:t xml:space="preserve"> </w:t>
      </w:r>
      <w:commentRangeEnd w:id="16"/>
      <w:r w:rsidR="00A00D3D">
        <w:rPr>
          <w:rStyle w:val="Marquedecommentaire"/>
        </w:rPr>
        <w:commentReference w:id="16"/>
      </w:r>
    </w:p>
    <w:p w14:paraId="2803FC4D" w14:textId="77777777" w:rsidR="00FA3D28" w:rsidRPr="00D12552" w:rsidRDefault="00FA3D28" w:rsidP="00FA3D28">
      <w:pPr>
        <w:rPr>
          <w:lang w:val="en-CA"/>
        </w:rPr>
      </w:pPr>
      <w:r w:rsidRPr="00D12552">
        <w:rPr>
          <w:lang w:val="en-CA"/>
        </w:rPr>
        <w:t>Application schema written in XML Schema in accordance with the rules specified in ISO 19136:2007.</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17" w:name="_Toc428885180"/>
      <w:r w:rsidRPr="00D12552">
        <w:rPr>
          <w:lang w:val="en-CA"/>
        </w:rPr>
        <w:t>GML document</w:t>
      </w:r>
      <w:bookmarkEnd w:id="17"/>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18" w:name="_Toc428885181"/>
      <w:r w:rsidRPr="00D12552">
        <w:rPr>
          <w:lang w:val="en-CA"/>
        </w:rPr>
        <w:t>GML schema</w:t>
      </w:r>
      <w:bookmarkEnd w:id="18"/>
      <w:r w:rsidRPr="00D12552">
        <w:rPr>
          <w:lang w:val="en-CA"/>
        </w:rPr>
        <w:t xml:space="preserve"> </w:t>
      </w:r>
    </w:p>
    <w:p w14:paraId="1C0B37B2" w14:textId="77777777" w:rsidR="00FA3D28" w:rsidRPr="00D12552" w:rsidRDefault="00FA3D28" w:rsidP="00FA3D28">
      <w:pPr>
        <w:rPr>
          <w:lang w:val="en-CA"/>
        </w:rPr>
      </w:pPr>
      <w:r w:rsidRPr="00D12552">
        <w:rPr>
          <w:lang w:val="en-CA"/>
        </w:rPr>
        <w:t>Schema components in the XML namespace ―</w:t>
      </w:r>
      <w:commentRangeStart w:id="19"/>
      <w:r w:rsidRPr="00D12552">
        <w:rPr>
          <w:lang w:val="en-CA"/>
        </w:rPr>
        <w:t>http://www.opengis.net/gml/3.2‖ as</w:t>
      </w:r>
      <w:commentRangeEnd w:id="19"/>
      <w:r w:rsidR="00A00D3D">
        <w:rPr>
          <w:rStyle w:val="Marquedecommentaire"/>
        </w:rPr>
        <w:commentReference w:id="19"/>
      </w:r>
      <w:r w:rsidRPr="00D12552">
        <w:rPr>
          <w:lang w:val="en-CA"/>
        </w:rPr>
        <w:t xml:space="preserve"> specified in ISO 19136:2007.</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20" w:name="_Toc428885182"/>
      <w:proofErr w:type="gramStart"/>
      <w:r w:rsidRPr="00D12552">
        <w:rPr>
          <w:lang w:val="en-CA"/>
        </w:rPr>
        <w:t>measurement</w:t>
      </w:r>
      <w:bookmarkEnd w:id="20"/>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21" w:name="_Toc428885183"/>
      <w:proofErr w:type="gramStart"/>
      <w:r w:rsidRPr="00D12552">
        <w:rPr>
          <w:lang w:val="en-CA"/>
        </w:rPr>
        <w:t>observation</w:t>
      </w:r>
      <w:bookmarkEnd w:id="21"/>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t xml:space="preserve"> </w:t>
      </w:r>
      <w:bookmarkStart w:id="22" w:name="_Toc428885184"/>
      <w:proofErr w:type="gramStart"/>
      <w:r w:rsidRPr="00D12552">
        <w:rPr>
          <w:lang w:val="en-CA"/>
        </w:rPr>
        <w:t>observation</w:t>
      </w:r>
      <w:proofErr w:type="gramEnd"/>
      <w:r w:rsidRPr="00D12552">
        <w:rPr>
          <w:lang w:val="en-CA"/>
        </w:rPr>
        <w:t xml:space="preserve"> procedure</w:t>
      </w:r>
      <w:bookmarkEnd w:id="22"/>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23" w:name="_Toc428885185"/>
      <w:proofErr w:type="gramStart"/>
      <w:r w:rsidRPr="00D12552">
        <w:rPr>
          <w:lang w:val="en-CA"/>
        </w:rPr>
        <w:t>observation</w:t>
      </w:r>
      <w:proofErr w:type="gramEnd"/>
      <w:r w:rsidRPr="00D12552">
        <w:rPr>
          <w:lang w:val="en-CA"/>
        </w:rPr>
        <w:t xml:space="preserve"> result</w:t>
      </w:r>
      <w:bookmarkEnd w:id="23"/>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lastRenderedPageBreak/>
        <w:t>[ISO 19156:2011]</w:t>
      </w:r>
    </w:p>
    <w:p w14:paraId="1162CF52" w14:textId="77777777" w:rsidR="00FA3D28" w:rsidRPr="00D12552" w:rsidRDefault="00FA3D28" w:rsidP="00FA3D28">
      <w:pPr>
        <w:pStyle w:val="Titre2"/>
        <w:rPr>
          <w:lang w:val="en-CA"/>
        </w:rPr>
      </w:pPr>
      <w:bookmarkStart w:id="24" w:name="_Toc428885186"/>
      <w:proofErr w:type="gramStart"/>
      <w:r w:rsidRPr="00D12552">
        <w:rPr>
          <w:lang w:val="en-CA"/>
        </w:rPr>
        <w:t>property</w:t>
      </w:r>
      <w:proofErr w:type="gramEnd"/>
      <w:r w:rsidRPr="00D12552">
        <w:rPr>
          <w:lang w:val="en-CA"/>
        </w:rPr>
        <w:t xml:space="preserve"> &lt;General Feature Model&gt;</w:t>
      </w:r>
      <w:bookmarkEnd w:id="24"/>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25" w:name="_Toc428885187"/>
      <w:proofErr w:type="gramStart"/>
      <w:r w:rsidRPr="00D12552">
        <w:rPr>
          <w:lang w:val="en-CA"/>
        </w:rPr>
        <w:t>sampled</w:t>
      </w:r>
      <w:proofErr w:type="gramEnd"/>
      <w:r w:rsidRPr="00D12552">
        <w:rPr>
          <w:lang w:val="en-CA"/>
        </w:rPr>
        <w:t xml:space="preserve"> feature</w:t>
      </w:r>
      <w:bookmarkEnd w:id="25"/>
    </w:p>
    <w:p w14:paraId="25874CEE" w14:textId="77777777" w:rsidR="00FA3D28" w:rsidRPr="00D12552" w:rsidRDefault="00FA3D28" w:rsidP="00FA3D28">
      <w:pPr>
        <w:rPr>
          <w:lang w:val="en-CA"/>
        </w:rPr>
      </w:pPr>
      <w:proofErr w:type="gramStart"/>
      <w:r w:rsidRPr="00D12552">
        <w:rPr>
          <w:lang w:val="en-CA"/>
        </w:rPr>
        <w:t>The real-world domain feature of interest, such as a groundwater body, aquifer, river, lake, or sea, 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26" w:name="_Toc428885188"/>
      <w:proofErr w:type="gramStart"/>
      <w:r w:rsidRPr="00D12552">
        <w:rPr>
          <w:lang w:val="en-CA"/>
        </w:rPr>
        <w:t>sampling</w:t>
      </w:r>
      <w:proofErr w:type="gramEnd"/>
      <w:r w:rsidRPr="00D12552">
        <w:rPr>
          <w:lang w:val="en-CA"/>
        </w:rPr>
        <w:t xml:space="preserve"> feature</w:t>
      </w:r>
      <w:bookmarkEnd w:id="26"/>
    </w:p>
    <w:p w14:paraId="4E5AFEE3" w14:textId="77777777" w:rsidR="00FA3D28" w:rsidRPr="00D12552" w:rsidRDefault="00FA3D28" w:rsidP="00FA3D28">
      <w:pPr>
        <w:rPr>
          <w:lang w:val="en-CA"/>
        </w:rPr>
      </w:pPr>
      <w:r w:rsidRPr="00D12552">
        <w:rPr>
          <w:lang w:val="en-CA"/>
        </w:rPr>
        <w:t>Feature, such as a station, transect,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27" w:name="_Toc428885189"/>
      <w:proofErr w:type="gramStart"/>
      <w:r w:rsidRPr="00D12552">
        <w:rPr>
          <w:lang w:val="en-CA"/>
        </w:rPr>
        <w:t>schema</w:t>
      </w:r>
      <w:proofErr w:type="gramEnd"/>
      <w:r w:rsidRPr="00D12552">
        <w:rPr>
          <w:lang w:val="en-CA"/>
        </w:rPr>
        <w:t xml:space="preserve"> &lt;XML Schema&gt;</w:t>
      </w:r>
      <w:bookmarkEnd w:id="27"/>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77777777" w:rsidR="009459BF" w:rsidRDefault="009459BF" w:rsidP="009459BF">
      <w:pPr>
        <w:pStyle w:val="Titre1"/>
        <w:rPr>
          <w:lang w:val="en-CA"/>
        </w:rPr>
      </w:pPr>
      <w:bookmarkStart w:id="28" w:name="_Toc337499854"/>
      <w:bookmarkEnd w:id="11"/>
      <w:r>
        <w:rPr>
          <w:lang w:val="en-CA"/>
        </w:rPr>
        <w:t>Conceptual Model</w:t>
      </w:r>
    </w:p>
    <w:p w14:paraId="3EAEADE9" w14:textId="77777777" w:rsidR="000D2F14" w:rsidRDefault="000D2F14" w:rsidP="000D2F14">
      <w:pPr>
        <w:rPr>
          <w:lang w:val="en-CA"/>
        </w:rPr>
      </w:pPr>
      <w:r>
        <w:rPr>
          <w:lang w:val="en-CA"/>
        </w:rPr>
        <w:t>GeoSciML is organised into 6 application packages (</w:t>
      </w:r>
      <w:r>
        <w:rPr>
          <w:lang w:val="en-CA"/>
        </w:rPr>
        <w:fldChar w:fldCharType="begin"/>
      </w:r>
      <w:r>
        <w:rPr>
          <w:lang w:val="en-CA"/>
        </w:rPr>
        <w:instrText xml:space="preserve"> REF _Ref432095090 \h </w:instrText>
      </w:r>
      <w:r>
        <w:rPr>
          <w:lang w:val="en-CA"/>
        </w:rPr>
      </w:r>
      <w:r>
        <w:rPr>
          <w:lang w:val="en-CA"/>
        </w:rPr>
        <w:fldChar w:fldCharType="separate"/>
      </w:r>
      <w:r>
        <w:t xml:space="preserve">Figure </w:t>
      </w:r>
      <w:r>
        <w:rPr>
          <w:noProof/>
        </w:rPr>
        <w:t>1</w:t>
      </w:r>
      <w:r>
        <w:rPr>
          <w:lang w:val="en-CA"/>
        </w:rPr>
        <w:fldChar w:fldCharType="end"/>
      </w:r>
      <w:r>
        <w:rPr>
          <w:lang w:val="en-CA"/>
        </w:rPr>
        <w:t>).</w:t>
      </w:r>
    </w:p>
    <w:p w14:paraId="4E5288E1" w14:textId="77777777" w:rsidR="000D2F14" w:rsidRDefault="000D2F14" w:rsidP="000D2F14">
      <w:pPr>
        <w:pStyle w:val="Paragraphedeliste"/>
        <w:numPr>
          <w:ilvl w:val="0"/>
          <w:numId w:val="14"/>
        </w:numPr>
        <w:rPr>
          <w:lang w:val="en-CA"/>
        </w:rPr>
      </w:pPr>
      <w:commentRangeStart w:id="29"/>
      <w:r>
        <w:rPr>
          <w:lang w:val="en-CA"/>
        </w:rPr>
        <w:t>GeoSciML Portrayal : a simplified version for layer based application</w:t>
      </w:r>
      <w:commentRangeEnd w:id="29"/>
      <w:r w:rsidR="00A00D3D">
        <w:rPr>
          <w:rStyle w:val="Marquedecommentaire"/>
        </w:rPr>
        <w:commentReference w:id="29"/>
      </w:r>
    </w:p>
    <w:p w14:paraId="4F59F348" w14:textId="77777777" w:rsidR="000D2F14" w:rsidRDefault="000D2F14" w:rsidP="000D2F14">
      <w:pPr>
        <w:pStyle w:val="Paragraphedeliste"/>
        <w:numPr>
          <w:ilvl w:val="0"/>
          <w:numId w:val="14"/>
        </w:numPr>
        <w:rPr>
          <w:lang w:val="en-CA"/>
        </w:rPr>
      </w:pPr>
      <w:r>
        <w:rPr>
          <w:lang w:val="en-CA"/>
        </w:rPr>
        <w:t>GeoSciML Basic : a set of core features, aligned to INSPIRE Geoscience model</w:t>
      </w:r>
    </w:p>
    <w:p w14:paraId="48D6FF4D" w14:textId="77777777" w:rsidR="000D2F14" w:rsidRDefault="000D2F14" w:rsidP="000D2F14">
      <w:pPr>
        <w:pStyle w:val="Paragraphedeliste"/>
        <w:numPr>
          <w:ilvl w:val="0"/>
          <w:numId w:val="14"/>
        </w:numPr>
        <w:rPr>
          <w:lang w:val="en-CA"/>
        </w:rPr>
      </w:pPr>
      <w:r>
        <w:rPr>
          <w:lang w:val="en-CA"/>
        </w:rPr>
        <w:t xml:space="preserve">GeoSciML Extension : an extension </w:t>
      </w:r>
      <w:del w:id="30" w:author="Steve Richard" w:date="2015-10-12T18:11:00Z">
        <w:r w:rsidDel="00A00D3D">
          <w:rPr>
            <w:lang w:val="en-CA"/>
          </w:rPr>
          <w:delText xml:space="preserve">provided </w:delText>
        </w:r>
      </w:del>
      <w:ins w:id="31" w:author="Steve Richard" w:date="2015-10-12T18:11:00Z">
        <w:r w:rsidR="00A00D3D">
          <w:rPr>
            <w:lang w:val="en-CA"/>
          </w:rPr>
          <w:t xml:space="preserve">providing </w:t>
        </w:r>
      </w:ins>
      <w:r>
        <w:rPr>
          <w:lang w:val="en-CA"/>
        </w:rPr>
        <w:t>detailed description of basic features</w:t>
      </w:r>
      <w:ins w:id="32" w:author="Steve Richard" w:date="2015-10-12T18:11:00Z">
        <w:r w:rsidR="00A00D3D">
          <w:rPr>
            <w:lang w:val="en-CA"/>
          </w:rPr>
          <w:t>. Adds additional properties and associations.</w:t>
        </w:r>
      </w:ins>
    </w:p>
    <w:p w14:paraId="7B0D0742" w14:textId="77777777" w:rsidR="000D2F14" w:rsidRDefault="000D2F14" w:rsidP="000D2F14">
      <w:pPr>
        <w:pStyle w:val="Paragraphedeliste"/>
        <w:numPr>
          <w:ilvl w:val="0"/>
          <w:numId w:val="14"/>
        </w:numPr>
        <w:rPr>
          <w:lang w:val="en-CA"/>
        </w:rPr>
      </w:pPr>
      <w:r>
        <w:rPr>
          <w:lang w:val="en-CA"/>
        </w:rPr>
        <w:lastRenderedPageBreak/>
        <w:t xml:space="preserve">GeoSciML Geologic Age : a model </w:t>
      </w:r>
      <w:del w:id="33" w:author="Steve Richard" w:date="2015-10-12T18:11:00Z">
        <w:r w:rsidDel="009367D1">
          <w:rPr>
            <w:lang w:val="en-CA"/>
          </w:rPr>
          <w:delText xml:space="preserve">of </w:delText>
        </w:r>
        <w:r w:rsidDel="00A00D3D">
          <w:rPr>
            <w:lang w:val="en-CA"/>
          </w:rPr>
          <w:delText>geochronoloy</w:delText>
        </w:r>
      </w:del>
      <w:ins w:id="34" w:author="Steve Richard" w:date="2015-10-12T18:11:00Z">
        <w:r w:rsidR="009367D1">
          <w:rPr>
            <w:lang w:val="en-CA"/>
          </w:rPr>
          <w:t>for the representation of geologic time using procedures adopted by the International Stratigraphic Commisssion.</w:t>
        </w:r>
      </w:ins>
    </w:p>
    <w:p w14:paraId="3DDC6A75" w14:textId="77777777" w:rsidR="000D2F14" w:rsidRDefault="000D2F14" w:rsidP="000D2F14">
      <w:pPr>
        <w:pStyle w:val="Paragraphedeliste"/>
        <w:numPr>
          <w:ilvl w:val="0"/>
          <w:numId w:val="14"/>
        </w:numPr>
        <w:rPr>
          <w:lang w:val="en-CA"/>
        </w:rPr>
      </w:pPr>
      <w:r>
        <w:rPr>
          <w:lang w:val="en-CA"/>
        </w:rPr>
        <w:t>GeoSciML Borehole : a model of borehole</w:t>
      </w:r>
      <w:ins w:id="35" w:author="Steve Richard" w:date="2015-10-12T18:12:00Z">
        <w:r w:rsidR="009367D1">
          <w:rPr>
            <w:lang w:val="en-CA"/>
          </w:rPr>
          <w:t>s</w:t>
        </w:r>
      </w:ins>
      <w:r>
        <w:rPr>
          <w:lang w:val="en-CA"/>
        </w:rPr>
        <w:t xml:space="preserve"> </w:t>
      </w:r>
      <w:ins w:id="36" w:author="Steve Richard" w:date="2015-10-12T18:14:00Z">
        <w:r w:rsidR="009367D1">
          <w:rPr>
            <w:lang w:val="en-CA"/>
          </w:rPr>
          <w:t>and their properties as sampling features.</w:t>
        </w:r>
      </w:ins>
      <w:del w:id="37" w:author="Steve Richard" w:date="2015-10-12T18:14:00Z">
        <w:r w:rsidDel="009367D1">
          <w:rPr>
            <w:lang w:val="en-CA"/>
          </w:rPr>
          <w:delText>and related features</w:delText>
        </w:r>
      </w:del>
    </w:p>
    <w:p w14:paraId="4BECF188" w14:textId="77777777" w:rsidR="000D2F14" w:rsidRDefault="000D2F14" w:rsidP="000D2F14">
      <w:pPr>
        <w:pStyle w:val="Paragraphedeliste"/>
        <w:numPr>
          <w:ilvl w:val="0"/>
          <w:numId w:val="14"/>
        </w:numPr>
        <w:rPr>
          <w:lang w:val="en-CA"/>
        </w:rPr>
      </w:pPr>
      <w:r>
        <w:rPr>
          <w:lang w:val="en-CA"/>
        </w:rPr>
        <w:t xml:space="preserve">GeoSciML Laboratory analysis: a model of </w:t>
      </w:r>
      <w:del w:id="38" w:author="Steve Richard" w:date="2015-10-12T18:14:00Z">
        <w:r w:rsidDel="009367D1">
          <w:rPr>
            <w:lang w:val="en-CA"/>
          </w:rPr>
          <w:delText xml:space="preserve">laboratories </w:delText>
        </w:r>
      </w:del>
      <w:ins w:id="39" w:author="Steve Richard" w:date="2015-10-12T18:14:00Z">
        <w:r w:rsidR="009367D1">
          <w:rPr>
            <w:lang w:val="en-CA"/>
          </w:rPr>
          <w:t xml:space="preserve">laboratory </w:t>
        </w:r>
      </w:ins>
      <w:del w:id="40" w:author="Steve Richard" w:date="2015-10-12T18:15:00Z">
        <w:r w:rsidDel="009367D1">
          <w:rPr>
            <w:lang w:val="en-CA"/>
          </w:rPr>
          <w:delText>assays</w:delText>
        </w:r>
      </w:del>
      <w:ins w:id="41" w:author="Steve Richard" w:date="2015-10-12T18:15:00Z">
        <w:r w:rsidR="009367D1">
          <w:rPr>
            <w:lang w:val="en-CA"/>
          </w:rPr>
          <w:t>analytical data, specimens and isotopic age observation results</w:t>
        </w:r>
      </w:ins>
      <w:r>
        <w:rPr>
          <w:lang w:val="en-CA"/>
        </w:rPr>
        <w:t>.</w:t>
      </w:r>
    </w:p>
    <w:p w14:paraId="5BFABEE1" w14:textId="77777777" w:rsidR="000D2F14" w:rsidRDefault="000D2F14" w:rsidP="009459BF">
      <w:pPr>
        <w:rPr>
          <w:lang w:val="en-CA"/>
        </w:rPr>
      </w:pPr>
    </w:p>
    <w:p w14:paraId="3D799ABA" w14:textId="77777777" w:rsidR="000D2F14" w:rsidRDefault="000D2F14" w:rsidP="000D2F14">
      <w:pPr>
        <w:keepNext/>
      </w:pPr>
      <w:r>
        <w:rPr>
          <w:noProof/>
          <w:lang w:val="en-CA" w:eastAsia="en-CA"/>
        </w:rPr>
        <w:drawing>
          <wp:inline distT="0" distB="0" distL="0" distR="0" wp14:anchorId="35F78D63" wp14:editId="74F7CE5A">
            <wp:extent cx="5486400" cy="47487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748796"/>
                    </a:xfrm>
                    <a:prstGeom prst="rect">
                      <a:avLst/>
                    </a:prstGeom>
                    <a:noFill/>
                    <a:ln>
                      <a:noFill/>
                    </a:ln>
                  </pic:spPr>
                </pic:pic>
              </a:graphicData>
            </a:graphic>
          </wp:inline>
        </w:drawing>
      </w:r>
    </w:p>
    <w:p w14:paraId="7D319501" w14:textId="77777777" w:rsidR="000D2F14" w:rsidRDefault="000D2F14" w:rsidP="000D2F14">
      <w:pPr>
        <w:pStyle w:val="Lgende"/>
        <w:rPr>
          <w:lang w:val="en-CA"/>
        </w:rPr>
      </w:pPr>
      <w:bookmarkStart w:id="42" w:name="_Ref432095090"/>
      <w:r>
        <w:t xml:space="preserve">Figure </w:t>
      </w:r>
      <w:r w:rsidR="00676158">
        <w:fldChar w:fldCharType="begin"/>
      </w:r>
      <w:r w:rsidR="00676158">
        <w:instrText xml:space="preserve"> SEQ Figure \* ARABIC </w:instrText>
      </w:r>
      <w:r w:rsidR="00676158">
        <w:fldChar w:fldCharType="separate"/>
      </w:r>
      <w:r w:rsidR="00090DCF">
        <w:rPr>
          <w:noProof/>
        </w:rPr>
        <w:t>1</w:t>
      </w:r>
      <w:r w:rsidR="00676158">
        <w:rPr>
          <w:noProof/>
        </w:rPr>
        <w:fldChar w:fldCharType="end"/>
      </w:r>
      <w:bookmarkEnd w:id="42"/>
      <w:r>
        <w:t>: GeoSciML packages</w:t>
      </w:r>
    </w:p>
    <w:p w14:paraId="722E337B" w14:textId="77777777" w:rsidR="00681747" w:rsidRPr="00276AD3" w:rsidRDefault="000D2F14" w:rsidP="00681747">
      <w:pPr>
        <w:rPr>
          <w:lang w:val="en-CA"/>
        </w:rPr>
      </w:pPr>
      <w:r>
        <w:rPr>
          <w:lang w:val="en-CA"/>
        </w:rPr>
        <w:t>Each application package is the subject of a requirements class (to conform to 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7777777" w:rsidR="000D2F14" w:rsidRDefault="000D2F14" w:rsidP="00681747">
      <w:pPr>
        <w:pStyle w:val="Titre2"/>
        <w:rPr>
          <w:lang w:val="en-CA"/>
        </w:rPr>
      </w:pPr>
      <w:r>
        <w:rPr>
          <w:lang w:val="en-CA"/>
        </w:rPr>
        <w:lastRenderedPageBreak/>
        <w:t>Portrayal</w:t>
      </w:r>
    </w:p>
    <w:p w14:paraId="7BE63CEC" w14:textId="77777777" w:rsidR="00DE0FD0" w:rsidRDefault="00DE0FD0" w:rsidP="009459BF">
      <w:pPr>
        <w:rPr>
          <w:lang w:val="en-CA"/>
        </w:rPr>
      </w:pPr>
      <w:r>
        <w:rPr>
          <w:lang w:val="en-CA"/>
        </w:rPr>
        <w:t>GeoSciML portrayal is a denormalised view of key geological and sampling features, designed as a simple entry level model to publish datasets</w:t>
      </w:r>
      <w:ins w:id="43" w:author="Steve Richard" w:date="2015-10-12T18:16:00Z">
        <w:r w:rsidR="009367D1">
          <w:rPr>
            <w:lang w:val="en-CA"/>
          </w:rPr>
          <w:t>, particularly adopted for geographic visualization</w:t>
        </w:r>
      </w:ins>
      <w:ins w:id="44" w:author="Steve Richard" w:date="2015-10-12T18:17:00Z">
        <w:r w:rsidR="009367D1">
          <w:rPr>
            <w:lang w:val="en-CA"/>
          </w:rPr>
          <w:t xml:space="preserve"> with key reporting properties</w:t>
        </w:r>
      </w:ins>
      <w:r>
        <w:rPr>
          <w:lang w:val="en-CA"/>
        </w:rPr>
        <w:t xml:space="preserve">.  The use case </w:t>
      </w:r>
      <w:del w:id="45" w:author="Steve Richard" w:date="2015-10-12T18:17:00Z">
        <w:r w:rsidDel="009367D1">
          <w:rPr>
            <w:lang w:val="en-CA"/>
          </w:rPr>
          <w:delText xml:space="preserve">sought </w:delText>
        </w:r>
      </w:del>
      <w:ins w:id="46" w:author="Steve Richard" w:date="2015-10-12T18:17:00Z">
        <w:r w:rsidR="009367D1">
          <w:rPr>
            <w:lang w:val="en-CA"/>
          </w:rPr>
          <w:t xml:space="preserve">target </w:t>
        </w:r>
      </w:ins>
      <w:r>
        <w:rPr>
          <w:lang w:val="en-CA"/>
        </w:rPr>
        <w:t>for portrayal is</w:t>
      </w:r>
      <w:ins w:id="47" w:author="Steve Richard" w:date="2015-10-12T18:17:00Z">
        <w:r w:rsidR="009367D1">
          <w:rPr>
            <w:lang w:val="en-CA"/>
          </w:rPr>
          <w:t xml:space="preserve"> a</w:t>
        </w:r>
      </w:ins>
      <w:r>
        <w:rPr>
          <w:lang w:val="en-CA"/>
        </w:rPr>
        <w:t xml:space="preserve"> simple </w:t>
      </w:r>
      <w:del w:id="48" w:author="Steve Richard" w:date="2015-10-12T18:17:00Z">
        <w:r w:rsidDel="009367D1">
          <w:rPr>
            <w:lang w:val="en-CA"/>
          </w:rPr>
          <w:delText xml:space="preserve">layer </w:delText>
        </w:r>
      </w:del>
      <w:ins w:id="49" w:author="Steve Richard" w:date="2015-10-12T18:17:00Z">
        <w:r w:rsidR="009367D1">
          <w:rPr>
            <w:lang w:val="en-CA"/>
          </w:rPr>
          <w:t>layer-</w:t>
        </w:r>
      </w:ins>
      <w:r>
        <w:rPr>
          <w:lang w:val="en-CA"/>
        </w:rPr>
        <w:t>based application, such as web map application or GIS where the key functionality is display a map layer and perform simple “identify” operations.  The classes are model to be easily implementable in any GIS or web mapping applications.  One class</w:t>
      </w:r>
      <w:r w:rsidR="00276AD3">
        <w:rPr>
          <w:lang w:val="en-CA"/>
        </w:rPr>
        <w:t xml:space="preserve"> maps to one table </w:t>
      </w:r>
      <w:r>
        <w:rPr>
          <w:lang w:val="en-CA"/>
        </w:rPr>
        <w:t xml:space="preserve">composed of optional, single occurrence, properties – consistent with the structure of RDBMS tables. </w:t>
      </w:r>
    </w:p>
    <w:p w14:paraId="4ABC3639" w14:textId="77777777" w:rsidR="00EB32C6" w:rsidRDefault="009367D1" w:rsidP="009459BF">
      <w:pPr>
        <w:rPr>
          <w:lang w:val="en-CA"/>
        </w:rPr>
      </w:pPr>
      <w:ins w:id="50" w:author="Steve Richard" w:date="2015-10-12T18:19:00Z">
        <w:r>
          <w:rPr>
            <w:lang w:val="en-CA"/>
          </w:rPr>
          <w:t>The p</w:t>
        </w:r>
      </w:ins>
      <w:del w:id="51" w:author="Steve Richard" w:date="2015-10-12T18:19:00Z">
        <w:r w:rsidR="00DE0FD0" w:rsidDel="009367D1">
          <w:rPr>
            <w:lang w:val="en-CA"/>
          </w:rPr>
          <w:delText>P</w:delText>
        </w:r>
      </w:del>
      <w:r w:rsidR="00DE0FD0">
        <w:rPr>
          <w:lang w:val="en-CA"/>
        </w:rPr>
        <w:t>ortrayal data model provides several “pointers”, in the form of HTTP URI, to form a sort of “switchboard” where application operating on portrayal model can extract complex representations of the features when required</w:t>
      </w:r>
      <w:r w:rsidR="00160C8B">
        <w:rPr>
          <w:lang w:val="en-CA"/>
        </w:rPr>
        <w:t xml:space="preserve"> (</w:t>
      </w:r>
      <w:r w:rsidR="00160C8B">
        <w:rPr>
          <w:lang w:val="en-CA"/>
        </w:rPr>
        <w:fldChar w:fldCharType="begin"/>
      </w:r>
      <w:r w:rsidR="00160C8B">
        <w:rPr>
          <w:lang w:val="en-CA"/>
        </w:rPr>
        <w:instrText xml:space="preserve"> REF _Ref431737057 \h </w:instrText>
      </w:r>
      <w:r w:rsidR="00160C8B">
        <w:rPr>
          <w:lang w:val="en-CA"/>
        </w:rPr>
      </w:r>
      <w:r w:rsidR="00160C8B">
        <w:rPr>
          <w:lang w:val="en-CA"/>
        </w:rPr>
        <w:fldChar w:fldCharType="separate"/>
      </w:r>
      <w:r w:rsidR="00160C8B">
        <w:t xml:space="preserve">Figure </w:t>
      </w:r>
      <w:r w:rsidR="00160C8B">
        <w:rPr>
          <w:noProof/>
        </w:rPr>
        <w:t>2</w:t>
      </w:r>
      <w:r w:rsidR="00160C8B">
        <w:rPr>
          <w:lang w:val="en-CA"/>
        </w:rPr>
        <w:fldChar w:fldCharType="end"/>
      </w:r>
      <w:r w:rsidR="00160C8B">
        <w:rPr>
          <w:lang w:val="en-CA"/>
        </w:rPr>
        <w:t>)</w:t>
      </w:r>
      <w:r w:rsidR="00DE0FD0">
        <w:rPr>
          <w:lang w:val="en-CA"/>
        </w:rPr>
        <w:t>.</w:t>
      </w:r>
    </w:p>
    <w:p w14:paraId="317918BA" w14:textId="77777777" w:rsidR="00160C8B" w:rsidRDefault="00160C8B" w:rsidP="00160C8B">
      <w:pPr>
        <w:keepNext/>
      </w:pPr>
      <w:r w:rsidRPr="00160C8B">
        <w:rPr>
          <w:noProof/>
          <w:lang w:val="en-CA" w:eastAsia="en-CA"/>
        </w:rPr>
        <w:drawing>
          <wp:inline distT="0" distB="0" distL="0" distR="0" wp14:anchorId="61B44628" wp14:editId="5BF46949">
            <wp:extent cx="4555588" cy="26392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56134" cy="2639604"/>
                    </a:xfrm>
                    <a:prstGeom prst="rect">
                      <a:avLst/>
                    </a:prstGeom>
                    <a:noFill/>
                    <a:ln>
                      <a:noFill/>
                    </a:ln>
                  </pic:spPr>
                </pic:pic>
              </a:graphicData>
            </a:graphic>
          </wp:inline>
        </w:drawing>
      </w:r>
    </w:p>
    <w:p w14:paraId="0DB66041" w14:textId="77777777" w:rsidR="00160C8B" w:rsidRDefault="00160C8B" w:rsidP="00160C8B">
      <w:pPr>
        <w:pStyle w:val="Lgende"/>
        <w:rPr>
          <w:lang w:val="en-CA"/>
        </w:rPr>
      </w:pPr>
      <w:bookmarkStart w:id="52" w:name="_Ref431737057"/>
      <w:r>
        <w:t xml:space="preserve">Figure </w:t>
      </w:r>
      <w:r w:rsidR="00676158">
        <w:fldChar w:fldCharType="begin"/>
      </w:r>
      <w:r w:rsidR="00676158">
        <w:instrText xml:space="preserve"> SEQ Figure \* ARABIC </w:instrText>
      </w:r>
      <w:r w:rsidR="00676158">
        <w:fldChar w:fldCharType="separate"/>
      </w:r>
      <w:r w:rsidR="00090DCF">
        <w:rPr>
          <w:noProof/>
        </w:rPr>
        <w:t>2</w:t>
      </w:r>
      <w:r w:rsidR="00676158">
        <w:rPr>
          <w:noProof/>
        </w:rPr>
        <w:fldChar w:fldCharType="end"/>
      </w:r>
      <w:bookmarkEnd w:id="52"/>
      <w:r>
        <w:t xml:space="preserve"> Linkage between portrayal and other GeoSciML packages</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r>
        <w:rPr>
          <w:lang w:val="en-CA"/>
        </w:rPr>
        <w:t>GeoSciML Basic and Extension</w:t>
      </w:r>
      <w:bookmarkEnd w:id="53"/>
    </w:p>
    <w:p w14:paraId="159EBC38" w14:textId="77777777" w:rsidR="00681747" w:rsidRDefault="00681747" w:rsidP="00681747">
      <w:pPr>
        <w:rPr>
          <w:lang w:val="en-CA"/>
        </w:rPr>
      </w:pPr>
    </w:p>
    <w:p w14:paraId="05A77CED" w14:textId="77777777" w:rsidR="00681747" w:rsidRDefault="00681747" w:rsidP="00681747">
      <w:pPr>
        <w:rPr>
          <w:lang w:val="en-CA"/>
        </w:rPr>
      </w:pPr>
      <w:r>
        <w:rPr>
          <w:lang w:val="en-CA"/>
        </w:rPr>
        <w:t>GeoSciML describes geological features in a mapping perspective, articulated around the concept of a MapFeature – the cartographic element shown on a map, and the GeologicalFeature it represents.  All concepts that can be represented on a map are subtypes of GeologicalFeatures.   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t xml:space="preserve">Figure </w:t>
      </w:r>
      <w:r>
        <w:rPr>
          <w:noProof/>
        </w:rPr>
        <w:t>1</w:t>
      </w:r>
      <w:r>
        <w:rPr>
          <w:lang w:val="en-CA"/>
        </w:rPr>
        <w:fldChar w:fldCharType="end"/>
      </w:r>
      <w:proofErr w:type="gramStart"/>
      <w:r>
        <w:rPr>
          <w:lang w:val="en-CA"/>
        </w:rPr>
        <w:t>) ;</w:t>
      </w:r>
      <w:proofErr w:type="gramEnd"/>
      <w:r>
        <w:rPr>
          <w:lang w:val="en-CA"/>
        </w:rPr>
        <w:t xml:space="preserve"> GeologicEvent, GeologicStructure, GeologicUnit and GeomorphologicFeatures.   Other main features from GeoSciML are not geologic features themselves, but features related to the activity of sampling and observing geology (such as Borehole or GeologicSpecimen) and are therefore modelled as SF_SamplingFeatures (O&amp;M) subtypes.</w:t>
      </w:r>
    </w:p>
    <w:p w14:paraId="057035A4" w14:textId="77777777" w:rsidR="00681747" w:rsidRDefault="00681747" w:rsidP="00681747">
      <w:pPr>
        <w:keepNext/>
      </w:pPr>
      <w:r w:rsidRPr="00DE0FD0">
        <w:rPr>
          <w:noProof/>
          <w:lang w:val="en-CA" w:eastAsia="en-CA"/>
        </w:rPr>
        <w:lastRenderedPageBreak/>
        <w:drawing>
          <wp:inline distT="0" distB="0" distL="0" distR="0" wp14:anchorId="4A77FFEB" wp14:editId="78A1B182">
            <wp:extent cx="5486400" cy="2990128"/>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990128"/>
                    </a:xfrm>
                    <a:prstGeom prst="rect">
                      <a:avLst/>
                    </a:prstGeom>
                    <a:noFill/>
                    <a:ln>
                      <a:noFill/>
                    </a:ln>
                  </pic:spPr>
                </pic:pic>
              </a:graphicData>
            </a:graphic>
          </wp:inline>
        </w:drawing>
      </w:r>
    </w:p>
    <w:p w14:paraId="3CC68821" w14:textId="77777777" w:rsidR="00681747" w:rsidRDefault="00681747" w:rsidP="00681747">
      <w:pPr>
        <w:pStyle w:val="Lgende"/>
        <w:rPr>
          <w:lang w:val="en-CA"/>
        </w:rPr>
      </w:pPr>
      <w:bookmarkStart w:id="54" w:name="_Ref431724260"/>
      <w:r>
        <w:t xml:space="preserve">Figure </w:t>
      </w:r>
      <w:r w:rsidR="00676158">
        <w:fldChar w:fldCharType="begin"/>
      </w:r>
      <w:r w:rsidR="00676158">
        <w:instrText xml:space="preserve"> SEQ Figure \* ARABIC </w:instrText>
      </w:r>
      <w:r w:rsidR="00676158">
        <w:fldChar w:fldCharType="separate"/>
      </w:r>
      <w:r w:rsidR="00090DCF">
        <w:rPr>
          <w:noProof/>
        </w:rPr>
        <w:t>3</w:t>
      </w:r>
      <w:r w:rsidR="00676158">
        <w:rPr>
          <w:noProof/>
        </w:rPr>
        <w:fldChar w:fldCharType="end"/>
      </w:r>
      <w:bookmarkEnd w:id="54"/>
      <w:r>
        <w:t xml:space="preserve"> Core feature model for GeoSciML</w:t>
      </w:r>
    </w:p>
    <w:p w14:paraId="276132A1" w14:textId="77777777" w:rsidR="00681747" w:rsidRDefault="00681747" w:rsidP="00681747">
      <w:pPr>
        <w:rPr>
          <w:lang w:val="en-CA"/>
        </w:rPr>
      </w:pPr>
      <w:r>
        <w:rPr>
          <w:lang w:val="en-CA"/>
        </w:rPr>
        <w:t>GeologicFeature can share relationships through Relation class, subtyped into different kind of relationships, providing different properties and constrains.</w:t>
      </w:r>
    </w:p>
    <w:p w14:paraId="56E01FC1" w14:textId="77777777"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6F2F2413" w14:textId="77777777" w:rsidR="00EA50E7" w:rsidRDefault="00EA50E7" w:rsidP="00681747">
      <w:pPr>
        <w:rPr>
          <w:lang w:val="en-CA"/>
        </w:rPr>
      </w:pPr>
      <w:r>
        <w:rPr>
          <w:lang w:val="en-CA"/>
        </w:rPr>
        <w:t>To add custom properties to an existing class (what extension package actually does), the technique normally used is to create a class as a subtype to carry the new properties.</w:t>
      </w:r>
    </w:p>
    <w:p w14:paraId="7E87DB7E" w14:textId="77777777" w:rsidR="00EA50E7" w:rsidRDefault="00EA50E7" w:rsidP="00EA50E7">
      <w:pPr>
        <w:keepNext/>
      </w:pPr>
      <w:r>
        <w:rPr>
          <w:noProof/>
          <w:lang w:val="en-CA" w:eastAsia="en-CA"/>
        </w:rPr>
        <w:lastRenderedPageBreak/>
        <w:drawing>
          <wp:inline distT="0" distB="0" distL="0" distR="0" wp14:anchorId="6E23D1F1" wp14:editId="6F3A055B">
            <wp:extent cx="2981960" cy="4391025"/>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81960" cy="4391025"/>
                    </a:xfrm>
                    <a:prstGeom prst="rect">
                      <a:avLst/>
                    </a:prstGeom>
                    <a:noFill/>
                    <a:ln>
                      <a:noFill/>
                    </a:ln>
                  </pic:spPr>
                </pic:pic>
              </a:graphicData>
            </a:graphic>
          </wp:inline>
        </w:drawing>
      </w:r>
    </w:p>
    <w:p w14:paraId="3CFC74DF" w14:textId="77777777" w:rsidR="00EA50E7" w:rsidRDefault="00EA50E7" w:rsidP="00EA50E7">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4</w:t>
      </w:r>
      <w:r w:rsidR="00676158">
        <w:rPr>
          <w:noProof/>
        </w:rPr>
        <w:fldChar w:fldCharType="end"/>
      </w:r>
      <w:r>
        <w:t>: Adding properties by extension</w:t>
      </w:r>
    </w:p>
    <w:p w14:paraId="3C1C71D8" w14:textId="42CE35BE" w:rsidR="00861954" w:rsidRDefault="00EA50E7" w:rsidP="00861954">
      <w:r>
        <w:rPr>
          <w:lang w:val="en-CA"/>
        </w:rPr>
        <w:t xml:space="preserve">But this only works </w:t>
      </w:r>
      <w:r w:rsidR="00861954">
        <w:rPr>
          <w:lang w:val="en-CA"/>
        </w:rPr>
        <w:t>when properties need to be added to a leaf class.  Properties added to a class higher up won’t propagate to existing subtypes.</w:t>
      </w:r>
      <w:r w:rsidR="00DA2FDF">
        <w:rPr>
          <w:lang w:val="en-CA"/>
        </w:rPr>
        <w:t xml:space="preserve">  G</w:t>
      </w:r>
      <w:r w:rsidR="00861954">
        <w:t>eoSciML uses a</w:t>
      </w:r>
      <w:ins w:id="55" w:author="Boisvert, Eric" w:date="2015-10-16T08:01:00Z">
        <w:r w:rsidR="000077DC">
          <w:t>n</w:t>
        </w:r>
      </w:ins>
      <w:r w:rsidR="00861954">
        <w:t xml:space="preserve"> </w:t>
      </w:r>
      <w:ins w:id="56" w:author="Boisvert, Eric" w:date="2015-10-16T08:01:00Z">
        <w:r w:rsidR="000077DC">
          <w:t xml:space="preserve">extension </w:t>
        </w:r>
      </w:ins>
      <w:r w:rsidR="00861954">
        <w:t xml:space="preserve">pattern </w:t>
      </w:r>
      <w:del w:id="57" w:author="Boisvert, Eric" w:date="2015-10-16T08:01:00Z">
        <w:r w:rsidR="00861954" w:rsidDel="000077DC">
          <w:delText xml:space="preserve">extension </w:delText>
        </w:r>
      </w:del>
      <w:r w:rsidR="00861954">
        <w:t>by property blocks.  Blocks of properties are organized in their own type and associated to the class</w:t>
      </w:r>
    </w:p>
    <w:p w14:paraId="2A48355A" w14:textId="77777777" w:rsidR="00DA2FDF" w:rsidRDefault="00DA2FDF" w:rsidP="00DA2FDF">
      <w:pPr>
        <w:keepNext/>
      </w:pPr>
      <w:r>
        <w:rPr>
          <w:noProof/>
          <w:lang w:val="en-CA" w:eastAsia="en-CA"/>
        </w:rPr>
        <w:lastRenderedPageBreak/>
        <w:drawing>
          <wp:inline distT="0" distB="0" distL="0" distR="0" wp14:anchorId="1FEC692C" wp14:editId="4B8B933A">
            <wp:extent cx="5486400" cy="2754210"/>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754210"/>
                    </a:xfrm>
                    <a:prstGeom prst="rect">
                      <a:avLst/>
                    </a:prstGeom>
                    <a:noFill/>
                    <a:ln>
                      <a:noFill/>
                    </a:ln>
                  </pic:spPr>
                </pic:pic>
              </a:graphicData>
            </a:graphic>
          </wp:inline>
        </w:drawing>
      </w:r>
    </w:p>
    <w:p w14:paraId="2F3374EB" w14:textId="77777777" w:rsidR="00861954" w:rsidRDefault="00DA2FDF" w:rsidP="00DA2FD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w:t>
      </w:r>
      <w:r w:rsidR="00676158">
        <w:rPr>
          <w:noProof/>
        </w:rPr>
        <w:fldChar w:fldCharType="end"/>
      </w:r>
      <w:r>
        <w:t xml:space="preserve"> : Extension pattern using a property block (Description class)</w:t>
      </w:r>
    </w:p>
    <w:p w14:paraId="64193030" w14:textId="5FE6F509" w:rsidR="00DA2FDF" w:rsidRDefault="00595C96" w:rsidP="00DA2FDF">
      <w:r>
        <w:t>This pattern has two main advantages:</w:t>
      </w:r>
    </w:p>
    <w:p w14:paraId="355A92F4" w14:textId="2371C7F4" w:rsidR="00DA2FDF" w:rsidRDefault="00D0034E" w:rsidP="00D0034E">
      <w:pPr>
        <w:pStyle w:val="Paragraphedeliste"/>
        <w:numPr>
          <w:ilvl w:val="0"/>
          <w:numId w:val="16"/>
        </w:numPr>
      </w:pPr>
      <w:r>
        <w:t>Does not require the creation of a new feature type</w:t>
      </w:r>
      <w:r w:rsidR="00595C96">
        <w:t xml:space="preserve"> to add properties to core features.</w:t>
      </w:r>
    </w:p>
    <w:p w14:paraId="6EC47B98" w14:textId="424B5ACB" w:rsidR="00D0034E" w:rsidRDefault="00D0034E" w:rsidP="00D0034E">
      <w:pPr>
        <w:pStyle w:val="Paragraphedeliste"/>
        <w:numPr>
          <w:ilvl w:val="0"/>
          <w:numId w:val="16"/>
        </w:numPr>
      </w:pPr>
      <w:r>
        <w:t>Extra properties can be defined by a community and use by another one</w:t>
      </w:r>
      <w:r w:rsidR="00595C96">
        <w:t xml:space="preserve"> (for example, properties added by geophysic application could be reused by groundwater applications)</w:t>
      </w:r>
    </w:p>
    <w:p w14:paraId="12F91C24" w14:textId="11BC02C4" w:rsidR="00DA2FDF" w:rsidRDefault="000077DC" w:rsidP="00DA2FDF">
      <w:pPr>
        <w:rPr>
          <w:ins w:id="58" w:author="Boisvert, Eric" w:date="2015-10-16T08:08:00Z"/>
        </w:rPr>
      </w:pPr>
      <w:ins w:id="59" w:author="Boisvert, Eric" w:date="2015-10-16T08:00:00Z">
        <w:r>
          <w:t xml:space="preserve">GeoSciML Basic contains </w:t>
        </w:r>
      </w:ins>
      <w:ins w:id="60" w:author="Boisvert, Eric" w:date="2015-10-16T08:19:00Z">
        <w:r>
          <w:t>9</w:t>
        </w:r>
      </w:ins>
      <w:ins w:id="61" w:author="Boisvert, Eric" w:date="2015-10-16T08:00:00Z">
        <w:r>
          <w:t xml:space="preserve"> </w:t>
        </w:r>
      </w:ins>
      <w:ins w:id="62" w:author="Boisvert, Eric" w:date="2015-10-16T08:06:00Z">
        <w:r>
          <w:t>stu</w:t>
        </w:r>
      </w:ins>
      <w:ins w:id="63" w:author="Boisvert, Eric" w:date="2015-10-16T08:07:00Z">
        <w:r>
          <w:t>b</w:t>
        </w:r>
      </w:ins>
      <w:ins w:id="64" w:author="Boisvert, Eric" w:date="2015-10-16T08:06:00Z">
        <w:r>
          <w:t xml:space="preserve"> </w:t>
        </w:r>
      </w:ins>
      <w:ins w:id="65" w:author="Boisvert, Eric" w:date="2015-10-16T08:07:00Z">
        <w:r>
          <w:t xml:space="preserve">abstract </w:t>
        </w:r>
      </w:ins>
      <w:ins w:id="66" w:author="Boisvert, Eric" w:date="2015-10-16T08:06:00Z">
        <w:r>
          <w:t>classes</w:t>
        </w:r>
      </w:ins>
      <w:ins w:id="67" w:author="Boisvert, Eric" w:date="2015-10-16T08:19:00Z">
        <w:r>
          <w:t xml:space="preserve"> </w:t>
        </w:r>
      </w:ins>
      <w:r w:rsidR="00595C96">
        <w:t>concretised</w:t>
      </w:r>
      <w:ins w:id="68" w:author="Boisvert, Eric" w:date="2015-10-16T08:19:00Z">
        <w:r>
          <w:t xml:space="preserve"> in GeoSciML extension</w:t>
        </w:r>
      </w:ins>
      <w:ins w:id="69" w:author="Boisvert, Eric" w:date="2015-10-16T08:20:00Z">
        <w:r>
          <w:t xml:space="preserve"> (</w:t>
        </w:r>
        <w:r>
          <w:fldChar w:fldCharType="begin"/>
        </w:r>
        <w:r>
          <w:instrText xml:space="preserve"> REF _Ref432746974 \h </w:instrText>
        </w:r>
      </w:ins>
      <w:r>
        <w:fldChar w:fldCharType="separate"/>
      </w:r>
      <w:ins w:id="70" w:author="Boisvert, Eric" w:date="2015-10-16T08:20:00Z">
        <w:r>
          <w:t xml:space="preserve">Table </w:t>
        </w:r>
        <w:r>
          <w:rPr>
            <w:noProof/>
          </w:rPr>
          <w:t>1</w:t>
        </w:r>
        <w:r>
          <w:fldChar w:fldCharType="end"/>
        </w:r>
        <w:r>
          <w:t>)</w:t>
        </w:r>
      </w:ins>
      <w:ins w:id="71" w:author="Boisvert, Eric" w:date="2015-10-16T08:19:00Z">
        <w:r>
          <w:t>.</w:t>
        </w:r>
      </w:ins>
    </w:p>
    <w:p w14:paraId="434C3884" w14:textId="50875018" w:rsidR="000077DC" w:rsidRDefault="000077DC">
      <w:pPr>
        <w:pStyle w:val="Lgende"/>
        <w:keepNext/>
        <w:rPr>
          <w:ins w:id="72" w:author="Boisvert, Eric" w:date="2015-10-16T08:20:00Z"/>
        </w:rPr>
        <w:pPrChange w:id="73" w:author="Boisvert, Eric" w:date="2015-10-16T08:20:00Z">
          <w:pPr/>
        </w:pPrChange>
      </w:pPr>
      <w:bookmarkStart w:id="74" w:name="_Ref432746974"/>
      <w:ins w:id="75" w:author="Boisvert, Eric" w:date="2015-10-16T08:20:00Z">
        <w:r>
          <w:t xml:space="preserve">Table </w:t>
        </w:r>
        <w:r>
          <w:fldChar w:fldCharType="begin"/>
        </w:r>
        <w:r>
          <w:instrText xml:space="preserve"> SEQ Table \* ARABIC </w:instrText>
        </w:r>
      </w:ins>
      <w:r>
        <w:fldChar w:fldCharType="separate"/>
      </w:r>
      <w:r w:rsidR="00C80D4B">
        <w:rPr>
          <w:noProof/>
        </w:rPr>
        <w:t>1</w:t>
      </w:r>
      <w:ins w:id="76" w:author="Boisvert, Eric" w:date="2015-10-16T08:20:00Z">
        <w:r>
          <w:fldChar w:fldCharType="end"/>
        </w:r>
        <w:bookmarkEnd w:id="74"/>
        <w:r>
          <w:t xml:space="preserve"> GeoSciML basic stub classes</w:t>
        </w:r>
      </w:ins>
    </w:p>
    <w:tbl>
      <w:tblPr>
        <w:tblStyle w:val="Ombrageclair"/>
        <w:tblW w:w="8897" w:type="dxa"/>
        <w:tblLook w:val="04A0" w:firstRow="1" w:lastRow="0" w:firstColumn="1" w:lastColumn="0" w:noHBand="0" w:noVBand="1"/>
        <w:tblPrChange w:id="77" w:author="Boisvert, Eric" w:date="2015-10-16T08:20:00Z">
          <w:tblPr>
            <w:tblStyle w:val="Grilledutableau"/>
            <w:tblW w:w="0" w:type="auto"/>
            <w:tblLook w:val="04A0" w:firstRow="1" w:lastRow="0" w:firstColumn="1" w:lastColumn="0" w:noHBand="0" w:noVBand="1"/>
          </w:tblPr>
        </w:tblPrChange>
      </w:tblPr>
      <w:tblGrid>
        <w:gridCol w:w="4361"/>
        <w:gridCol w:w="4536"/>
        <w:tblGridChange w:id="78">
          <w:tblGrid>
            <w:gridCol w:w="2952"/>
            <w:gridCol w:w="2104"/>
            <w:gridCol w:w="848"/>
            <w:gridCol w:w="2993"/>
          </w:tblGrid>
        </w:tblGridChange>
      </w:tblGrid>
      <w:tr w:rsidR="000077DC" w:rsidRPr="00761F44" w14:paraId="615D9792" w14:textId="77777777" w:rsidTr="00761F44">
        <w:trPr>
          <w:cnfStyle w:val="100000000000" w:firstRow="1" w:lastRow="0" w:firstColumn="0" w:lastColumn="0" w:oddVBand="0" w:evenVBand="0" w:oddHBand="0" w:evenHBand="0" w:firstRowFirstColumn="0" w:firstRowLastColumn="0" w:lastRowFirstColumn="0" w:lastRowLastColumn="0"/>
          <w:ins w:id="79" w:author="Boisvert, Eric" w:date="2015-10-16T08:08:00Z"/>
          <w:trPrChange w:id="80"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81" w:author="Boisvert, Eric" w:date="2015-10-16T08:20:00Z">
              <w:tcPr>
                <w:tcW w:w="2952" w:type="dxa"/>
              </w:tcPr>
            </w:tcPrChange>
          </w:tcPr>
          <w:p w14:paraId="2BB1CD89" w14:textId="1B637959" w:rsidR="000077DC" w:rsidRPr="00761F44" w:rsidRDefault="000077DC" w:rsidP="00DA2FDF">
            <w:pPr>
              <w:cnfStyle w:val="101000000000" w:firstRow="1" w:lastRow="0" w:firstColumn="1" w:lastColumn="0" w:oddVBand="0" w:evenVBand="0" w:oddHBand="0" w:evenHBand="0" w:firstRowFirstColumn="0" w:firstRowLastColumn="0" w:lastRowFirstColumn="0" w:lastRowLastColumn="0"/>
              <w:rPr>
                <w:ins w:id="82" w:author="Boisvert, Eric" w:date="2015-10-16T08:08:00Z"/>
                <w:rFonts w:asciiTheme="minorHAnsi" w:hAnsiTheme="minorHAnsi"/>
                <w:sz w:val="20"/>
                <w:szCs w:val="20"/>
                <w:rPrChange w:id="83" w:author="Boisvert, Eric" w:date="2015-10-16T08:10:00Z">
                  <w:rPr>
                    <w:ins w:id="84" w:author="Boisvert, Eric" w:date="2015-10-16T08:08:00Z"/>
                  </w:rPr>
                </w:rPrChange>
              </w:rPr>
            </w:pPr>
            <w:ins w:id="85" w:author="Boisvert, Eric" w:date="2015-10-16T08:09:00Z">
              <w:r w:rsidRPr="00761F44">
                <w:rPr>
                  <w:rFonts w:asciiTheme="minorHAnsi" w:hAnsiTheme="minorHAnsi"/>
                  <w:sz w:val="20"/>
                  <w:szCs w:val="20"/>
                  <w:rPrChange w:id="86" w:author="Boisvert, Eric" w:date="2015-10-16T08:10:00Z">
                    <w:rPr/>
                  </w:rPrChange>
                </w:rPr>
                <w:t>Class</w:t>
              </w:r>
            </w:ins>
          </w:p>
        </w:tc>
        <w:tc>
          <w:tcPr>
            <w:tcW w:w="4536" w:type="dxa"/>
            <w:tcPrChange w:id="87" w:author="Boisvert, Eric" w:date="2015-10-16T08:20:00Z">
              <w:tcPr>
                <w:tcW w:w="2952" w:type="dxa"/>
                <w:gridSpan w:val="2"/>
              </w:tcPr>
            </w:tcPrChange>
          </w:tcPr>
          <w:p w14:paraId="5F26D0DE" w14:textId="523318BB" w:rsidR="000077DC" w:rsidRPr="00761F44" w:rsidRDefault="000077DC" w:rsidP="00DA2FDF">
            <w:pPr>
              <w:cnfStyle w:val="100000000000" w:firstRow="1" w:lastRow="0" w:firstColumn="0" w:lastColumn="0" w:oddVBand="0" w:evenVBand="0" w:oddHBand="0" w:evenHBand="0" w:firstRowFirstColumn="0" w:firstRowLastColumn="0" w:lastRowFirstColumn="0" w:lastRowLastColumn="0"/>
              <w:rPr>
                <w:ins w:id="88" w:author="Boisvert, Eric" w:date="2015-10-16T08:08:00Z"/>
                <w:rFonts w:asciiTheme="minorHAnsi" w:hAnsiTheme="minorHAnsi"/>
                <w:sz w:val="20"/>
                <w:szCs w:val="20"/>
                <w:rPrChange w:id="89" w:author="Boisvert, Eric" w:date="2015-10-16T08:10:00Z">
                  <w:rPr>
                    <w:ins w:id="90" w:author="Boisvert, Eric" w:date="2015-10-16T08:08:00Z"/>
                  </w:rPr>
                </w:rPrChange>
              </w:rPr>
            </w:pPr>
            <w:ins w:id="91" w:author="Boisvert, Eric" w:date="2015-10-16T08:09:00Z">
              <w:r w:rsidRPr="00761F44">
                <w:rPr>
                  <w:rFonts w:asciiTheme="minorHAnsi" w:hAnsiTheme="minorHAnsi"/>
                  <w:sz w:val="20"/>
                  <w:szCs w:val="20"/>
                  <w:rPrChange w:id="92" w:author="Boisvert, Eric" w:date="2015-10-16T08:10:00Z">
                    <w:rPr/>
                  </w:rPrChange>
                </w:rPr>
                <w:t>Description</w:t>
              </w:r>
            </w:ins>
          </w:p>
        </w:tc>
      </w:tr>
      <w:tr w:rsidR="000077DC" w:rsidRPr="00761F44" w14:paraId="6E0BDD9A" w14:textId="77777777" w:rsidTr="00761F44">
        <w:trPr>
          <w:cnfStyle w:val="000000100000" w:firstRow="0" w:lastRow="0" w:firstColumn="0" w:lastColumn="0" w:oddVBand="0" w:evenVBand="0" w:oddHBand="1" w:evenHBand="0" w:firstRowFirstColumn="0" w:firstRowLastColumn="0" w:lastRowFirstColumn="0" w:lastRowLastColumn="0"/>
          <w:ins w:id="93" w:author="Boisvert, Eric" w:date="2015-10-16T08:08:00Z"/>
          <w:trPrChange w:id="94"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95" w:author="Boisvert, Eric" w:date="2015-10-16T08:20:00Z">
              <w:tcPr>
                <w:tcW w:w="2952" w:type="dxa"/>
              </w:tcPr>
            </w:tcPrChange>
          </w:tcPr>
          <w:p w14:paraId="5E8CA65C" w14:textId="0D48B021"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96" w:author="Boisvert, Eric" w:date="2015-10-16T08:08:00Z"/>
                <w:rFonts w:asciiTheme="minorHAnsi" w:hAnsiTheme="minorHAnsi"/>
                <w:sz w:val="20"/>
                <w:szCs w:val="20"/>
                <w:rPrChange w:id="97" w:author="Boisvert, Eric" w:date="2015-10-16T08:10:00Z">
                  <w:rPr>
                    <w:ins w:id="98" w:author="Boisvert, Eric" w:date="2015-10-16T08:08:00Z"/>
                  </w:rPr>
                </w:rPrChange>
              </w:rPr>
            </w:pPr>
            <w:ins w:id="99" w:author="Boisvert, Eric" w:date="2015-10-16T08:09:00Z">
              <w:r w:rsidRPr="00761F44">
                <w:rPr>
                  <w:rFonts w:asciiTheme="minorHAnsi" w:hAnsiTheme="minorHAnsi"/>
                  <w:sz w:val="20"/>
                  <w:szCs w:val="20"/>
                  <w:rPrChange w:id="100" w:author="Boisvert, Eric" w:date="2015-10-16T08:10:00Z">
                    <w:rPr/>
                  </w:rPrChange>
                </w:rPr>
                <w:t>AbstractFeatureRelation</w:t>
              </w:r>
            </w:ins>
          </w:p>
        </w:tc>
        <w:tc>
          <w:tcPr>
            <w:tcW w:w="4536" w:type="dxa"/>
            <w:tcPrChange w:id="101" w:author="Boisvert, Eric" w:date="2015-10-16T08:20:00Z">
              <w:tcPr>
                <w:tcW w:w="2952" w:type="dxa"/>
                <w:gridSpan w:val="2"/>
              </w:tcPr>
            </w:tcPrChange>
          </w:tcPr>
          <w:p w14:paraId="54D70DF5" w14:textId="09E8962A"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02" w:author="Boisvert, Eric" w:date="2015-10-16T08:08:00Z"/>
                <w:rFonts w:asciiTheme="minorHAnsi" w:hAnsiTheme="minorHAnsi"/>
                <w:sz w:val="20"/>
                <w:szCs w:val="20"/>
                <w:rPrChange w:id="103" w:author="Boisvert, Eric" w:date="2015-10-16T08:10:00Z">
                  <w:rPr>
                    <w:ins w:id="104" w:author="Boisvert, Eric" w:date="2015-10-16T08:08:00Z"/>
                  </w:rPr>
                </w:rPrChange>
              </w:rPr>
            </w:pPr>
            <w:ins w:id="105" w:author="Boisvert, Eric" w:date="2015-10-16T08:10:00Z">
              <w:r w:rsidRPr="00761F44">
                <w:rPr>
                  <w:rFonts w:asciiTheme="minorHAnsi" w:hAnsiTheme="minorHAnsi"/>
                  <w:sz w:val="20"/>
                  <w:szCs w:val="20"/>
                </w:rPr>
                <w:t>Association class p</w:t>
              </w:r>
            </w:ins>
            <w:ins w:id="106" w:author="Boisvert, Eric" w:date="2015-10-16T08:09:00Z">
              <w:r w:rsidRPr="00761F44">
                <w:rPr>
                  <w:rFonts w:asciiTheme="minorHAnsi" w:hAnsiTheme="minorHAnsi"/>
                  <w:sz w:val="20"/>
                  <w:szCs w:val="20"/>
                  <w:rPrChange w:id="107" w:author="Boisvert, Eric" w:date="2015-10-16T08:10:00Z">
                    <w:rPr/>
                  </w:rPrChange>
                </w:rPr>
                <w:t>laceholder to implement relation between geologic features</w:t>
              </w:r>
            </w:ins>
          </w:p>
        </w:tc>
      </w:tr>
      <w:tr w:rsidR="000077DC" w:rsidRPr="00761F44" w14:paraId="66F7ECD6" w14:textId="77777777" w:rsidTr="00761F44">
        <w:trPr>
          <w:ins w:id="108" w:author="Boisvert, Eric" w:date="2015-10-16T08:08:00Z"/>
          <w:trPrChange w:id="109"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10" w:author="Boisvert, Eric" w:date="2015-10-16T08:20:00Z">
              <w:tcPr>
                <w:tcW w:w="2952" w:type="dxa"/>
              </w:tcPr>
            </w:tcPrChange>
          </w:tcPr>
          <w:p w14:paraId="58414791" w14:textId="3AD58F04" w:rsidR="000077DC" w:rsidRPr="00761F44" w:rsidRDefault="000077DC" w:rsidP="00DA2FDF">
            <w:pPr>
              <w:rPr>
                <w:ins w:id="111" w:author="Boisvert, Eric" w:date="2015-10-16T08:08:00Z"/>
                <w:rFonts w:asciiTheme="minorHAnsi" w:hAnsiTheme="minorHAnsi"/>
                <w:sz w:val="20"/>
                <w:szCs w:val="20"/>
                <w:rPrChange w:id="112" w:author="Boisvert, Eric" w:date="2015-10-16T08:10:00Z">
                  <w:rPr>
                    <w:ins w:id="113" w:author="Boisvert, Eric" w:date="2015-10-16T08:08:00Z"/>
                  </w:rPr>
                </w:rPrChange>
              </w:rPr>
            </w:pPr>
            <w:ins w:id="114" w:author="Boisvert, Eric" w:date="2015-10-16T08:10:00Z">
              <w:r w:rsidRPr="00761F44">
                <w:rPr>
                  <w:rFonts w:asciiTheme="minorHAnsi" w:hAnsiTheme="minorHAnsi"/>
                  <w:sz w:val="20"/>
                  <w:szCs w:val="20"/>
                </w:rPr>
                <w:t>EarthMaterialAbstractDescription</w:t>
              </w:r>
            </w:ins>
          </w:p>
        </w:tc>
        <w:tc>
          <w:tcPr>
            <w:tcW w:w="4536" w:type="dxa"/>
            <w:tcPrChange w:id="115" w:author="Boisvert, Eric" w:date="2015-10-16T08:20:00Z">
              <w:tcPr>
                <w:tcW w:w="2952" w:type="dxa"/>
                <w:gridSpan w:val="2"/>
              </w:tcPr>
            </w:tcPrChange>
          </w:tcPr>
          <w:p w14:paraId="5B6371CC" w14:textId="44E724FB"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16" w:author="Boisvert, Eric" w:date="2015-10-16T08:08:00Z"/>
                <w:rFonts w:asciiTheme="minorHAnsi" w:hAnsiTheme="minorHAnsi"/>
                <w:sz w:val="20"/>
                <w:szCs w:val="20"/>
                <w:rPrChange w:id="117" w:author="Boisvert, Eric" w:date="2015-10-16T08:10:00Z">
                  <w:rPr>
                    <w:ins w:id="118" w:author="Boisvert, Eric" w:date="2015-10-16T08:08:00Z"/>
                  </w:rPr>
                </w:rPrChange>
              </w:rPr>
            </w:pPr>
            <w:ins w:id="119" w:author="Boisvert, Eric" w:date="2015-10-16T08:14:00Z">
              <w:r w:rsidRPr="00761F44">
                <w:rPr>
                  <w:rFonts w:asciiTheme="minorHAnsi" w:hAnsiTheme="minorHAnsi"/>
                  <w:sz w:val="20"/>
                  <w:szCs w:val="20"/>
                </w:rPr>
                <w:t>Detailed</w:t>
              </w:r>
            </w:ins>
            <w:ins w:id="120" w:author="Boisvert, Eric" w:date="2015-10-16T08:11:00Z">
              <w:r w:rsidRPr="00761F44">
                <w:rPr>
                  <w:rFonts w:asciiTheme="minorHAnsi" w:hAnsiTheme="minorHAnsi"/>
                  <w:sz w:val="20"/>
                  <w:szCs w:val="20"/>
                </w:rPr>
                <w:t xml:space="preserve"> earth material description </w:t>
              </w:r>
            </w:ins>
            <w:ins w:id="121" w:author="Boisvert, Eric" w:date="2015-10-16T08:14:00Z">
              <w:r w:rsidRPr="00761F44">
                <w:rPr>
                  <w:rFonts w:asciiTheme="minorHAnsi" w:hAnsiTheme="minorHAnsi"/>
                  <w:sz w:val="20"/>
                  <w:szCs w:val="20"/>
                </w:rPr>
                <w:t xml:space="preserve">placeholder </w:t>
              </w:r>
            </w:ins>
            <w:ins w:id="122" w:author="Boisvert, Eric" w:date="2015-10-16T08:11:00Z">
              <w:r w:rsidRPr="00761F44">
                <w:rPr>
                  <w:rFonts w:asciiTheme="minorHAnsi" w:hAnsiTheme="minorHAnsi"/>
                  <w:sz w:val="20"/>
                  <w:szCs w:val="20"/>
                </w:rPr>
                <w:t>for GeologicUnit and EarthM</w:t>
              </w:r>
            </w:ins>
            <w:ins w:id="123" w:author="Boisvert, Eric" w:date="2015-10-16T08:12:00Z">
              <w:r w:rsidRPr="00761F44">
                <w:rPr>
                  <w:rFonts w:asciiTheme="minorHAnsi" w:hAnsiTheme="minorHAnsi"/>
                  <w:sz w:val="20"/>
                  <w:szCs w:val="20"/>
                </w:rPr>
                <w:t>aterial</w:t>
              </w:r>
            </w:ins>
          </w:p>
        </w:tc>
      </w:tr>
      <w:tr w:rsidR="000077DC" w:rsidRPr="00761F44" w14:paraId="757DC1D2" w14:textId="77777777" w:rsidTr="00761F44">
        <w:trPr>
          <w:cnfStyle w:val="000000100000" w:firstRow="0" w:lastRow="0" w:firstColumn="0" w:lastColumn="0" w:oddVBand="0" w:evenVBand="0" w:oddHBand="1" w:evenHBand="0" w:firstRowFirstColumn="0" w:firstRowLastColumn="0" w:lastRowFirstColumn="0" w:lastRowLastColumn="0"/>
          <w:ins w:id="124" w:author="Boisvert, Eric" w:date="2015-10-16T08:08:00Z"/>
          <w:trPrChange w:id="125" w:author="Boisvert, Eric" w:date="2015-10-16T08:20:00Z">
            <w:trPr>
              <w:gridAfter w:val="0"/>
            </w:trPr>
          </w:trPrChange>
        </w:trPr>
        <w:tc>
          <w:tcPr>
            <w:cnfStyle w:val="001000000000" w:firstRow="0" w:lastRow="0" w:firstColumn="1" w:lastColumn="0" w:oddVBand="0" w:evenVBand="0" w:oddHBand="0" w:evenHBand="0" w:firstRowFirstColumn="0" w:firstRowLastColumn="0" w:lastRowFirstColumn="0" w:lastRowLastColumn="0"/>
            <w:tcW w:w="4361" w:type="dxa"/>
            <w:tcPrChange w:id="126" w:author="Boisvert, Eric" w:date="2015-10-16T08:20:00Z">
              <w:tcPr>
                <w:tcW w:w="2952" w:type="dxa"/>
              </w:tcPr>
            </w:tcPrChange>
          </w:tcPr>
          <w:p w14:paraId="5045AAA7" w14:textId="26B28FF0"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27" w:author="Boisvert, Eric" w:date="2015-10-16T08:08:00Z"/>
                <w:rFonts w:asciiTheme="minorHAnsi" w:hAnsiTheme="minorHAnsi"/>
                <w:sz w:val="20"/>
                <w:szCs w:val="20"/>
                <w:rPrChange w:id="128" w:author="Boisvert, Eric" w:date="2015-10-16T08:10:00Z">
                  <w:rPr>
                    <w:ins w:id="129" w:author="Boisvert, Eric" w:date="2015-10-16T08:08:00Z"/>
                  </w:rPr>
                </w:rPrChange>
              </w:rPr>
            </w:pPr>
            <w:ins w:id="130" w:author="Boisvert, Eric" w:date="2015-10-16T08:12:00Z">
              <w:r w:rsidRPr="00761F44">
                <w:rPr>
                  <w:rFonts w:asciiTheme="minorHAnsi" w:hAnsiTheme="minorHAnsi"/>
                  <w:sz w:val="20"/>
                  <w:szCs w:val="20"/>
                </w:rPr>
                <w:t>GeologicUnitAbstractDescription</w:t>
              </w:r>
            </w:ins>
          </w:p>
        </w:tc>
        <w:tc>
          <w:tcPr>
            <w:tcW w:w="4536" w:type="dxa"/>
            <w:tcPrChange w:id="131" w:author="Boisvert, Eric" w:date="2015-10-16T08:20:00Z">
              <w:tcPr>
                <w:tcW w:w="2952" w:type="dxa"/>
                <w:gridSpan w:val="2"/>
              </w:tcPr>
            </w:tcPrChange>
          </w:tcPr>
          <w:p w14:paraId="1BB0AB80" w14:textId="6B17E6CB" w:rsidR="000077DC" w:rsidRPr="00761F44" w:rsidRDefault="000077DC" w:rsidP="00DA2FDF">
            <w:pPr>
              <w:cnfStyle w:val="000000100000" w:firstRow="0" w:lastRow="0" w:firstColumn="0" w:lastColumn="0" w:oddVBand="0" w:evenVBand="0" w:oddHBand="1" w:evenHBand="0" w:firstRowFirstColumn="0" w:firstRowLastColumn="0" w:lastRowFirstColumn="0" w:lastRowLastColumn="0"/>
              <w:rPr>
                <w:ins w:id="132" w:author="Boisvert, Eric" w:date="2015-10-16T08:08:00Z"/>
                <w:rFonts w:asciiTheme="minorHAnsi" w:hAnsiTheme="minorHAnsi"/>
                <w:sz w:val="20"/>
                <w:szCs w:val="20"/>
                <w:rPrChange w:id="133" w:author="Boisvert, Eric" w:date="2015-10-16T08:10:00Z">
                  <w:rPr>
                    <w:ins w:id="134" w:author="Boisvert, Eric" w:date="2015-10-16T08:08:00Z"/>
                  </w:rPr>
                </w:rPrChange>
              </w:rPr>
            </w:pPr>
            <w:ins w:id="135" w:author="Boisvert, Eric" w:date="2015-10-16T08:14:00Z">
              <w:r w:rsidRPr="00761F44">
                <w:rPr>
                  <w:rFonts w:asciiTheme="minorHAnsi" w:hAnsiTheme="minorHAnsi"/>
                  <w:sz w:val="20"/>
                  <w:szCs w:val="20"/>
                </w:rPr>
                <w:t>Detailed</w:t>
              </w:r>
            </w:ins>
            <w:ins w:id="136" w:author="Boisvert, Eric" w:date="2015-10-16T08:12:00Z">
              <w:r w:rsidRPr="00761F44">
                <w:rPr>
                  <w:rFonts w:asciiTheme="minorHAnsi" w:hAnsiTheme="minorHAnsi"/>
                  <w:sz w:val="20"/>
                  <w:szCs w:val="20"/>
                </w:rPr>
                <w:t xml:space="preserve"> geologic unit description</w:t>
              </w:r>
            </w:ins>
            <w:ins w:id="137" w:author="Boisvert, Eric" w:date="2015-10-16T08:14:00Z">
              <w:r w:rsidRPr="00761F44">
                <w:rPr>
                  <w:rFonts w:asciiTheme="minorHAnsi" w:hAnsiTheme="minorHAnsi"/>
                  <w:sz w:val="20"/>
                  <w:szCs w:val="20"/>
                </w:rPr>
                <w:t xml:space="preserve"> placeholder</w:t>
              </w:r>
            </w:ins>
            <w:ins w:id="138" w:author="Boisvert, Eric" w:date="2015-10-16T08:12:00Z">
              <w:r w:rsidRPr="00761F44">
                <w:rPr>
                  <w:rFonts w:asciiTheme="minorHAnsi" w:hAnsiTheme="minorHAnsi"/>
                  <w:sz w:val="20"/>
                  <w:szCs w:val="20"/>
                </w:rPr>
                <w:t xml:space="preserve"> for GeologicUnit</w:t>
              </w:r>
            </w:ins>
          </w:p>
        </w:tc>
      </w:tr>
      <w:tr w:rsidR="000077DC" w:rsidRPr="00761F44" w14:paraId="16BE6587" w14:textId="77777777" w:rsidTr="00761F44">
        <w:tblPrEx>
          <w:tblPrExChange w:id="139"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40"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41" w:author="Boisvert, Eric" w:date="2015-10-16T08:20:00Z">
              <w:tcPr>
                <w:tcW w:w="2952" w:type="dxa"/>
                <w:gridSpan w:val="2"/>
              </w:tcPr>
            </w:tcPrChange>
          </w:tcPr>
          <w:p w14:paraId="744760CE" w14:textId="2D65AB9E" w:rsidR="000077DC" w:rsidRPr="00761F44" w:rsidRDefault="000077DC" w:rsidP="00DA2FDF">
            <w:pPr>
              <w:rPr>
                <w:ins w:id="142" w:author="Boisvert, Eric" w:date="2015-10-16T08:13:00Z"/>
                <w:rFonts w:asciiTheme="minorHAnsi" w:hAnsiTheme="minorHAnsi"/>
                <w:sz w:val="20"/>
                <w:szCs w:val="20"/>
              </w:rPr>
            </w:pPr>
            <w:ins w:id="143" w:author="Boisvert, Eric" w:date="2015-10-16T08:13:00Z">
              <w:r w:rsidRPr="00761F44">
                <w:rPr>
                  <w:rFonts w:asciiTheme="minorHAnsi" w:hAnsiTheme="minorHAnsi"/>
                  <w:sz w:val="20"/>
                  <w:szCs w:val="20"/>
                </w:rPr>
                <w:t>GeologicEventAbstractDescription</w:t>
              </w:r>
            </w:ins>
          </w:p>
        </w:tc>
        <w:tc>
          <w:tcPr>
            <w:tcW w:w="4536" w:type="dxa"/>
            <w:tcPrChange w:id="144" w:author="Boisvert, Eric" w:date="2015-10-16T08:20:00Z">
              <w:tcPr>
                <w:tcW w:w="5945" w:type="dxa"/>
                <w:gridSpan w:val="2"/>
              </w:tcPr>
            </w:tcPrChange>
          </w:tcPr>
          <w:p w14:paraId="7159A290" w14:textId="05E29FF5" w:rsidR="000077DC" w:rsidRPr="00761F44" w:rsidRDefault="000077DC" w:rsidP="00DA2FDF">
            <w:pPr>
              <w:cnfStyle w:val="000000000000" w:firstRow="0" w:lastRow="0" w:firstColumn="0" w:lastColumn="0" w:oddVBand="0" w:evenVBand="0" w:oddHBand="0" w:evenHBand="0" w:firstRowFirstColumn="0" w:firstRowLastColumn="0" w:lastRowFirstColumn="0" w:lastRowLastColumn="0"/>
              <w:rPr>
                <w:ins w:id="145" w:author="Boisvert, Eric" w:date="2015-10-16T08:13:00Z"/>
                <w:rFonts w:asciiTheme="minorHAnsi" w:hAnsiTheme="minorHAnsi"/>
                <w:sz w:val="20"/>
                <w:szCs w:val="20"/>
              </w:rPr>
            </w:pPr>
            <w:ins w:id="146" w:author="Boisvert, Eric" w:date="2015-10-16T08:14:00Z">
              <w:r w:rsidRPr="00761F44">
                <w:rPr>
                  <w:rFonts w:asciiTheme="minorHAnsi" w:hAnsiTheme="minorHAnsi"/>
                  <w:sz w:val="20"/>
                  <w:szCs w:val="20"/>
                </w:rPr>
                <w:t>Detailed geologic event description placeholder for GeologicEvent</w:t>
              </w:r>
            </w:ins>
            <w:ins w:id="147" w:author="Boisvert, Eric" w:date="2015-10-16T08:13:00Z">
              <w:r w:rsidRPr="00761F44">
                <w:rPr>
                  <w:rFonts w:asciiTheme="minorHAnsi" w:hAnsiTheme="minorHAnsi"/>
                  <w:sz w:val="20"/>
                  <w:szCs w:val="20"/>
                </w:rPr>
                <w:t xml:space="preserve"> </w:t>
              </w:r>
            </w:ins>
          </w:p>
        </w:tc>
      </w:tr>
      <w:tr w:rsidR="000077DC" w:rsidRPr="00761F44" w14:paraId="378955BD" w14:textId="77777777" w:rsidTr="00761F44">
        <w:tblPrEx>
          <w:tblPrExChange w:id="148"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49"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50" w:author="Boisvert, Eric" w:date="2015-10-16T08:20:00Z">
              <w:tcPr>
                <w:tcW w:w="2952" w:type="dxa"/>
                <w:gridSpan w:val="2"/>
              </w:tcPr>
            </w:tcPrChange>
          </w:tcPr>
          <w:p w14:paraId="21499F39" w14:textId="621F2D2E"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51" w:author="Boisvert, Eric" w:date="2015-10-16T08:13:00Z"/>
                <w:rFonts w:asciiTheme="minorHAnsi" w:hAnsiTheme="minorHAnsi"/>
                <w:sz w:val="20"/>
                <w:szCs w:val="20"/>
              </w:rPr>
            </w:pPr>
            <w:ins w:id="152" w:author="Boisvert, Eric" w:date="2015-10-16T08:15:00Z">
              <w:r w:rsidRPr="00761F44">
                <w:rPr>
                  <w:rFonts w:asciiTheme="minorHAnsi" w:hAnsiTheme="minorHAnsi"/>
                  <w:sz w:val="20"/>
                  <w:szCs w:val="20"/>
                </w:rPr>
                <w:t>ContactAbstractDescription</w:t>
              </w:r>
            </w:ins>
          </w:p>
        </w:tc>
        <w:tc>
          <w:tcPr>
            <w:tcW w:w="4536" w:type="dxa"/>
            <w:tcPrChange w:id="153" w:author="Boisvert, Eric" w:date="2015-10-16T08:20:00Z">
              <w:tcPr>
                <w:tcW w:w="5945" w:type="dxa"/>
                <w:gridSpan w:val="2"/>
              </w:tcPr>
            </w:tcPrChange>
          </w:tcPr>
          <w:p w14:paraId="206E0382" w14:textId="2B73239F"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54" w:author="Boisvert, Eric" w:date="2015-10-16T08:13:00Z"/>
                <w:rFonts w:asciiTheme="minorHAnsi" w:hAnsiTheme="minorHAnsi"/>
                <w:sz w:val="20"/>
                <w:szCs w:val="20"/>
              </w:rPr>
            </w:pPr>
            <w:ins w:id="155" w:author="Boisvert, Eric" w:date="2015-10-16T08:16:00Z">
              <w:r w:rsidRPr="00761F44">
                <w:rPr>
                  <w:rFonts w:asciiTheme="minorHAnsi" w:hAnsiTheme="minorHAnsi"/>
                  <w:sz w:val="20"/>
                  <w:szCs w:val="20"/>
                </w:rPr>
                <w:t>Detailed contact description placeholder for Contact</w:t>
              </w:r>
            </w:ins>
          </w:p>
        </w:tc>
      </w:tr>
      <w:tr w:rsidR="000077DC" w:rsidRPr="00761F44" w14:paraId="4F774382" w14:textId="77777777" w:rsidTr="00761F44">
        <w:tblPrEx>
          <w:tblPrExChange w:id="156"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57" w:author="Boisvert, Eric" w:date="2015-10-16T08:13:00Z"/>
        </w:trPr>
        <w:tc>
          <w:tcPr>
            <w:cnfStyle w:val="001000000000" w:firstRow="0" w:lastRow="0" w:firstColumn="1" w:lastColumn="0" w:oddVBand="0" w:evenVBand="0" w:oddHBand="0" w:evenHBand="0" w:firstRowFirstColumn="0" w:firstRowLastColumn="0" w:lastRowFirstColumn="0" w:lastRowLastColumn="0"/>
            <w:tcW w:w="4361" w:type="dxa"/>
            <w:tcPrChange w:id="158" w:author="Boisvert, Eric" w:date="2015-10-16T08:20:00Z">
              <w:tcPr>
                <w:tcW w:w="2952" w:type="dxa"/>
                <w:gridSpan w:val="2"/>
              </w:tcPr>
            </w:tcPrChange>
          </w:tcPr>
          <w:p w14:paraId="2AAB0063" w14:textId="611519DF" w:rsidR="000077DC" w:rsidRPr="00761F44" w:rsidRDefault="000077DC" w:rsidP="00DA2FDF">
            <w:pPr>
              <w:rPr>
                <w:ins w:id="159" w:author="Boisvert, Eric" w:date="2015-10-16T08:13:00Z"/>
                <w:rFonts w:asciiTheme="minorHAnsi" w:hAnsiTheme="minorHAnsi"/>
                <w:sz w:val="20"/>
                <w:szCs w:val="20"/>
              </w:rPr>
            </w:pPr>
            <w:ins w:id="160" w:author="Boisvert, Eric" w:date="2015-10-16T08:15:00Z">
              <w:r w:rsidRPr="00761F44">
                <w:rPr>
                  <w:rFonts w:asciiTheme="minorHAnsi" w:hAnsiTheme="minorHAnsi"/>
                  <w:sz w:val="20"/>
                  <w:szCs w:val="20"/>
                </w:rPr>
                <w:t>FoliationAbstractDescription</w:t>
              </w:r>
            </w:ins>
          </w:p>
        </w:tc>
        <w:tc>
          <w:tcPr>
            <w:tcW w:w="4536" w:type="dxa"/>
            <w:tcPrChange w:id="161" w:author="Boisvert, Eric" w:date="2015-10-16T08:20:00Z">
              <w:tcPr>
                <w:tcW w:w="5945" w:type="dxa"/>
                <w:gridSpan w:val="2"/>
              </w:tcPr>
            </w:tcPrChange>
          </w:tcPr>
          <w:p w14:paraId="7D3AAFCD" w14:textId="377AE0D2"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62" w:author="Boisvert, Eric" w:date="2015-10-16T08:13:00Z"/>
                <w:rFonts w:asciiTheme="minorHAnsi" w:hAnsiTheme="minorHAnsi"/>
                <w:sz w:val="20"/>
                <w:szCs w:val="20"/>
              </w:rPr>
            </w:pPr>
            <w:ins w:id="163" w:author="Boisvert, Eric" w:date="2015-10-16T08:16:00Z">
              <w:r w:rsidRPr="00761F44">
                <w:rPr>
                  <w:rFonts w:asciiTheme="minorHAnsi" w:hAnsiTheme="minorHAnsi"/>
                  <w:sz w:val="20"/>
                  <w:szCs w:val="20"/>
                </w:rPr>
                <w:t xml:space="preserve">Detailed foliation description placeholder for </w:t>
              </w:r>
            </w:ins>
            <w:ins w:id="164" w:author="Boisvert, Eric" w:date="2015-10-16T08:17:00Z">
              <w:r w:rsidRPr="00761F44">
                <w:rPr>
                  <w:rFonts w:asciiTheme="minorHAnsi" w:hAnsiTheme="minorHAnsi"/>
                  <w:sz w:val="20"/>
                  <w:szCs w:val="20"/>
                </w:rPr>
                <w:lastRenderedPageBreak/>
                <w:t>Foliation</w:t>
              </w:r>
            </w:ins>
          </w:p>
        </w:tc>
      </w:tr>
      <w:tr w:rsidR="000077DC" w:rsidRPr="00761F44" w14:paraId="501E34DA" w14:textId="77777777" w:rsidTr="00761F44">
        <w:tblPrEx>
          <w:tblPrExChange w:id="165"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66"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67" w:author="Boisvert, Eric" w:date="2015-10-16T08:20:00Z">
              <w:tcPr>
                <w:tcW w:w="2952" w:type="dxa"/>
                <w:gridSpan w:val="2"/>
              </w:tcPr>
            </w:tcPrChange>
          </w:tcPr>
          <w:p w14:paraId="21718FA5" w14:textId="6A6C2ED2"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68" w:author="Boisvert, Eric" w:date="2015-10-16T08:16:00Z"/>
                <w:rFonts w:asciiTheme="minorHAnsi" w:hAnsiTheme="minorHAnsi"/>
                <w:sz w:val="20"/>
                <w:szCs w:val="20"/>
              </w:rPr>
            </w:pPr>
            <w:ins w:id="169" w:author="Boisvert, Eric" w:date="2015-10-16T08:16:00Z">
              <w:r w:rsidRPr="00761F44">
                <w:rPr>
                  <w:rFonts w:asciiTheme="minorHAnsi" w:hAnsiTheme="minorHAnsi"/>
                  <w:sz w:val="20"/>
                  <w:szCs w:val="20"/>
                </w:rPr>
                <w:lastRenderedPageBreak/>
                <w:t>FoldAbstractDescription</w:t>
              </w:r>
            </w:ins>
          </w:p>
        </w:tc>
        <w:tc>
          <w:tcPr>
            <w:tcW w:w="4536" w:type="dxa"/>
            <w:tcPrChange w:id="170" w:author="Boisvert, Eric" w:date="2015-10-16T08:20:00Z">
              <w:tcPr>
                <w:tcW w:w="5945" w:type="dxa"/>
                <w:gridSpan w:val="2"/>
              </w:tcPr>
            </w:tcPrChange>
          </w:tcPr>
          <w:p w14:paraId="1CA063B7" w14:textId="351CDD75"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71" w:author="Boisvert, Eric" w:date="2015-10-16T08:16:00Z"/>
                <w:rFonts w:asciiTheme="minorHAnsi" w:hAnsiTheme="minorHAnsi"/>
                <w:sz w:val="20"/>
                <w:szCs w:val="20"/>
              </w:rPr>
            </w:pPr>
            <w:ins w:id="172" w:author="Boisvert, Eric" w:date="2015-10-16T08:17:00Z">
              <w:r w:rsidRPr="00761F44">
                <w:rPr>
                  <w:rFonts w:asciiTheme="minorHAnsi" w:hAnsiTheme="minorHAnsi"/>
                  <w:sz w:val="20"/>
                  <w:szCs w:val="20"/>
                </w:rPr>
                <w:t>Detailed fold description placeholder for Fold</w:t>
              </w:r>
            </w:ins>
          </w:p>
        </w:tc>
      </w:tr>
      <w:tr w:rsidR="000077DC" w:rsidRPr="00761F44" w14:paraId="74931749" w14:textId="77777777" w:rsidTr="00761F44">
        <w:tblPrEx>
          <w:tblPrExChange w:id="173"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ins w:id="174"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75" w:author="Boisvert, Eric" w:date="2015-10-16T08:20:00Z">
              <w:tcPr>
                <w:tcW w:w="2952" w:type="dxa"/>
                <w:gridSpan w:val="2"/>
              </w:tcPr>
            </w:tcPrChange>
          </w:tcPr>
          <w:p w14:paraId="31DE7313" w14:textId="534D15EA" w:rsidR="000077DC" w:rsidRPr="00761F44" w:rsidRDefault="000077DC" w:rsidP="00DA2FDF">
            <w:pPr>
              <w:rPr>
                <w:ins w:id="176" w:author="Boisvert, Eric" w:date="2015-10-16T08:16:00Z"/>
                <w:rFonts w:asciiTheme="minorHAnsi" w:hAnsiTheme="minorHAnsi"/>
                <w:sz w:val="20"/>
                <w:szCs w:val="20"/>
              </w:rPr>
            </w:pPr>
            <w:ins w:id="177" w:author="Boisvert, Eric" w:date="2015-10-16T08:16:00Z">
              <w:r w:rsidRPr="00761F44">
                <w:rPr>
                  <w:rFonts w:asciiTheme="minorHAnsi" w:hAnsiTheme="minorHAnsi"/>
                  <w:sz w:val="20"/>
                  <w:szCs w:val="20"/>
                </w:rPr>
                <w:t>ShearDisplacementStructureAbstractDescription</w:t>
              </w:r>
            </w:ins>
          </w:p>
        </w:tc>
        <w:tc>
          <w:tcPr>
            <w:tcW w:w="4536" w:type="dxa"/>
            <w:tcPrChange w:id="178" w:author="Boisvert, Eric" w:date="2015-10-16T08:20:00Z">
              <w:tcPr>
                <w:tcW w:w="5945" w:type="dxa"/>
                <w:gridSpan w:val="2"/>
              </w:tcPr>
            </w:tcPrChange>
          </w:tcPr>
          <w:p w14:paraId="3DF17E9D" w14:textId="593EBC74" w:rsidR="000077DC" w:rsidRPr="00761F44" w:rsidRDefault="000077DC" w:rsidP="000077DC">
            <w:pPr>
              <w:cnfStyle w:val="000000000000" w:firstRow="0" w:lastRow="0" w:firstColumn="0" w:lastColumn="0" w:oddVBand="0" w:evenVBand="0" w:oddHBand="0" w:evenHBand="0" w:firstRowFirstColumn="0" w:firstRowLastColumn="0" w:lastRowFirstColumn="0" w:lastRowLastColumn="0"/>
              <w:rPr>
                <w:ins w:id="179" w:author="Boisvert, Eric" w:date="2015-10-16T08:16:00Z"/>
                <w:rFonts w:asciiTheme="minorHAnsi" w:hAnsiTheme="minorHAnsi"/>
                <w:sz w:val="20"/>
                <w:szCs w:val="20"/>
              </w:rPr>
            </w:pPr>
            <w:ins w:id="180" w:author="Boisvert, Eric" w:date="2015-10-16T08:17:00Z">
              <w:r w:rsidRPr="00761F44">
                <w:rPr>
                  <w:rFonts w:asciiTheme="minorHAnsi" w:hAnsiTheme="minorHAnsi"/>
                  <w:sz w:val="20"/>
                  <w:szCs w:val="20"/>
                </w:rPr>
                <w:t>Detailed shear displacement description placeholder for ShearDisplacementStructure</w:t>
              </w:r>
            </w:ins>
          </w:p>
        </w:tc>
      </w:tr>
      <w:tr w:rsidR="000077DC" w:rsidRPr="00761F44" w14:paraId="700AD3CC" w14:textId="77777777" w:rsidTr="00761F44">
        <w:tblPrEx>
          <w:tblPrExChange w:id="181" w:author="Boisvert, Eric" w:date="2015-10-16T08:20:00Z">
            <w:tblPrEx>
              <w:tblW w:w="8897" w:type="dxa"/>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PrEx>
          </w:tblPrExChange>
        </w:tblPrEx>
        <w:trPr>
          <w:cnfStyle w:val="000000100000" w:firstRow="0" w:lastRow="0" w:firstColumn="0" w:lastColumn="0" w:oddVBand="0" w:evenVBand="0" w:oddHBand="1" w:evenHBand="0" w:firstRowFirstColumn="0" w:firstRowLastColumn="0" w:lastRowFirstColumn="0" w:lastRowLastColumn="0"/>
          <w:ins w:id="182" w:author="Boisvert, Eric" w:date="2015-10-16T08:16:00Z"/>
        </w:trPr>
        <w:tc>
          <w:tcPr>
            <w:cnfStyle w:val="001000000000" w:firstRow="0" w:lastRow="0" w:firstColumn="1" w:lastColumn="0" w:oddVBand="0" w:evenVBand="0" w:oddHBand="0" w:evenHBand="0" w:firstRowFirstColumn="0" w:firstRowLastColumn="0" w:lastRowFirstColumn="0" w:lastRowLastColumn="0"/>
            <w:tcW w:w="4361" w:type="dxa"/>
            <w:tcPrChange w:id="183" w:author="Boisvert, Eric" w:date="2015-10-16T08:20:00Z">
              <w:tcPr>
                <w:tcW w:w="2952" w:type="dxa"/>
                <w:gridSpan w:val="2"/>
              </w:tcPr>
            </w:tcPrChange>
          </w:tcPr>
          <w:p w14:paraId="49F14BF2" w14:textId="1BA3DB56" w:rsidR="000077DC" w:rsidRPr="00761F44" w:rsidRDefault="000077DC" w:rsidP="00DA2FDF">
            <w:pPr>
              <w:cnfStyle w:val="001000100000" w:firstRow="0" w:lastRow="0" w:firstColumn="1" w:lastColumn="0" w:oddVBand="0" w:evenVBand="0" w:oddHBand="1" w:evenHBand="0" w:firstRowFirstColumn="0" w:firstRowLastColumn="0" w:lastRowFirstColumn="0" w:lastRowLastColumn="0"/>
              <w:rPr>
                <w:ins w:id="184" w:author="Boisvert, Eric" w:date="2015-10-16T08:16:00Z"/>
                <w:rFonts w:asciiTheme="minorHAnsi" w:hAnsiTheme="minorHAnsi"/>
                <w:sz w:val="20"/>
                <w:szCs w:val="20"/>
              </w:rPr>
            </w:pPr>
            <w:ins w:id="185" w:author="Boisvert, Eric" w:date="2015-10-16T08:17:00Z">
              <w:r w:rsidRPr="00761F44">
                <w:rPr>
                  <w:rFonts w:asciiTheme="minorHAnsi" w:hAnsiTheme="minorHAnsi"/>
                  <w:sz w:val="20"/>
                  <w:szCs w:val="20"/>
                </w:rPr>
                <w:t>Geomorphologic</w:t>
              </w:r>
            </w:ins>
            <w:ins w:id="186" w:author="Boisvert, Eric" w:date="2015-10-16T08:18:00Z">
              <w:r w:rsidRPr="00761F44">
                <w:rPr>
                  <w:rFonts w:asciiTheme="minorHAnsi" w:hAnsiTheme="minorHAnsi"/>
                  <w:sz w:val="20"/>
                  <w:szCs w:val="20"/>
                </w:rPr>
                <w:t>UnitAbstractDescription</w:t>
              </w:r>
            </w:ins>
          </w:p>
        </w:tc>
        <w:tc>
          <w:tcPr>
            <w:tcW w:w="4536" w:type="dxa"/>
            <w:tcPrChange w:id="187" w:author="Boisvert, Eric" w:date="2015-10-16T08:20:00Z">
              <w:tcPr>
                <w:tcW w:w="5945" w:type="dxa"/>
                <w:gridSpan w:val="2"/>
              </w:tcPr>
            </w:tcPrChange>
          </w:tcPr>
          <w:p w14:paraId="48FB697E" w14:textId="1AD2E992" w:rsidR="000077DC" w:rsidRPr="00761F44" w:rsidRDefault="000077DC" w:rsidP="000077DC">
            <w:pPr>
              <w:cnfStyle w:val="000000100000" w:firstRow="0" w:lastRow="0" w:firstColumn="0" w:lastColumn="0" w:oddVBand="0" w:evenVBand="0" w:oddHBand="1" w:evenHBand="0" w:firstRowFirstColumn="0" w:firstRowLastColumn="0" w:lastRowFirstColumn="0" w:lastRowLastColumn="0"/>
              <w:rPr>
                <w:ins w:id="188" w:author="Boisvert, Eric" w:date="2015-10-16T08:16:00Z"/>
                <w:rFonts w:asciiTheme="minorHAnsi" w:hAnsiTheme="minorHAnsi"/>
                <w:sz w:val="20"/>
                <w:szCs w:val="20"/>
              </w:rPr>
            </w:pPr>
            <w:ins w:id="189" w:author="Boisvert, Eric" w:date="2015-10-16T08:18:00Z">
              <w:r w:rsidRPr="00761F44">
                <w:rPr>
                  <w:rFonts w:asciiTheme="minorHAnsi" w:hAnsiTheme="minorHAnsi"/>
                  <w:sz w:val="20"/>
                  <w:szCs w:val="20"/>
                </w:rPr>
                <w:t>Detailed geomorphologic unit description placeholder for GeomorphologicUnit</w:t>
              </w:r>
            </w:ins>
          </w:p>
        </w:tc>
      </w:tr>
    </w:tbl>
    <w:p w14:paraId="5E1BD684" w14:textId="77777777" w:rsidR="000077DC" w:rsidRDefault="000077DC" w:rsidP="00DA2FDF"/>
    <w:p w14:paraId="7634B830" w14:textId="6A048947" w:rsidR="00390DF7" w:rsidRPr="00DA2FDF" w:rsidRDefault="00390DF7" w:rsidP="00DA2FDF">
      <w:r>
        <w:t>Since those classes are abstract in GeoSciML Basic, data providers need to implement GeoSciML Extension, or any third party extension to get concrete classes.</w:t>
      </w:r>
    </w:p>
    <w:p w14:paraId="79B93D23" w14:textId="77777777" w:rsidR="009459BF" w:rsidRPr="009459BF" w:rsidRDefault="009A7B37" w:rsidP="009459BF">
      <w:pPr>
        <w:pStyle w:val="Titre1"/>
        <w:rPr>
          <w:lang w:val="en-CA"/>
        </w:rPr>
      </w:pPr>
      <w:r w:rsidRPr="00D12552">
        <w:rPr>
          <w:lang w:val="en-CA"/>
        </w:rPr>
        <w:t>Conventions</w:t>
      </w:r>
      <w:bookmarkEnd w:id="28"/>
    </w:p>
    <w:p w14:paraId="526B5110" w14:textId="77777777" w:rsidR="00695378" w:rsidRPr="00D12552" w:rsidRDefault="00695378" w:rsidP="00695378">
      <w:pPr>
        <w:pStyle w:val="Titre2"/>
        <w:rPr>
          <w:lang w:val="en-CA"/>
        </w:rPr>
      </w:pPr>
      <w:r w:rsidRPr="00D12552">
        <w:rPr>
          <w:lang w:val="en-CA"/>
        </w:rPr>
        <w:t>Requirement classe</w:t>
      </w:r>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77777777" w:rsidR="00695378" w:rsidRPr="00D12552" w:rsidRDefault="00695378" w:rsidP="00695378">
      <w:pPr>
        <w:pStyle w:val="Titre2"/>
        <w:rPr>
          <w:lang w:val="en-CA"/>
        </w:rPr>
      </w:pPr>
      <w:bookmarkStart w:id="190" w:name="_Toc377112004"/>
      <w:bookmarkStart w:id="191" w:name="_Toc428885193"/>
      <w:r w:rsidRPr="00D12552">
        <w:rPr>
          <w:lang w:val="en-CA"/>
        </w:rPr>
        <w:lastRenderedPageBreak/>
        <w:t>Requirement</w:t>
      </w:r>
      <w:bookmarkEnd w:id="190"/>
      <w:bookmarkEnd w:id="191"/>
    </w:p>
    <w:p w14:paraId="34C8E985" w14:textId="77777777" w:rsidR="00695378" w:rsidRPr="00D12552" w:rsidRDefault="00695378" w:rsidP="00695378">
      <w:pPr>
        <w:rPr>
          <w:lang w:val="en-CA"/>
        </w:rPr>
      </w:pPr>
      <w:r w:rsidRPr="00D12552">
        <w:rPr>
          <w:lang w:val="en-CA"/>
        </w:rPr>
        <w:t>All requirements are normative, and each requirement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12552" w:rsidRDefault="00695378" w:rsidP="00B520F7">
            <w:pPr>
              <w:rPr>
                <w:rFonts w:asciiTheme="minorHAnsi" w:hAnsiTheme="minorHAnsi"/>
                <w:b/>
                <w:lang w:val="en-CA"/>
              </w:rPr>
            </w:pPr>
            <w:r w:rsidRPr="00D12552">
              <w:rPr>
                <w:rFonts w:asciiTheme="minorHAnsi" w:hAnsiTheme="minorHAnsi"/>
                <w:b/>
                <w:lang w:val="en-CA"/>
              </w:rPr>
              <w:t>/req/[classM]/[reqN]</w:t>
            </w:r>
          </w:p>
        </w:tc>
        <w:tc>
          <w:tcPr>
            <w:tcW w:w="6720" w:type="dxa"/>
            <w:tcBorders>
              <w:left w:val="nil"/>
            </w:tcBorders>
          </w:tcPr>
          <w:p w14:paraId="706F6933" w14:textId="77777777" w:rsidR="00695378" w:rsidRPr="00D12552" w:rsidRDefault="00695378" w:rsidP="00B520F7">
            <w:pPr>
              <w:rPr>
                <w:rFonts w:asciiTheme="minorHAnsi" w:hAnsiTheme="minorHAnsi"/>
                <w:lang w:val="en-CA"/>
              </w:rPr>
            </w:pPr>
            <w:r w:rsidRPr="00D12552">
              <w:rPr>
                <w:rFonts w:asciiTheme="minorHAnsi" w:hAnsiTheme="minorHAns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r w:rsidRPr="00D12552">
        <w:rPr>
          <w:lang w:val="en-CA"/>
        </w:rPr>
        <w:t xml:space="preserve">where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192" w:name="_Toc356480502"/>
      <w:bookmarkStart w:id="193" w:name="_Toc377112005"/>
      <w:bookmarkStart w:id="194" w:name="_Toc428885194"/>
      <w:bookmarkStart w:id="195" w:name="_Toc356480505"/>
      <w:r w:rsidRPr="00D12552">
        <w:rPr>
          <w:lang w:val="en-CA"/>
        </w:rPr>
        <w:t>Conformance class</w:t>
      </w:r>
      <w:bookmarkEnd w:id="192"/>
      <w:bookmarkEnd w:id="193"/>
      <w:bookmarkEnd w:id="194"/>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35F1B1E7" w14:textId="77777777" w:rsidR="00695378" w:rsidRPr="00D12552" w:rsidRDefault="00695378" w:rsidP="00695378">
      <w:pPr>
        <w:rPr>
          <w:lang w:val="en-CA"/>
        </w:rPr>
      </w:pPr>
    </w:p>
    <w:p w14:paraId="1442B819"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commentRangeStart w:id="196"/>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FF0000"/>
          <w:sz w:val="16"/>
          <w:szCs w:val="16"/>
          <w:highlight w:val="white"/>
          <w:lang w:val="en-CA"/>
        </w:rPr>
        <w:t xml:space="preserve"> id</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"&gt;</w:t>
      </w:r>
    </w:p>
    <w:p w14:paraId="5E9D4E01"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Test requirement: /req/</w:t>
      </w:r>
      <w:r w:rsidR="00A17543" w:rsidRPr="00D12552">
        <w:rPr>
          <w:rFonts w:ascii="Courier New" w:hAnsi="Courier New" w:cs="Courier New"/>
          <w:color w:val="000000"/>
          <w:sz w:val="16"/>
          <w:szCs w:val="16"/>
          <w:highlight w:val="white"/>
          <w:lang w:val="en-CA"/>
        </w:rPr>
        <w:t>geosciml-borehole</w:t>
      </w:r>
      <w:r w:rsidRPr="00D12552">
        <w:rPr>
          <w:rFonts w:ascii="Courier New" w:hAnsi="Courier New" w:cs="Courier New"/>
          <w:color w:val="000000"/>
          <w:sz w:val="16"/>
          <w:szCs w:val="16"/>
          <w:highlight w:val="white"/>
          <w:lang w:val="en-CA"/>
        </w:rPr>
        <w:t>/origin_elevation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title</w:t>
      </w:r>
      <w:r w:rsidRPr="00D12552">
        <w:rPr>
          <w:rFonts w:ascii="Courier New" w:hAnsi="Courier New" w:cs="Courier New"/>
          <w:color w:val="0000FF"/>
          <w:sz w:val="16"/>
          <w:szCs w:val="16"/>
          <w:highlight w:val="white"/>
          <w:lang w:val="en-CA"/>
        </w:rPr>
        <w:t>&gt;</w:t>
      </w:r>
    </w:p>
    <w:p w14:paraId="53C65BAC"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FF0000"/>
          <w:sz w:val="16"/>
          <w:szCs w:val="16"/>
          <w:highlight w:val="white"/>
          <w:lang w:val="en-CA"/>
        </w:rPr>
        <w:t xml:space="preserve"> context</w:t>
      </w:r>
      <w:r w:rsidRPr="00D12552">
        <w:rPr>
          <w:rFonts w:ascii="Courier New" w:hAnsi="Courier New" w:cs="Courier New"/>
          <w:color w:val="0000FF"/>
          <w:sz w:val="16"/>
          <w:szCs w:val="16"/>
          <w:highlight w:val="white"/>
          <w:lang w:val="en-CA"/>
        </w:rPr>
        <w:t>="</w:t>
      </w:r>
      <w:r w:rsidR="00A17543" w:rsidRPr="00D12552">
        <w:rPr>
          <w:rFonts w:ascii="Courier New" w:hAnsi="Courier New" w:cs="Courier New"/>
          <w:color w:val="000000"/>
          <w:sz w:val="16"/>
          <w:szCs w:val="16"/>
          <w:highlight w:val="white"/>
          <w:lang w:val="en-CA"/>
        </w:rPr>
        <w:t>gsmlb</w:t>
      </w:r>
      <w:r w:rsidRPr="00D12552">
        <w:rPr>
          <w:rFonts w:ascii="Courier New" w:hAnsi="Courier New" w:cs="Courier New"/>
          <w:color w:val="000000"/>
          <w:sz w:val="16"/>
          <w:szCs w:val="16"/>
          <w:highlight w:val="white"/>
          <w:lang w:val="en-CA"/>
        </w:rPr>
        <w:t>:</w:t>
      </w:r>
      <w:r w:rsidR="00A17543" w:rsidRPr="00D12552">
        <w:rPr>
          <w:rFonts w:ascii="Courier New" w:hAnsi="Courier New" w:cs="Courier New"/>
          <w:color w:val="000000"/>
          <w:sz w:val="16"/>
          <w:szCs w:val="16"/>
          <w:highlight w:val="white"/>
          <w:lang w:val="en-CA"/>
        </w:rPr>
        <w:t>Borehole</w:t>
      </w:r>
      <w:r w:rsidRPr="00D12552">
        <w:rPr>
          <w:rFonts w:ascii="Courier New" w:hAnsi="Courier New" w:cs="Courier New"/>
          <w:color w:val="0000FF"/>
          <w:sz w:val="16"/>
          <w:szCs w:val="16"/>
          <w:highlight w:val="white"/>
          <w:lang w:val="en-CA"/>
        </w:rPr>
        <w:t>"&gt;</w:t>
      </w:r>
    </w:p>
    <w:p w14:paraId="7BB7B11E"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FF0000"/>
          <w:sz w:val="16"/>
          <w:szCs w:val="16"/>
          <w:highlight w:val="white"/>
          <w:lang w:val="en-CA"/>
        </w:rPr>
        <w:t xml:space="preserve"> test</w:t>
      </w:r>
      <w:r w:rsidRPr="00D12552">
        <w:rPr>
          <w:rFonts w:ascii="Courier New" w:hAnsi="Courier New" w:cs="Courier New"/>
          <w:color w:val="0000FF"/>
          <w:sz w:val="16"/>
          <w:szCs w:val="16"/>
          <w:highlight w:val="white"/>
          <w:lang w:val="en-CA"/>
        </w:rPr>
        <w:t>="</w:t>
      </w:r>
      <w:r w:rsidRPr="00D12552">
        <w:rPr>
          <w:rFonts w:ascii="Courier New" w:hAnsi="Courier New" w:cs="Courier New"/>
          <w:color w:val="000000"/>
          <w:sz w:val="16"/>
          <w:szCs w:val="16"/>
          <w:highlight w:val="white"/>
          <w:lang w:val="en-CA"/>
        </w:rPr>
        <w:t>count(</w:t>
      </w:r>
      <w:r w:rsidR="00A17543" w:rsidRPr="00D12552">
        <w:rPr>
          <w:rFonts w:ascii="Courier New" w:hAnsi="Courier New" w:cs="Courier New"/>
          <w:color w:val="000000"/>
          <w:sz w:val="16"/>
          <w:szCs w:val="16"/>
          <w:highlight w:val="white"/>
          <w:lang w:val="en-CA"/>
        </w:rPr>
        <w:t>gsml</w:t>
      </w:r>
      <w:r w:rsidRPr="00D12552">
        <w:rPr>
          <w:rFonts w:ascii="Courier New" w:hAnsi="Courier New" w:cs="Courier New"/>
          <w:color w:val="000000"/>
          <w:sz w:val="16"/>
          <w:szCs w:val="16"/>
          <w:highlight w:val="white"/>
          <w:lang w:val="en-CA"/>
        </w:rPr>
        <w:t>:gwWellReferenceElevation/gwml2w:Elevation[gwml2w:elevationType/@xlink:href='http://www.opengis.net/req/gwml2-well/origin_elevation']) = 1</w:t>
      </w:r>
      <w:r w:rsidRPr="00D12552">
        <w:rPr>
          <w:rFonts w:ascii="Courier New" w:hAnsi="Courier New" w:cs="Courier New"/>
          <w:color w:val="0000FF"/>
          <w:sz w:val="16"/>
          <w:szCs w:val="16"/>
          <w:highlight w:val="white"/>
          <w:lang w:val="en-CA"/>
        </w:rPr>
        <w:t>"&gt;</w:t>
      </w:r>
      <w:r w:rsidRPr="00D12552">
        <w:rPr>
          <w:rFonts w:ascii="Courier New" w:hAnsi="Courier New" w:cs="Courier New"/>
          <w:color w:val="000000"/>
          <w:sz w:val="16"/>
          <w:szCs w:val="16"/>
          <w:highlight w:val="white"/>
          <w:lang w:val="en-CA"/>
        </w:rPr>
        <w:t>A GW_Well needs at least one origin Elevation</w:t>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assert</w:t>
      </w:r>
      <w:r w:rsidRPr="00D12552">
        <w:rPr>
          <w:rFonts w:ascii="Courier New" w:hAnsi="Courier New" w:cs="Courier New"/>
          <w:color w:val="0000FF"/>
          <w:sz w:val="16"/>
          <w:szCs w:val="16"/>
          <w:highlight w:val="white"/>
          <w:lang w:val="en-CA"/>
        </w:rPr>
        <w:t>&gt;</w:t>
      </w:r>
    </w:p>
    <w:p w14:paraId="5112D1B8" w14:textId="77777777" w:rsidR="00695378" w:rsidRPr="00D12552" w:rsidRDefault="00695378" w:rsidP="00695378">
      <w:pPr>
        <w:autoSpaceDE w:val="0"/>
        <w:autoSpaceDN w:val="0"/>
        <w:adjustRightInd w:val="0"/>
        <w:spacing w:after="0"/>
        <w:rPr>
          <w:rFonts w:ascii="Courier New" w:hAnsi="Courier New" w:cs="Courier New"/>
          <w:color w:val="000000"/>
          <w:sz w:val="16"/>
          <w:szCs w:val="16"/>
          <w:highlight w:val="white"/>
          <w:lang w:val="en-CA"/>
        </w:rPr>
      </w:pPr>
      <w:r w:rsidRPr="00D12552">
        <w:rPr>
          <w:rFonts w:ascii="Courier New" w:hAnsi="Courier New" w:cs="Courier New"/>
          <w:color w:val="000000"/>
          <w:sz w:val="16"/>
          <w:szCs w:val="16"/>
          <w:highlight w:val="white"/>
          <w:lang w:val="en-CA"/>
        </w:rPr>
        <w:tab/>
      </w:r>
      <w:r w:rsidRPr="00D12552">
        <w:rPr>
          <w:rFonts w:ascii="Courier New" w:hAnsi="Courier New" w:cs="Courier New"/>
          <w:color w:val="000000"/>
          <w:sz w:val="16"/>
          <w:szCs w:val="16"/>
          <w:highlight w:val="white"/>
          <w:lang w:val="en-CA"/>
        </w:rPr>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rule</w:t>
      </w:r>
      <w:r w:rsidRPr="00D12552">
        <w:rPr>
          <w:rFonts w:ascii="Courier New" w:hAnsi="Courier New" w:cs="Courier New"/>
          <w:color w:val="0000FF"/>
          <w:sz w:val="16"/>
          <w:szCs w:val="16"/>
          <w:highlight w:val="white"/>
          <w:lang w:val="en-CA"/>
        </w:rPr>
        <w:t>&gt;</w:t>
      </w:r>
    </w:p>
    <w:p w14:paraId="5A046991" w14:textId="77777777" w:rsidR="00695378" w:rsidRPr="00D12552" w:rsidRDefault="00695378" w:rsidP="00695378">
      <w:pPr>
        <w:rPr>
          <w:lang w:val="en-CA"/>
        </w:rPr>
      </w:pPr>
      <w:r w:rsidRPr="00D12552">
        <w:rPr>
          <w:rFonts w:ascii="Courier New" w:hAnsi="Courier New" w:cs="Courier New"/>
          <w:color w:val="000000"/>
          <w:sz w:val="16"/>
          <w:szCs w:val="16"/>
          <w:highlight w:val="white"/>
          <w:lang w:val="en-CA"/>
        </w:rPr>
        <w:lastRenderedPageBreak/>
        <w:tab/>
      </w:r>
      <w:r w:rsidRPr="00D12552">
        <w:rPr>
          <w:rFonts w:ascii="Courier New" w:hAnsi="Courier New" w:cs="Courier New"/>
          <w:color w:val="0000FF"/>
          <w:sz w:val="16"/>
          <w:szCs w:val="16"/>
          <w:highlight w:val="white"/>
          <w:lang w:val="en-CA"/>
        </w:rPr>
        <w:t>&lt;/</w:t>
      </w:r>
      <w:r w:rsidRPr="00D12552">
        <w:rPr>
          <w:rFonts w:ascii="Courier New" w:hAnsi="Courier New" w:cs="Courier New"/>
          <w:color w:val="800000"/>
          <w:sz w:val="16"/>
          <w:szCs w:val="16"/>
          <w:highlight w:val="white"/>
          <w:lang w:val="en-CA"/>
        </w:rPr>
        <w:t>pattern</w:t>
      </w:r>
      <w:r w:rsidRPr="00D12552">
        <w:rPr>
          <w:rFonts w:ascii="Courier New" w:hAnsi="Courier New" w:cs="Courier New"/>
          <w:color w:val="0000FF"/>
          <w:sz w:val="16"/>
          <w:szCs w:val="16"/>
          <w:highlight w:val="white"/>
          <w:lang w:val="en-CA"/>
        </w:rPr>
        <w:t>&gt;</w:t>
      </w:r>
      <w:commentRangeEnd w:id="196"/>
      <w:r w:rsidR="00A17543" w:rsidRPr="00D12552">
        <w:rPr>
          <w:rStyle w:val="Marquedecommentaire"/>
          <w:lang w:val="en-CA"/>
        </w:rPr>
        <w:commentReference w:id="196"/>
      </w:r>
    </w:p>
    <w:p w14:paraId="7652C4D3" w14:textId="77777777" w:rsidR="00695378" w:rsidRPr="00D12552" w:rsidRDefault="00695378" w:rsidP="00695378">
      <w:pPr>
        <w:pStyle w:val="Titre2"/>
        <w:rPr>
          <w:lang w:val="en-CA"/>
        </w:rPr>
      </w:pPr>
      <w:bookmarkStart w:id="197" w:name="_Toc377112006"/>
      <w:bookmarkStart w:id="198" w:name="_Toc428885195"/>
      <w:r w:rsidRPr="00D12552">
        <w:rPr>
          <w:lang w:val="en-CA"/>
        </w:rPr>
        <w:t>Identifiers</w:t>
      </w:r>
      <w:bookmarkEnd w:id="195"/>
      <w:bookmarkEnd w:id="197"/>
      <w:bookmarkEnd w:id="198"/>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All requirements and conformance tests that appear in this document are denoted by partial URIs which are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w:t>
      </w:r>
      <w:r w:rsidRPr="00D12552">
        <w:rPr>
          <w:rFonts w:ascii="Consolas" w:hAnsi="Consolas" w:cs="Consolas"/>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/req/[classM]/[reqN]</w:t>
      </w:r>
      <w:r w:rsidRPr="00D12552">
        <w:rPr>
          <w:rFonts w:ascii="Consolas" w:hAnsi="Consolas" w:cs="Consolas"/>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w:t>
      </w:r>
      <w:r w:rsidRPr="00D12552">
        <w:rPr>
          <w:rFonts w:ascii="Consolas" w:hAnsi="Consolas" w:cs="Consolas"/>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77777777" w:rsidR="00695378" w:rsidRPr="00D12552" w:rsidRDefault="00695378" w:rsidP="00695378">
      <w:pPr>
        <w:rPr>
          <w:rFonts w:ascii="Consolas" w:hAnsi="Consolas" w:cs="Consolas"/>
          <w:lang w:val="en-CA"/>
        </w:rPr>
      </w:pPr>
      <w:r w:rsidRPr="00D12552">
        <w:rPr>
          <w:rFonts w:ascii="Consolas" w:hAnsi="Consolas" w:cs="Consolas"/>
          <w:lang w:val="en-CA"/>
        </w:rPr>
        <w:t>http://www.opengis.net/spec/geosciml/4.0</w:t>
      </w:r>
      <w:r w:rsidRPr="00D12552">
        <w:rPr>
          <w:rFonts w:ascii="Consolas" w:hAnsi="Consolas" w:cs="Consolas"/>
          <w:b/>
          <w:lang w:val="en-CA"/>
        </w:rPr>
        <w:t>/conf/[classM]/[testN]</w:t>
      </w:r>
      <w:r w:rsidRPr="00D12552">
        <w:rPr>
          <w:rFonts w:ascii="Consolas" w:hAnsi="Consolas" w:cs="Consolas"/>
          <w:lang w:val="en-CA"/>
        </w:rPr>
        <w:t>.</w:t>
      </w:r>
    </w:p>
    <w:p w14:paraId="10B83494" w14:textId="77777777" w:rsidR="00695378" w:rsidRPr="00D12552" w:rsidRDefault="00695378" w:rsidP="00695378">
      <w:pPr>
        <w:rPr>
          <w:lang w:val="en-CA"/>
        </w:rPr>
      </w:pPr>
    </w:p>
    <w:p w14:paraId="05C5DB46" w14:textId="77777777" w:rsidR="009A7B37" w:rsidRPr="00D12552" w:rsidRDefault="009A7B37">
      <w:pPr>
        <w:pStyle w:val="Titre1"/>
        <w:rPr>
          <w:lang w:val="en-CA"/>
        </w:rPr>
      </w:pPr>
      <w:bookmarkStart w:id="199" w:name="_Toc337499855"/>
      <w:r w:rsidRPr="00D12552">
        <w:rPr>
          <w:lang w:val="en-CA"/>
        </w:rPr>
        <w:t>Clauses not Containing Normative Material</w:t>
      </w:r>
      <w:bookmarkEnd w:id="199"/>
    </w:p>
    <w:p w14:paraId="1279C72D" w14:textId="77777777" w:rsidR="009A7B37" w:rsidRPr="00D12552" w:rsidRDefault="009A7B37">
      <w:pPr>
        <w:rPr>
          <w:lang w:val="en-CA"/>
        </w:rPr>
      </w:pPr>
      <w:r w:rsidRPr="00D12552">
        <w:rPr>
          <w:lang w:val="en-CA"/>
        </w:rPr>
        <w:t>Paragraph</w:t>
      </w:r>
    </w:p>
    <w:p w14:paraId="64DACC68" w14:textId="77777777" w:rsidR="009A7B37" w:rsidRPr="00D12552" w:rsidRDefault="009A7B37">
      <w:pPr>
        <w:pStyle w:val="Titre2"/>
        <w:rPr>
          <w:lang w:val="en-CA"/>
        </w:rPr>
      </w:pPr>
      <w:bookmarkStart w:id="200" w:name="_Toc337499856"/>
      <w:r w:rsidRPr="00D12552">
        <w:rPr>
          <w:lang w:val="en-CA"/>
        </w:rPr>
        <w:t>Clauses not containing normative material sub-clause 1</w:t>
      </w:r>
      <w:bookmarkEnd w:id="200"/>
    </w:p>
    <w:p w14:paraId="38E0A16D" w14:textId="77777777" w:rsidR="009A7B37" w:rsidRPr="00D12552" w:rsidRDefault="009A7B37">
      <w:pPr>
        <w:rPr>
          <w:lang w:val="en-CA"/>
        </w:rPr>
      </w:pPr>
      <w:r w:rsidRPr="00D12552">
        <w:rPr>
          <w:lang w:val="en-CA"/>
        </w:rPr>
        <w:t>Paragraph</w:t>
      </w:r>
    </w:p>
    <w:p w14:paraId="1C9D9ECD" w14:textId="77777777" w:rsidR="009A7B37" w:rsidRPr="00233F14" w:rsidRDefault="009A7B37" w:rsidP="00B62A72">
      <w:pPr>
        <w:pStyle w:val="Titre3"/>
      </w:pPr>
      <w:bookmarkStart w:id="201" w:name="_Toc337499857"/>
      <w:r w:rsidRPr="00233F14">
        <w:lastRenderedPageBreak/>
        <w:t>Clauses not containing normative material sub-clause 2</w:t>
      </w:r>
      <w:bookmarkEnd w:id="201"/>
    </w:p>
    <w:p w14:paraId="65E1EDE5" w14:textId="77777777" w:rsidR="009A7B37" w:rsidRPr="00D12552" w:rsidRDefault="00A6445A">
      <w:pPr>
        <w:pStyle w:val="Titre1"/>
        <w:rPr>
          <w:lang w:val="en-CA"/>
        </w:rPr>
      </w:pPr>
      <w:r>
        <w:rPr>
          <w:lang w:val="en-CA"/>
        </w:rPr>
        <w:t>Logical Model</w:t>
      </w:r>
    </w:p>
    <w:p w14:paraId="277058B6" w14:textId="77777777"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 xml:space="preserve">describes requirements that must be met by all target implementations that claim conformance to this specification.  The logical model, expressed using UML, provides naming, structure and cardinality for any physical implementation or instance encoding.  </w:t>
      </w:r>
      <w:r w:rsidR="00A6445A">
        <w:rPr>
          <w:lang w:val="en-CA"/>
        </w:rPr>
        <w:t xml:space="preserve">The UML model is a normative artefact as it is the official representation of GeoSciML.  </w:t>
      </w:r>
      <w:r w:rsidR="00753A5A" w:rsidRPr="00D12552">
        <w:rPr>
          <w:lang w:val="en-CA"/>
        </w:rPr>
        <w:t xml:space="preserve">Rules that can unambiguously inferred from the UML model won’t be documented as an explicit requirement clause.  Specific encoding idiosyncrasies </w:t>
      </w:r>
      <w:r w:rsidR="00E8704C" w:rsidRPr="00D12552">
        <w:rPr>
          <w:lang w:val="en-CA"/>
        </w:rPr>
        <w:t>shall be addressed in the requirement clause pertaining to this encoding.</w:t>
      </w:r>
    </w:p>
    <w:p w14:paraId="1C0814E3" w14:textId="77777777" w:rsidR="00A6445A" w:rsidRPr="00D12552" w:rsidRDefault="00A6445A" w:rsidP="00A6445A">
      <w:pPr>
        <w:rPr>
          <w:color w:val="FF0000"/>
          <w:lang w:val="en-CA"/>
        </w:rPr>
      </w:pPr>
      <w:r w:rsidRPr="00D12552">
        <w:rPr>
          <w:color w:val="FF0000"/>
          <w:lang w:val="en-CA"/>
        </w:rPr>
        <w:t>The UML model provides name, structure and cardinality for the data element composing various potential physical implementations of GeoSciML.  There are formal mapping</w:t>
      </w:r>
      <w:r>
        <w:rPr>
          <w:color w:val="FF0000"/>
          <w:lang w:val="en-CA"/>
        </w:rPr>
        <w:t>s</w:t>
      </w:r>
      <w:r w:rsidRPr="00D12552">
        <w:rPr>
          <w:color w:val="FF0000"/>
          <w:lang w:val="en-CA"/>
        </w:rPr>
        <w:t xml:space="preserve"> between UML and GML (ISO-19136), UML and RDF (ISO-19150) and best practices exists for mapping UML to RDBMS.  Although it is assumed that UML is technologically neutral, in reality, UML models always end up addressing some of the physical model details.  The current UML model has been designed as a GML application and borrows some of artefacts of GML and several design decisions were guided by limitations of UML (eg. single inheritance) </w:t>
      </w:r>
      <w:r>
        <w:rPr>
          <w:color w:val="FF0000"/>
          <w:lang w:val="en-CA"/>
        </w:rPr>
        <w:t>and</w:t>
      </w:r>
      <w:r w:rsidRPr="00D12552">
        <w:rPr>
          <w:color w:val="FF0000"/>
          <w:lang w:val="en-CA"/>
        </w:rPr>
        <w:t xml:space="preserve"> XSD (package dependencies artefacts).  But the UML model is detailed enough to constrain the main elements of any encoding; the name of the entities and the cardinality of the properties, the associations between entities and to some extent property types.  On the other hand, some UML features </w:t>
      </w:r>
      <w:r>
        <w:rPr>
          <w:color w:val="FF0000"/>
          <w:lang w:val="en-CA"/>
        </w:rPr>
        <w:t>do</w:t>
      </w:r>
      <w:r w:rsidRPr="00D12552">
        <w:rPr>
          <w:color w:val="FF0000"/>
          <w:lang w:val="en-CA"/>
        </w:rPr>
        <w:t xml:space="preserve"> not</w:t>
      </w:r>
      <w:r>
        <w:rPr>
          <w:color w:val="FF0000"/>
          <w:lang w:val="en-CA"/>
        </w:rPr>
        <w:t xml:space="preserve"> have</w:t>
      </w:r>
      <w:r w:rsidRPr="00D12552">
        <w:rPr>
          <w:color w:val="FF0000"/>
          <w:lang w:val="en-CA"/>
        </w:rPr>
        <w:t xml:space="preserve"> </w:t>
      </w:r>
      <w:r>
        <w:rPr>
          <w:color w:val="FF0000"/>
          <w:lang w:val="en-CA"/>
        </w:rPr>
        <w:t>equivalences</w:t>
      </w:r>
      <w:r w:rsidRPr="00D12552">
        <w:rPr>
          <w:color w:val="FF0000"/>
          <w:lang w:val="en-CA"/>
        </w:rPr>
        <w:t xml:space="preserve"> in certain encoding (for instance JSON does not have a native support for namespaces or even schema). </w:t>
      </w:r>
    </w:p>
    <w:p w14:paraId="7D1608FA" w14:textId="77777777" w:rsidR="009C3567" w:rsidRDefault="00A6445A" w:rsidP="00A6445A">
      <w:pPr>
        <w:rPr>
          <w:color w:val="FF0000"/>
          <w:lang w:val="en-CA"/>
        </w:rPr>
      </w:pPr>
      <w:r w:rsidRPr="00D12552">
        <w:rPr>
          <w:color w:val="FF0000"/>
          <w:lang w:val="en-CA"/>
        </w:rPr>
        <w:t>This section defines the minimal UML mapping requirements that shall be met by any target claiming compliance to this specification.</w:t>
      </w:r>
    </w:p>
    <w:p w14:paraId="516347B8" w14:textId="77777777" w:rsidR="009C3567" w:rsidRPr="00D12552" w:rsidRDefault="009C3567" w:rsidP="009C3567">
      <w:pPr>
        <w:pStyle w:val="Titre3"/>
        <w:rPr>
          <w:lang w:val="en-CA"/>
        </w:rPr>
      </w:pPr>
      <w:r>
        <w:rPr>
          <w:lang w:val="en-CA"/>
        </w:rPr>
        <w:t>Property cardinality</w:t>
      </w:r>
    </w:p>
    <w:p w14:paraId="68C34312" w14:textId="77777777" w:rsidR="00A6445A" w:rsidRDefault="009C3567" w:rsidP="004A5507">
      <w:pPr>
        <w:rPr>
          <w:lang w:val="en-CA"/>
        </w:rPr>
      </w:pPr>
      <w:r>
        <w:rPr>
          <w:lang w:val="en-CA"/>
        </w:rPr>
        <w:t xml:space="preserve">All properties that could be made optional are optional in GeoSciML 4.0.  This is a complete reversal of 3.2 where all properties were made mandatory, forcing the data provider to document why the property was missing using “nillables”.  This design attracted a lot of criticism (not necessary for GeoSciML but other communities presented with the same pattern) from application developers and data providers that consider the filling the instance with nil properties as “unnecessary verbose” and a waste of bandwidth.  This issue is a real concern for mobile applications where payload has an impact on user experience. </w:t>
      </w:r>
    </w:p>
    <w:p w14:paraId="25F0F297" w14:textId="77777777" w:rsidR="009B64F8" w:rsidRDefault="009B64F8" w:rsidP="004A5507">
      <w:pPr>
        <w:rPr>
          <w:lang w:val="en-CA"/>
        </w:rPr>
      </w:pPr>
      <w:r>
        <w:rPr>
          <w:lang w:val="en-CA"/>
        </w:rPr>
        <w:t xml:space="preserve">It has been argued that nillable properties are just a verbose absent value, but nillable properties actually carry useful or even required information – through nilReason attribute in XML- in certain use cases, such a legally bounded data exchange scenarios. </w:t>
      </w:r>
    </w:p>
    <w:p w14:paraId="279757A9" w14:textId="77777777" w:rsidR="009B64F8" w:rsidRDefault="009B64F8" w:rsidP="00702EC2">
      <w:pPr>
        <w:pStyle w:val="Titre3"/>
        <w:rPr>
          <w:lang w:val="en-CA"/>
        </w:rPr>
      </w:pPr>
      <w:commentRangeStart w:id="202"/>
      <w:r>
        <w:rPr>
          <w:lang w:val="en-CA"/>
        </w:rPr>
        <w:lastRenderedPageBreak/>
        <w:t>Observed absence</w:t>
      </w:r>
      <w:commentRangeEnd w:id="202"/>
      <w:r w:rsidR="009D3533">
        <w:rPr>
          <w:rStyle w:val="Marquedecommentaire"/>
          <w:rFonts w:cs="Times New Roman"/>
          <w:b w:val="0"/>
          <w:bCs w:val="0"/>
        </w:rPr>
        <w:commentReference w:id="202"/>
      </w:r>
    </w:p>
    <w:p w14:paraId="740AA8D6" w14:textId="77777777" w:rsidR="009B64F8" w:rsidRDefault="009B64F8" w:rsidP="004A5507">
      <w:pPr>
        <w:rPr>
          <w:lang w:val="en-CA"/>
        </w:rPr>
      </w:pPr>
      <w:r>
        <w:rPr>
          <w:lang w:val="en-CA"/>
        </w:rPr>
        <w:t>There are situation in geology where the abse</w:t>
      </w:r>
      <w:r w:rsidR="009D3533">
        <w:rPr>
          <w:lang w:val="en-CA"/>
        </w:rPr>
        <w:t xml:space="preserve">nce of something is actually </w:t>
      </w:r>
      <w:r>
        <w:rPr>
          <w:lang w:val="en-CA"/>
        </w:rPr>
        <w:t xml:space="preserve">important information (as opposed to “unknown” presence).  Certain biostratigraphic units are defined by the absence of </w:t>
      </w:r>
      <w:r w:rsidR="004E5F43">
        <w:rPr>
          <w:lang w:val="en-CA"/>
        </w:rPr>
        <w:t xml:space="preserve">marker </w:t>
      </w:r>
      <w:r>
        <w:rPr>
          <w:lang w:val="en-CA"/>
        </w:rPr>
        <w:t>specie</w:t>
      </w:r>
      <w:r w:rsidR="004E5F43">
        <w:rPr>
          <w:lang w:val="en-CA"/>
        </w:rPr>
        <w:t>s</w:t>
      </w:r>
      <w:r>
        <w:rPr>
          <w:lang w:val="en-CA"/>
        </w:rPr>
        <w:t>.</w:t>
      </w:r>
    </w:p>
    <w:p w14:paraId="57FC0DA8" w14:textId="77777777" w:rsidR="009B64F8" w:rsidRDefault="009B64F8" w:rsidP="009B64F8">
      <w:pPr>
        <w:ind w:left="720"/>
        <w:rPr>
          <w:i/>
        </w:rPr>
      </w:pPr>
      <w:r w:rsidRPr="009B64F8">
        <w:rPr>
          <w:i/>
        </w:rPr>
        <w:t xml:space="preserve">Biostratigraphic classification is also an early step in working out the stratigraphy of a region. Biostratigraphic units are based on the fossil content of the rocks.The selection and establishment of biostratigraphic units are not determined by the lithologic composition of the strata, except that the presence or </w:t>
      </w:r>
      <w:commentRangeStart w:id="203"/>
      <w:r w:rsidRPr="009B64F8">
        <w:rPr>
          <w:i/>
        </w:rPr>
        <w:t>absence of fossils</w:t>
      </w:r>
      <w:commentRangeEnd w:id="203"/>
      <w:r w:rsidR="009D3533">
        <w:rPr>
          <w:rStyle w:val="Marquedecommentaire"/>
        </w:rPr>
        <w:commentReference w:id="203"/>
      </w:r>
      <w:r w:rsidRPr="009B64F8">
        <w:rPr>
          <w:i/>
        </w:rPr>
        <w:t xml:space="preserve"> and the kind of fossils present, may be related to the type and lithofacies of the rocks in which they are found.</w:t>
      </w:r>
    </w:p>
    <w:p w14:paraId="7BA4BFDE" w14:textId="77777777" w:rsidR="009B64F8" w:rsidRDefault="004E5F43" w:rsidP="004E5F43">
      <w:pPr>
        <w:ind w:left="720"/>
        <w:jc w:val="right"/>
        <w:rPr>
          <w:i/>
        </w:rPr>
      </w:pPr>
      <w:r>
        <w:rPr>
          <w:i/>
        </w:rPr>
        <w:t>International Stratigraphic Guide &lt;</w:t>
      </w:r>
      <w:hyperlink r:id="rId18" w:history="1">
        <w:r w:rsidRPr="00CF568F">
          <w:rPr>
            <w:rStyle w:val="Lienhypertexte"/>
            <w:i/>
          </w:rPr>
          <w:t>http://www.stratigraphy.org/upload/bak/rel.htm</w:t>
        </w:r>
      </w:hyperlink>
      <w:r>
        <w:rPr>
          <w:i/>
        </w:rPr>
        <w:t>&gt;</w:t>
      </w:r>
    </w:p>
    <w:p w14:paraId="7A619FAE" w14:textId="610FB96B" w:rsidR="009C3567" w:rsidRDefault="004E5F43" w:rsidP="004A5507">
      <w:pPr>
        <w:rPr>
          <w:lang w:val="en-CA"/>
        </w:rPr>
      </w:pPr>
      <w:r>
        <w:rPr>
          <w:lang w:val="en-CA"/>
        </w:rPr>
        <w:t xml:space="preserve">Another example lies in </w:t>
      </w:r>
      <w:r w:rsidR="004C0E7B">
        <w:rPr>
          <w:lang w:val="en-CA"/>
        </w:rPr>
        <w:t xml:space="preserve">description of </w:t>
      </w:r>
      <w:r>
        <w:rPr>
          <w:lang w:val="en-CA"/>
        </w:rPr>
        <w:t xml:space="preserve">metamorphic facies </w:t>
      </w:r>
      <w:r w:rsidR="004C0E7B">
        <w:rPr>
          <w:lang w:val="en-CA"/>
        </w:rPr>
        <w:t>where absence or</w:t>
      </w:r>
      <w:r w:rsidR="009D3533">
        <w:rPr>
          <w:lang w:val="en-CA"/>
        </w:rPr>
        <w:t xml:space="preserve"> presence of certain index minerals informs the temperature and pressure conditions the rock experience</w:t>
      </w:r>
      <w:r w:rsidR="008520EC">
        <w:rPr>
          <w:lang w:val="en-CA"/>
        </w:rPr>
        <w:t>d</w:t>
      </w:r>
      <w:r w:rsidR="009D3533">
        <w:rPr>
          <w:lang w:val="en-CA"/>
        </w:rPr>
        <w:t xml:space="preserve"> (eg, kyanite for high pressure and low temperature).  </w:t>
      </w:r>
      <w:commentRangeStart w:id="204"/>
      <w:r w:rsidR="009D3533">
        <w:rPr>
          <w:lang w:val="en-CA"/>
        </w:rPr>
        <w:t>There is an obvious difference between reporting conformed absence of kyanite and the presence of kyanite if not known.</w:t>
      </w:r>
      <w:commentRangeEnd w:id="204"/>
      <w:r w:rsidR="00864A36">
        <w:rPr>
          <w:rStyle w:val="Marquedecommentaire"/>
        </w:rPr>
        <w:commentReference w:id="204"/>
      </w:r>
    </w:p>
    <w:p w14:paraId="0E37D61E" w14:textId="77777777" w:rsidR="009D3533" w:rsidRPr="00D12552" w:rsidRDefault="009D3533" w:rsidP="004A5507">
      <w:pPr>
        <w:rPr>
          <w:lang w:val="en-CA"/>
        </w:rPr>
      </w:pPr>
    </w:p>
    <w:p w14:paraId="0F1DF2C6" w14:textId="77777777" w:rsidR="009A7B37" w:rsidRPr="00D12552" w:rsidRDefault="00695378">
      <w:pPr>
        <w:pStyle w:val="Titre2"/>
        <w:rPr>
          <w:lang w:val="en-CA"/>
        </w:rPr>
      </w:pPr>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p>
    <w:p w14:paraId="563904A3" w14:textId="77777777" w:rsidR="006A7DD0" w:rsidRDefault="006A7DD0">
      <w:pPr>
        <w:rPr>
          <w:color w:val="FF0000"/>
          <w:lang w:val="en-CA"/>
        </w:rPr>
      </w:pPr>
    </w:p>
    <w:p w14:paraId="0AF76069" w14:textId="6473C398" w:rsidR="009A7B37" w:rsidRPr="00D12552" w:rsidRDefault="00A6445A">
      <w:pPr>
        <w:rPr>
          <w:color w:val="FF0000"/>
          <w:lang w:val="en-CA"/>
        </w:rPr>
      </w:pPr>
      <w:r>
        <w:rPr>
          <w:color w:val="FF0000"/>
          <w:lang w:val="en-CA"/>
        </w:rPr>
        <w:t xml:space="preserve">This section </w:t>
      </w:r>
      <w:r w:rsidR="00BA6B31">
        <w:rPr>
          <w:color w:val="FF0000"/>
          <w:lang w:val="en-CA"/>
        </w:rPr>
        <w:t xml:space="preserve">presents requirements that all targets must conform to </w:t>
      </w:r>
      <w:r w:rsidR="006A7DD0">
        <w:rPr>
          <w:color w:val="FF0000"/>
          <w:lang w:val="en-CA"/>
        </w:rPr>
        <w:t xml:space="preserve">in to order to </w:t>
      </w:r>
      <w:r w:rsidR="00BA6B31">
        <w:rPr>
          <w:color w:val="FF0000"/>
          <w:lang w:val="en-CA"/>
        </w:rPr>
        <w:t>claim compliance with GeoSciML 4.0.</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9A7B37" w:rsidRPr="00D12552" w14:paraId="0E37F3F8" w14:textId="77777777">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3A64C0" w14:textId="77777777" w:rsidR="009A7B37" w:rsidRPr="00D12552" w:rsidRDefault="009A7B37">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9A7B37" w:rsidRPr="00D12552" w14:paraId="26A25AE3" w14:textId="77777777">
        <w:tc>
          <w:tcPr>
            <w:tcW w:w="8897" w:type="dxa"/>
            <w:gridSpan w:val="2"/>
            <w:tcBorders>
              <w:top w:val="single" w:sz="12" w:space="0" w:color="auto"/>
              <w:left w:val="single" w:sz="12" w:space="0" w:color="auto"/>
              <w:bottom w:val="single" w:sz="12" w:space="0" w:color="auto"/>
              <w:right w:val="single" w:sz="12" w:space="0" w:color="auto"/>
            </w:tcBorders>
          </w:tcPr>
          <w:p w14:paraId="139718E2" w14:textId="77777777" w:rsidR="009A7B37" w:rsidRPr="00D12552" w:rsidRDefault="00CD732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704C" w:rsidRPr="00D12552">
              <w:rPr>
                <w:rFonts w:eastAsia="MS Mincho"/>
                <w:b/>
                <w:color w:val="FF0000"/>
                <w:sz w:val="22"/>
                <w:lang w:val="en-CA"/>
              </w:rPr>
              <w:t>core</w:t>
            </w:r>
          </w:p>
        </w:tc>
      </w:tr>
      <w:tr w:rsidR="009A7B37" w:rsidRPr="00D12552" w14:paraId="6FACAA54" w14:textId="77777777" w:rsidTr="00CD7325">
        <w:tc>
          <w:tcPr>
            <w:tcW w:w="1809" w:type="dxa"/>
            <w:tcBorders>
              <w:top w:val="single" w:sz="12" w:space="0" w:color="auto"/>
              <w:left w:val="single" w:sz="12" w:space="0" w:color="auto"/>
              <w:bottom w:val="single" w:sz="4" w:space="0" w:color="auto"/>
              <w:right w:val="single" w:sz="4" w:space="0" w:color="auto"/>
            </w:tcBorders>
          </w:tcPr>
          <w:p w14:paraId="3D858690"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68822D2" w14:textId="77777777" w:rsidR="009A7B37" w:rsidRPr="00D12552" w:rsidRDefault="00E8704C">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9A7B37" w:rsidRPr="00D12552" w14:paraId="07179B20" w14:textId="77777777" w:rsidTr="00CD7325">
        <w:tc>
          <w:tcPr>
            <w:tcW w:w="1809" w:type="dxa"/>
            <w:tcBorders>
              <w:top w:val="single" w:sz="4" w:space="0" w:color="auto"/>
              <w:left w:val="single" w:sz="12" w:space="0" w:color="auto"/>
              <w:bottom w:val="single" w:sz="4" w:space="0" w:color="auto"/>
              <w:right w:val="single" w:sz="4" w:space="0" w:color="auto"/>
            </w:tcBorders>
          </w:tcPr>
          <w:p w14:paraId="4E0F42C3"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A81228F" w14:textId="77777777" w:rsidR="009A7B37" w:rsidRPr="00D12552" w:rsidRDefault="009A7B37">
            <w:pPr>
              <w:spacing w:before="100" w:beforeAutospacing="1" w:after="100" w:afterAutospacing="1" w:line="230" w:lineRule="atLeast"/>
              <w:jc w:val="both"/>
              <w:rPr>
                <w:rFonts w:eastAsia="MS Mincho"/>
                <w:b/>
                <w:color w:val="FF0000"/>
                <w:sz w:val="22"/>
                <w:lang w:val="en-CA"/>
              </w:rPr>
            </w:pPr>
            <w:r w:rsidRPr="00D12552">
              <w:rPr>
                <w:rFonts w:eastAsia="MS Mincho"/>
                <w:b/>
                <w:color w:val="0000FF"/>
                <w:sz w:val="22"/>
                <w:lang w:val="en-CA"/>
              </w:rPr>
              <w:t>http://www.example.org/req/blah</w:t>
            </w:r>
          </w:p>
        </w:tc>
      </w:tr>
      <w:tr w:rsidR="009A7B37" w:rsidRPr="00D12552" w14:paraId="1BFF5280" w14:textId="77777777" w:rsidTr="00CD7325">
        <w:tc>
          <w:tcPr>
            <w:tcW w:w="1809" w:type="dxa"/>
            <w:tcBorders>
              <w:top w:val="single" w:sz="4" w:space="0" w:color="auto"/>
              <w:left w:val="single" w:sz="12" w:space="0" w:color="auto"/>
              <w:bottom w:val="single" w:sz="4" w:space="0" w:color="auto"/>
              <w:right w:val="single" w:sz="4" w:space="0" w:color="auto"/>
            </w:tcBorders>
          </w:tcPr>
          <w:p w14:paraId="2FA6BF91" w14:textId="77777777" w:rsidR="009A7B37" w:rsidRPr="00D12552" w:rsidRDefault="009A7B37">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0FE635" w14:textId="77777777" w:rsidR="009A7B37" w:rsidRPr="00D12552" w:rsidRDefault="009A7B37">
            <w:pPr>
              <w:spacing w:before="100" w:beforeAutospacing="1" w:after="100" w:afterAutospacing="1" w:line="230" w:lineRule="atLeast"/>
              <w:jc w:val="both"/>
              <w:rPr>
                <w:rFonts w:eastAsia="MS Mincho"/>
                <w:b/>
                <w:color w:val="0000FF"/>
                <w:sz w:val="22"/>
                <w:lang w:val="en-CA"/>
              </w:rPr>
            </w:pPr>
            <w:r w:rsidRPr="00D12552">
              <w:rPr>
                <w:rFonts w:eastAsia="MS Mincho"/>
                <w:b/>
                <w:color w:val="0000FF"/>
                <w:sz w:val="22"/>
                <w:lang w:val="en-CA"/>
              </w:rPr>
              <w:t>urn:iso:ts:iso:19139:clause:6</w:t>
            </w:r>
          </w:p>
        </w:tc>
      </w:tr>
      <w:tr w:rsidR="009A7B37" w:rsidRPr="00D12552" w14:paraId="605AAAD1"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CCAC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ECBD256" w14:textId="77777777" w:rsidR="009A7B37" w:rsidRPr="00D12552" w:rsidRDefault="00E8704C">
            <w:pPr>
              <w:spacing w:before="100" w:beforeAutospacing="1" w:after="100" w:afterAutospacing="1" w:line="230" w:lineRule="atLeast"/>
              <w:jc w:val="both"/>
              <w:rPr>
                <w:rFonts w:eastAsia="MS Mincho"/>
                <w:b/>
                <w:color w:val="FF0000"/>
                <w:sz w:val="22"/>
                <w:lang w:val="en-CA"/>
              </w:rPr>
            </w:pPr>
            <w:bookmarkStart w:id="205" w:name="req_1"/>
            <w:r w:rsidRPr="00D12552">
              <w:rPr>
                <w:rFonts w:eastAsia="MS Mincho"/>
                <w:b/>
                <w:color w:val="FF0000"/>
                <w:sz w:val="22"/>
                <w:lang w:val="en-CA"/>
              </w:rPr>
              <w:t>/</w:t>
            </w:r>
            <w:r w:rsidR="009A7B37" w:rsidRPr="00D12552">
              <w:rPr>
                <w:rFonts w:eastAsia="MS Mincho"/>
                <w:b/>
                <w:color w:val="FF0000"/>
                <w:sz w:val="22"/>
                <w:lang w:val="en-CA"/>
              </w:rPr>
              <w:t>req/</w:t>
            </w:r>
            <w:r w:rsidR="00BD7B2A">
              <w:rPr>
                <w:rFonts w:eastAsia="MS Mincho"/>
                <w:b/>
                <w:color w:val="FF0000"/>
                <w:sz w:val="22"/>
                <w:lang w:val="en-CA"/>
              </w:rPr>
              <w:t>gsml4-</w:t>
            </w:r>
            <w:r w:rsidRPr="00D12552">
              <w:rPr>
                <w:rFonts w:eastAsia="MS Mincho"/>
                <w:b/>
                <w:color w:val="FF0000"/>
                <w:sz w:val="22"/>
                <w:lang w:val="en-CA"/>
              </w:rPr>
              <w:t>core</w:t>
            </w:r>
            <w:r w:rsidR="009A7B37" w:rsidRPr="00D12552">
              <w:rPr>
                <w:rFonts w:eastAsia="MS Mincho"/>
                <w:b/>
                <w:color w:val="FF0000"/>
                <w:sz w:val="22"/>
                <w:lang w:val="en-CA"/>
              </w:rPr>
              <w:t>/</w:t>
            </w:r>
            <w:r w:rsidRPr="00D12552">
              <w:rPr>
                <w:rFonts w:eastAsia="MS Mincho"/>
                <w:b/>
                <w:color w:val="FF0000"/>
                <w:sz w:val="22"/>
                <w:lang w:val="en-CA"/>
              </w:rPr>
              <w:t>uml</w:t>
            </w:r>
            <w:r w:rsidR="004635D8" w:rsidRPr="00D12552">
              <w:rPr>
                <w:rFonts w:eastAsia="MS Mincho"/>
                <w:b/>
                <w:color w:val="FF0000"/>
                <w:sz w:val="22"/>
                <w:lang w:val="en-CA"/>
              </w:rPr>
              <w:t>-entity-name</w:t>
            </w:r>
          </w:p>
          <w:bookmarkEnd w:id="205"/>
          <w:p w14:paraId="4C51273A" w14:textId="77777777" w:rsidR="009A7B37" w:rsidRPr="00D12552" w:rsidRDefault="003924D0">
            <w:pPr>
              <w:spacing w:before="100" w:beforeAutospacing="1" w:after="100" w:afterAutospacing="1" w:line="230" w:lineRule="atLeast"/>
              <w:rPr>
                <w:rFonts w:eastAsia="MS Mincho"/>
                <w:i/>
                <w:lang w:val="en-CA"/>
              </w:rPr>
            </w:pPr>
            <w:r w:rsidRPr="00D12552">
              <w:rPr>
                <w:rFonts w:eastAsia="MS Mincho"/>
                <w:i/>
                <w:lang w:val="en-CA"/>
              </w:rPr>
              <w:t>When the target implementation allows it, the exact name of the classifier shall be used.</w:t>
            </w:r>
          </w:p>
        </w:tc>
      </w:tr>
      <w:tr w:rsidR="009A7B37" w:rsidRPr="00D12552" w14:paraId="7E370E4E"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11581076"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A7C2DFE" w14:textId="77777777" w:rsidR="003924D0" w:rsidRPr="00D12552" w:rsidRDefault="00BD7B2A">
            <w:pPr>
              <w:spacing w:before="100" w:beforeAutospacing="1" w:after="100" w:afterAutospacing="1" w:line="230" w:lineRule="atLeast"/>
              <w:rPr>
                <w:rFonts w:eastAsia="MS Mincho"/>
                <w:b/>
                <w:color w:val="FF0000"/>
                <w:sz w:val="22"/>
                <w:lang w:val="en-CA"/>
              </w:rPr>
            </w:pPr>
            <w:r>
              <w:rPr>
                <w:rFonts w:eastAsia="MS Mincho"/>
                <w:b/>
                <w:color w:val="FF0000"/>
                <w:sz w:val="22"/>
                <w:lang w:val="en-CA"/>
              </w:rPr>
              <w:t>/req/gsml4-</w:t>
            </w:r>
            <w:r w:rsidR="003924D0" w:rsidRPr="00D12552">
              <w:rPr>
                <w:rFonts w:eastAsia="MS Mincho"/>
                <w:b/>
                <w:color w:val="FF0000"/>
                <w:sz w:val="22"/>
                <w:lang w:val="en-CA"/>
              </w:rPr>
              <w:t xml:space="preserve">core/uml-cardinality </w:t>
            </w:r>
          </w:p>
          <w:p w14:paraId="08FD7325" w14:textId="77777777" w:rsidR="009A7B37" w:rsidRPr="00D12552" w:rsidRDefault="003924D0" w:rsidP="00CD7325">
            <w:pPr>
              <w:spacing w:before="100" w:beforeAutospacing="1" w:after="100" w:afterAutospacing="1" w:line="230" w:lineRule="atLeast"/>
              <w:rPr>
                <w:rFonts w:eastAsia="MS Mincho"/>
                <w:i/>
                <w:lang w:val="en-CA"/>
              </w:rPr>
            </w:pPr>
            <w:r w:rsidRPr="00D12552">
              <w:rPr>
                <w:rFonts w:eastAsia="MS Mincho"/>
                <w:i/>
                <w:lang w:val="en-CA"/>
              </w:rPr>
              <w:t xml:space="preserve">Target implementation </w:t>
            </w:r>
            <w:r w:rsidR="00CD7325">
              <w:rPr>
                <w:rFonts w:eastAsia="MS Mincho"/>
                <w:i/>
                <w:lang w:val="en-CA"/>
              </w:rPr>
              <w:t>SHALL</w:t>
            </w:r>
            <w:r w:rsidRPr="00D12552">
              <w:rPr>
                <w:rFonts w:eastAsia="MS Mincho"/>
                <w:i/>
                <w:lang w:val="en-CA"/>
              </w:rPr>
              <w:t xml:space="preserve"> constrain cardinality of properties and association in a way that is consistent with UML</w:t>
            </w:r>
          </w:p>
        </w:tc>
      </w:tr>
      <w:tr w:rsidR="00CD7325" w:rsidRPr="00D12552" w14:paraId="4C6CBDA9" w14:textId="77777777" w:rsidTr="00CD7325">
        <w:tc>
          <w:tcPr>
            <w:tcW w:w="1809" w:type="dxa"/>
            <w:tcBorders>
              <w:top w:val="single" w:sz="4" w:space="0" w:color="auto"/>
              <w:left w:val="single" w:sz="12" w:space="0" w:color="auto"/>
              <w:bottom w:val="single" w:sz="4" w:space="0" w:color="auto"/>
              <w:right w:val="single" w:sz="4" w:space="0" w:color="auto"/>
            </w:tcBorders>
            <w:shd w:val="clear" w:color="auto" w:fill="BFBFBF"/>
          </w:tcPr>
          <w:p w14:paraId="212CCB90"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8A054A" w14:textId="77777777" w:rsidR="00CD7325" w:rsidRDefault="00CD7325" w:rsidP="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/req/gsml4-core/quantities-uom </w:t>
            </w:r>
          </w:p>
          <w:p w14:paraId="1FF9C7A5" w14:textId="77777777" w:rsidR="00CD7325" w:rsidRPr="00D12552" w:rsidRDefault="00CD7325" w:rsidP="00CD7325">
            <w:pPr>
              <w:spacing w:before="100" w:beforeAutospacing="1" w:after="100" w:afterAutospacing="1" w:line="230" w:lineRule="atLeast"/>
              <w:rPr>
                <w:rFonts w:eastAsia="MS Mincho"/>
                <w:i/>
                <w:lang w:val="en-CA"/>
              </w:rPr>
            </w:pPr>
            <w:r w:rsidRPr="00CD7325">
              <w:rPr>
                <w:rFonts w:eastAsia="MS Mincho"/>
                <w:i/>
                <w:lang w:val="en-CA"/>
              </w:rPr>
              <w:t>Quantities and measurements SHALL have explicit units of measure specified using the URI for an individual from a class governed as an external ontology.</w:t>
            </w:r>
          </w:p>
        </w:tc>
      </w:tr>
      <w:tr w:rsidR="00CD7325" w:rsidRPr="00D12552" w14:paraId="5E24E5F6"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02B4E97F" w14:textId="77777777" w:rsidR="00CD7325" w:rsidRPr="00CD7325" w:rsidRDefault="00CD7325"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lastRenderedPageBreak/>
              <w:t>Recommendation</w:t>
            </w:r>
          </w:p>
        </w:tc>
        <w:tc>
          <w:tcPr>
            <w:tcW w:w="7088" w:type="dxa"/>
            <w:tcBorders>
              <w:top w:val="single" w:sz="4" w:space="0" w:color="auto"/>
              <w:left w:val="single" w:sz="4" w:space="0" w:color="auto"/>
              <w:bottom w:val="single" w:sz="12" w:space="0" w:color="auto"/>
              <w:right w:val="single" w:sz="12" w:space="0" w:color="auto"/>
            </w:tcBorders>
          </w:tcPr>
          <w:p w14:paraId="716E4C3B" w14:textId="77777777" w:rsidR="00CD7325" w:rsidRDefault="00CD7325" w:rsidP="00380908">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/req/gsml4-core/codelist </w:t>
            </w:r>
          </w:p>
          <w:p w14:paraId="2F6F5BE3" w14:textId="77777777" w:rsidR="00CD7325" w:rsidRPr="00D12552" w:rsidRDefault="00CD7325" w:rsidP="00380908">
            <w:pPr>
              <w:spacing w:before="100" w:beforeAutospacing="1" w:after="100" w:afterAutospacing="1" w:line="230" w:lineRule="atLeast"/>
              <w:rPr>
                <w:rFonts w:eastAsia="MS Mincho"/>
                <w:lang w:val="en-CA"/>
              </w:rPr>
            </w:pPr>
            <w:r w:rsidRPr="00CD7325">
              <w:rPr>
                <w:rFonts w:eastAsia="MS Mincho"/>
                <w:i/>
                <w:lang w:val="en-CA"/>
              </w:rPr>
              <w:t>Classes of stereotype &lt;&lt;CodeList&gt;&gt; SHOULD be specified using the URI for an individual from a class governed as an external ontology</w:t>
            </w:r>
          </w:p>
        </w:tc>
      </w:tr>
      <w:tr w:rsidR="009A7B37" w:rsidRPr="00D12552" w14:paraId="6F21FB37" w14:textId="77777777" w:rsidTr="00CD7325">
        <w:tc>
          <w:tcPr>
            <w:tcW w:w="1809" w:type="dxa"/>
            <w:tcBorders>
              <w:top w:val="single" w:sz="4" w:space="0" w:color="auto"/>
              <w:left w:val="single" w:sz="12" w:space="0" w:color="auto"/>
              <w:bottom w:val="single" w:sz="12" w:space="0" w:color="auto"/>
              <w:right w:val="single" w:sz="4" w:space="0" w:color="auto"/>
            </w:tcBorders>
            <w:shd w:val="clear" w:color="auto" w:fill="BFBFBF"/>
          </w:tcPr>
          <w:p w14:paraId="4896E7AE" w14:textId="77777777" w:rsidR="009A7B37" w:rsidRPr="00CD7325" w:rsidRDefault="009A7B37">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12" w:space="0" w:color="auto"/>
              <w:right w:val="single" w:sz="12" w:space="0" w:color="auto"/>
            </w:tcBorders>
          </w:tcPr>
          <w:p w14:paraId="6042EBD4" w14:textId="77777777" w:rsidR="00CD7325" w:rsidRDefault="00CD7325">
            <w:pPr>
              <w:spacing w:before="100" w:beforeAutospacing="1" w:after="100" w:afterAutospacing="1" w:line="230" w:lineRule="atLeast"/>
              <w:rPr>
                <w:rFonts w:eastAsia="MS Mincho"/>
                <w:b/>
                <w:color w:val="FF0000"/>
                <w:sz w:val="22"/>
                <w:lang w:val="en-CA"/>
              </w:rPr>
            </w:pPr>
            <w:r w:rsidRPr="00CD7325">
              <w:rPr>
                <w:rFonts w:eastAsia="MS Mincho"/>
                <w:b/>
                <w:color w:val="FF0000"/>
                <w:sz w:val="22"/>
                <w:lang w:val="en-CA"/>
              </w:rPr>
              <w:t xml:space="preserve">/req/gsml4-core/identifier </w:t>
            </w:r>
          </w:p>
          <w:p w14:paraId="025E1A42" w14:textId="77777777" w:rsidR="009A7B37" w:rsidRPr="00D12552" w:rsidRDefault="00CD7325">
            <w:pPr>
              <w:spacing w:before="100" w:beforeAutospacing="1" w:after="100" w:afterAutospacing="1" w:line="230" w:lineRule="atLeast"/>
              <w:rPr>
                <w:rFonts w:eastAsia="MS Mincho"/>
                <w:lang w:val="en-CA"/>
              </w:rPr>
            </w:pPr>
            <w:r w:rsidRPr="00CD7325">
              <w:rPr>
                <w:rFonts w:eastAsia="MS Mincho"/>
                <w:i/>
                <w:lang w:val="en-CA"/>
              </w:rPr>
              <w:t>HTTP URI used as identifiers SHALL be resolvable following Linked Open Data principles.</w:t>
            </w:r>
          </w:p>
        </w:tc>
      </w:tr>
    </w:tbl>
    <w:p w14:paraId="05AF5164" w14:textId="77777777" w:rsidR="009A7B37" w:rsidRPr="00D12552" w:rsidRDefault="009A7B37">
      <w:pPr>
        <w:rPr>
          <w:lang w:val="en-CA"/>
        </w:rPr>
      </w:pPr>
    </w:p>
    <w:p w14:paraId="31D21CCE" w14:textId="77777777" w:rsidR="004635D8" w:rsidRPr="00D12552" w:rsidRDefault="004635D8" w:rsidP="00641AE8">
      <w:pPr>
        <w:pStyle w:val="Titre3"/>
        <w:rPr>
          <w:lang w:val="en-CA"/>
        </w:rPr>
      </w:pPr>
      <w:r w:rsidRPr="00D12552">
        <w:rPr>
          <w:lang w:val="en-CA"/>
        </w:rPr>
        <w:t>Naming of entities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lang w:val="en-CA"/>
              </w:rPr>
            </w:pPr>
            <w:r>
              <w:rPr>
                <w:rStyle w:val="requri"/>
                <w:lang w:val="en-CA"/>
              </w:rPr>
              <w:t>/req/gsml4-</w:t>
            </w:r>
            <w:r w:rsidR="004635D8" w:rsidRPr="00D12552">
              <w:rPr>
                <w:rStyle w:val="requri"/>
                <w:lang w:val="en-CA"/>
              </w:rPr>
              <w:t>core/uml-entity-name</w:t>
            </w:r>
          </w:p>
        </w:tc>
        <w:tc>
          <w:tcPr>
            <w:tcW w:w="4678" w:type="dxa"/>
            <w:tcBorders>
              <w:left w:val="nil"/>
            </w:tcBorders>
            <w:shd w:val="clear" w:color="auto" w:fill="auto"/>
          </w:tcPr>
          <w:p w14:paraId="16C3409E" w14:textId="77777777" w:rsidR="004635D8" w:rsidRPr="00D12552" w:rsidRDefault="004635D8" w:rsidP="009B3BBD">
            <w:pPr>
              <w:pStyle w:val="Tabletext10"/>
              <w:jc w:val="left"/>
              <w:rPr>
                <w:rStyle w:val="reqtext"/>
                <w:lang w:val="en-CA"/>
              </w:rPr>
            </w:pPr>
            <w:r w:rsidRPr="00D12552">
              <w:rPr>
                <w:rStyle w:val="reqtext"/>
                <w:lang w:val="en-CA"/>
              </w:rPr>
              <w:t>When the target implementation allows it, the exact name of the classifier shall be used.</w:t>
            </w:r>
          </w:p>
        </w:tc>
      </w:tr>
    </w:tbl>
    <w:p w14:paraId="2734B4E1" w14:textId="77777777" w:rsidR="004635D8" w:rsidRPr="00D12552" w:rsidRDefault="004635D8" w:rsidP="00DB1F99">
      <w:pPr>
        <w:rPr>
          <w:color w:val="FF0000"/>
          <w:lang w:val="en-CA"/>
        </w:rPr>
      </w:pPr>
    </w:p>
    <w:p w14:paraId="2C0BE7B8" w14:textId="77777777" w:rsidR="004635D8" w:rsidRPr="00D12552" w:rsidRDefault="004635D8" w:rsidP="00DB1F99">
      <w:pPr>
        <w:rPr>
          <w:color w:val="FF0000"/>
          <w:lang w:val="en-CA"/>
        </w:rPr>
      </w:pPr>
      <w:r w:rsidRPr="00D12552">
        <w:rPr>
          <w:color w:val="FF0000"/>
          <w:lang w:val="en-CA"/>
        </w:rPr>
        <w:t>If a</w:t>
      </w:r>
      <w:r w:rsidR="00641AE8" w:rsidRPr="00D12552">
        <w:rPr>
          <w:color w:val="FF0000"/>
          <w:lang w:val="en-CA"/>
        </w:rPr>
        <w:t xml:space="preserve"> target implementation is capable of encoding all the names used in UML</w:t>
      </w:r>
      <w:r w:rsidRPr="00D12552">
        <w:rPr>
          <w:color w:val="FF0000"/>
          <w:lang w:val="en-CA"/>
        </w:rPr>
        <w:t xml:space="preserve">, </w:t>
      </w:r>
      <w:r w:rsidR="00641AE8" w:rsidRPr="00D12552">
        <w:rPr>
          <w:color w:val="FF0000"/>
          <w:lang w:val="en-CA"/>
        </w:rPr>
        <w:t>it shall do so</w:t>
      </w:r>
      <w:r w:rsidRPr="00D12552">
        <w:rPr>
          <w:color w:val="FF0000"/>
          <w:lang w:val="en-CA"/>
        </w:rPr>
        <w:t>.  Some target i</w:t>
      </w:r>
      <w:r w:rsidR="00BA6B31">
        <w:rPr>
          <w:color w:val="FF0000"/>
          <w:lang w:val="en-CA"/>
        </w:rPr>
        <w:t xml:space="preserve">mplementation might prevent it; </w:t>
      </w:r>
      <w:r w:rsidRPr="00D12552">
        <w:rPr>
          <w:color w:val="FF0000"/>
          <w:lang w:val="en-CA"/>
        </w:rPr>
        <w:t xml:space="preserve">for example, DBF column names </w:t>
      </w:r>
      <w:r w:rsidR="00BA6B31">
        <w:rPr>
          <w:color w:val="FF0000"/>
          <w:lang w:val="en-CA"/>
        </w:rPr>
        <w:t>are restricted to 10 characters</w:t>
      </w:r>
      <w:r w:rsidRPr="00D12552">
        <w:rPr>
          <w:color w:val="FF0000"/>
          <w:lang w:val="en-CA"/>
        </w:rPr>
        <w:t xml:space="preserve"> or some RDBMS limits the use of camel case names.  But if the target allows it, the exact name</w:t>
      </w:r>
      <w:r w:rsidR="00BA6B31">
        <w:rPr>
          <w:color w:val="FF0000"/>
          <w:lang w:val="en-CA"/>
        </w:rPr>
        <w:t>s</w:t>
      </w:r>
      <w:r w:rsidRPr="00D12552">
        <w:rPr>
          <w:color w:val="FF0000"/>
          <w:lang w:val="en-CA"/>
        </w:rPr>
        <w:t xml:space="preserve"> shall be used.</w:t>
      </w:r>
    </w:p>
    <w:p w14:paraId="5FC5385C" w14:textId="77777777" w:rsidR="00AD7448" w:rsidRPr="00D12552" w:rsidRDefault="00641AE8" w:rsidP="00641AE8">
      <w:pPr>
        <w:pStyle w:val="Titre3"/>
        <w:rPr>
          <w:lang w:val="en-CA"/>
        </w:rPr>
      </w:pPr>
      <w:r w:rsidRPr="00D12552">
        <w:rPr>
          <w:lang w:val="en-CA"/>
        </w:rPr>
        <w:t>Cardinality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lang w:val="en-CA"/>
              </w:rPr>
            </w:pPr>
            <w:r>
              <w:rPr>
                <w:rStyle w:val="requri"/>
                <w:lang w:val="en-CA"/>
              </w:rPr>
              <w:t>/req/gsml4-</w:t>
            </w:r>
            <w:r w:rsidR="00641AE8" w:rsidRPr="00D12552">
              <w:rPr>
                <w:rStyle w:val="requri"/>
                <w:lang w:val="en-CA"/>
              </w:rPr>
              <w:t>core/uml-cardinality</w:t>
            </w:r>
          </w:p>
        </w:tc>
        <w:tc>
          <w:tcPr>
            <w:tcW w:w="4678" w:type="dxa"/>
            <w:tcBorders>
              <w:left w:val="nil"/>
            </w:tcBorders>
            <w:shd w:val="clear" w:color="auto" w:fill="auto"/>
          </w:tcPr>
          <w:p w14:paraId="011AB1FC" w14:textId="77777777" w:rsidR="00641AE8" w:rsidRPr="00D12552" w:rsidRDefault="00641AE8" w:rsidP="009B3BBD">
            <w:pPr>
              <w:pStyle w:val="Tabletext10"/>
              <w:jc w:val="left"/>
              <w:rPr>
                <w:rStyle w:val="reqtext"/>
                <w:lang w:val="en-CA"/>
              </w:rPr>
            </w:pPr>
            <w:r w:rsidRPr="00D12552">
              <w:rPr>
                <w:rStyle w:val="reqtext"/>
                <w:lang w:val="en-CA"/>
              </w:rPr>
              <w:t>Target implementation shall constrain cardinality of properties and association in a way that is consistent with UML</w:t>
            </w:r>
          </w:p>
        </w:tc>
      </w:tr>
    </w:tbl>
    <w:p w14:paraId="1978A555" w14:textId="77777777" w:rsidR="00641AE8" w:rsidRPr="00D12552" w:rsidRDefault="00641AE8" w:rsidP="00DB1F99">
      <w:pPr>
        <w:rPr>
          <w:color w:val="FF0000"/>
          <w:lang w:val="en-CA"/>
        </w:rPr>
      </w:pPr>
    </w:p>
    <w:p w14:paraId="446B72BD" w14:textId="77777777" w:rsidR="00B251E5" w:rsidRPr="00D12552" w:rsidRDefault="00B251E5" w:rsidP="00DB1F99">
      <w:pPr>
        <w:rPr>
          <w:color w:val="FF0000"/>
          <w:lang w:val="en-CA"/>
        </w:rPr>
      </w:pPr>
      <w:r w:rsidRPr="00D12552">
        <w:rPr>
          <w:color w:val="FF0000"/>
          <w:lang w:val="en-CA"/>
        </w:rPr>
        <w:t>Cardinality shall</w:t>
      </w:r>
      <w:r w:rsidR="00641AE8" w:rsidRPr="00D12552">
        <w:rPr>
          <w:color w:val="FF0000"/>
          <w:lang w:val="en-CA"/>
        </w:rPr>
        <w:t xml:space="preserve"> be consistent with UML model. Ideally it should be the same, but a target implementation could decide to further constrain the cardinality.  For instance, a</w:t>
      </w:r>
      <w:r w:rsidR="00BA6B31">
        <w:rPr>
          <w:color w:val="FF0000"/>
          <w:lang w:val="en-CA"/>
        </w:rPr>
        <w:t>n</w:t>
      </w:r>
      <w:r w:rsidR="00641AE8" w:rsidRPr="00D12552">
        <w:rPr>
          <w:color w:val="FF0000"/>
          <w:lang w:val="en-CA"/>
        </w:rPr>
        <w:t xml:space="preserve"> optional (0..1)</w:t>
      </w:r>
      <w:r w:rsidRPr="00D12552">
        <w:rPr>
          <w:color w:val="FF0000"/>
          <w:lang w:val="en-CA"/>
        </w:rPr>
        <w:t xml:space="preserve"> can be mo</w:t>
      </w:r>
      <w:r w:rsidR="00641AE8" w:rsidRPr="00D12552">
        <w:rPr>
          <w:color w:val="FF0000"/>
          <w:lang w:val="en-CA"/>
        </w:rPr>
        <w:t>delled as mandatory (</w:t>
      </w:r>
      <w:r w:rsidRPr="00D12552">
        <w:rPr>
          <w:color w:val="FF0000"/>
          <w:lang w:val="en-CA"/>
        </w:rPr>
        <w:t>1..1</w:t>
      </w:r>
      <w:r w:rsidR="00641AE8" w:rsidRPr="00D12552">
        <w:rPr>
          <w:color w:val="FF0000"/>
          <w:lang w:val="en-CA"/>
        </w:rPr>
        <w:t>), but on the other hand, the same optional cannot be converted as a multiple/mandatory (1..M) because many occurrence</w:t>
      </w:r>
      <w:r w:rsidR="00BA6B31">
        <w:rPr>
          <w:color w:val="FF0000"/>
          <w:lang w:val="en-CA"/>
        </w:rPr>
        <w:t>s</w:t>
      </w:r>
      <w:r w:rsidR="00641AE8" w:rsidRPr="00D12552">
        <w:rPr>
          <w:color w:val="FF0000"/>
          <w:lang w:val="en-CA"/>
        </w:rPr>
        <w:t xml:space="preserve"> would </w:t>
      </w:r>
      <w:r w:rsidR="003924D0" w:rsidRPr="00D12552">
        <w:rPr>
          <w:color w:val="FF0000"/>
          <w:lang w:val="en-CA"/>
        </w:rPr>
        <w:t xml:space="preserve">contravene </w:t>
      </w:r>
      <w:r w:rsidR="00BA6B31">
        <w:rPr>
          <w:color w:val="FF0000"/>
          <w:lang w:val="en-CA"/>
        </w:rPr>
        <w:t>the</w:t>
      </w:r>
      <w:r w:rsidR="003924D0" w:rsidRPr="00D12552">
        <w:rPr>
          <w:color w:val="FF0000"/>
          <w:lang w:val="en-CA"/>
        </w:rPr>
        <w:t xml:space="preserve"> maximum occurrence of 1. </w:t>
      </w:r>
    </w:p>
    <w:p w14:paraId="691D93BA" w14:textId="77777777" w:rsidR="003D0B50" w:rsidRPr="00D12552" w:rsidRDefault="003D0B50" w:rsidP="003D0B50">
      <w:pPr>
        <w:pStyle w:val="Titre3"/>
        <w:rPr>
          <w:lang w:val="en-CA"/>
        </w:rPr>
      </w:pPr>
      <w:r w:rsidRPr="00D12552">
        <w:rPr>
          <w:lang w:val="en-CA"/>
        </w:rPr>
        <w:t>Quantities</w:t>
      </w:r>
    </w:p>
    <w:p w14:paraId="2EB922F5" w14:textId="77777777" w:rsidR="003D0B50" w:rsidRPr="00D12552" w:rsidRDefault="003D0B50" w:rsidP="003D0B50">
      <w:pPr>
        <w:rPr>
          <w:lang w:val="en-CA"/>
        </w:rPr>
      </w:pPr>
      <w:r w:rsidRPr="00D12552">
        <w:rPr>
          <w:lang w:val="en-CA"/>
        </w:rPr>
        <w:t>The Quantities and Measurements units of measure shall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CA8C8B" w14:textId="77777777" w:rsidTr="009B3BBD">
        <w:trPr>
          <w:cantSplit/>
        </w:trPr>
        <w:tc>
          <w:tcPr>
            <w:tcW w:w="4219" w:type="dxa"/>
            <w:tcBorders>
              <w:right w:val="nil"/>
            </w:tcBorders>
            <w:shd w:val="clear" w:color="auto" w:fill="auto"/>
          </w:tcPr>
          <w:p w14:paraId="0F7EE96C" w14:textId="77777777" w:rsidR="003D0B50" w:rsidRPr="00BD7B2A" w:rsidRDefault="00BD7B2A" w:rsidP="009B3BBD">
            <w:pPr>
              <w:pStyle w:val="Tabletext10"/>
              <w:jc w:val="left"/>
              <w:rPr>
                <w:rStyle w:val="requri"/>
                <w:lang w:val="fr-CA"/>
              </w:rPr>
            </w:pPr>
            <w:r w:rsidRPr="00BD7B2A">
              <w:rPr>
                <w:rStyle w:val="requri"/>
                <w:lang w:val="fr-CA"/>
              </w:rPr>
              <w:t>/req/gsml4-</w:t>
            </w:r>
            <w:r w:rsidR="003D0B50" w:rsidRPr="00BD7B2A">
              <w:rPr>
                <w:rStyle w:val="requri"/>
                <w:lang w:val="fr-CA"/>
              </w:rPr>
              <w:t>core/quantities-uom</w:t>
            </w:r>
          </w:p>
        </w:tc>
        <w:tc>
          <w:tcPr>
            <w:tcW w:w="4678" w:type="dxa"/>
            <w:tcBorders>
              <w:left w:val="nil"/>
            </w:tcBorders>
            <w:shd w:val="clear" w:color="auto" w:fill="auto"/>
          </w:tcPr>
          <w:p w14:paraId="12CD949A" w14:textId="77777777" w:rsidR="003D0B50" w:rsidRPr="00D12552" w:rsidRDefault="003D0B50" w:rsidP="009B3BBD">
            <w:pPr>
              <w:pStyle w:val="Tabletext10"/>
              <w:jc w:val="left"/>
              <w:rPr>
                <w:rStyle w:val="reqtext"/>
                <w:lang w:val="en-CA"/>
              </w:rPr>
            </w:pPr>
            <w:r w:rsidRPr="00D12552">
              <w:rPr>
                <w:rStyle w:val="reqtext"/>
                <w:lang w:val="en-CA"/>
              </w:rPr>
              <w:t xml:space="preserve">Quantities and measurements SHALL have explicit units of measure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3C7E9DF8" w14:textId="77777777" w:rsidR="003D0B50" w:rsidRPr="00D12552" w:rsidRDefault="003D0B50" w:rsidP="003D0B50">
      <w:pPr>
        <w:pStyle w:val="Titre3"/>
        <w:rPr>
          <w:lang w:val="en-CA"/>
        </w:rPr>
      </w:pPr>
      <w:bookmarkStart w:id="206" w:name="_Ref432861816"/>
      <w:r w:rsidRPr="00D12552">
        <w:rPr>
          <w:lang w:val="en-CA"/>
        </w:rPr>
        <w:t>Code lists</w:t>
      </w:r>
      <w:bookmarkEnd w:id="206"/>
      <w:r w:rsidRPr="00D12552">
        <w:rPr>
          <w:lang w:val="en-CA"/>
        </w:rPr>
        <w:t xml:space="preserve"> </w:t>
      </w:r>
    </w:p>
    <w:p w14:paraId="607EF51B" w14:textId="77777777" w:rsidR="003D0B50" w:rsidRPr="00D12552" w:rsidRDefault="003D0B50" w:rsidP="003D0B50">
      <w:pPr>
        <w:rPr>
          <w:lang w:val="en-CA"/>
        </w:rPr>
      </w:pPr>
      <w:r w:rsidRPr="00D12552">
        <w:rPr>
          <w:lang w:val="en-CA"/>
        </w:rPr>
        <w:t>All properties that require formal vocabularies are modelled in UML as classes having the stereotype &lt;&lt;CodeList&gt;&gt;.  The list of valid terms should be taken from a standard vocabulary governed by an appropriate community.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3EF493CA" w14:textId="77777777" w:rsidTr="009B3BBD">
        <w:trPr>
          <w:cantSplit/>
        </w:trPr>
        <w:tc>
          <w:tcPr>
            <w:tcW w:w="4219" w:type="dxa"/>
            <w:tcBorders>
              <w:right w:val="nil"/>
            </w:tcBorders>
            <w:shd w:val="clear" w:color="auto" w:fill="auto"/>
          </w:tcPr>
          <w:p w14:paraId="018DE7A0" w14:textId="77777777" w:rsidR="003D0B50" w:rsidRPr="00D12552" w:rsidRDefault="00BD7B2A" w:rsidP="009B3BBD">
            <w:pPr>
              <w:pStyle w:val="Tabletext10"/>
              <w:jc w:val="left"/>
              <w:rPr>
                <w:rStyle w:val="requri"/>
                <w:lang w:val="en-CA"/>
              </w:rPr>
            </w:pPr>
            <w:r>
              <w:rPr>
                <w:rStyle w:val="requri"/>
                <w:lang w:val="en-CA"/>
              </w:rPr>
              <w:lastRenderedPageBreak/>
              <w:t>/req/gsml4-</w:t>
            </w:r>
            <w:r w:rsidR="003D0B50" w:rsidRPr="00D12552">
              <w:rPr>
                <w:rStyle w:val="requri"/>
                <w:lang w:val="en-CA"/>
              </w:rPr>
              <w:t>core/codelist</w:t>
            </w:r>
          </w:p>
        </w:tc>
        <w:tc>
          <w:tcPr>
            <w:tcW w:w="4678" w:type="dxa"/>
            <w:tcBorders>
              <w:left w:val="nil"/>
            </w:tcBorders>
            <w:shd w:val="clear" w:color="auto" w:fill="auto"/>
          </w:tcPr>
          <w:p w14:paraId="3BFB9E4C" w14:textId="77777777" w:rsidR="003D0B50" w:rsidRPr="00D12552" w:rsidRDefault="003D0B50" w:rsidP="009B3BBD">
            <w:pPr>
              <w:pStyle w:val="Tabletext10"/>
              <w:jc w:val="left"/>
              <w:rPr>
                <w:rStyle w:val="reqtext"/>
                <w:lang w:val="en-CA"/>
              </w:rPr>
            </w:pPr>
            <w:r w:rsidRPr="00D12552">
              <w:rPr>
                <w:rStyle w:val="reqtext"/>
                <w:lang w:val="en-CA"/>
              </w:rPr>
              <w:t xml:space="preserve">Classes of stereotype &lt;&lt;CodeList&gt;&gt; SHOULD be </w:t>
            </w:r>
            <w:r w:rsidRPr="00D12552">
              <w:rPr>
                <w:rFonts w:cs="Arial"/>
                <w:sz w:val="18"/>
                <w:lang w:val="en-CA"/>
              </w:rPr>
              <w:t xml:space="preserve">specified using the URI for an individual from a class </w:t>
            </w:r>
            <w:r w:rsidRPr="00D12552">
              <w:rPr>
                <w:rStyle w:val="reqtext"/>
                <w:lang w:val="en-CA"/>
              </w:rPr>
              <w:t>governed as an external ontology</w:t>
            </w:r>
          </w:p>
        </w:tc>
      </w:tr>
    </w:tbl>
    <w:p w14:paraId="47D68AF1" w14:textId="77777777" w:rsidR="003D0B50" w:rsidRPr="00D12552" w:rsidRDefault="003D0B50" w:rsidP="003D0B50">
      <w:pPr>
        <w:pStyle w:val="Titre3"/>
        <w:rPr>
          <w:lang w:val="en-CA"/>
        </w:rPr>
      </w:pPr>
      <w:bookmarkStart w:id="207" w:name="_Ref432861735"/>
      <w:r w:rsidRPr="00D12552">
        <w:rPr>
          <w:lang w:val="en-CA"/>
        </w:rPr>
        <w:t>Code lists URI</w:t>
      </w:r>
      <w:bookmarkEnd w:id="207"/>
    </w:p>
    <w:p w14:paraId="0C9D223C" w14:textId="77777777" w:rsidR="003D0B50" w:rsidRPr="00D12552" w:rsidRDefault="003D0B50" w:rsidP="003D0B50">
      <w:pPr>
        <w:rPr>
          <w:lang w:val="en-CA"/>
        </w:rPr>
      </w:pPr>
      <w:r w:rsidRPr="00D12552">
        <w:rPr>
          <w:lang w:val="en-CA"/>
        </w:rPr>
        <w:t>The URI used to identify vocabulary terms SHALL be resolvable using Linked Open Data Principles, where a URI identifier can resolve to multiple representations (or formats) for the term using HTTP content, MIME-type and language negotiation mechanisms.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D0B50" w:rsidRPr="00D12552" w14:paraId="73ADD27B" w14:textId="77777777" w:rsidTr="009B3BBD">
        <w:trPr>
          <w:cantSplit/>
        </w:trPr>
        <w:tc>
          <w:tcPr>
            <w:tcW w:w="4219" w:type="dxa"/>
            <w:tcBorders>
              <w:right w:val="nil"/>
            </w:tcBorders>
            <w:shd w:val="clear" w:color="auto" w:fill="auto"/>
          </w:tcPr>
          <w:p w14:paraId="033713BE"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core/codelistURI</w:t>
            </w:r>
          </w:p>
        </w:tc>
        <w:tc>
          <w:tcPr>
            <w:tcW w:w="4678" w:type="dxa"/>
            <w:tcBorders>
              <w:left w:val="nil"/>
            </w:tcBorders>
            <w:shd w:val="clear" w:color="auto" w:fill="auto"/>
          </w:tcPr>
          <w:p w14:paraId="72FD1F7C" w14:textId="77777777" w:rsidR="003D0B50" w:rsidRPr="00D12552" w:rsidRDefault="003D0B50" w:rsidP="009B3BBD">
            <w:pPr>
              <w:pStyle w:val="Tabletext10"/>
              <w:jc w:val="left"/>
              <w:rPr>
                <w:rStyle w:val="reqtext"/>
                <w:lang w:val="en-CA"/>
              </w:rPr>
            </w:pPr>
            <w:r w:rsidRPr="00D12552">
              <w:rPr>
                <w:rStyle w:val="reqtext"/>
                <w:lang w:val="en-CA"/>
              </w:rPr>
              <w:t>URI used for vocabulary terms SHALL be resolvable using Linked Open Data principles.</w:t>
            </w:r>
          </w:p>
        </w:tc>
      </w:tr>
    </w:tbl>
    <w:p w14:paraId="6E70A1F5" w14:textId="77777777" w:rsidR="003D0B50" w:rsidRPr="00D12552" w:rsidRDefault="003D0B50" w:rsidP="003D0B50">
      <w:pPr>
        <w:pStyle w:val="Titre3"/>
        <w:rPr>
          <w:lang w:val="en-CA"/>
        </w:rPr>
      </w:pPr>
      <w:r w:rsidRPr="00D12552">
        <w:rPr>
          <w:lang w:val="en-CA"/>
        </w:rPr>
        <w:t>Identifier</w:t>
      </w:r>
    </w:p>
    <w:p w14:paraId="720215C8" w14:textId="77777777" w:rsidR="003D0B50" w:rsidRPr="00D12552" w:rsidRDefault="003D0B50" w:rsidP="003D0B50">
      <w:pPr>
        <w:rPr>
          <w:lang w:val="en-CA"/>
        </w:rPr>
      </w:pPr>
      <w:r w:rsidRPr="00D12552">
        <w:rPr>
          <w:lang w:val="en-CA"/>
        </w:rPr>
        <w:t>Features that use an HTTP URI as their identifier SHALL be resolvable following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3D0B50" w:rsidRPr="00D12552" w14:paraId="7FF2C012" w14:textId="77777777" w:rsidTr="009B3BBD">
        <w:trPr>
          <w:cantSplit/>
        </w:trPr>
        <w:tc>
          <w:tcPr>
            <w:tcW w:w="2518" w:type="dxa"/>
            <w:tcBorders>
              <w:right w:val="single" w:sz="4" w:space="0" w:color="auto"/>
            </w:tcBorders>
            <w:shd w:val="clear" w:color="auto" w:fill="auto"/>
          </w:tcPr>
          <w:p w14:paraId="550A9B82" w14:textId="77777777" w:rsidR="003D0B50" w:rsidRPr="00D12552" w:rsidRDefault="00BD7B2A" w:rsidP="009B3BBD">
            <w:pPr>
              <w:pStyle w:val="Tabletext10"/>
              <w:jc w:val="left"/>
              <w:rPr>
                <w:rStyle w:val="requri"/>
                <w:lang w:val="en-CA"/>
              </w:rPr>
            </w:pPr>
            <w:r>
              <w:rPr>
                <w:rStyle w:val="requri"/>
                <w:lang w:val="en-CA"/>
              </w:rPr>
              <w:t>/req/gsml4-</w:t>
            </w:r>
            <w:r w:rsidR="003D0B50" w:rsidRPr="00D12552">
              <w:rPr>
                <w:rStyle w:val="requri"/>
                <w:lang w:val="en-CA"/>
              </w:rPr>
              <w:t>core/identifier</w:t>
            </w:r>
          </w:p>
        </w:tc>
        <w:tc>
          <w:tcPr>
            <w:tcW w:w="6379" w:type="dxa"/>
            <w:tcBorders>
              <w:left w:val="single" w:sz="4" w:space="0" w:color="auto"/>
            </w:tcBorders>
            <w:shd w:val="clear" w:color="auto" w:fill="auto"/>
          </w:tcPr>
          <w:p w14:paraId="12FC9BD4" w14:textId="77777777" w:rsidR="003D0B50" w:rsidRPr="00D12552" w:rsidRDefault="003D0B50" w:rsidP="009B3BBD">
            <w:pPr>
              <w:pStyle w:val="Tabletext10"/>
              <w:jc w:val="left"/>
              <w:rPr>
                <w:rStyle w:val="reqtext"/>
                <w:lang w:val="en-CA"/>
              </w:rPr>
            </w:pPr>
            <w:r w:rsidRPr="00D12552">
              <w:rPr>
                <w:rStyle w:val="reqtext"/>
                <w:lang w:val="en-CA"/>
              </w:rPr>
              <w:t>HTTP URI used as identifiers SHALL be resolvable following Linked Open Data principles.</w:t>
            </w:r>
          </w:p>
        </w:tc>
      </w:tr>
    </w:tbl>
    <w:p w14:paraId="1EBF6B40" w14:textId="77777777" w:rsidR="004635D8" w:rsidRDefault="004635D8" w:rsidP="00DB1F99">
      <w:pPr>
        <w:rPr>
          <w:color w:val="FF0000"/>
          <w:lang w:val="en-CA"/>
        </w:rPr>
      </w:pPr>
    </w:p>
    <w:p w14:paraId="669576A5" w14:textId="7E1CDDA5" w:rsidR="00E44445" w:rsidRDefault="00E44445" w:rsidP="00E44445">
      <w:pPr>
        <w:pStyle w:val="Titre3"/>
        <w:rPr>
          <w:lang w:val="en-CA"/>
        </w:rPr>
      </w:pPr>
      <w:r>
        <w:rPr>
          <w:lang w:val="en-CA"/>
        </w:rPr>
        <w:t>Voidable</w:t>
      </w:r>
    </w:p>
    <w:p w14:paraId="436A94FD" w14:textId="77777777" w:rsidR="00E44445" w:rsidRDefault="00E44445" w:rsidP="00DB1F99">
      <w:pPr>
        <w:rPr>
          <w:color w:val="FF0000"/>
          <w:lang w:val="en-CA"/>
        </w:rPr>
      </w:pPr>
    </w:p>
    <w:p w14:paraId="71B23678" w14:textId="441E0897" w:rsidR="00E44445" w:rsidRDefault="00E44445" w:rsidP="00DB1F99">
      <w:pPr>
        <w:rPr>
          <w:color w:val="FF0000"/>
          <w:lang w:val="en-CA"/>
        </w:rPr>
      </w:pPr>
      <w:r>
        <w:rPr>
          <w:color w:val="FF0000"/>
          <w:lang w:val="en-CA"/>
        </w:rPr>
        <w:t>Voidable properties (property with stereotype &lt;&lt;voidable&gt;&gt; can report a “void” or a “null” value and documentation explaining the absence of a value instead of omitting the property altogether.   Targets that have mechanism to report void or null should implement this functionality.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E44445" w:rsidRPr="00D12552" w14:paraId="0A1F6164" w14:textId="77777777" w:rsidTr="00123EE6">
        <w:trPr>
          <w:cantSplit/>
        </w:trPr>
        <w:tc>
          <w:tcPr>
            <w:tcW w:w="2518" w:type="dxa"/>
            <w:tcBorders>
              <w:right w:val="single" w:sz="4" w:space="0" w:color="auto"/>
            </w:tcBorders>
            <w:shd w:val="clear" w:color="auto" w:fill="auto"/>
          </w:tcPr>
          <w:p w14:paraId="24842553" w14:textId="7084A998" w:rsidR="00E44445" w:rsidRPr="00D12552" w:rsidRDefault="00E44445" w:rsidP="00E44445">
            <w:pPr>
              <w:pStyle w:val="Tabletext10"/>
              <w:jc w:val="left"/>
              <w:rPr>
                <w:rStyle w:val="requri"/>
                <w:lang w:val="en-CA"/>
              </w:rPr>
            </w:pPr>
            <w:r>
              <w:rPr>
                <w:rStyle w:val="requri"/>
                <w:lang w:val="en-CA"/>
              </w:rPr>
              <w:t>/req/gsml4-</w:t>
            </w:r>
            <w:r>
              <w:rPr>
                <w:rStyle w:val="requri"/>
                <w:lang w:val="en-CA"/>
              </w:rPr>
              <w:t>core/voidable</w:t>
            </w:r>
          </w:p>
        </w:tc>
        <w:tc>
          <w:tcPr>
            <w:tcW w:w="6379" w:type="dxa"/>
            <w:tcBorders>
              <w:left w:val="single" w:sz="4" w:space="0" w:color="auto"/>
            </w:tcBorders>
            <w:shd w:val="clear" w:color="auto" w:fill="auto"/>
          </w:tcPr>
          <w:p w14:paraId="7C98B9DE" w14:textId="0C80E7FA" w:rsidR="00E44445" w:rsidRPr="00D12552" w:rsidRDefault="00E44445" w:rsidP="00123EE6">
            <w:pPr>
              <w:pStyle w:val="Tabletext10"/>
              <w:jc w:val="left"/>
              <w:rPr>
                <w:rStyle w:val="reqtext"/>
                <w:lang w:val="en-CA"/>
              </w:rPr>
            </w:pPr>
            <w:r>
              <w:rPr>
                <w:rStyle w:val="reqtext"/>
                <w:lang w:val="en-CA"/>
              </w:rPr>
              <w:t>Tartgets that have a mechanism to report null value with documentation SHOULD implement this functionality.</w:t>
            </w:r>
          </w:p>
        </w:tc>
      </w:tr>
    </w:tbl>
    <w:p w14:paraId="0EF59334" w14:textId="77777777" w:rsidR="00E44445" w:rsidRDefault="00E44445" w:rsidP="00DB1F99">
      <w:pPr>
        <w:rPr>
          <w:color w:val="FF0000"/>
        </w:rPr>
      </w:pPr>
    </w:p>
    <w:p w14:paraId="4850160C" w14:textId="344E8A57" w:rsidR="00E44445" w:rsidRDefault="00E44445" w:rsidP="00E44445">
      <w:pPr>
        <w:pStyle w:val="Titre3"/>
      </w:pPr>
      <w:r>
        <w:t>Estimated property</w:t>
      </w:r>
    </w:p>
    <w:p w14:paraId="4F3C72A7" w14:textId="77777777" w:rsidR="00E44445" w:rsidRDefault="00E44445" w:rsidP="00DB1F99">
      <w:pPr>
        <w:rPr>
          <w:color w:val="FF0000"/>
        </w:rPr>
      </w:pPr>
    </w:p>
    <w:p w14:paraId="6CDBAB3F" w14:textId="77777777" w:rsidR="00E44445" w:rsidRDefault="00E44445" w:rsidP="00DB1F99">
      <w:pPr>
        <w:rPr>
          <w:color w:val="FF0000"/>
        </w:rPr>
      </w:pPr>
      <w:r>
        <w:rPr>
          <w:color w:val="FF0000"/>
        </w:rPr>
        <w:t>Estimated property (signaled with steterotype &lt;&lt;estimatedProperty&gt;</w:t>
      </w:r>
      <w:proofErr w:type="gramStart"/>
      <w:r>
        <w:rPr>
          <w:color w:val="FF0000"/>
        </w:rPr>
        <w:t>&gt; )</w:t>
      </w:r>
      <w:proofErr w:type="gramEnd"/>
      <w:r>
        <w:rPr>
          <w:color w:val="FF0000"/>
        </w:rPr>
        <w:t xml:space="preserve"> are properties which values can be supported by observational evidence.  Targets that have mechanisms to report supporting evidence to property values should implement this mechanism.</w:t>
      </w:r>
    </w:p>
    <w:p w14:paraId="2FD3223A" w14:textId="77777777" w:rsidR="00E44445" w:rsidRDefault="00E44445" w:rsidP="00DB1F99">
      <w:pPr>
        <w:rPr>
          <w:color w:val="FF0000"/>
        </w:rPr>
      </w:pPr>
      <w:r>
        <w:rPr>
          <w:color w:val="FF0000"/>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E44445" w:rsidRPr="00D12552" w14:paraId="496A800F" w14:textId="77777777" w:rsidTr="00123EE6">
        <w:trPr>
          <w:cantSplit/>
        </w:trPr>
        <w:tc>
          <w:tcPr>
            <w:tcW w:w="2518" w:type="dxa"/>
            <w:tcBorders>
              <w:right w:val="single" w:sz="4" w:space="0" w:color="auto"/>
            </w:tcBorders>
            <w:shd w:val="clear" w:color="auto" w:fill="auto"/>
          </w:tcPr>
          <w:p w14:paraId="51D4D7B9" w14:textId="5EE56711" w:rsidR="00E44445" w:rsidRPr="00D12552" w:rsidRDefault="00E44445" w:rsidP="00E44445">
            <w:pPr>
              <w:pStyle w:val="Tabletext10"/>
              <w:jc w:val="left"/>
              <w:rPr>
                <w:rStyle w:val="requri"/>
                <w:lang w:val="en-CA"/>
              </w:rPr>
            </w:pPr>
            <w:r>
              <w:rPr>
                <w:rStyle w:val="requri"/>
                <w:lang w:val="en-CA"/>
              </w:rPr>
              <w:t>/req/gsml4-core/</w:t>
            </w:r>
            <w:r>
              <w:rPr>
                <w:rStyle w:val="requri"/>
                <w:lang w:val="en-CA"/>
              </w:rPr>
              <w:t>estimatedProperty</w:t>
            </w:r>
          </w:p>
        </w:tc>
        <w:tc>
          <w:tcPr>
            <w:tcW w:w="6379" w:type="dxa"/>
            <w:tcBorders>
              <w:left w:val="single" w:sz="4" w:space="0" w:color="auto"/>
            </w:tcBorders>
            <w:shd w:val="clear" w:color="auto" w:fill="auto"/>
          </w:tcPr>
          <w:p w14:paraId="6D64A713" w14:textId="7C5D944A" w:rsidR="00E44445" w:rsidRPr="00D12552" w:rsidRDefault="00E44445" w:rsidP="00E44445">
            <w:pPr>
              <w:pStyle w:val="Tabletext10"/>
              <w:jc w:val="left"/>
              <w:rPr>
                <w:rStyle w:val="reqtext"/>
                <w:lang w:val="en-CA"/>
              </w:rPr>
            </w:pPr>
            <w:r>
              <w:rPr>
                <w:rStyle w:val="reqtext"/>
                <w:lang w:val="en-CA"/>
              </w:rPr>
              <w:t xml:space="preserve">Tartgets that have a mechanism to report </w:t>
            </w:r>
            <w:r>
              <w:rPr>
                <w:rStyle w:val="reqtext"/>
                <w:lang w:val="en-CA"/>
              </w:rPr>
              <w:t>supporting evidence</w:t>
            </w:r>
            <w:r>
              <w:rPr>
                <w:rStyle w:val="reqtext"/>
                <w:lang w:val="en-CA"/>
              </w:rPr>
              <w:t xml:space="preserve"> </w:t>
            </w:r>
            <w:r>
              <w:rPr>
                <w:rStyle w:val="reqtext"/>
                <w:lang w:val="en-CA"/>
              </w:rPr>
              <w:t xml:space="preserve">for property values </w:t>
            </w:r>
            <w:r>
              <w:rPr>
                <w:rStyle w:val="reqtext"/>
                <w:lang w:val="en-CA"/>
              </w:rPr>
              <w:t>SHOULD implement this functionality.</w:t>
            </w:r>
          </w:p>
        </w:tc>
      </w:tr>
    </w:tbl>
    <w:p w14:paraId="7E7F8F57" w14:textId="6F1FBE44" w:rsidR="00E44445" w:rsidRDefault="00E44445" w:rsidP="00DB1F99">
      <w:pPr>
        <w:rPr>
          <w:color w:val="FF0000"/>
        </w:rPr>
      </w:pPr>
    </w:p>
    <w:p w14:paraId="5D075CCA" w14:textId="77777777" w:rsidR="00E44445" w:rsidRPr="00E44445" w:rsidRDefault="00E44445" w:rsidP="00DB1F99">
      <w:pPr>
        <w:rPr>
          <w:color w:val="FF0000"/>
        </w:rPr>
      </w:pPr>
    </w:p>
    <w:p w14:paraId="308241B4" w14:textId="77777777" w:rsidR="009B3BBD" w:rsidRDefault="009B3BBD" w:rsidP="009B3BBD">
      <w:pPr>
        <w:pStyle w:val="Titre2"/>
        <w:rPr>
          <w:lang w:val="en-CA"/>
        </w:rPr>
      </w:pPr>
      <w:r w:rsidRPr="00D12552">
        <w:rPr>
          <w:lang w:val="en-CA"/>
        </w:rPr>
        <w:t xml:space="preserve">GeoSciML </w:t>
      </w:r>
      <w:r>
        <w:rPr>
          <w:lang w:val="en-CA"/>
        </w:rPr>
        <w:t>Portrayal</w:t>
      </w:r>
      <w:r w:rsidRPr="00D12552">
        <w:rPr>
          <w:lang w:val="en-CA"/>
        </w:rPr>
        <w:t xml:space="preserve"> Requirements Class</w:t>
      </w:r>
    </w:p>
    <w:p w14:paraId="4015345D" w14:textId="77777777" w:rsidR="00225333" w:rsidRPr="00225333" w:rsidRDefault="00225333" w:rsidP="00BA6B31"/>
    <w:p w14:paraId="209FFEED" w14:textId="77777777" w:rsidR="00BA6B31" w:rsidRDefault="00BA6B31" w:rsidP="00BA6B31">
      <w:pPr>
        <w:rPr>
          <w:lang w:val="en-CA"/>
        </w:rPr>
      </w:pPr>
      <w:r w:rsidRPr="00BA6B31">
        <w:rPr>
          <w:lang w:val="en-CA"/>
        </w:rPr>
        <w:t>The GeoSciML-Portrayal schema standardises the interaction (request/response formats) with layer-based map services</w:t>
      </w:r>
      <w:r>
        <w:rPr>
          <w:lang w:val="en-CA"/>
        </w:rPr>
        <w:t xml:space="preserve"> or GIS applications</w:t>
      </w:r>
      <w:r w:rsidRPr="00BA6B31">
        <w:rPr>
          <w:lang w:val="en-CA"/>
        </w:rPr>
        <w:t xml:space="preserve">. It is best thought of as a view </w:t>
      </w:r>
      <w:r>
        <w:rPr>
          <w:lang w:val="en-CA"/>
        </w:rPr>
        <w:t>of GeoSciML data that denormalis</w:t>
      </w:r>
      <w:r w:rsidRPr="00BA6B31">
        <w:rPr>
          <w:lang w:val="en-CA"/>
        </w:rPr>
        <w:t xml:space="preserve">es the data and concatenates complex property values into single, human-readable, labels and returns single, representative, values from controlled vocabularies for properties multi-valued properties that can be used when generating thematic maps, or portrayals, of the data. </w:t>
      </w:r>
    </w:p>
    <w:p w14:paraId="35039D1F" w14:textId="77777777" w:rsidR="00792D31" w:rsidRDefault="00792D31" w:rsidP="00792D31">
      <w:pPr>
        <w:keepNext/>
      </w:pPr>
      <w:r>
        <w:rPr>
          <w:noProof/>
          <w:sz w:val="0"/>
          <w:szCs w:val="0"/>
          <w:lang w:val="en-CA" w:eastAsia="en-CA"/>
        </w:rPr>
        <w:drawing>
          <wp:inline distT="0" distB="0" distL="0" distR="0" wp14:anchorId="449BF488" wp14:editId="2E00E4CB">
            <wp:extent cx="4972050" cy="5572125"/>
            <wp:effectExtent l="0" t="0" r="0" b="0"/>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pic:cNvPicPr/>
                  </pic:nvPicPr>
                  <pic:blipFill>
                    <a:blip r:embed="rId19"/>
                    <a:stretch>
                      <a:fillRect/>
                    </a:stretch>
                  </pic:blipFill>
                  <pic:spPr bwMode="auto">
                    <a:xfrm>
                      <a:off x="0" y="0"/>
                      <a:ext cx="4972050" cy="5572125"/>
                    </a:xfrm>
                    <a:prstGeom prst="rect">
                      <a:avLst/>
                    </a:prstGeom>
                    <a:noFill/>
                    <a:ln w="9525">
                      <a:noFill/>
                      <a:miter lim="800000"/>
                      <a:headEnd/>
                      <a:tailEnd/>
                    </a:ln>
                  </pic:spPr>
                </pic:pic>
              </a:graphicData>
            </a:graphic>
          </wp:inline>
        </w:drawing>
      </w:r>
    </w:p>
    <w:p w14:paraId="66AF6BA0" w14:textId="77777777" w:rsidR="00792D31" w:rsidRPr="00BA6B31" w:rsidRDefault="00792D31" w:rsidP="00792D31">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6</w:t>
      </w:r>
      <w:r w:rsidR="00676158">
        <w:rPr>
          <w:noProof/>
        </w:rPr>
        <w:fldChar w:fldCharType="end"/>
      </w:r>
      <w:r>
        <w:t xml:space="preserve"> : Package dependency for GeoSciML Portrayal</w:t>
      </w:r>
    </w:p>
    <w:p w14:paraId="72C0D042" w14:textId="0248DF49" w:rsidR="00BA6B31" w:rsidRDefault="00BA6B31" w:rsidP="00BA6B31">
      <w:pPr>
        <w:rPr>
          <w:lang w:val="en-CA"/>
        </w:rPr>
      </w:pPr>
      <w:r w:rsidRPr="00BA6B31">
        <w:rPr>
          <w:lang w:val="en-CA"/>
        </w:rPr>
        <w:lastRenderedPageBreak/>
        <w:t>It is separate to, but harmonized with, GeoSciML and conforms to the level 0 of the Simple Features Profile for GML (</w:t>
      </w:r>
      <w:r>
        <w:rPr>
          <w:lang w:val="en-CA"/>
        </w:rPr>
        <w:t>OGC 10-</w:t>
      </w:r>
      <w:r w:rsidR="00112EA6">
        <w:rPr>
          <w:lang w:val="en-CA"/>
        </w:rPr>
        <w:t>100</w:t>
      </w:r>
      <w:r>
        <w:rPr>
          <w:lang w:val="en-CA"/>
        </w:rPr>
        <w:t>r2</w:t>
      </w:r>
      <w:r w:rsidRPr="00BA6B31">
        <w:rPr>
          <w:lang w:val="en-CA"/>
        </w:rPr>
        <w:t xml:space="preserve">). Labels, </w:t>
      </w:r>
      <w:r>
        <w:rPr>
          <w:lang w:val="en-CA"/>
        </w:rPr>
        <w:t xml:space="preserve">are </w:t>
      </w:r>
      <w:r w:rsidRPr="00BA6B31">
        <w:rPr>
          <w:lang w:val="en-CA"/>
        </w:rPr>
        <w:t xml:space="preserve">'free-text' fields that </w:t>
      </w:r>
      <w:r>
        <w:rPr>
          <w:lang w:val="en-CA"/>
        </w:rPr>
        <w:t xml:space="preserve">are </w:t>
      </w:r>
      <w:r w:rsidRPr="00BA6B31">
        <w:rPr>
          <w:lang w:val="en-CA"/>
        </w:rPr>
        <w:t>, in robust services, well-structured summaries of complex GeoSciML data, while the representative thematic properties will be URIs of concepts in a controlled vocabulary (for example CGI Simple Lithology). There will also be links, via identifier URIs, providing hooks to ful</w:t>
      </w:r>
      <w:r>
        <w:rPr>
          <w:lang w:val="en-CA"/>
        </w:rPr>
        <w:t xml:space="preserve">l GeoSciML representations of </w:t>
      </w:r>
      <w:r w:rsidRPr="00BA6B31">
        <w:rPr>
          <w:lang w:val="en-CA"/>
        </w:rPr>
        <w:t xml:space="preserve">the geologic feature in question. </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90399" w:rsidRPr="00D12552" w14:paraId="7A162721"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A026CD5" w14:textId="77777777" w:rsidR="00A90399" w:rsidRPr="00D12552" w:rsidRDefault="008341E8" w:rsidP="00380908">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A90399" w:rsidRPr="00D12552">
              <w:rPr>
                <w:rFonts w:eastAsia="MS Mincho"/>
                <w:b/>
                <w:sz w:val="22"/>
                <w:lang w:val="en-CA"/>
              </w:rPr>
              <w:t>Requirements Class</w:t>
            </w:r>
          </w:p>
        </w:tc>
      </w:tr>
      <w:tr w:rsidR="00A90399" w:rsidRPr="00D12552" w14:paraId="67F72684"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EE81194"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A90399" w:rsidRPr="00D12552" w14:paraId="32D07482" w14:textId="77777777" w:rsidTr="00380908">
        <w:tc>
          <w:tcPr>
            <w:tcW w:w="1809" w:type="dxa"/>
            <w:tcBorders>
              <w:top w:val="single" w:sz="12" w:space="0" w:color="auto"/>
              <w:left w:val="single" w:sz="12" w:space="0" w:color="auto"/>
              <w:bottom w:val="single" w:sz="4" w:space="0" w:color="auto"/>
              <w:right w:val="single" w:sz="4" w:space="0" w:color="auto"/>
            </w:tcBorders>
          </w:tcPr>
          <w:p w14:paraId="0F8D884C"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3B28621"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A90399" w:rsidRPr="00D12552" w14:paraId="22FEFE59" w14:textId="77777777" w:rsidTr="00380908">
        <w:tc>
          <w:tcPr>
            <w:tcW w:w="1809" w:type="dxa"/>
            <w:tcBorders>
              <w:top w:val="single" w:sz="4" w:space="0" w:color="auto"/>
              <w:left w:val="single" w:sz="12" w:space="0" w:color="auto"/>
              <w:bottom w:val="single" w:sz="4" w:space="0" w:color="auto"/>
              <w:right w:val="single" w:sz="4" w:space="0" w:color="auto"/>
            </w:tcBorders>
          </w:tcPr>
          <w:p w14:paraId="021274E0"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91A5A18" w14:textId="77777777" w:rsidR="00A90399" w:rsidRPr="00D12552" w:rsidRDefault="00A90399"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112EA6" w:rsidRPr="00D12552" w14:paraId="4A635FF9" w14:textId="77777777" w:rsidTr="00380908">
        <w:tc>
          <w:tcPr>
            <w:tcW w:w="1809" w:type="dxa"/>
            <w:tcBorders>
              <w:top w:val="single" w:sz="4" w:space="0" w:color="auto"/>
              <w:left w:val="single" w:sz="12" w:space="0" w:color="auto"/>
              <w:bottom w:val="single" w:sz="4" w:space="0" w:color="auto"/>
              <w:right w:val="single" w:sz="4" w:space="0" w:color="auto"/>
            </w:tcBorders>
          </w:tcPr>
          <w:p w14:paraId="2425E34E" w14:textId="6165B948" w:rsidR="00112EA6" w:rsidRPr="00D12552" w:rsidRDefault="00112EA6" w:rsidP="00380908">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C8DE3A7" w14:textId="2116F8C9" w:rsidR="00112EA6" w:rsidRDefault="00112EA6" w:rsidP="00A9039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GML Simple Feature SF-1 OGC 10-100r3</w:t>
            </w:r>
          </w:p>
        </w:tc>
      </w:tr>
      <w:tr w:rsidR="00A90399" w:rsidRPr="00D12552" w14:paraId="5BFEDF6A" w14:textId="77777777" w:rsidTr="00380908">
        <w:tc>
          <w:tcPr>
            <w:tcW w:w="1809" w:type="dxa"/>
            <w:tcBorders>
              <w:top w:val="single" w:sz="4" w:space="0" w:color="auto"/>
              <w:left w:val="single" w:sz="12" w:space="0" w:color="auto"/>
              <w:bottom w:val="single" w:sz="4" w:space="0" w:color="auto"/>
              <w:right w:val="single" w:sz="4" w:space="0" w:color="auto"/>
            </w:tcBorders>
          </w:tcPr>
          <w:p w14:paraId="2B706C95" w14:textId="77777777" w:rsidR="00A90399" w:rsidRPr="00D12552" w:rsidRDefault="00A9039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3025837" w14:textId="77777777" w:rsidR="00A90399" w:rsidRPr="00D12552" w:rsidRDefault="00263362"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90399" w:rsidRPr="00D12552" w14:paraId="344E3EC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5BCDD081" w14:textId="77777777" w:rsidR="00A90399" w:rsidRPr="00CD7325" w:rsidRDefault="00A9039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1C4CD64" w14:textId="77777777" w:rsidR="00A90399" w:rsidRPr="00D12552" w:rsidRDefault="00A9039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gsml4-portrayal</w:t>
            </w:r>
            <w:r w:rsidRPr="00D12552">
              <w:rPr>
                <w:rFonts w:eastAsia="MS Mincho"/>
                <w:b/>
                <w:color w:val="FF0000"/>
                <w:sz w:val="22"/>
                <w:lang w:val="en-CA"/>
              </w:rPr>
              <w:t>/</w:t>
            </w:r>
            <w:r w:rsidR="005166DF">
              <w:rPr>
                <w:rFonts w:eastAsia="MS Mincho"/>
                <w:b/>
                <w:color w:val="FF0000"/>
                <w:sz w:val="22"/>
                <w:lang w:val="en-CA"/>
              </w:rPr>
              <w:t>geomtype</w:t>
            </w:r>
          </w:p>
          <w:p w14:paraId="760837B6" w14:textId="77777777" w:rsidR="00A90399" w:rsidRPr="00D12552" w:rsidRDefault="005166DF" w:rsidP="00380908">
            <w:pPr>
              <w:spacing w:before="100" w:beforeAutospacing="1" w:after="100" w:afterAutospacing="1" w:line="230" w:lineRule="atLeast"/>
              <w:rPr>
                <w:rFonts w:eastAsia="MS Mincho"/>
                <w:i/>
                <w:lang w:val="en-CA"/>
              </w:rPr>
            </w:pPr>
            <w:r w:rsidRPr="005166DF">
              <w:rPr>
                <w:rFonts w:eastAsia="MS Mincho"/>
                <w:i/>
                <w:lang w:val="en-CA"/>
              </w:rPr>
              <w:t xml:space="preserve">A data instance SHALL use a single geometry type (Point, Line, Polygon, etc.)  </w:t>
            </w:r>
          </w:p>
        </w:tc>
      </w:tr>
      <w:tr w:rsidR="002D30FE" w:rsidRPr="00D12552" w14:paraId="66E73458"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8CB13DD" w14:textId="77777777" w:rsidR="002D30FE" w:rsidRPr="00CD7325" w:rsidRDefault="002D30FE"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C5C845"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/req/gsml4-portrayal/multiple</w:t>
            </w:r>
          </w:p>
          <w:p w14:paraId="7BA0E7BD" w14:textId="77777777" w:rsidR="002D30FE" w:rsidRPr="00D12552" w:rsidRDefault="002D30FE" w:rsidP="00380908">
            <w:pPr>
              <w:spacing w:before="100" w:beforeAutospacing="1" w:after="100" w:afterAutospacing="1" w:line="230" w:lineRule="atLeast"/>
              <w:jc w:val="both"/>
              <w:rPr>
                <w:rFonts w:eastAsia="MS Mincho"/>
                <w:b/>
                <w:color w:val="FF0000"/>
                <w:sz w:val="22"/>
                <w:lang w:val="en-CA"/>
              </w:rPr>
            </w:pPr>
            <w:r w:rsidRPr="00A1185A">
              <w:rPr>
                <w:rFonts w:eastAsia="MS Mincho"/>
                <w:i/>
                <w:lang w:val="en-CA"/>
              </w:rPr>
              <w:t>Multiple values SHALL be rep</w:t>
            </w:r>
            <w:r>
              <w:rPr>
                <w:rFonts w:eastAsia="MS Mincho"/>
                <w:i/>
                <w:lang w:val="en-CA"/>
              </w:rPr>
              <w:t>orted as a comma delimited list</w:t>
            </w:r>
            <w:r w:rsidRPr="00D12552">
              <w:rPr>
                <w:rFonts w:eastAsia="MS Mincho"/>
                <w:i/>
                <w:lang w:val="en-CA"/>
              </w:rPr>
              <w:t>.</w:t>
            </w:r>
          </w:p>
        </w:tc>
      </w:tr>
      <w:tr w:rsidR="00A1185A" w:rsidRPr="00D12552" w14:paraId="4556E343"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4ED00961" w14:textId="77777777" w:rsidR="00A1185A" w:rsidRPr="00CD7325" w:rsidRDefault="00A1185A"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04C048" w14:textId="77777777" w:rsidR="00A1185A" w:rsidRPr="00D12552" w:rsidRDefault="00A1185A" w:rsidP="00A1185A">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005166DF">
              <w:rPr>
                <w:rFonts w:eastAsia="MS Mincho"/>
                <w:b/>
                <w:color w:val="FF0000"/>
                <w:sz w:val="22"/>
                <w:lang w:val="en-CA"/>
              </w:rPr>
              <w:t>uri</w:t>
            </w:r>
          </w:p>
          <w:p w14:paraId="37514F2B" w14:textId="77777777" w:rsidR="00A1185A" w:rsidRPr="00D12552" w:rsidRDefault="002D30FE" w:rsidP="00A1185A">
            <w:pPr>
              <w:spacing w:before="100" w:beforeAutospacing="1" w:after="100" w:afterAutospacing="1" w:line="230" w:lineRule="atLeast"/>
              <w:jc w:val="both"/>
              <w:rPr>
                <w:rFonts w:eastAsia="MS Mincho"/>
                <w:b/>
                <w:color w:val="FF0000"/>
                <w:sz w:val="22"/>
                <w:lang w:val="en-CA"/>
              </w:rPr>
            </w:pPr>
            <w:r w:rsidRPr="002D30FE">
              <w:rPr>
                <w:rFonts w:eastAsia="MS Mincho"/>
                <w:i/>
                <w:lang w:val="en-CA"/>
              </w:rPr>
              <w:t>Properties of type URI SHALL provide a resolvable HTTP URI referring to a resources resolvable using Linked Open Data principles</w:t>
            </w:r>
          </w:p>
        </w:tc>
      </w:tr>
      <w:tr w:rsidR="005166DF" w:rsidRPr="00D12552" w14:paraId="706A2416"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159557C"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B314F36" w14:textId="77777777" w:rsidR="005166DF" w:rsidRPr="00D12552" w:rsidRDefault="005166DF" w:rsidP="005166DF">
            <w:pPr>
              <w:spacing w:before="100" w:beforeAutospacing="1" w:after="100" w:afterAutospacing="1" w:line="230" w:lineRule="atLeast"/>
              <w:jc w:val="both"/>
              <w:rPr>
                <w:rFonts w:eastAsia="MS Mincho"/>
                <w:b/>
                <w:color w:val="FF0000"/>
                <w:sz w:val="22"/>
                <w:lang w:val="en-CA"/>
              </w:rPr>
            </w:pPr>
            <w:r w:rsidRPr="00A1185A">
              <w:rPr>
                <w:rFonts w:eastAsia="MS Mincho"/>
                <w:b/>
                <w:color w:val="FF0000"/>
                <w:sz w:val="22"/>
                <w:lang w:val="en-CA"/>
              </w:rPr>
              <w:t>/req/gsml4-portrayal/</w:t>
            </w:r>
            <w:r w:rsidRPr="005166DF">
              <w:rPr>
                <w:rFonts w:eastAsia="MS Mincho"/>
                <w:b/>
                <w:color w:val="FF0000"/>
                <w:sz w:val="22"/>
                <w:lang w:val="en-CA"/>
              </w:rPr>
              <w:t>user-defined-cardinality</w:t>
            </w:r>
          </w:p>
          <w:p w14:paraId="3DB8AA4D" w14:textId="77777777" w:rsidR="005166DF" w:rsidRPr="00A1185A" w:rsidRDefault="005166DF" w:rsidP="005166DF">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properties SHALL have limit maximum occurrence to one (1)</w:t>
            </w:r>
          </w:p>
        </w:tc>
      </w:tr>
      <w:tr w:rsidR="005166DF" w:rsidRPr="00D12552" w14:paraId="1406EDEB"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32F75136" w14:textId="77777777" w:rsidR="005166DF" w:rsidRPr="00CD7325" w:rsidRDefault="005166DF"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4F349C6" w14:textId="77777777" w:rsidR="005166DF"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b/>
                <w:color w:val="FF0000"/>
                <w:sz w:val="22"/>
                <w:lang w:val="en-CA"/>
              </w:rPr>
              <w:t xml:space="preserve">user-defined-geom </w:t>
            </w:r>
          </w:p>
          <w:p w14:paraId="146223DF" w14:textId="77777777" w:rsidR="005166DF" w:rsidRPr="00A1185A" w:rsidRDefault="005166DF" w:rsidP="00380908">
            <w:pPr>
              <w:spacing w:before="100" w:beforeAutospacing="1" w:after="100" w:afterAutospacing="1" w:line="230" w:lineRule="atLeast"/>
              <w:jc w:val="both"/>
              <w:rPr>
                <w:rFonts w:eastAsia="MS Mincho"/>
                <w:b/>
                <w:color w:val="FF0000"/>
                <w:sz w:val="22"/>
                <w:lang w:val="en-CA"/>
              </w:rPr>
            </w:pPr>
            <w:r w:rsidRPr="005166DF">
              <w:rPr>
                <w:rFonts w:eastAsia="MS Mincho"/>
                <w:i/>
                <w:lang w:val="en-CA"/>
              </w:rPr>
              <w:t>User defined SHALL NOT be of type Geometry, or of its subtype.</w:t>
            </w:r>
          </w:p>
        </w:tc>
      </w:tr>
      <w:tr w:rsidR="00075F5E" w:rsidRPr="00D12552" w14:paraId="164E3125"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68E203EB" w14:textId="77777777" w:rsidR="00075F5E" w:rsidRDefault="00075F5E" w:rsidP="00380908">
            <w:pPr>
              <w:spacing w:before="100" w:beforeAutospacing="1" w:after="100" w:afterAutospacing="1" w:line="230" w:lineRule="atLeast"/>
              <w:jc w:val="both"/>
              <w:rPr>
                <w:rFonts w:eastAsia="MS Mincho"/>
                <w:b/>
                <w:sz w:val="20"/>
                <w:szCs w:val="20"/>
                <w:lang w:val="en-CA"/>
              </w:rPr>
            </w:pPr>
          </w:p>
        </w:tc>
        <w:tc>
          <w:tcPr>
            <w:tcW w:w="7088" w:type="dxa"/>
            <w:tcBorders>
              <w:top w:val="single" w:sz="4" w:space="0" w:color="auto"/>
              <w:left w:val="single" w:sz="4" w:space="0" w:color="auto"/>
              <w:bottom w:val="single" w:sz="4" w:space="0" w:color="auto"/>
              <w:right w:val="single" w:sz="12" w:space="0" w:color="auto"/>
            </w:tcBorders>
          </w:tcPr>
          <w:p w14:paraId="41BD4D60" w14:textId="77777777" w:rsidR="00075F5E" w:rsidRPr="005166DF" w:rsidRDefault="00075F5E" w:rsidP="00075F5E">
            <w:pPr>
              <w:rPr>
                <w:rFonts w:eastAsia="MS Mincho"/>
                <w:lang w:val="en-CA"/>
              </w:rPr>
            </w:pPr>
            <w:r w:rsidRPr="00075F5E">
              <w:rPr>
                <w:rFonts w:eastAsia="MS Mincho"/>
                <w:highlight w:val="yellow"/>
                <w:lang w:val="en-CA"/>
              </w:rPr>
              <w:t>Will add the other requirement clauses once they are agreed on</w:t>
            </w:r>
          </w:p>
        </w:tc>
      </w:tr>
    </w:tbl>
    <w:p w14:paraId="50C0270A" w14:textId="77777777" w:rsidR="00A90399" w:rsidRDefault="00A90399" w:rsidP="00BA6B31">
      <w:pPr>
        <w:rPr>
          <w:rFonts w:cs="Arial"/>
          <w:b/>
          <w:bCs/>
          <w:iCs/>
          <w:szCs w:val="28"/>
          <w:lang w:val="en-CA"/>
        </w:rPr>
      </w:pPr>
    </w:p>
    <w:p w14:paraId="76A69939" w14:textId="77777777" w:rsidR="00A90399" w:rsidRDefault="00A90399" w:rsidP="00A90399">
      <w:pPr>
        <w:pStyle w:val="Titre3"/>
        <w:rPr>
          <w:lang w:val="en-CA"/>
        </w:rPr>
      </w:pPr>
      <w:r>
        <w:rPr>
          <w:lang w:val="en-CA"/>
        </w:rPr>
        <w:t>Geometry type</w:t>
      </w:r>
    </w:p>
    <w:p w14:paraId="705123CE" w14:textId="77777777" w:rsidR="00A90399" w:rsidRPr="00A90399" w:rsidRDefault="00A90399" w:rsidP="00A90399">
      <w:pPr>
        <w:rPr>
          <w:lang w:val="en-CA"/>
        </w:rPr>
      </w:pPr>
      <w:r>
        <w:rPr>
          <w:lang w:val="en-CA"/>
        </w:rPr>
        <w:t>A data instance (</w:t>
      </w:r>
      <w:r w:rsidR="005166DF">
        <w:rPr>
          <w:lang w:val="en-CA"/>
        </w:rPr>
        <w:t>for example,</w:t>
      </w:r>
      <w:r>
        <w:rPr>
          <w:lang w:val="en-CA"/>
        </w:rPr>
        <w:t xml:space="preserve"> a GML document or a GeoJSON instance) shall use a single geometry type.  Most GIS and software rendering a dataset containing geometry don’t expect mixed geometries.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3B857788" w14:textId="77777777" w:rsidTr="00380908">
        <w:trPr>
          <w:cantSplit/>
        </w:trPr>
        <w:tc>
          <w:tcPr>
            <w:tcW w:w="4219" w:type="dxa"/>
            <w:tcBorders>
              <w:right w:val="nil"/>
            </w:tcBorders>
            <w:shd w:val="clear" w:color="auto" w:fill="auto"/>
          </w:tcPr>
          <w:p w14:paraId="73D778AA" w14:textId="77777777" w:rsidR="00A90399" w:rsidRPr="00D12552" w:rsidRDefault="00A90399" w:rsidP="00A90399">
            <w:pPr>
              <w:pStyle w:val="Tabletext10"/>
              <w:rPr>
                <w:rStyle w:val="requri"/>
                <w:lang w:val="en-CA"/>
              </w:rPr>
            </w:pPr>
            <w:r>
              <w:rPr>
                <w:rStyle w:val="requri"/>
                <w:lang w:val="en-CA"/>
              </w:rPr>
              <w:t>/req/gsml4-portrayal</w:t>
            </w:r>
            <w:r w:rsidRPr="00D12552">
              <w:rPr>
                <w:rStyle w:val="requri"/>
                <w:lang w:val="en-CA"/>
              </w:rPr>
              <w:t>/</w:t>
            </w:r>
            <w:r>
              <w:rPr>
                <w:rStyle w:val="requri"/>
                <w:lang w:val="en-CA"/>
              </w:rPr>
              <w:t>geomtype</w:t>
            </w:r>
          </w:p>
        </w:tc>
        <w:tc>
          <w:tcPr>
            <w:tcW w:w="4678" w:type="dxa"/>
            <w:tcBorders>
              <w:left w:val="nil"/>
            </w:tcBorders>
            <w:shd w:val="clear" w:color="auto" w:fill="auto"/>
          </w:tcPr>
          <w:p w14:paraId="2C3D0214" w14:textId="77777777" w:rsidR="00A90399" w:rsidRPr="00D12552" w:rsidRDefault="00A90399" w:rsidP="00380908">
            <w:pPr>
              <w:pStyle w:val="Tabletext10"/>
              <w:jc w:val="left"/>
              <w:rPr>
                <w:rStyle w:val="reqtext"/>
                <w:lang w:val="en-CA"/>
              </w:rPr>
            </w:pPr>
            <w:r>
              <w:rPr>
                <w:rStyle w:val="reqtext"/>
                <w:lang w:val="en-CA"/>
              </w:rPr>
              <w:t xml:space="preserve">A data instance SHALL use a single geometry type (Point, Line, Polygon, etc.) </w:t>
            </w:r>
            <w:r w:rsidR="00263362">
              <w:rPr>
                <w:rStyle w:val="reqtext"/>
                <w:lang w:val="en-CA"/>
              </w:rPr>
              <w:t xml:space="preserve"> </w:t>
            </w:r>
          </w:p>
        </w:tc>
      </w:tr>
    </w:tbl>
    <w:p w14:paraId="0A477413" w14:textId="77777777" w:rsidR="00A90399" w:rsidRPr="00D12552" w:rsidRDefault="00A90399" w:rsidP="00A90399">
      <w:pPr>
        <w:rPr>
          <w:color w:val="FF0000"/>
          <w:lang w:val="en-CA"/>
        </w:rPr>
      </w:pPr>
    </w:p>
    <w:p w14:paraId="723CC44E" w14:textId="77777777" w:rsidR="00A90399" w:rsidRDefault="00A90399" w:rsidP="00A90399">
      <w:pPr>
        <w:pStyle w:val="Titre3"/>
        <w:rPr>
          <w:lang w:val="en-CA"/>
        </w:rPr>
      </w:pPr>
      <w:r>
        <w:rPr>
          <w:lang w:val="en-CA"/>
        </w:rPr>
        <w:t>Multiple values</w:t>
      </w:r>
    </w:p>
    <w:p w14:paraId="2043E883" w14:textId="77777777" w:rsidR="00A90399" w:rsidRPr="00A90399" w:rsidRDefault="00A90399" w:rsidP="00A90399">
      <w:pPr>
        <w:rPr>
          <w:lang w:val="en-CA"/>
        </w:rPr>
      </w:pPr>
      <w:r>
        <w:rPr>
          <w:lang w:val="en-CA"/>
        </w:rPr>
        <w:t>A property that lists a collection shall delimit the values using commas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90399" w:rsidRPr="00D12552" w14:paraId="06971D0C" w14:textId="77777777" w:rsidTr="00380908">
        <w:trPr>
          <w:cantSplit/>
        </w:trPr>
        <w:tc>
          <w:tcPr>
            <w:tcW w:w="4219" w:type="dxa"/>
            <w:tcBorders>
              <w:right w:val="nil"/>
            </w:tcBorders>
            <w:shd w:val="clear" w:color="auto" w:fill="auto"/>
          </w:tcPr>
          <w:p w14:paraId="683BACF3" w14:textId="77777777" w:rsidR="00A90399" w:rsidRPr="00D12552" w:rsidRDefault="00A90399" w:rsidP="00A90399">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multiple</w:t>
            </w:r>
          </w:p>
        </w:tc>
        <w:tc>
          <w:tcPr>
            <w:tcW w:w="4678" w:type="dxa"/>
            <w:tcBorders>
              <w:left w:val="nil"/>
            </w:tcBorders>
            <w:shd w:val="clear" w:color="auto" w:fill="auto"/>
          </w:tcPr>
          <w:p w14:paraId="5466CB6E" w14:textId="77777777" w:rsidR="00A90399" w:rsidRPr="00D12552" w:rsidRDefault="00A1185A" w:rsidP="00E70882">
            <w:pPr>
              <w:pStyle w:val="Tabletext10"/>
              <w:jc w:val="left"/>
              <w:rPr>
                <w:rStyle w:val="reqtext"/>
                <w:lang w:val="en-CA"/>
              </w:rPr>
            </w:pPr>
            <w:r>
              <w:rPr>
                <w:rStyle w:val="reqtext"/>
                <w:lang w:val="en-CA"/>
              </w:rPr>
              <w:t xml:space="preserve">Multiple values SHALL be </w:t>
            </w:r>
            <w:r w:rsidR="00E70882">
              <w:rPr>
                <w:rStyle w:val="reqtext"/>
                <w:lang w:val="en-CA"/>
              </w:rPr>
              <w:t>encoded</w:t>
            </w:r>
            <w:r>
              <w:rPr>
                <w:rStyle w:val="reqtext"/>
                <w:lang w:val="en-CA"/>
              </w:rPr>
              <w:t xml:space="preserve"> as a comma delimited list.</w:t>
            </w:r>
            <w:r w:rsidR="00A90399">
              <w:rPr>
                <w:rStyle w:val="reqtext"/>
                <w:lang w:val="en-CA"/>
              </w:rPr>
              <w:t xml:space="preserve"> </w:t>
            </w:r>
          </w:p>
        </w:tc>
      </w:tr>
    </w:tbl>
    <w:p w14:paraId="6E41FFEB" w14:textId="77777777" w:rsidR="00A90399" w:rsidRDefault="00A90399" w:rsidP="00A90399">
      <w:pPr>
        <w:rPr>
          <w:color w:val="FF0000"/>
          <w:lang w:val="en-CA"/>
        </w:rPr>
      </w:pPr>
    </w:p>
    <w:p w14:paraId="7503BACD" w14:textId="77777777" w:rsidR="002D30FE" w:rsidRDefault="002D30FE" w:rsidP="002D30FE">
      <w:pPr>
        <w:pStyle w:val="Titre3"/>
        <w:rPr>
          <w:lang w:val="en-CA"/>
        </w:rPr>
      </w:pPr>
      <w:r>
        <w:rPr>
          <w:lang w:val="en-CA"/>
        </w:rPr>
        <w:t>URI</w:t>
      </w:r>
    </w:p>
    <w:p w14:paraId="2B2241FC" w14:textId="62419E7F" w:rsidR="002D30FE" w:rsidRPr="00A90399" w:rsidRDefault="005372A3" w:rsidP="002D30FE">
      <w:pPr>
        <w:rPr>
          <w:lang w:val="en-CA"/>
        </w:rPr>
      </w:pPr>
      <w:r>
        <w:rPr>
          <w:lang w:val="en-CA"/>
        </w:rPr>
        <w:t>Properties of type URI shall provide a resolvable URI consistent with Linked Open Data principles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77777777" w:rsidR="002D30FE" w:rsidRPr="00D12552" w:rsidRDefault="002D30FE" w:rsidP="002D30FE">
            <w:pPr>
              <w:pStyle w:val="Tabletext10"/>
              <w:rPr>
                <w:rStyle w:val="requri"/>
                <w:lang w:val="en-CA"/>
              </w:rPr>
            </w:pPr>
            <w:r>
              <w:rPr>
                <w:rStyle w:val="requri"/>
                <w:lang w:val="en-CA"/>
              </w:rPr>
              <w:t>/req/gsml4-portrayal</w:t>
            </w:r>
            <w:r w:rsidRPr="00D12552">
              <w:rPr>
                <w:rStyle w:val="requri"/>
                <w:lang w:val="en-CA"/>
              </w:rPr>
              <w:t>/</w:t>
            </w:r>
            <w:r>
              <w:rPr>
                <w:rStyle w:val="requri"/>
                <w:lang w:val="en-CA"/>
              </w:rPr>
              <w:t>uri</w:t>
            </w:r>
          </w:p>
        </w:tc>
        <w:tc>
          <w:tcPr>
            <w:tcW w:w="4678" w:type="dxa"/>
            <w:tcBorders>
              <w:left w:val="nil"/>
            </w:tcBorders>
            <w:shd w:val="clear" w:color="auto" w:fill="auto"/>
          </w:tcPr>
          <w:p w14:paraId="2510CC43" w14:textId="77777777" w:rsidR="002D30FE" w:rsidRPr="00D12552" w:rsidRDefault="002D30FE" w:rsidP="002D30FE">
            <w:pPr>
              <w:pStyle w:val="Tabletext10"/>
              <w:jc w:val="left"/>
              <w:rPr>
                <w:rStyle w:val="reqtext"/>
                <w:lang w:val="en-CA"/>
              </w:rPr>
            </w:pPr>
            <w:r>
              <w:rPr>
                <w:rStyle w:val="reqtext"/>
                <w:lang w:val="en-CA"/>
              </w:rPr>
              <w:t xml:space="preserve">Properties of type URI SHALL provide a resolvable HTTP URI referring to a resources resolvable using Linked Open Data principles </w:t>
            </w:r>
          </w:p>
        </w:tc>
      </w:tr>
    </w:tbl>
    <w:p w14:paraId="09E99A57" w14:textId="77777777" w:rsidR="002D30FE" w:rsidRPr="00D12552" w:rsidRDefault="002D30FE" w:rsidP="002D30FE">
      <w:pPr>
        <w:rPr>
          <w:color w:val="FF0000"/>
          <w:lang w:val="en-CA"/>
        </w:rPr>
      </w:pPr>
    </w:p>
    <w:p w14:paraId="61D2A963" w14:textId="77777777" w:rsidR="002D30FE" w:rsidRPr="00D12552" w:rsidRDefault="002D30FE" w:rsidP="00A90399">
      <w:pPr>
        <w:rPr>
          <w:color w:val="FF0000"/>
          <w:lang w:val="en-CA"/>
        </w:rPr>
      </w:pPr>
    </w:p>
    <w:p w14:paraId="69B91421" w14:textId="77777777" w:rsidR="002D30FE" w:rsidRDefault="002D30FE" w:rsidP="002D30FE">
      <w:pPr>
        <w:keepNext/>
      </w:pPr>
      <w:r>
        <w:rPr>
          <w:rFonts w:cs="Arial"/>
          <w:b/>
          <w:bCs/>
          <w:iCs/>
          <w:noProof/>
          <w:szCs w:val="28"/>
          <w:lang w:val="en-CA" w:eastAsia="en-CA"/>
        </w:rPr>
        <w:drawing>
          <wp:inline distT="0" distB="0" distL="0" distR="0" wp14:anchorId="7355FBFC" wp14:editId="44B0F43F">
            <wp:extent cx="5486400" cy="4153147"/>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153147"/>
                    </a:xfrm>
                    <a:prstGeom prst="rect">
                      <a:avLst/>
                    </a:prstGeom>
                    <a:noFill/>
                    <a:ln>
                      <a:noFill/>
                    </a:ln>
                  </pic:spPr>
                </pic:pic>
              </a:graphicData>
            </a:graphic>
          </wp:inline>
        </w:drawing>
      </w:r>
    </w:p>
    <w:p w14:paraId="7C4615AB" w14:textId="77777777" w:rsidR="00A90399" w:rsidRDefault="002D30FE" w:rsidP="002D30FE">
      <w:pPr>
        <w:pStyle w:val="Lgende"/>
      </w:pPr>
      <w:bookmarkStart w:id="208" w:name="_Ref431555005"/>
      <w:r>
        <w:t xml:space="preserve">Figure </w:t>
      </w:r>
      <w:r w:rsidR="00676158">
        <w:fldChar w:fldCharType="begin"/>
      </w:r>
      <w:r w:rsidR="00676158">
        <w:instrText xml:space="preserve"> SEQ Figure \* ARABIC </w:instrText>
      </w:r>
      <w:r w:rsidR="00676158">
        <w:fldChar w:fldCharType="separate"/>
      </w:r>
      <w:r w:rsidR="00090DCF">
        <w:rPr>
          <w:noProof/>
        </w:rPr>
        <w:t>7</w:t>
      </w:r>
      <w:r w:rsidR="00676158">
        <w:rPr>
          <w:noProof/>
        </w:rPr>
        <w:fldChar w:fldCharType="end"/>
      </w:r>
      <w:bookmarkEnd w:id="208"/>
      <w:r>
        <w:t xml:space="preserve"> GeoSciML portrayal classes</w:t>
      </w:r>
    </w:p>
    <w:p w14:paraId="4FC40430" w14:textId="583D7937" w:rsidR="002D30FE" w:rsidRPr="008246C7" w:rsidRDefault="002D30FE" w:rsidP="002D30FE">
      <w:r>
        <w:fldChar w:fldCharType="begin"/>
      </w:r>
      <w:r>
        <w:instrText xml:space="preserve"> REF _Ref431555005 \h </w:instrText>
      </w:r>
      <w:r>
        <w:fldChar w:fldCharType="separate"/>
      </w:r>
      <w:r w:rsidR="00276AD3">
        <w:t xml:space="preserve">Figure </w:t>
      </w:r>
      <w:r w:rsidR="00276AD3">
        <w:rPr>
          <w:noProof/>
        </w:rPr>
        <w:t>3</w:t>
      </w:r>
      <w:r>
        <w:fldChar w:fldCharType="end"/>
      </w:r>
      <w:r>
        <w:t xml:space="preserve"> shows the 7 portrayal classes supported by GeoSciML 4.0.  Each class is equivalent to a layer i</w:t>
      </w:r>
      <w:r w:rsidR="008246C7">
        <w:t xml:space="preserve">n a GIS or a Web Map Service.  </w:t>
      </w:r>
    </w:p>
    <w:p w14:paraId="2DE18BF1" w14:textId="77777777" w:rsidR="00402937" w:rsidRDefault="005166DF" w:rsidP="00402937">
      <w:pPr>
        <w:pStyle w:val="Titre3"/>
        <w:rPr>
          <w:lang w:val="en-CA"/>
        </w:rPr>
      </w:pPr>
      <w:r>
        <w:rPr>
          <w:lang w:val="en-CA"/>
        </w:rPr>
        <w:t>Multiple geometries</w:t>
      </w:r>
    </w:p>
    <w:p w14:paraId="40C2629C" w14:textId="77777777" w:rsidR="00402937" w:rsidRDefault="00402937" w:rsidP="002D30FE">
      <w:pPr>
        <w:rPr>
          <w:color w:val="FF0000"/>
          <w:lang w:val="en-CA"/>
        </w:rPr>
      </w:pPr>
    </w:p>
    <w:p w14:paraId="7C4DCE23" w14:textId="09BF818C" w:rsidR="00402937" w:rsidRDefault="00402937" w:rsidP="002D30FE">
      <w:pPr>
        <w:rPr>
          <w:color w:val="FF0000"/>
          <w:lang w:val="en-CA"/>
        </w:rPr>
      </w:pPr>
      <w:r>
        <w:rPr>
          <w:color w:val="FF0000"/>
          <w:lang w:val="en-CA"/>
        </w:rPr>
        <w:lastRenderedPageBreak/>
        <w:t xml:space="preserve">GML Simple Feature prohibits multiple geometries to prevent </w:t>
      </w:r>
      <w:r w:rsidR="005372A3">
        <w:rPr>
          <w:color w:val="FF0000"/>
          <w:lang w:val="en-CA"/>
        </w:rPr>
        <w:t>client application</w:t>
      </w:r>
      <w:r>
        <w:rPr>
          <w:color w:val="FF0000"/>
          <w:lang w:val="en-CA"/>
        </w:rPr>
        <w:t xml:space="preserve"> confusion. Therefore, user defined properties cannot be of type Geometry.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77777777" w:rsidR="00402937" w:rsidRPr="00D12552" w:rsidRDefault="00402937" w:rsidP="00402937">
            <w:pPr>
              <w:pStyle w:val="Tabletext10"/>
              <w:rPr>
                <w:rStyle w:val="requri"/>
                <w:lang w:val="en-CA"/>
              </w:rPr>
            </w:pPr>
            <w:r>
              <w:rPr>
                <w:rStyle w:val="requri"/>
                <w:lang w:val="en-CA"/>
              </w:rPr>
              <w:t>/req/gsml4-portrayal</w:t>
            </w:r>
            <w:r w:rsidRPr="00D12552">
              <w:rPr>
                <w:rStyle w:val="requri"/>
                <w:lang w:val="en-CA"/>
              </w:rPr>
              <w:t>/</w:t>
            </w:r>
            <w:r>
              <w:rPr>
                <w:rStyle w:val="requri"/>
                <w:lang w:val="en-CA"/>
              </w:rPr>
              <w:t>user-defined-geom</w:t>
            </w:r>
          </w:p>
        </w:tc>
        <w:tc>
          <w:tcPr>
            <w:tcW w:w="4678" w:type="dxa"/>
            <w:tcBorders>
              <w:left w:val="nil"/>
            </w:tcBorders>
            <w:shd w:val="clear" w:color="auto" w:fill="auto"/>
          </w:tcPr>
          <w:p w14:paraId="6430F619" w14:textId="6E370C2D" w:rsidR="00402937" w:rsidRPr="00D12552" w:rsidRDefault="00402937" w:rsidP="00402937">
            <w:pPr>
              <w:pStyle w:val="Tabletext10"/>
              <w:jc w:val="left"/>
              <w:rPr>
                <w:rStyle w:val="reqtext"/>
                <w:lang w:val="en-CA"/>
              </w:rPr>
            </w:pPr>
            <w:r>
              <w:rPr>
                <w:rStyle w:val="reqtext"/>
                <w:lang w:val="en-CA"/>
              </w:rPr>
              <w:t xml:space="preserve">User defined </w:t>
            </w:r>
            <w:r w:rsidR="00112EA6">
              <w:rPr>
                <w:rStyle w:val="reqtext"/>
                <w:lang w:val="en-CA"/>
              </w:rPr>
              <w:t xml:space="preserve">properties SHALL NOT </w:t>
            </w:r>
            <w:proofErr w:type="gramStart"/>
            <w:r>
              <w:rPr>
                <w:rStyle w:val="reqtext"/>
                <w:lang w:val="en-CA"/>
              </w:rPr>
              <w:t>be</w:t>
            </w:r>
            <w:proofErr w:type="gramEnd"/>
            <w:r>
              <w:rPr>
                <w:rStyle w:val="reqtext"/>
                <w:lang w:val="en-CA"/>
              </w:rPr>
              <w:t xml:space="preserve"> of type </w:t>
            </w:r>
            <w:r w:rsidR="00112EA6">
              <w:rPr>
                <w:rStyle w:val="reqtext"/>
                <w:lang w:val="en-CA"/>
              </w:rPr>
              <w:t>GM_</w:t>
            </w:r>
            <w:r>
              <w:rPr>
                <w:rStyle w:val="reqtext"/>
                <w:lang w:val="en-CA"/>
              </w:rPr>
              <w:t>Geometry, or of its subtype.</w:t>
            </w:r>
          </w:p>
        </w:tc>
      </w:tr>
    </w:tbl>
    <w:p w14:paraId="411E6A2C" w14:textId="77777777" w:rsidR="002D30FE" w:rsidRPr="00112EA6" w:rsidRDefault="002D30FE" w:rsidP="002D30FE"/>
    <w:p w14:paraId="46DBFF70" w14:textId="77777777" w:rsidR="00276AD3" w:rsidRPr="00D14AF0" w:rsidRDefault="00276AD3" w:rsidP="00D14AF0">
      <w:pPr>
        <w:pStyle w:val="Titre3"/>
      </w:pPr>
      <w:r w:rsidRPr="00D14AF0">
        <w:t>GeologicUnitView</w:t>
      </w:r>
    </w:p>
    <w:p w14:paraId="00E34348" w14:textId="77777777" w:rsidR="00276AD3" w:rsidRDefault="00276AD3" w:rsidP="002D30FE">
      <w:pPr>
        <w:rPr>
          <w:lang w:val="en-CA"/>
        </w:rPr>
      </w:pPr>
    </w:p>
    <w:p w14:paraId="2998E199" w14:textId="77777777" w:rsidR="00276AD3" w:rsidRDefault="00276AD3" w:rsidP="00276AD3">
      <w:pPr>
        <w:keepNext/>
      </w:pPr>
      <w:r w:rsidRPr="00276AD3">
        <w:rPr>
          <w:noProof/>
          <w:lang w:val="en-CA" w:eastAsia="en-CA"/>
        </w:rPr>
        <w:drawing>
          <wp:inline distT="0" distB="0" distL="0" distR="0" wp14:anchorId="5396FEE9" wp14:editId="62BE0B4E">
            <wp:extent cx="2514951" cy="33532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514951" cy="3353268"/>
                    </a:xfrm>
                    <a:prstGeom prst="rect">
                      <a:avLst/>
                    </a:prstGeom>
                  </pic:spPr>
                </pic:pic>
              </a:graphicData>
            </a:graphic>
          </wp:inline>
        </w:drawing>
      </w:r>
    </w:p>
    <w:p w14:paraId="69136626" w14:textId="77777777" w:rsidR="00276AD3" w:rsidRDefault="00276AD3" w:rsidP="00276AD3">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8</w:t>
      </w:r>
      <w:r w:rsidR="00676158">
        <w:rPr>
          <w:noProof/>
        </w:rPr>
        <w:fldChar w:fldCharType="end"/>
      </w:r>
      <w:r>
        <w:t xml:space="preserve"> GeologicUnitView class</w:t>
      </w:r>
    </w:p>
    <w:p w14:paraId="2842B4A8" w14:textId="77777777" w:rsidR="00276AD3" w:rsidRDefault="00276AD3" w:rsidP="00276AD3">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221961F5" w14:textId="77777777" w:rsidR="00792D31" w:rsidRDefault="00792D31" w:rsidP="00276AD3"/>
    <w:p w14:paraId="42CFAE13" w14:textId="77777777" w:rsidR="00AC5088" w:rsidRDefault="00AC5088" w:rsidP="00AC5088">
      <w:pPr>
        <w:pStyle w:val="Lgende"/>
        <w:keepNext/>
      </w:pPr>
      <w:r>
        <w:t xml:space="preserve">Table </w:t>
      </w:r>
      <w:r w:rsidR="00676158">
        <w:fldChar w:fldCharType="begin"/>
      </w:r>
      <w:r w:rsidR="00676158">
        <w:instrText xml:space="preserve"> SEQ Table \* ARAB</w:instrText>
      </w:r>
      <w:r w:rsidR="00676158">
        <w:instrText xml:space="preserve">IC </w:instrText>
      </w:r>
      <w:r w:rsidR="00676158">
        <w:fldChar w:fldCharType="separate"/>
      </w:r>
      <w:r w:rsidR="00C80D4B">
        <w:rPr>
          <w:noProof/>
        </w:rPr>
        <w:t>2</w:t>
      </w:r>
      <w:r w:rsidR="00676158">
        <w:rPr>
          <w:noProof/>
        </w:rPr>
        <w:fldChar w:fldCharType="end"/>
      </w:r>
      <w:r>
        <w:t xml:space="preserve"> : GeologicUnitView properties</w:t>
      </w:r>
    </w:p>
    <w:tbl>
      <w:tblPr>
        <w:tblStyle w:val="Ombrageclair"/>
        <w:tblW w:w="0" w:type="auto"/>
        <w:tblLayout w:type="fixed"/>
        <w:tblLook w:val="04A0" w:firstRow="1" w:lastRow="0" w:firstColumn="1" w:lastColumn="0" w:noHBand="0" w:noVBand="1"/>
      </w:tblPr>
      <w:tblGrid>
        <w:gridCol w:w="2235"/>
        <w:gridCol w:w="1701"/>
        <w:gridCol w:w="4920"/>
      </w:tblGrid>
      <w:tr w:rsidR="00AC5088" w:rsidRPr="00761F44" w14:paraId="34688F97" w14:textId="77777777" w:rsidTr="00761F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455DFFA"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t>Property</w:t>
            </w:r>
          </w:p>
        </w:tc>
        <w:tc>
          <w:tcPr>
            <w:tcW w:w="1701" w:type="dxa"/>
          </w:tcPr>
          <w:p w14:paraId="5D7E41D3"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w:t>
            </w:r>
          </w:p>
        </w:tc>
        <w:tc>
          <w:tcPr>
            <w:tcW w:w="4920" w:type="dxa"/>
          </w:tcPr>
          <w:p w14:paraId="4FB02AD8" w14:textId="77777777" w:rsidR="00792D31" w:rsidRPr="00761F44" w:rsidRDefault="00792D31" w:rsidP="00276AD3">
            <w:pPr>
              <w:cnfStyle w:val="100000000000" w:firstRow="1"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Description</w:t>
            </w:r>
          </w:p>
        </w:tc>
      </w:tr>
      <w:tr w:rsidR="00AC5088" w:rsidRPr="00761F44" w14:paraId="26A4DEFE"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A5955A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Identifier</w:t>
            </w:r>
          </w:p>
        </w:tc>
        <w:tc>
          <w:tcPr>
            <w:tcW w:w="1701" w:type="dxa"/>
          </w:tcPr>
          <w:p w14:paraId="403760D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278B50BB"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rPr>
              <w:t>Globally unique identifer. Should have the same value as the corresponding GeoSciML MappedFeature.</w:t>
            </w:r>
          </w:p>
        </w:tc>
      </w:tr>
      <w:tr w:rsidR="00AC5088" w:rsidRPr="00761F44" w14:paraId="293CCC5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1E0B6D93" w14:textId="77777777" w:rsidR="00792D31" w:rsidRPr="00761F44" w:rsidRDefault="00792D31" w:rsidP="00276AD3">
            <w:pPr>
              <w:rPr>
                <w:rFonts w:asciiTheme="minorHAnsi" w:hAnsiTheme="minorHAnsi" w:cs="Arial"/>
                <w:sz w:val="20"/>
                <w:szCs w:val="20"/>
              </w:rPr>
            </w:pPr>
            <w:r w:rsidRPr="00761F44">
              <w:rPr>
                <w:rFonts w:asciiTheme="minorHAnsi" w:hAnsiTheme="minorHAnsi" w:cs="Arial"/>
                <w:sz w:val="20"/>
                <w:szCs w:val="20"/>
              </w:rPr>
              <w:lastRenderedPageBreak/>
              <w:t>Name</w:t>
            </w:r>
          </w:p>
        </w:tc>
        <w:tc>
          <w:tcPr>
            <w:tcW w:w="1701" w:type="dxa"/>
          </w:tcPr>
          <w:p w14:paraId="377755D4"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78246D0B"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Display name for the the GeologicalUnit.</w:t>
            </w:r>
          </w:p>
          <w:p w14:paraId="287846B1" w14:textId="77777777" w:rsidR="00792D31" w:rsidRPr="00761F44" w:rsidRDefault="00792D31"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28EAF6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C780FDB"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d</w:t>
            </w:r>
            <w:r w:rsidR="00170B70" w:rsidRPr="00761F44">
              <w:rPr>
                <w:rFonts w:asciiTheme="minorHAnsi" w:hAnsiTheme="minorHAnsi" w:cs="Arial"/>
                <w:sz w:val="20"/>
                <w:szCs w:val="20"/>
              </w:rPr>
              <w:t>escription</w:t>
            </w:r>
          </w:p>
        </w:tc>
        <w:tc>
          <w:tcPr>
            <w:tcW w:w="1701" w:type="dxa"/>
          </w:tcPr>
          <w:p w14:paraId="45050DC3"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DEDDD6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description of the GeologicUnit, typically taken from an entry on a geological map legend.</w:t>
            </w:r>
          </w:p>
          <w:p w14:paraId="5954E53B"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0FC60837"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90545EC"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eologicUnitType</w:t>
            </w:r>
          </w:p>
        </w:tc>
        <w:tc>
          <w:tcPr>
            <w:tcW w:w="1701" w:type="dxa"/>
          </w:tcPr>
          <w:p w14:paraId="3A586619"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C518E1E"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Type of GeologicUnit (as defined in GeoSciML).</w:t>
            </w:r>
          </w:p>
        </w:tc>
      </w:tr>
      <w:tr w:rsidR="00AC5088" w:rsidRPr="00761F44" w14:paraId="63049BA8"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B35EE70"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r</w:t>
            </w:r>
            <w:r w:rsidR="00170B70" w:rsidRPr="00761F44">
              <w:rPr>
                <w:rFonts w:asciiTheme="minorHAnsi" w:hAnsiTheme="minorHAnsi" w:cs="Arial"/>
                <w:sz w:val="20"/>
                <w:szCs w:val="20"/>
              </w:rPr>
              <w:t>ank</w:t>
            </w:r>
          </w:p>
        </w:tc>
        <w:tc>
          <w:tcPr>
            <w:tcW w:w="1701" w:type="dxa"/>
          </w:tcPr>
          <w:p w14:paraId="1F090AF8"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8F67C2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Rank of GeologicUnit (as defined by ISC. eg; group, formation, member).</w:t>
            </w:r>
          </w:p>
        </w:tc>
      </w:tr>
      <w:tr w:rsidR="00AC5088" w:rsidRPr="00761F44" w14:paraId="641B41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2D47989"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l</w:t>
            </w:r>
            <w:r w:rsidR="00170B70" w:rsidRPr="00761F44">
              <w:rPr>
                <w:rFonts w:asciiTheme="minorHAnsi" w:hAnsiTheme="minorHAnsi" w:cs="Arial"/>
                <w:sz w:val="20"/>
                <w:szCs w:val="20"/>
              </w:rPr>
              <w:t>ithology</w:t>
            </w:r>
          </w:p>
        </w:tc>
        <w:tc>
          <w:tcPr>
            <w:tcW w:w="1701" w:type="dxa"/>
          </w:tcPr>
          <w:p w14:paraId="6C47601F"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093F7FEC" w14:textId="77777777" w:rsidR="00792D31"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Text (possibly formatted with formal syntax) description of the GeologicUnit's lithology.</w:t>
            </w:r>
          </w:p>
        </w:tc>
      </w:tr>
      <w:tr w:rsidR="00AC5088" w:rsidRPr="00761F44" w14:paraId="0EB17859"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4AE7646" w14:textId="77777777" w:rsidR="00792D31" w:rsidRPr="00761F44" w:rsidRDefault="006209EF" w:rsidP="00276AD3">
            <w:pPr>
              <w:rPr>
                <w:rFonts w:asciiTheme="minorHAnsi" w:hAnsiTheme="minorHAnsi" w:cs="Arial"/>
                <w:sz w:val="20"/>
                <w:szCs w:val="20"/>
              </w:rPr>
            </w:pPr>
            <w:r w:rsidRPr="00761F44">
              <w:rPr>
                <w:rFonts w:asciiTheme="minorHAnsi" w:hAnsiTheme="minorHAnsi" w:cs="Arial"/>
                <w:sz w:val="20"/>
                <w:szCs w:val="20"/>
              </w:rPr>
              <w:t>g</w:t>
            </w:r>
            <w:r w:rsidR="00170B70" w:rsidRPr="00761F44">
              <w:rPr>
                <w:rFonts w:asciiTheme="minorHAnsi" w:hAnsiTheme="minorHAnsi" w:cs="Arial"/>
                <w:sz w:val="20"/>
                <w:szCs w:val="20"/>
              </w:rPr>
              <w:t>eologicHistory</w:t>
            </w:r>
          </w:p>
        </w:tc>
        <w:tc>
          <w:tcPr>
            <w:tcW w:w="1701" w:type="dxa"/>
          </w:tcPr>
          <w:p w14:paraId="33FC09D0" w14:textId="77777777" w:rsidR="00792D31"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671134B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cs="Arial"/>
                <w:sz w:val="20"/>
                <w:szCs w:val="20"/>
                <w:lang w:val="en-CA"/>
              </w:rPr>
              <w:t>Text (possibly formatted with formal syntax) description of the age of the GeologicUnit (where age is a sequence of events and may include process and environment information).</w:t>
            </w:r>
          </w:p>
          <w:p w14:paraId="1A216878" w14:textId="77777777" w:rsidR="00792D31" w:rsidRPr="00761F44" w:rsidRDefault="00792D31"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p>
        </w:tc>
      </w:tr>
      <w:tr w:rsidR="00AC5088" w:rsidRPr="00761F44" w14:paraId="120D0FAB"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9629D0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numericOlderAge</w:t>
            </w:r>
          </w:p>
        </w:tc>
        <w:tc>
          <w:tcPr>
            <w:tcW w:w="1701" w:type="dxa"/>
          </w:tcPr>
          <w:p w14:paraId="672E5C25"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7891F2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Older age in numerical representation in Ma.</w:t>
            </w:r>
          </w:p>
        </w:tc>
      </w:tr>
      <w:tr w:rsidR="00AC5088" w:rsidRPr="00761F44" w14:paraId="198B194F"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A1EDA15"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numericYoungerAge</w:t>
            </w:r>
          </w:p>
        </w:tc>
        <w:tc>
          <w:tcPr>
            <w:tcW w:w="1701" w:type="dxa"/>
          </w:tcPr>
          <w:p w14:paraId="2CA10BA1"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Real</w:t>
            </w:r>
          </w:p>
        </w:tc>
        <w:tc>
          <w:tcPr>
            <w:tcW w:w="4920" w:type="dxa"/>
          </w:tcPr>
          <w:p w14:paraId="3947FB93"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Younger age in numerical representation in Ma</w:t>
            </w:r>
          </w:p>
        </w:tc>
      </w:tr>
      <w:tr w:rsidR="00AC5088" w:rsidRPr="00761F44" w14:paraId="072B4EF8"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0856BC8D"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observationMethod</w:t>
            </w:r>
          </w:p>
        </w:tc>
        <w:tc>
          <w:tcPr>
            <w:tcW w:w="1701" w:type="dxa"/>
          </w:tcPr>
          <w:p w14:paraId="028C2054"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54C0E558"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tc>
      </w:tr>
      <w:tr w:rsidR="00AC5088" w:rsidRPr="00761F44" w14:paraId="742F1733"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3813D16"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positionalAccuracy</w:t>
            </w:r>
          </w:p>
        </w:tc>
        <w:tc>
          <w:tcPr>
            <w:tcW w:w="1701" w:type="dxa"/>
          </w:tcPr>
          <w:p w14:paraId="3011494A"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22355C9F"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Quantitative values define the radius of an uncertainty buffer around a mappedFeature (eg: a positionAccuracy of 100 m for a line feature defines a buffer polygon of total width 200 m centred on the line).</w:t>
            </w:r>
          </w:p>
        </w:tc>
      </w:tr>
      <w:tr w:rsidR="00AC5088" w:rsidRPr="00761F44" w14:paraId="7E4003F9"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4D99FEC1"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ource</w:t>
            </w:r>
          </w:p>
        </w:tc>
        <w:tc>
          <w:tcPr>
            <w:tcW w:w="1701" w:type="dxa"/>
          </w:tcPr>
          <w:p w14:paraId="27CF1C70" w14:textId="77777777" w:rsidR="00170B70" w:rsidRPr="00761F44" w:rsidRDefault="00AC5088"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4F82C4DC"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66C7136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lang w:val="en-CA"/>
              </w:rPr>
            </w:pPr>
          </w:p>
        </w:tc>
      </w:tr>
      <w:tr w:rsidR="00AC5088" w:rsidRPr="00761F44" w14:paraId="005E5945"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8E55214"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geologicUnitType_uri</w:t>
            </w:r>
          </w:p>
        </w:tc>
        <w:tc>
          <w:tcPr>
            <w:tcW w:w="1701" w:type="dxa"/>
          </w:tcPr>
          <w:p w14:paraId="108AB564"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45D7500"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lang w:val="en-CA"/>
              </w:rPr>
            </w:pPr>
            <w:r w:rsidRPr="00761F44">
              <w:rPr>
                <w:rFonts w:asciiTheme="minorHAnsi" w:hAnsiTheme="minorHAnsi"/>
                <w:sz w:val="20"/>
                <w:szCs w:val="20"/>
              </w:rPr>
              <w:t>URI referring to a controlled concept from a vocabulary defining the GeologicUnit types. Mandatory property - if not value is provided then a URI referring to a controlled concept explaining why the value is nil must be provided.</w:t>
            </w:r>
          </w:p>
        </w:tc>
      </w:tr>
      <w:tr w:rsidR="00170B70" w:rsidRPr="00761F44" w14:paraId="18F9E006"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E935E7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representativeLithology_uri</w:t>
            </w:r>
          </w:p>
        </w:tc>
        <w:tc>
          <w:tcPr>
            <w:tcW w:w="1701" w:type="dxa"/>
          </w:tcPr>
          <w:p w14:paraId="369CEAFB"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CEF73EE"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characteristic or represntative lithology of the unit. This may be a concept that defines the super-type of all lithology values present within a GeologicUnit or a concept defining the lithology of the dominant CompositionPart (as defined in GeoSciML) of the unit.</w:t>
            </w:r>
          </w:p>
          <w:p w14:paraId="493F35A5"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170B70" w:rsidRPr="00761F44" w14:paraId="48C40620"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513FAEE"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lastRenderedPageBreak/>
              <w:t>representativeAge_uri</w:t>
            </w:r>
          </w:p>
        </w:tc>
        <w:tc>
          <w:tcPr>
            <w:tcW w:w="1701" w:type="dxa"/>
          </w:tcPr>
          <w:p w14:paraId="2A8E5182"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30D9A1E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61F44">
              <w:rPr>
                <w:rFonts w:asciiTheme="minorHAnsi" w:hAnsiTheme="minorHAnsi" w:cs="Segoe UI"/>
                <w:sz w:val="20"/>
                <w:szCs w:val="20"/>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p w14:paraId="2825AF5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170B70" w:rsidRPr="00761F44" w14:paraId="7BD3C9A4"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232BE6F3"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representativeOlderAge_uri</w:t>
            </w:r>
          </w:p>
        </w:tc>
        <w:tc>
          <w:tcPr>
            <w:tcW w:w="1701" w:type="dxa"/>
          </w:tcPr>
          <w:p w14:paraId="6647AC47"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66A8FBE1"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377C491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6EB8FC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representativeYoungerAge_uri</w:t>
            </w:r>
          </w:p>
        </w:tc>
        <w:tc>
          <w:tcPr>
            <w:tcW w:w="1701" w:type="dxa"/>
          </w:tcPr>
          <w:p w14:paraId="15F811ED"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p>
        </w:tc>
        <w:tc>
          <w:tcPr>
            <w:tcW w:w="4920" w:type="dxa"/>
          </w:tcPr>
          <w:p w14:paraId="68D466E5"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170B70" w:rsidRPr="00761F44" w14:paraId="57251F32"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360BDDE7"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pecification_uri</w:t>
            </w:r>
          </w:p>
        </w:tc>
        <w:tc>
          <w:tcPr>
            <w:tcW w:w="1701" w:type="dxa"/>
          </w:tcPr>
          <w:p w14:paraId="004CC0C3"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1B8BA427" w14:textId="77777777" w:rsidR="00170B70" w:rsidRPr="00761F44" w:rsidRDefault="00170B70"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the GeoSciML GeologicUnit feature that describes the instance in detail. Mandatory property - if not value is provided then a URI referring to a controlled concept explaining why the value is nil must be provided.</w:t>
            </w:r>
          </w:p>
        </w:tc>
      </w:tr>
      <w:tr w:rsidR="00170B70" w:rsidRPr="00761F44" w14:paraId="45F5A246"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462A9DC6"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m</w:t>
            </w:r>
            <w:r w:rsidR="00170B70" w:rsidRPr="00761F44">
              <w:rPr>
                <w:rFonts w:asciiTheme="minorHAnsi" w:hAnsiTheme="minorHAnsi" w:cs="Arial"/>
                <w:sz w:val="20"/>
                <w:szCs w:val="20"/>
              </w:rPr>
              <w:t>etadata_uri</w:t>
            </w:r>
          </w:p>
        </w:tc>
        <w:tc>
          <w:tcPr>
            <w:tcW w:w="1701" w:type="dxa"/>
          </w:tcPr>
          <w:p w14:paraId="6BF3A23F"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URI</w:t>
            </w:r>
          </w:p>
        </w:tc>
        <w:tc>
          <w:tcPr>
            <w:tcW w:w="4920" w:type="dxa"/>
          </w:tcPr>
          <w:p w14:paraId="7CA44B9C" w14:textId="77777777" w:rsidR="00170B70" w:rsidRPr="00761F44" w:rsidRDefault="00170B70"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URI referring to a metadata record describing the provenance of data.</w:t>
            </w:r>
          </w:p>
        </w:tc>
      </w:tr>
      <w:tr w:rsidR="00170B70" w:rsidRPr="00761F44" w14:paraId="549BF053"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7B5F21FB" w14:textId="77777777" w:rsidR="00170B70" w:rsidRPr="00761F44" w:rsidRDefault="00170B70" w:rsidP="00276AD3">
            <w:pPr>
              <w:rPr>
                <w:rFonts w:asciiTheme="minorHAnsi" w:hAnsiTheme="minorHAnsi" w:cs="Arial"/>
                <w:sz w:val="20"/>
                <w:szCs w:val="20"/>
              </w:rPr>
            </w:pPr>
            <w:r w:rsidRPr="00761F44">
              <w:rPr>
                <w:rFonts w:asciiTheme="minorHAnsi" w:hAnsiTheme="minorHAnsi" w:cs="Arial"/>
                <w:sz w:val="20"/>
                <w:szCs w:val="20"/>
              </w:rPr>
              <w:t>genericSymbolizer</w:t>
            </w:r>
          </w:p>
        </w:tc>
        <w:tc>
          <w:tcPr>
            <w:tcW w:w="1701" w:type="dxa"/>
          </w:tcPr>
          <w:p w14:paraId="0BA79020"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CharacterString</w:t>
            </w:r>
          </w:p>
        </w:tc>
        <w:tc>
          <w:tcPr>
            <w:tcW w:w="4920" w:type="dxa"/>
          </w:tcPr>
          <w:p w14:paraId="3650CB81"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Identifier for a symbol from standard (locally or community defined) symbolization scheme for portrayal.</w:t>
            </w:r>
          </w:p>
        </w:tc>
      </w:tr>
      <w:tr w:rsidR="00170B70" w:rsidRPr="00761F44" w14:paraId="48C23C91" w14:textId="77777777" w:rsidTr="00761F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D5F7F88" w14:textId="77777777" w:rsidR="00170B70" w:rsidRPr="00761F44" w:rsidRDefault="006209EF" w:rsidP="00276AD3">
            <w:pPr>
              <w:rPr>
                <w:rFonts w:asciiTheme="minorHAnsi" w:hAnsiTheme="minorHAnsi" w:cs="Arial"/>
                <w:sz w:val="20"/>
                <w:szCs w:val="20"/>
              </w:rPr>
            </w:pPr>
            <w:r w:rsidRPr="00761F44">
              <w:rPr>
                <w:rFonts w:asciiTheme="minorHAnsi" w:hAnsiTheme="minorHAnsi" w:cs="Arial"/>
                <w:sz w:val="20"/>
                <w:szCs w:val="20"/>
              </w:rPr>
              <w:t>s</w:t>
            </w:r>
            <w:r w:rsidR="00170B70" w:rsidRPr="00761F44">
              <w:rPr>
                <w:rFonts w:asciiTheme="minorHAnsi" w:hAnsiTheme="minorHAnsi" w:cs="Arial"/>
                <w:sz w:val="20"/>
                <w:szCs w:val="20"/>
              </w:rPr>
              <w:t>hape</w:t>
            </w:r>
          </w:p>
        </w:tc>
        <w:tc>
          <w:tcPr>
            <w:tcW w:w="1701" w:type="dxa"/>
          </w:tcPr>
          <w:p w14:paraId="53AC8D60" w14:textId="77777777" w:rsidR="00170B70" w:rsidRPr="00761F44" w:rsidRDefault="00170B70" w:rsidP="00276AD3">
            <w:pPr>
              <w:cnfStyle w:val="000000100000" w:firstRow="0" w:lastRow="0" w:firstColumn="0" w:lastColumn="0" w:oddVBand="0" w:evenVBand="0" w:oddHBand="1" w:evenHBand="0" w:firstRowFirstColumn="0" w:firstRowLastColumn="0" w:lastRowFirstColumn="0" w:lastRowLastColumn="0"/>
              <w:rPr>
                <w:rFonts w:asciiTheme="minorHAnsi" w:hAnsiTheme="minorHAnsi" w:cs="Arial"/>
                <w:sz w:val="20"/>
                <w:szCs w:val="20"/>
              </w:rPr>
            </w:pPr>
            <w:r w:rsidRPr="00761F44">
              <w:rPr>
                <w:rFonts w:asciiTheme="minorHAnsi" w:hAnsiTheme="minorHAnsi" w:cs="Arial"/>
                <w:sz w:val="20"/>
                <w:szCs w:val="20"/>
              </w:rPr>
              <w:t>GM_Object</w:t>
            </w:r>
          </w:p>
        </w:tc>
        <w:tc>
          <w:tcPr>
            <w:tcW w:w="4920" w:type="dxa"/>
          </w:tcPr>
          <w:p w14:paraId="1DB87737" w14:textId="77777777" w:rsidR="00170B70" w:rsidRPr="00761F44" w:rsidRDefault="00AC5088" w:rsidP="00170B70">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Geometry defining the extent of the feature of interest.</w:t>
            </w:r>
          </w:p>
        </w:tc>
      </w:tr>
      <w:tr w:rsidR="00170B70" w:rsidRPr="00761F44" w14:paraId="78F28D8C" w14:textId="77777777" w:rsidTr="00761F44">
        <w:tc>
          <w:tcPr>
            <w:cnfStyle w:val="001000000000" w:firstRow="0" w:lastRow="0" w:firstColumn="1" w:lastColumn="0" w:oddVBand="0" w:evenVBand="0" w:oddHBand="0" w:evenHBand="0" w:firstRowFirstColumn="0" w:firstRowLastColumn="0" w:lastRowFirstColumn="0" w:lastRowLastColumn="0"/>
            <w:tcW w:w="2235" w:type="dxa"/>
          </w:tcPr>
          <w:p w14:paraId="5E9A5A5F" w14:textId="77777777" w:rsidR="00170B70" w:rsidRPr="00761F44" w:rsidRDefault="00170B70" w:rsidP="00276AD3">
            <w:pPr>
              <w:rPr>
                <w:rFonts w:asciiTheme="minorHAnsi" w:hAnsiTheme="minorHAnsi" w:cs="Arial"/>
                <w:i/>
                <w:sz w:val="20"/>
                <w:szCs w:val="20"/>
              </w:rPr>
            </w:pPr>
            <w:r w:rsidRPr="00761F44">
              <w:rPr>
                <w:rFonts w:asciiTheme="minorHAnsi" w:hAnsiTheme="minorHAnsi" w:cs="Arial"/>
                <w:i/>
                <w:sz w:val="20"/>
                <w:szCs w:val="20"/>
              </w:rPr>
              <w:t>any</w:t>
            </w:r>
          </w:p>
        </w:tc>
        <w:tc>
          <w:tcPr>
            <w:tcW w:w="1701" w:type="dxa"/>
          </w:tcPr>
          <w:p w14:paraId="6289C43A" w14:textId="77777777" w:rsidR="00170B70" w:rsidRPr="00761F44" w:rsidRDefault="00170B70" w:rsidP="00276AD3">
            <w:pPr>
              <w:cnfStyle w:val="000000000000" w:firstRow="0" w:lastRow="0" w:firstColumn="0" w:lastColumn="0" w:oddVBand="0" w:evenVBand="0" w:oddHBand="0" w:evenHBand="0" w:firstRowFirstColumn="0" w:firstRowLastColumn="0" w:lastRowFirstColumn="0" w:lastRowLastColumn="0"/>
              <w:rPr>
                <w:rFonts w:asciiTheme="minorHAnsi" w:hAnsiTheme="minorHAnsi" w:cs="Arial"/>
                <w:sz w:val="20"/>
                <w:szCs w:val="20"/>
              </w:rPr>
            </w:pPr>
          </w:p>
        </w:tc>
        <w:tc>
          <w:tcPr>
            <w:tcW w:w="4920" w:type="dxa"/>
          </w:tcPr>
          <w:p w14:paraId="5A39DD7B" w14:textId="77777777" w:rsidR="00170B70" w:rsidRPr="00761F44" w:rsidRDefault="00AC5088" w:rsidP="00170B70">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761F44">
              <w:rPr>
                <w:rFonts w:asciiTheme="minorHAnsi" w:hAnsiTheme="minorHAnsi"/>
                <w:sz w:val="20"/>
                <w:szCs w:val="20"/>
              </w:rPr>
              <w:t>A placeholder allowing any user-defined attributes to be delivered in addition to those specified above.</w:t>
            </w:r>
          </w:p>
        </w:tc>
      </w:tr>
    </w:tbl>
    <w:p w14:paraId="0C2D3A36" w14:textId="77777777" w:rsidR="00792D31" w:rsidRDefault="00792D31" w:rsidP="00276AD3"/>
    <w:p w14:paraId="3E1ED0F4" w14:textId="77777777" w:rsidR="00792D31" w:rsidRDefault="00792D31" w:rsidP="00276AD3"/>
    <w:p w14:paraId="3F430857"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76AD3" w:rsidRPr="00D12552" w14:paraId="7FB32D83" w14:textId="77777777" w:rsidTr="00792D31">
        <w:trPr>
          <w:cantSplit/>
        </w:trPr>
        <w:tc>
          <w:tcPr>
            <w:tcW w:w="4219" w:type="dxa"/>
            <w:tcBorders>
              <w:right w:val="nil"/>
            </w:tcBorders>
            <w:shd w:val="clear" w:color="auto" w:fill="auto"/>
          </w:tcPr>
          <w:p w14:paraId="09A3DA6F" w14:textId="77777777" w:rsidR="00276AD3" w:rsidRPr="00D12552" w:rsidRDefault="00276AD3" w:rsidP="00276AD3">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geologicunitview-identifier</w:t>
            </w:r>
          </w:p>
        </w:tc>
        <w:tc>
          <w:tcPr>
            <w:tcW w:w="4678" w:type="dxa"/>
            <w:tcBorders>
              <w:left w:val="nil"/>
            </w:tcBorders>
            <w:shd w:val="clear" w:color="auto" w:fill="auto"/>
          </w:tcPr>
          <w:p w14:paraId="6DFF8C38" w14:textId="77777777" w:rsidR="00276AD3" w:rsidRPr="00D12552" w:rsidRDefault="00276AD3" w:rsidP="00792D31">
            <w:pPr>
              <w:pStyle w:val="Tabletext10"/>
              <w:jc w:val="left"/>
              <w:rPr>
                <w:rStyle w:val="reqtext"/>
                <w:lang w:val="en-CA"/>
              </w:rPr>
            </w:pPr>
            <w:commentRangeStart w:id="209"/>
            <w:r>
              <w:rPr>
                <w:rStyle w:val="reqtext"/>
                <w:lang w:val="en-CA"/>
              </w:rPr>
              <w:t>GeologicUnitView identifier SHALL correspond to and instance of MappedFeature</w:t>
            </w:r>
            <w:commentRangeEnd w:id="209"/>
            <w:r>
              <w:rPr>
                <w:rStyle w:val="Marquedecommentaire"/>
                <w:rFonts w:ascii="Times New Roman" w:eastAsia="Times New Roman" w:hAnsi="Times New Roman"/>
                <w:lang w:val="en-US" w:eastAsia="en-US"/>
              </w:rPr>
              <w:commentReference w:id="209"/>
            </w:r>
          </w:p>
        </w:tc>
      </w:tr>
    </w:tbl>
    <w:p w14:paraId="17E5ED75" w14:textId="77777777" w:rsidR="00276AD3" w:rsidRDefault="00276AD3"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56215F5D" w14:textId="77777777" w:rsidTr="00792D31">
        <w:trPr>
          <w:cantSplit/>
        </w:trPr>
        <w:tc>
          <w:tcPr>
            <w:tcW w:w="4219" w:type="dxa"/>
            <w:tcBorders>
              <w:right w:val="nil"/>
            </w:tcBorders>
            <w:shd w:val="clear" w:color="auto" w:fill="auto"/>
          </w:tcPr>
          <w:p w14:paraId="6AD36683" w14:textId="77777777" w:rsidR="001D519F" w:rsidRPr="00D12552" w:rsidRDefault="001D519F" w:rsidP="001D519F">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geologicunitview-geologicunit-type</w:t>
            </w:r>
          </w:p>
        </w:tc>
        <w:tc>
          <w:tcPr>
            <w:tcW w:w="4678" w:type="dxa"/>
            <w:tcBorders>
              <w:left w:val="nil"/>
            </w:tcBorders>
            <w:shd w:val="clear" w:color="auto" w:fill="auto"/>
          </w:tcPr>
          <w:p w14:paraId="4B109498" w14:textId="77777777" w:rsidR="001D519F" w:rsidRPr="00D12552" w:rsidRDefault="00C71FFD" w:rsidP="001D519F">
            <w:pPr>
              <w:pStyle w:val="Tabletext10"/>
              <w:jc w:val="left"/>
              <w:rPr>
                <w:rStyle w:val="reqtext"/>
                <w:lang w:val="en-CA"/>
              </w:rPr>
            </w:pPr>
            <w:r>
              <w:rPr>
                <w:rStyle w:val="reqtext"/>
                <w:lang w:val="en-CA"/>
              </w:rPr>
              <w:t>G</w:t>
            </w:r>
            <w:r w:rsidR="001D519F">
              <w:rPr>
                <w:rStyle w:val="reqtext"/>
                <w:lang w:val="en-CA"/>
              </w:rPr>
              <w:t xml:space="preserve">eologicUnitType_uri value SHALL </w:t>
            </w:r>
            <w:r w:rsidR="001D519F" w:rsidRPr="001D519F">
              <w:rPr>
                <w:rStyle w:val="reqtext"/>
                <w:lang w:val="en-CA"/>
              </w:rPr>
              <w:t>re</w:t>
            </w:r>
            <w:r w:rsidR="001D519F">
              <w:rPr>
                <w:rStyle w:val="reqtext"/>
                <w:lang w:val="en-CA"/>
              </w:rPr>
              <w:t>fer</w:t>
            </w:r>
            <w:r w:rsidR="001D519F" w:rsidRPr="001D519F">
              <w:rPr>
                <w:rStyle w:val="reqtext"/>
                <w:lang w:val="en-CA"/>
              </w:rPr>
              <w:t xml:space="preserve"> to a controlled concept from a vocabulary defining the GeologicUnit types</w:t>
            </w:r>
            <w:r w:rsidR="001D519F">
              <w:rPr>
                <w:rStyle w:val="reqtext"/>
                <w:lang w:val="en-CA"/>
              </w:rPr>
              <w:t xml:space="preserve"> or a</w:t>
            </w:r>
            <w:r w:rsidR="001D519F" w:rsidRPr="001D519F">
              <w:rPr>
                <w:rStyle w:val="reqtext"/>
                <w:lang w:val="en-CA"/>
              </w:rPr>
              <w:t xml:space="preserve"> controlled concept </w:t>
            </w:r>
            <w:r w:rsidR="001D519F">
              <w:rPr>
                <w:rStyle w:val="reqtext"/>
                <w:lang w:val="en-CA"/>
              </w:rPr>
              <w:t>explaining why the value is nil.</w:t>
            </w:r>
          </w:p>
        </w:tc>
      </w:tr>
    </w:tbl>
    <w:p w14:paraId="59544BF3"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D519F" w:rsidRPr="00D12552" w14:paraId="7AE0E8E6" w14:textId="77777777" w:rsidTr="00792D31">
        <w:trPr>
          <w:cantSplit/>
        </w:trPr>
        <w:tc>
          <w:tcPr>
            <w:tcW w:w="4219" w:type="dxa"/>
            <w:tcBorders>
              <w:right w:val="nil"/>
            </w:tcBorders>
            <w:shd w:val="clear" w:color="auto" w:fill="auto"/>
          </w:tcPr>
          <w:p w14:paraId="11F288F7" w14:textId="77777777" w:rsidR="001D519F" w:rsidRPr="00D12552" w:rsidRDefault="001D519F" w:rsidP="001D519F">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geologicunitview-representativeLithology</w:t>
            </w:r>
          </w:p>
        </w:tc>
        <w:tc>
          <w:tcPr>
            <w:tcW w:w="4678" w:type="dxa"/>
            <w:tcBorders>
              <w:left w:val="nil"/>
            </w:tcBorders>
            <w:shd w:val="clear" w:color="auto" w:fill="auto"/>
          </w:tcPr>
          <w:p w14:paraId="207D1D7C" w14:textId="77777777" w:rsidR="001D519F" w:rsidRPr="00D12552" w:rsidRDefault="00C71FFD" w:rsidP="001D519F">
            <w:pPr>
              <w:pStyle w:val="Tabletext10"/>
              <w:jc w:val="left"/>
              <w:rPr>
                <w:rStyle w:val="reqtext"/>
                <w:lang w:val="en-CA"/>
              </w:rPr>
            </w:pPr>
            <w:r>
              <w:rPr>
                <w:rStyle w:val="reqtext"/>
                <w:lang w:val="en-CA"/>
              </w:rPr>
              <w:t>R</w:t>
            </w:r>
            <w:r w:rsidR="001D519F" w:rsidRPr="001D519F">
              <w:rPr>
                <w:rStyle w:val="reqtext"/>
                <w:lang w:val="en-CA"/>
              </w:rPr>
              <w:t>epresentativeLithology</w:t>
            </w:r>
            <w:r w:rsidR="00C009EA">
              <w:rPr>
                <w:rStyle w:val="reqtext"/>
                <w:lang w:val="en-CA"/>
              </w:rPr>
              <w:t>_uri</w:t>
            </w:r>
            <w:r w:rsidR="001D519F" w:rsidRPr="001D519F">
              <w:rPr>
                <w:rStyle w:val="reqtext"/>
                <w:lang w:val="en-CA"/>
              </w:rPr>
              <w:t xml:space="preserve"> </w:t>
            </w:r>
            <w:r w:rsidR="001D519F">
              <w:rPr>
                <w:rStyle w:val="reqtext"/>
                <w:lang w:val="en-CA"/>
              </w:rPr>
              <w:t xml:space="preserve"> value SHALL refer</w:t>
            </w:r>
            <w:r w:rsidR="001D519F" w:rsidRPr="001D519F">
              <w:rPr>
                <w:rStyle w:val="reqtext"/>
                <w:lang w:val="en-CA"/>
              </w:rPr>
              <w:t xml:space="preserve"> to a controlled concept specifying the characteristic or repres</w:t>
            </w:r>
            <w:r w:rsidR="001D519F">
              <w:rPr>
                <w:rStyle w:val="reqtext"/>
                <w:lang w:val="en-CA"/>
              </w:rPr>
              <w:t>e</w:t>
            </w:r>
            <w:r w:rsidR="001D519F"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2153AB01"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09EA" w:rsidRPr="00D12552" w14:paraId="5A7F9601" w14:textId="77777777" w:rsidTr="00792D31">
        <w:trPr>
          <w:cantSplit/>
        </w:trPr>
        <w:tc>
          <w:tcPr>
            <w:tcW w:w="4219" w:type="dxa"/>
            <w:tcBorders>
              <w:right w:val="nil"/>
            </w:tcBorders>
            <w:shd w:val="clear" w:color="auto" w:fill="auto"/>
          </w:tcPr>
          <w:p w14:paraId="21D40B20" w14:textId="77777777" w:rsidR="00C009EA" w:rsidRPr="00D12552" w:rsidRDefault="00C009EA" w:rsidP="00C009EA">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geologicunitview-representativeAge</w:t>
            </w:r>
          </w:p>
        </w:tc>
        <w:tc>
          <w:tcPr>
            <w:tcW w:w="4678" w:type="dxa"/>
            <w:tcBorders>
              <w:left w:val="nil"/>
            </w:tcBorders>
            <w:shd w:val="clear" w:color="auto" w:fill="auto"/>
          </w:tcPr>
          <w:p w14:paraId="5EBB8238" w14:textId="77777777" w:rsidR="00C009EA" w:rsidRPr="00D12552" w:rsidRDefault="00C71FFD" w:rsidP="00C009EA">
            <w:pPr>
              <w:pStyle w:val="Tabletext10"/>
              <w:jc w:val="left"/>
              <w:rPr>
                <w:rStyle w:val="reqtext"/>
                <w:lang w:val="en-CA"/>
              </w:rPr>
            </w:pPr>
            <w:r>
              <w:rPr>
                <w:rStyle w:val="reqtext"/>
                <w:lang w:val="en-CA"/>
              </w:rPr>
              <w:t>R</w:t>
            </w:r>
            <w:r w:rsidR="00C009EA" w:rsidRPr="001D519F">
              <w:rPr>
                <w:rStyle w:val="reqtext"/>
                <w:lang w:val="en-CA"/>
              </w:rPr>
              <w:t>epresentative</w:t>
            </w:r>
            <w:r w:rsidR="00C009EA">
              <w:rPr>
                <w:rStyle w:val="reqtext"/>
                <w:lang w:val="en-CA"/>
              </w:rPr>
              <w:t>Age_uri</w:t>
            </w:r>
            <w:r w:rsidR="00C009EA" w:rsidRPr="001D519F">
              <w:rPr>
                <w:rStyle w:val="reqtext"/>
                <w:lang w:val="en-CA"/>
              </w:rPr>
              <w:t xml:space="preserve"> </w:t>
            </w:r>
            <w:r w:rsidR="00C009EA">
              <w:rPr>
                <w:rStyle w:val="reqtext"/>
                <w:lang w:val="en-CA"/>
              </w:rPr>
              <w:t xml:space="preserve"> value SHALL refer</w:t>
            </w:r>
            <w:r w:rsidR="00C009EA" w:rsidRPr="00C009EA">
              <w:rPr>
                <w:rStyle w:val="reqtext"/>
                <w:lang w:val="en-CA"/>
              </w:rPr>
              <w:t xml:space="preserve"> to a controlled concept specifying the most representative stratigraphic age interval for the GeologicUnit. This will be defined entirely at the discr</w:t>
            </w:r>
            <w:r w:rsidR="00C009EA">
              <w:rPr>
                <w:rStyle w:val="reqtext"/>
                <w:lang w:val="en-CA"/>
              </w:rPr>
              <w:t xml:space="preserve">etion of the data provider and </w:t>
            </w:r>
            <w:r w:rsidR="00C009EA" w:rsidRPr="00C009EA">
              <w:rPr>
                <w:rStyle w:val="reqtext"/>
                <w:lang w:val="en-CA"/>
              </w:rPr>
              <w:t>may be a single event selected from the geologic feature's geological history or a value summarising the all or part of the feature's history.</w:t>
            </w:r>
          </w:p>
        </w:tc>
      </w:tr>
    </w:tbl>
    <w:p w14:paraId="6BAA8146"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F320ACD" w14:textId="77777777" w:rsidTr="00792D31">
        <w:trPr>
          <w:cantSplit/>
        </w:trPr>
        <w:tc>
          <w:tcPr>
            <w:tcW w:w="4219" w:type="dxa"/>
            <w:tcBorders>
              <w:right w:val="nil"/>
            </w:tcBorders>
            <w:shd w:val="clear" w:color="auto" w:fill="auto"/>
          </w:tcPr>
          <w:p w14:paraId="072E3D44" w14:textId="77777777" w:rsidR="00C71FFD" w:rsidRPr="00D12552" w:rsidRDefault="00C71FFD" w:rsidP="00792D31">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geologicunitview-representativeOlderAge</w:t>
            </w:r>
          </w:p>
        </w:tc>
        <w:tc>
          <w:tcPr>
            <w:tcW w:w="4678" w:type="dxa"/>
            <w:tcBorders>
              <w:left w:val="nil"/>
            </w:tcBorders>
            <w:shd w:val="clear" w:color="auto" w:fill="auto"/>
          </w:tcPr>
          <w:p w14:paraId="13F0FD4C"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lower value in a range of stratigraphic age intervals for the GeologicUnit. This will be defined entirely at the discr</w:t>
            </w:r>
            <w:r>
              <w:rPr>
                <w:rStyle w:val="reqtext"/>
                <w:lang w:val="en-CA"/>
              </w:rPr>
              <w:t xml:space="preserve">etion of the data provider and </w:t>
            </w:r>
            <w:r w:rsidRPr="00C71FFD">
              <w:rPr>
                <w:rStyle w:val="reqtext"/>
                <w:lang w:val="en-CA"/>
              </w:rPr>
              <w:t>may be a single event selected from the geologic feature's geological history or a value summarising the all or part of the feature's history.</w:t>
            </w:r>
          </w:p>
        </w:tc>
      </w:tr>
    </w:tbl>
    <w:p w14:paraId="5DD52B2B" w14:textId="77777777" w:rsidR="00C009EA" w:rsidRDefault="00C009EA"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07C7886E" w14:textId="77777777" w:rsidTr="00792D31">
        <w:trPr>
          <w:cantSplit/>
        </w:trPr>
        <w:tc>
          <w:tcPr>
            <w:tcW w:w="4219" w:type="dxa"/>
            <w:tcBorders>
              <w:right w:val="nil"/>
            </w:tcBorders>
            <w:shd w:val="clear" w:color="auto" w:fill="auto"/>
          </w:tcPr>
          <w:p w14:paraId="55E60283"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geologicunitview-representativeYoungerAge</w:t>
            </w:r>
          </w:p>
        </w:tc>
        <w:tc>
          <w:tcPr>
            <w:tcW w:w="4678" w:type="dxa"/>
            <w:tcBorders>
              <w:left w:val="nil"/>
            </w:tcBorders>
            <w:shd w:val="clear" w:color="auto" w:fill="auto"/>
          </w:tcPr>
          <w:p w14:paraId="73FB3906" w14:textId="77777777" w:rsidR="00C71FFD" w:rsidRPr="00D12552" w:rsidRDefault="00C71FFD" w:rsidP="00792D31">
            <w:pPr>
              <w:pStyle w:val="Tabletext10"/>
              <w:jc w:val="left"/>
              <w:rPr>
                <w:rStyle w:val="reqtext"/>
                <w:lang w:val="en-CA"/>
              </w:rPr>
            </w:pPr>
            <w:r>
              <w:rPr>
                <w:rStyle w:val="reqtext"/>
                <w:lang w:val="en-CA"/>
              </w:rPr>
              <w:t>R</w:t>
            </w:r>
            <w:r w:rsidRPr="001D519F">
              <w:rPr>
                <w:rStyle w:val="reqtext"/>
                <w:lang w:val="en-CA"/>
              </w:rPr>
              <w:t>epresentative</w:t>
            </w:r>
            <w:r>
              <w:rPr>
                <w:rStyle w:val="reqtext"/>
                <w:lang w:val="en-CA"/>
              </w:rPr>
              <w:t>Age_uri</w:t>
            </w:r>
            <w:r w:rsidRPr="001D519F">
              <w:rPr>
                <w:rStyle w:val="reqtext"/>
                <w:lang w:val="en-CA"/>
              </w:rPr>
              <w:t xml:space="preserve"> </w:t>
            </w:r>
            <w:r>
              <w:rPr>
                <w:rStyle w:val="reqtext"/>
                <w:lang w:val="en-CA"/>
              </w:rPr>
              <w:t xml:space="preserve"> value SHALL refer</w:t>
            </w:r>
            <w:r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Pr>
                <w:rStyle w:val="reqtext"/>
                <w:lang w:val="en-CA"/>
              </w:rPr>
              <w:t>he data provider and</w:t>
            </w:r>
            <w:r w:rsidRPr="00C71FFD">
              <w:rPr>
                <w:rStyle w:val="reqtext"/>
                <w:lang w:val="en-CA"/>
              </w:rPr>
              <w:t xml:space="preserve"> may be a single event selected from the geologic feature's geological history or a value summarising the all or part of the feature's history.</w:t>
            </w:r>
          </w:p>
        </w:tc>
      </w:tr>
    </w:tbl>
    <w:p w14:paraId="0CC99125" w14:textId="77777777" w:rsidR="001D519F" w:rsidRDefault="001D519F"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71FFD" w:rsidRPr="00D12552" w14:paraId="10B25FC2" w14:textId="77777777" w:rsidTr="00792D31">
        <w:trPr>
          <w:cantSplit/>
        </w:trPr>
        <w:tc>
          <w:tcPr>
            <w:tcW w:w="4219" w:type="dxa"/>
            <w:tcBorders>
              <w:right w:val="nil"/>
            </w:tcBorders>
            <w:shd w:val="clear" w:color="auto" w:fill="auto"/>
          </w:tcPr>
          <w:p w14:paraId="2BD20039" w14:textId="77777777" w:rsidR="00C71FFD" w:rsidRPr="00D12552" w:rsidRDefault="00C71FFD" w:rsidP="00C71FFD">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geologicunitview-specification</w:t>
            </w:r>
          </w:p>
        </w:tc>
        <w:tc>
          <w:tcPr>
            <w:tcW w:w="4678" w:type="dxa"/>
            <w:tcBorders>
              <w:left w:val="nil"/>
            </w:tcBorders>
            <w:shd w:val="clear" w:color="auto" w:fill="auto"/>
          </w:tcPr>
          <w:p w14:paraId="325F64FF" w14:textId="77777777" w:rsidR="00C71FFD" w:rsidRPr="00D12552" w:rsidRDefault="00C71FFD" w:rsidP="00C71FFD">
            <w:pPr>
              <w:pStyle w:val="Tabletext10"/>
              <w:jc w:val="left"/>
              <w:rPr>
                <w:rStyle w:val="reqtext"/>
                <w:lang w:val="en-CA"/>
              </w:rPr>
            </w:pPr>
            <w:r>
              <w:rPr>
                <w:rStyle w:val="reqtext"/>
                <w:lang w:val="en-CA"/>
              </w:rPr>
              <w:t>Specification_uri value SHALL</w:t>
            </w:r>
            <w:r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p>
        </w:tc>
      </w:tr>
    </w:tbl>
    <w:p w14:paraId="26105624" w14:textId="77777777" w:rsidR="00C71FFD" w:rsidRDefault="00C71FFD" w:rsidP="00276AD3"/>
    <w:p w14:paraId="5BC5738D" w14:textId="77777777" w:rsidR="00D14AF0" w:rsidRDefault="00D14AF0" w:rsidP="00D14AF0">
      <w:pPr>
        <w:pStyle w:val="Titre3"/>
        <w:rPr>
          <w:lang w:val="en-CA"/>
        </w:rPr>
      </w:pPr>
      <w:r w:rsidRPr="00D14AF0">
        <w:rPr>
          <w:lang w:val="en-CA"/>
        </w:rPr>
        <w:t>B</w:t>
      </w:r>
      <w:bookmarkStart w:id="210" w:name="BKM_03A20E93_D10C_455A_8888_4A83A8C62628"/>
      <w:bookmarkEnd w:id="210"/>
      <w:r w:rsidRPr="00D14AF0">
        <w:rPr>
          <w:lang w:val="en-CA"/>
        </w:rPr>
        <w:t>oreholeView</w:t>
      </w:r>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7777777" w:rsid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 xml:space="preserve">Simplified view of a GeoSciML Borehole. In GeoSciML terms, this will be an instance of a Borehole feature with key property values summarised as labels (unconstrained character strings) or arbitrarily selected classifiers to be used for thematic mapping </w:t>
      </w:r>
      <w:r w:rsidRPr="00D14AF0">
        <w:rPr>
          <w:rFonts w:cs="Arial"/>
          <w:color w:val="000000"/>
          <w:lang w:val="en-CA"/>
        </w:rPr>
        <w:lastRenderedPageBreak/>
        <w:t>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77777777" w:rsidR="00E426FD" w:rsidRDefault="00E426FD" w:rsidP="00E426FD">
      <w:pPr>
        <w:keepNext/>
        <w:autoSpaceDE w:val="0"/>
        <w:autoSpaceDN w:val="0"/>
        <w:adjustRightInd w:val="0"/>
        <w:spacing w:after="0" w:line="240" w:lineRule="atLeast"/>
      </w:pPr>
      <w:r>
        <w:rPr>
          <w:rFonts w:cs="Arial"/>
          <w:noProof/>
          <w:color w:val="000000"/>
          <w:lang w:val="en-CA" w:eastAsia="en-CA"/>
        </w:rPr>
        <w:drawing>
          <wp:inline distT="0" distB="0" distL="0" distR="0" wp14:anchorId="2FC4A74C" wp14:editId="2652E108">
            <wp:extent cx="2515235" cy="36010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15235" cy="3601085"/>
                    </a:xfrm>
                    <a:prstGeom prst="rect">
                      <a:avLst/>
                    </a:prstGeom>
                    <a:noFill/>
                  </pic:spPr>
                </pic:pic>
              </a:graphicData>
            </a:graphic>
          </wp:inline>
        </w:drawing>
      </w:r>
    </w:p>
    <w:p w14:paraId="13B88343" w14:textId="77777777" w:rsidR="00E426FD" w:rsidRPr="00D14AF0" w:rsidRDefault="00E426FD" w:rsidP="00E426FD">
      <w:pPr>
        <w:pStyle w:val="Lgende"/>
        <w:rPr>
          <w:rFonts w:cs="Arial"/>
          <w:color w:val="000000"/>
          <w:lang w:val="en-CA"/>
        </w:rPr>
      </w:pPr>
      <w:r>
        <w:t xml:space="preserve">Figure </w:t>
      </w:r>
      <w:r w:rsidR="00676158">
        <w:fldChar w:fldCharType="begin"/>
      </w:r>
      <w:r w:rsidR="00676158">
        <w:instrText xml:space="preserve"> SEQ Figure \* ARABIC </w:instrText>
      </w:r>
      <w:r w:rsidR="00676158">
        <w:fldChar w:fldCharType="separate"/>
      </w:r>
      <w:r w:rsidR="00090DCF">
        <w:rPr>
          <w:noProof/>
        </w:rPr>
        <w:t>9</w:t>
      </w:r>
      <w:r w:rsidR="00676158">
        <w:rPr>
          <w:noProof/>
        </w:rPr>
        <w:fldChar w:fldCharType="end"/>
      </w:r>
      <w:r>
        <w:t xml:space="preserve"> : BoreholeView class</w:t>
      </w:r>
    </w:p>
    <w:p w14:paraId="289057E4" w14:textId="77777777" w:rsidR="00D14AF0" w:rsidRPr="00D14AF0" w:rsidRDefault="00D14AF0" w:rsidP="00D14AF0">
      <w:pPr>
        <w:autoSpaceDE w:val="0"/>
        <w:autoSpaceDN w:val="0"/>
        <w:adjustRightInd w:val="0"/>
        <w:spacing w:after="0" w:line="240" w:lineRule="atLeast"/>
        <w:rPr>
          <w:rFonts w:cs="Arial"/>
          <w:color w:val="000000"/>
          <w:lang w:val="en-CA"/>
        </w:rPr>
      </w:pPr>
    </w:p>
    <w:p w14:paraId="4488824C" w14:textId="77777777" w:rsidR="00D14AF0" w:rsidRPr="00D14AF0" w:rsidRDefault="00D14AF0" w:rsidP="00D14AF0">
      <w:pPr>
        <w:autoSpaceDE w:val="0"/>
        <w:autoSpaceDN w:val="0"/>
        <w:adjustRightInd w:val="0"/>
        <w:spacing w:after="0" w:line="240" w:lineRule="atLeast"/>
        <w:rPr>
          <w:rFonts w:cs="Arial"/>
          <w:color w:val="000000"/>
          <w:lang w:val="en-CA"/>
        </w:rPr>
      </w:pPr>
    </w:p>
    <w:p w14:paraId="43FB677D" w14:textId="77777777" w:rsidR="00D14AF0" w:rsidRDefault="00D14AF0" w:rsidP="00D14AF0">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3</w:t>
      </w:r>
      <w:r w:rsidR="00676158">
        <w:rPr>
          <w:noProof/>
        </w:rPr>
        <w:fldChar w:fldCharType="end"/>
      </w:r>
      <w:r>
        <w:t xml:space="preserve"> BoreholeView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39BCE710"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1EBE03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1" w:name="BKM_82E84894_826F_4479_973A_CBC44C2E6336"/>
            <w:bookmarkEnd w:id="211"/>
            <w:r w:rsidRPr="00D14AF0">
              <w:rPr>
                <w:rFonts w:asciiTheme="minorHAnsi" w:hAnsiTheme="minorHAnsi" w:cs="Arial"/>
                <w:color w:val="000000"/>
                <w:sz w:val="20"/>
                <w:szCs w:val="20"/>
                <w:lang w:val="en-CA"/>
              </w:rPr>
              <w:t>Name</w:t>
            </w:r>
          </w:p>
        </w:tc>
        <w:tc>
          <w:tcPr>
            <w:tcW w:w="1559" w:type="dxa"/>
          </w:tcPr>
          <w:p w14:paraId="7AAC22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8B2ADA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748A117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EF933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59" w:type="dxa"/>
          </w:tcPr>
          <w:p w14:paraId="5930AB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B2EE6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Use XML anyURI datatype</w:t>
            </w:r>
          </w:p>
          <w:p w14:paraId="114A902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DD7E4FC" w14:textId="77777777" w:rsidTr="00D14AF0">
        <w:tc>
          <w:tcPr>
            <w:tcW w:w="2518" w:type="dxa"/>
          </w:tcPr>
          <w:p w14:paraId="6FCD23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2" w:name="BKM_2AC44CB2_D8AD_4710_965F_8C3E8A778226"/>
            <w:bookmarkEnd w:id="212"/>
            <w:r w:rsidRPr="00D14AF0">
              <w:rPr>
                <w:rFonts w:asciiTheme="minorHAnsi" w:hAnsiTheme="minorHAnsi" w:cs="Arial"/>
                <w:color w:val="000000"/>
                <w:sz w:val="20"/>
                <w:szCs w:val="20"/>
                <w:lang w:val="en-CA"/>
              </w:rPr>
              <w:t>name</w:t>
            </w:r>
          </w:p>
        </w:tc>
        <w:tc>
          <w:tcPr>
            <w:tcW w:w="1559" w:type="dxa"/>
          </w:tcPr>
          <w:p w14:paraId="2BE534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317C4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borehole.</w:t>
            </w:r>
          </w:p>
          <w:p w14:paraId="11CF03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E50A58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7871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3" w:name="BKM_1CCAFBF2_5AEE_4D8D_970F_45B148E97DED"/>
            <w:bookmarkEnd w:id="213"/>
            <w:r w:rsidRPr="00D14AF0">
              <w:rPr>
                <w:rFonts w:asciiTheme="minorHAnsi" w:hAnsiTheme="minorHAnsi" w:cs="Arial"/>
                <w:color w:val="000000"/>
                <w:sz w:val="20"/>
                <w:szCs w:val="20"/>
                <w:lang w:val="en-CA"/>
              </w:rPr>
              <w:t>description</w:t>
            </w:r>
          </w:p>
        </w:tc>
        <w:tc>
          <w:tcPr>
            <w:tcW w:w="1559" w:type="dxa"/>
          </w:tcPr>
          <w:p w14:paraId="1DAB54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CBE8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borehole.</w:t>
            </w:r>
          </w:p>
          <w:p w14:paraId="399D9B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FD2CC5" w14:textId="77777777" w:rsidTr="00D14AF0">
        <w:tc>
          <w:tcPr>
            <w:tcW w:w="2518" w:type="dxa"/>
          </w:tcPr>
          <w:p w14:paraId="26EABA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4" w:name="BKM_988B3B2F_E5F0_47AC_B40B_3E7EB1B7F6A8"/>
            <w:bookmarkEnd w:id="214"/>
            <w:r w:rsidRPr="00D14AF0">
              <w:rPr>
                <w:rFonts w:asciiTheme="minorHAnsi" w:hAnsiTheme="minorHAnsi" w:cs="Arial"/>
                <w:color w:val="000000"/>
                <w:sz w:val="20"/>
                <w:szCs w:val="20"/>
                <w:lang w:val="en-CA"/>
              </w:rPr>
              <w:t>purpose</w:t>
            </w:r>
          </w:p>
        </w:tc>
        <w:tc>
          <w:tcPr>
            <w:tcW w:w="1559" w:type="dxa"/>
          </w:tcPr>
          <w:p w14:paraId="1604A2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AEA1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purpose for which the borehole was drilled. (eg, mineral exploration, hydrocarbon exploration, hydrocarbon production, groundwater monitoring, geothermal)</w:t>
            </w:r>
          </w:p>
          <w:p w14:paraId="1098E1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6F55C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2AB64F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5" w:name="BKM_D4489C08_74CE_4704_A313_E3DE8D8C2C02"/>
            <w:bookmarkEnd w:id="215"/>
            <w:r w:rsidRPr="00D14AF0">
              <w:rPr>
                <w:rFonts w:asciiTheme="minorHAnsi" w:hAnsiTheme="minorHAnsi" w:cs="Arial"/>
                <w:color w:val="000000"/>
                <w:sz w:val="20"/>
                <w:szCs w:val="20"/>
                <w:lang w:val="en-CA"/>
              </w:rPr>
              <w:t>status</w:t>
            </w:r>
          </w:p>
        </w:tc>
        <w:tc>
          <w:tcPr>
            <w:tcW w:w="1559" w:type="dxa"/>
          </w:tcPr>
          <w:p w14:paraId="744E6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EA80B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present status of the borehole (eg, abandoned, completed, proposed, suspended)</w:t>
            </w:r>
          </w:p>
          <w:p w14:paraId="0FCF5E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E8F65E" w14:textId="77777777" w:rsidTr="00D14AF0">
        <w:tc>
          <w:tcPr>
            <w:tcW w:w="2518" w:type="dxa"/>
          </w:tcPr>
          <w:p w14:paraId="473AB2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6" w:name="BKM_3CED884F_4F1D_42D8_9256_BF8F325D7BF9"/>
            <w:bookmarkEnd w:id="216"/>
            <w:r w:rsidRPr="00D14AF0">
              <w:rPr>
                <w:rFonts w:asciiTheme="minorHAnsi" w:hAnsiTheme="minorHAnsi" w:cs="Arial"/>
                <w:color w:val="000000"/>
                <w:sz w:val="20"/>
                <w:szCs w:val="20"/>
                <w:lang w:val="en-CA"/>
              </w:rPr>
              <w:t>drillingMethod</w:t>
            </w:r>
          </w:p>
        </w:tc>
        <w:tc>
          <w:tcPr>
            <w:tcW w:w="1559" w:type="dxa"/>
          </w:tcPr>
          <w:p w14:paraId="31CE43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0F762A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drilling method, or methods, used for this borehole (eg, RAB, auger, diamond core drilling, air core drilling, piston)</w:t>
            </w:r>
          </w:p>
          <w:p w14:paraId="3D91013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0C84D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A406E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7" w:name="BKM_4D00B287_AF58_4181_BBC5_8A25643F2ECB"/>
            <w:bookmarkEnd w:id="217"/>
            <w:r w:rsidRPr="00D14AF0">
              <w:rPr>
                <w:rFonts w:asciiTheme="minorHAnsi" w:hAnsiTheme="minorHAnsi" w:cs="Arial"/>
                <w:color w:val="000000"/>
                <w:sz w:val="20"/>
                <w:szCs w:val="20"/>
                <w:lang w:val="en-CA"/>
              </w:rPr>
              <w:t>operator</w:t>
            </w:r>
          </w:p>
        </w:tc>
        <w:tc>
          <w:tcPr>
            <w:tcW w:w="1559" w:type="dxa"/>
          </w:tcPr>
          <w:p w14:paraId="24D67C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7E22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or agency responsible for commissioning of the borehole (as opposed to the agency which drilled the borehole).</w:t>
            </w:r>
          </w:p>
          <w:p w14:paraId="28F12B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B79462" w14:textId="77777777" w:rsidTr="00D14AF0">
        <w:tc>
          <w:tcPr>
            <w:tcW w:w="2518" w:type="dxa"/>
          </w:tcPr>
          <w:p w14:paraId="4651B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8" w:name="BKM_8130FE65_F0ED_41F2_ABFA_924F7CBE3C44"/>
            <w:bookmarkEnd w:id="218"/>
            <w:r w:rsidRPr="00D14AF0">
              <w:rPr>
                <w:rFonts w:asciiTheme="minorHAnsi" w:hAnsiTheme="minorHAnsi" w:cs="Arial"/>
                <w:color w:val="000000"/>
                <w:sz w:val="20"/>
                <w:szCs w:val="20"/>
                <w:lang w:val="en-CA"/>
              </w:rPr>
              <w:lastRenderedPageBreak/>
              <w:t>driller</w:t>
            </w:r>
          </w:p>
        </w:tc>
        <w:tc>
          <w:tcPr>
            <w:tcW w:w="1559" w:type="dxa"/>
          </w:tcPr>
          <w:p w14:paraId="4753B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5035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organisation responsible for drilling the borehole (as opposed to commissioning the borehole).</w:t>
            </w:r>
          </w:p>
          <w:p w14:paraId="0A11BE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2A96F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EC46D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19" w:name="BKM_44DAEF74_D7B7_4FE5_8CBB_636851476829"/>
            <w:bookmarkEnd w:id="219"/>
            <w:r w:rsidRPr="00D14AF0">
              <w:rPr>
                <w:rFonts w:asciiTheme="minorHAnsi" w:hAnsiTheme="minorHAnsi" w:cs="Arial"/>
                <w:color w:val="000000"/>
                <w:sz w:val="20"/>
                <w:szCs w:val="20"/>
                <w:lang w:val="en-CA"/>
              </w:rPr>
              <w:t>drillStartDate</w:t>
            </w:r>
          </w:p>
        </w:tc>
        <w:tc>
          <w:tcPr>
            <w:tcW w:w="1559" w:type="dxa"/>
          </w:tcPr>
          <w:p w14:paraId="60B2A1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FFD0E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start of drilling (formatted as a gml:timePosition - eg, 2012-03-17)</w:t>
            </w:r>
          </w:p>
          <w:p w14:paraId="6A210E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9B7DC1" w14:textId="77777777" w:rsidTr="00D14AF0">
        <w:tc>
          <w:tcPr>
            <w:tcW w:w="2518" w:type="dxa"/>
          </w:tcPr>
          <w:p w14:paraId="29EF47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0" w:name="BKM_3338A6EC_8A76_4151_9BBE_AF6AA6E7ABA5"/>
            <w:bookmarkEnd w:id="220"/>
            <w:r w:rsidRPr="00D14AF0">
              <w:rPr>
                <w:rFonts w:asciiTheme="minorHAnsi" w:hAnsiTheme="minorHAnsi" w:cs="Arial"/>
                <w:color w:val="000000"/>
                <w:sz w:val="20"/>
                <w:szCs w:val="20"/>
                <w:lang w:val="en-CA"/>
              </w:rPr>
              <w:t>drillEndDate</w:t>
            </w:r>
          </w:p>
        </w:tc>
        <w:tc>
          <w:tcPr>
            <w:tcW w:w="1559" w:type="dxa"/>
          </w:tcPr>
          <w:p w14:paraId="5B8EEA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4D488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date of the end of drilling (formatted as a gml:timePosition - eg, 2012-03-28)</w:t>
            </w:r>
          </w:p>
          <w:p w14:paraId="3886B3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7C48AA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42342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1" w:name="BKM_0695D395_0E6D_4C80_885E_54CD7307213E"/>
            <w:bookmarkEnd w:id="221"/>
            <w:r w:rsidRPr="00D14AF0">
              <w:rPr>
                <w:rFonts w:asciiTheme="minorHAnsi" w:hAnsiTheme="minorHAnsi" w:cs="Arial"/>
                <w:color w:val="000000"/>
                <w:sz w:val="20"/>
                <w:szCs w:val="20"/>
                <w:lang w:val="en-CA"/>
              </w:rPr>
              <w:t>startPoint</w:t>
            </w:r>
          </w:p>
        </w:tc>
        <w:tc>
          <w:tcPr>
            <w:tcW w:w="1559" w:type="dxa"/>
          </w:tcPr>
          <w:p w14:paraId="665BFF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262CE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position relative to the ground surface where the borehole commenced (eg, open pit floor or wall, underground, natural land surface, sea floor)</w:t>
            </w:r>
          </w:p>
          <w:p w14:paraId="53978B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237694" w14:textId="77777777" w:rsidTr="00D14AF0">
        <w:tc>
          <w:tcPr>
            <w:tcW w:w="2518" w:type="dxa"/>
          </w:tcPr>
          <w:p w14:paraId="4A091C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2" w:name="BKM_83AB4886_B40B_45D9_93A6_9A7A11A1DB22"/>
            <w:bookmarkEnd w:id="222"/>
            <w:r w:rsidRPr="00D14AF0">
              <w:rPr>
                <w:rFonts w:asciiTheme="minorHAnsi" w:hAnsiTheme="minorHAnsi" w:cs="Arial"/>
                <w:color w:val="000000"/>
                <w:sz w:val="20"/>
                <w:szCs w:val="20"/>
                <w:lang w:val="en-CA"/>
              </w:rPr>
              <w:t>inclinationType</w:t>
            </w:r>
          </w:p>
        </w:tc>
        <w:tc>
          <w:tcPr>
            <w:tcW w:w="1559" w:type="dxa"/>
          </w:tcPr>
          <w:p w14:paraId="5AA6FF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3A37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Indicates the type of inclination of the borehole (eg, vertical, inclined up, inclined down, horizontal)</w:t>
            </w:r>
          </w:p>
          <w:p w14:paraId="41F9A4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A029F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888C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3" w:name="BKM_18DECF87_EACF_4237_B14D_5CBA397C8B9F"/>
            <w:bookmarkEnd w:id="223"/>
            <w:r w:rsidRPr="00D14AF0">
              <w:rPr>
                <w:rFonts w:asciiTheme="minorHAnsi" w:hAnsiTheme="minorHAnsi" w:cs="Arial"/>
                <w:color w:val="000000"/>
                <w:sz w:val="20"/>
                <w:szCs w:val="20"/>
                <w:lang w:val="en-CA"/>
              </w:rPr>
              <w:t>boreholeMaterialCustodian</w:t>
            </w:r>
          </w:p>
        </w:tc>
        <w:tc>
          <w:tcPr>
            <w:tcW w:w="1559" w:type="dxa"/>
          </w:tcPr>
          <w:p w14:paraId="62AFED1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22763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Organisation that is the custodian of the material recovered from the borehole</w:t>
            </w:r>
          </w:p>
          <w:p w14:paraId="0C1744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166F8EB" w14:textId="77777777" w:rsidTr="00D14AF0">
        <w:tc>
          <w:tcPr>
            <w:tcW w:w="2518" w:type="dxa"/>
          </w:tcPr>
          <w:p w14:paraId="627720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4" w:name="BKM_A2513DE4_90C9_4111_97A5_8AB9734CC788"/>
            <w:bookmarkEnd w:id="224"/>
            <w:r w:rsidRPr="00D14AF0">
              <w:rPr>
                <w:rFonts w:asciiTheme="minorHAnsi" w:hAnsiTheme="minorHAnsi" w:cs="Arial"/>
                <w:color w:val="000000"/>
                <w:sz w:val="20"/>
                <w:szCs w:val="20"/>
                <w:lang w:val="en-CA"/>
              </w:rPr>
              <w:t>boreholeLength_m</w:t>
            </w:r>
          </w:p>
        </w:tc>
        <w:tc>
          <w:tcPr>
            <w:tcW w:w="1559" w:type="dxa"/>
          </w:tcPr>
          <w:p w14:paraId="0F1F2B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39C4507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length of a borehole, in metres, as determined by the data provider. Length may have different sources, eg, driller's measurement, logger's measurement, survey measurement)</w:t>
            </w:r>
          </w:p>
          <w:p w14:paraId="3B4FD9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4F519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667F0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5" w:name="BKM_C29B4A43_BD79_4426_A200_1B1C1E4E23DB"/>
            <w:bookmarkEnd w:id="225"/>
            <w:r w:rsidRPr="00D14AF0">
              <w:rPr>
                <w:rFonts w:asciiTheme="minorHAnsi" w:hAnsiTheme="minorHAnsi" w:cs="Arial"/>
                <w:color w:val="000000"/>
                <w:sz w:val="20"/>
                <w:szCs w:val="20"/>
                <w:lang w:val="en-CA"/>
              </w:rPr>
              <w:t>elevation_m</w:t>
            </w:r>
          </w:p>
        </w:tc>
        <w:tc>
          <w:tcPr>
            <w:tcW w:w="1559" w:type="dxa"/>
          </w:tcPr>
          <w:p w14:paraId="3C902F8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Number</w:t>
            </w:r>
          </w:p>
        </w:tc>
        <w:tc>
          <w:tcPr>
            <w:tcW w:w="5658" w:type="dxa"/>
          </w:tcPr>
          <w:p w14:paraId="027CC3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Compromise approach to supply elevation data, in metres, for the borehole (ie, wellbore) start point. This is to allow for legacy data without elevation data, and for software that cannot process a 3D GM_Point. The SRS will be a one dimensional vertical SRS (ie, EPSG code in the range 5600-5799).</w:t>
            </w:r>
          </w:p>
          <w:p w14:paraId="07766D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CBC50D" w14:textId="77777777" w:rsidTr="00D14AF0">
        <w:tc>
          <w:tcPr>
            <w:tcW w:w="2518" w:type="dxa"/>
          </w:tcPr>
          <w:p w14:paraId="2EF940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6" w:name="BKM_D6389F0E_EB92_428D_B31C_62B7B2DE2191"/>
            <w:bookmarkEnd w:id="226"/>
            <w:r w:rsidRPr="00D14AF0">
              <w:rPr>
                <w:rFonts w:asciiTheme="minorHAnsi" w:hAnsiTheme="minorHAnsi" w:cs="Arial"/>
                <w:color w:val="000000"/>
                <w:sz w:val="20"/>
                <w:szCs w:val="20"/>
                <w:lang w:val="en-CA"/>
              </w:rPr>
              <w:t>elevation_srs</w:t>
            </w:r>
          </w:p>
        </w:tc>
        <w:tc>
          <w:tcPr>
            <w:tcW w:w="1559" w:type="dxa"/>
          </w:tcPr>
          <w:p w14:paraId="2B274E1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DEC5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of a spatial reference system of the elevation value. (eg, mean sea level) Mandatory if elevation_m is populated.</w:t>
            </w:r>
          </w:p>
          <w:p w14:paraId="0F5C4B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034544"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5379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7" w:name="BKM_44662CA4_810A_46C1_8CCE_D899E8B34841"/>
            <w:bookmarkEnd w:id="227"/>
            <w:r w:rsidRPr="00D14AF0">
              <w:rPr>
                <w:rFonts w:asciiTheme="minorHAnsi" w:hAnsiTheme="minorHAnsi" w:cs="Arial"/>
                <w:color w:val="000000"/>
                <w:sz w:val="20"/>
                <w:szCs w:val="20"/>
                <w:lang w:val="en-CA"/>
              </w:rPr>
              <w:t>positionalAccuracy</w:t>
            </w:r>
          </w:p>
        </w:tc>
        <w:tc>
          <w:tcPr>
            <w:tcW w:w="1559" w:type="dxa"/>
          </w:tcPr>
          <w:p w14:paraId="236C3E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AAB060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An estimate of the accuracy of the location of the borehole collar location.</w:t>
            </w:r>
          </w:p>
          <w:p w14:paraId="5E13BB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AD3DCB" w14:textId="77777777" w:rsidTr="00D14AF0">
        <w:tc>
          <w:tcPr>
            <w:tcW w:w="2518" w:type="dxa"/>
          </w:tcPr>
          <w:p w14:paraId="368512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8" w:name="BKM_A4ADBA47_2A66_4D31_B98E_429D2187557A"/>
            <w:bookmarkEnd w:id="228"/>
            <w:r w:rsidRPr="00D14AF0">
              <w:rPr>
                <w:rFonts w:asciiTheme="minorHAnsi" w:hAnsiTheme="minorHAnsi" w:cs="Arial"/>
                <w:color w:val="000000"/>
                <w:sz w:val="20"/>
                <w:szCs w:val="20"/>
                <w:lang w:val="en-CA"/>
              </w:rPr>
              <w:t>source</w:t>
            </w:r>
          </w:p>
        </w:tc>
        <w:tc>
          <w:tcPr>
            <w:tcW w:w="1559" w:type="dxa"/>
          </w:tcPr>
          <w:p w14:paraId="2A1CE5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18CEB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631D4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15111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51286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29" w:name="BKM_6A453B7D_E05C_442A_9729_07602A0CE53F"/>
            <w:bookmarkEnd w:id="229"/>
            <w:r w:rsidRPr="00D14AF0">
              <w:rPr>
                <w:rFonts w:asciiTheme="minorHAnsi" w:hAnsiTheme="minorHAnsi" w:cs="Arial"/>
                <w:color w:val="000000"/>
                <w:sz w:val="20"/>
                <w:szCs w:val="20"/>
                <w:lang w:val="en-CA"/>
              </w:rPr>
              <w:t>specification_uri</w:t>
            </w:r>
          </w:p>
        </w:tc>
        <w:tc>
          <w:tcPr>
            <w:tcW w:w="1559" w:type="dxa"/>
          </w:tcPr>
          <w:p w14:paraId="157255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E533F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GeologicUnit feature that describes the instance in detail. Mandatory property - if not value is provided then a URI referring to a controlled concept explaining why the value is nil must be provided.</w:t>
            </w:r>
          </w:p>
          <w:p w14:paraId="3AAEF5B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B3C658D" w14:textId="77777777" w:rsidTr="00D14AF0">
        <w:tc>
          <w:tcPr>
            <w:tcW w:w="2518" w:type="dxa"/>
          </w:tcPr>
          <w:p w14:paraId="743CC4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0" w:name="BKM_B674F95F_8259_4A18_BB9A_C7004F238C58"/>
            <w:bookmarkEnd w:id="230"/>
            <w:r w:rsidRPr="00D14AF0">
              <w:rPr>
                <w:rFonts w:asciiTheme="minorHAnsi" w:hAnsiTheme="minorHAnsi" w:cs="Arial"/>
                <w:color w:val="000000"/>
                <w:sz w:val="20"/>
                <w:szCs w:val="20"/>
                <w:lang w:val="en-CA"/>
              </w:rPr>
              <w:t>parentBorehole_uri</w:t>
            </w:r>
          </w:p>
        </w:tc>
        <w:tc>
          <w:tcPr>
            <w:tcW w:w="1559" w:type="dxa"/>
          </w:tcPr>
          <w:p w14:paraId="5A3B9D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3C12DD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the unique ID of a parent borehole (eg, parent well of a sidetrack wellbore)</w:t>
            </w:r>
          </w:p>
          <w:p w14:paraId="3AC74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99855F2"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7107F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1" w:name="BKM_99FA56C9_DF26_4FF5_AF2C_A1CA27033687"/>
            <w:bookmarkEnd w:id="231"/>
            <w:r w:rsidRPr="00D14AF0">
              <w:rPr>
                <w:rFonts w:asciiTheme="minorHAnsi" w:hAnsiTheme="minorHAnsi" w:cs="Arial"/>
                <w:color w:val="000000"/>
                <w:sz w:val="20"/>
                <w:szCs w:val="20"/>
                <w:lang w:val="en-CA"/>
              </w:rPr>
              <w:t>metadata_uri</w:t>
            </w:r>
          </w:p>
        </w:tc>
        <w:tc>
          <w:tcPr>
            <w:tcW w:w="1559" w:type="dxa"/>
          </w:tcPr>
          <w:p w14:paraId="3EFD20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FC82C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0D574F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7F732B9" w14:textId="77777777" w:rsidTr="00D14AF0">
        <w:tc>
          <w:tcPr>
            <w:tcW w:w="2518" w:type="dxa"/>
          </w:tcPr>
          <w:p w14:paraId="142604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2" w:name="BKM_10DBF70D_6106_40F3_9F20_6815C31BFF23"/>
            <w:bookmarkEnd w:id="232"/>
            <w:r w:rsidRPr="00D14AF0">
              <w:rPr>
                <w:rFonts w:asciiTheme="minorHAnsi" w:hAnsiTheme="minorHAnsi" w:cs="Arial"/>
                <w:color w:val="000000"/>
                <w:sz w:val="20"/>
                <w:szCs w:val="20"/>
                <w:lang w:val="en-CA"/>
              </w:rPr>
              <w:lastRenderedPageBreak/>
              <w:t>genericSymbolizer</w:t>
            </w:r>
          </w:p>
        </w:tc>
        <w:tc>
          <w:tcPr>
            <w:tcW w:w="1559" w:type="dxa"/>
          </w:tcPr>
          <w:p w14:paraId="117FBA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6C17AB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63142C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0082E1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161A08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3" w:name="BKM_156BACFD_61FB_4C7D_8E17_15915D5DC1EB"/>
            <w:bookmarkEnd w:id="233"/>
            <w:r w:rsidRPr="00D14AF0">
              <w:rPr>
                <w:rFonts w:asciiTheme="minorHAnsi" w:hAnsiTheme="minorHAnsi" w:cs="Arial"/>
                <w:color w:val="000000"/>
                <w:sz w:val="20"/>
                <w:szCs w:val="20"/>
                <w:lang w:val="en-CA"/>
              </w:rPr>
              <w:t>shape</w:t>
            </w:r>
          </w:p>
        </w:tc>
        <w:tc>
          <w:tcPr>
            <w:tcW w:w="1559" w:type="dxa"/>
          </w:tcPr>
          <w:p w14:paraId="195718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3D4C3E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borehole start point.</w:t>
            </w:r>
          </w:p>
          <w:p w14:paraId="3117FB1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AF13AA" w14:textId="77777777" w:rsidTr="00D14AF0">
        <w:tc>
          <w:tcPr>
            <w:tcW w:w="2518" w:type="dxa"/>
          </w:tcPr>
          <w:p w14:paraId="54DD23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4" w:name="BKM_660451F7_6344_4A08_8AF1_55EA34BAFC1E"/>
            <w:bookmarkEnd w:id="234"/>
            <w:r w:rsidRPr="00D14AF0">
              <w:rPr>
                <w:rFonts w:asciiTheme="minorHAnsi" w:hAnsiTheme="minorHAnsi" w:cs="Arial"/>
                <w:color w:val="000000"/>
                <w:sz w:val="20"/>
                <w:szCs w:val="20"/>
                <w:lang w:val="en-CA"/>
              </w:rPr>
              <w:t>any</w:t>
            </w:r>
          </w:p>
        </w:tc>
        <w:tc>
          <w:tcPr>
            <w:tcW w:w="1559" w:type="dxa"/>
          </w:tcPr>
          <w:p w14:paraId="42B78F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170E60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1D9B7A4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07925619" w14:textId="77777777" w:rsidR="00D14AF0" w:rsidRDefault="00D14AF0" w:rsidP="00D14AF0">
      <w:pPr>
        <w:autoSpaceDE w:val="0"/>
        <w:autoSpaceDN w:val="0"/>
        <w:adjustRightInd w:val="0"/>
        <w:spacing w:after="0" w:line="240" w:lineRule="atLeast"/>
        <w:rPr>
          <w:rFonts w:cs="Arial"/>
          <w:color w:val="000000"/>
          <w:lang w:val="en-CA"/>
        </w:rPr>
      </w:pPr>
    </w:p>
    <w:p w14:paraId="13FDC1F2"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23171570" w14:textId="77777777" w:rsidTr="000843E1">
        <w:trPr>
          <w:cantSplit/>
        </w:trPr>
        <w:tc>
          <w:tcPr>
            <w:tcW w:w="4219" w:type="dxa"/>
            <w:tcBorders>
              <w:right w:val="nil"/>
            </w:tcBorders>
            <w:shd w:val="clear" w:color="auto" w:fill="auto"/>
          </w:tcPr>
          <w:p w14:paraId="0906119F"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boreholeview-identifier</w:t>
            </w:r>
          </w:p>
        </w:tc>
        <w:tc>
          <w:tcPr>
            <w:tcW w:w="4678" w:type="dxa"/>
            <w:tcBorders>
              <w:left w:val="nil"/>
            </w:tcBorders>
            <w:shd w:val="clear" w:color="auto" w:fill="auto"/>
          </w:tcPr>
          <w:p w14:paraId="48DEB6C9" w14:textId="77777777" w:rsidR="000843E1" w:rsidRPr="00D12552" w:rsidRDefault="000843E1" w:rsidP="000843E1">
            <w:pPr>
              <w:pStyle w:val="Tabletext10"/>
              <w:jc w:val="left"/>
              <w:rPr>
                <w:rStyle w:val="reqtext"/>
                <w:lang w:val="en-CA"/>
              </w:rPr>
            </w:pPr>
            <w:r>
              <w:rPr>
                <w:rStyle w:val="reqtext"/>
                <w:lang w:val="en-CA"/>
              </w:rPr>
              <w:t>Identifier SHALL resolve to a representation of a GeoSciML Borehole</w:t>
            </w:r>
          </w:p>
        </w:tc>
      </w:tr>
    </w:tbl>
    <w:p w14:paraId="479E2A0D"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7BF0804B" w14:textId="77777777" w:rsidTr="000843E1">
        <w:trPr>
          <w:cantSplit/>
        </w:trPr>
        <w:tc>
          <w:tcPr>
            <w:tcW w:w="4219" w:type="dxa"/>
            <w:tcBorders>
              <w:right w:val="nil"/>
            </w:tcBorders>
            <w:shd w:val="clear" w:color="auto" w:fill="auto"/>
          </w:tcPr>
          <w:p w14:paraId="19C00FB0"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boreholeview-elevationSrs</w:t>
            </w:r>
          </w:p>
        </w:tc>
        <w:tc>
          <w:tcPr>
            <w:tcW w:w="4678" w:type="dxa"/>
            <w:tcBorders>
              <w:left w:val="nil"/>
            </w:tcBorders>
            <w:shd w:val="clear" w:color="auto" w:fill="auto"/>
          </w:tcPr>
          <w:p w14:paraId="78269A0B" w14:textId="77777777" w:rsidR="000843E1" w:rsidRPr="00D12552" w:rsidRDefault="000843E1" w:rsidP="000843E1">
            <w:pPr>
              <w:pStyle w:val="Tabletext10"/>
              <w:jc w:val="left"/>
              <w:rPr>
                <w:rStyle w:val="reqtext"/>
                <w:lang w:val="en-CA"/>
              </w:rPr>
            </w:pPr>
            <w:r>
              <w:rPr>
                <w:rStyle w:val="reqtext"/>
                <w:lang w:val="en-CA"/>
              </w:rPr>
              <w:t>Elevation_srs SHALL resolve to a valid EPSG vertical datum</w:t>
            </w:r>
          </w:p>
        </w:tc>
      </w:tr>
    </w:tbl>
    <w:p w14:paraId="5476B77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30B72084" w14:textId="77777777" w:rsidTr="000843E1">
        <w:trPr>
          <w:cantSplit/>
        </w:trPr>
        <w:tc>
          <w:tcPr>
            <w:tcW w:w="4219" w:type="dxa"/>
            <w:tcBorders>
              <w:right w:val="nil"/>
            </w:tcBorders>
            <w:shd w:val="clear" w:color="auto" w:fill="auto"/>
          </w:tcPr>
          <w:p w14:paraId="6968C0DE"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boreholeview-specification_uri</w:t>
            </w:r>
          </w:p>
        </w:tc>
        <w:tc>
          <w:tcPr>
            <w:tcW w:w="4678" w:type="dxa"/>
            <w:tcBorders>
              <w:left w:val="nil"/>
            </w:tcBorders>
            <w:shd w:val="clear" w:color="auto" w:fill="auto"/>
          </w:tcPr>
          <w:p w14:paraId="72BBFBC8" w14:textId="77777777" w:rsidR="000843E1" w:rsidRPr="00D12552" w:rsidRDefault="000843E1" w:rsidP="000843E1">
            <w:pPr>
              <w:pStyle w:val="Tabletext10"/>
              <w:jc w:val="left"/>
              <w:rPr>
                <w:rStyle w:val="reqtext"/>
                <w:lang w:val="en-CA"/>
              </w:rPr>
            </w:pPr>
            <w:r>
              <w:rPr>
                <w:rStyle w:val="reqtext"/>
                <w:lang w:val="en-CA"/>
              </w:rPr>
              <w:t>Specification_uri SHALL resolve to a representation of a GeoSciML GeologicUnit  or a controlled concept describing why the value if nil.</w:t>
            </w:r>
          </w:p>
        </w:tc>
      </w:tr>
    </w:tbl>
    <w:p w14:paraId="7C67415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A1F3B5A" w14:textId="77777777" w:rsidTr="000843E1">
        <w:trPr>
          <w:cantSplit/>
        </w:trPr>
        <w:tc>
          <w:tcPr>
            <w:tcW w:w="4219" w:type="dxa"/>
            <w:tcBorders>
              <w:right w:val="nil"/>
            </w:tcBorders>
            <w:shd w:val="clear" w:color="auto" w:fill="auto"/>
          </w:tcPr>
          <w:p w14:paraId="20429B32"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boreholeview-parentBorehole_uri</w:t>
            </w:r>
          </w:p>
        </w:tc>
        <w:tc>
          <w:tcPr>
            <w:tcW w:w="4678" w:type="dxa"/>
            <w:tcBorders>
              <w:left w:val="nil"/>
            </w:tcBorders>
            <w:shd w:val="clear" w:color="auto" w:fill="auto"/>
          </w:tcPr>
          <w:p w14:paraId="364898EB" w14:textId="77777777" w:rsidR="000843E1" w:rsidRPr="00D12552" w:rsidRDefault="000843E1" w:rsidP="000843E1">
            <w:pPr>
              <w:pStyle w:val="Tabletext10"/>
              <w:jc w:val="left"/>
              <w:rPr>
                <w:rStyle w:val="reqtext"/>
                <w:lang w:val="en-CA"/>
              </w:rPr>
            </w:pPr>
            <w:r>
              <w:rPr>
                <w:rStyle w:val="reqtext"/>
                <w:lang w:val="en-CA"/>
              </w:rPr>
              <w:t>If present, parentBorehole_uri SHALL resolver to a representation of a GeoSciML borehole.</w:t>
            </w:r>
          </w:p>
        </w:tc>
      </w:tr>
    </w:tbl>
    <w:p w14:paraId="3B34A637"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1D82A99" w14:textId="77777777" w:rsidTr="000843E1">
        <w:trPr>
          <w:cantSplit/>
        </w:trPr>
        <w:tc>
          <w:tcPr>
            <w:tcW w:w="4219" w:type="dxa"/>
            <w:tcBorders>
              <w:right w:val="nil"/>
            </w:tcBorders>
            <w:shd w:val="clear" w:color="auto" w:fill="auto"/>
          </w:tcPr>
          <w:p w14:paraId="6DD9607F" w14:textId="77777777" w:rsidR="000843E1" w:rsidRPr="00D12552" w:rsidRDefault="000843E1" w:rsidP="000843E1">
            <w:pPr>
              <w:pStyle w:val="Tabletext10"/>
              <w:rPr>
                <w:rStyle w:val="requri"/>
                <w:lang w:val="en-CA"/>
              </w:rPr>
            </w:pPr>
            <w:commentRangeStart w:id="235"/>
            <w:r>
              <w:rPr>
                <w:rStyle w:val="requri"/>
                <w:lang w:val="en-CA"/>
              </w:rPr>
              <w:t>/req/gsml4-portrayal</w:t>
            </w:r>
            <w:r w:rsidRPr="00D12552">
              <w:rPr>
                <w:rStyle w:val="requri"/>
                <w:lang w:val="en-CA"/>
              </w:rPr>
              <w:t>/</w:t>
            </w:r>
            <w:r>
              <w:rPr>
                <w:rStyle w:val="requri"/>
                <w:lang w:val="en-CA"/>
              </w:rPr>
              <w:t>boreholeview-metadata_uri</w:t>
            </w:r>
          </w:p>
        </w:tc>
        <w:tc>
          <w:tcPr>
            <w:tcW w:w="4678" w:type="dxa"/>
            <w:tcBorders>
              <w:left w:val="nil"/>
            </w:tcBorders>
            <w:shd w:val="clear" w:color="auto" w:fill="auto"/>
          </w:tcPr>
          <w:p w14:paraId="4757E425" w14:textId="77777777" w:rsidR="000843E1" w:rsidRPr="00D12552" w:rsidRDefault="000843E1" w:rsidP="000843E1">
            <w:pPr>
              <w:pStyle w:val="Tabletext10"/>
              <w:jc w:val="left"/>
              <w:rPr>
                <w:rStyle w:val="reqtext"/>
                <w:lang w:val="en-CA"/>
              </w:rPr>
            </w:pPr>
            <w:r>
              <w:rPr>
                <w:rStyle w:val="reqtext"/>
                <w:lang w:val="en-CA"/>
              </w:rPr>
              <w:t>If present, metadata_uri SHALL resolver to a metadata record.</w:t>
            </w:r>
            <w:commentRangeEnd w:id="235"/>
            <w:r>
              <w:rPr>
                <w:rStyle w:val="Marquedecommentaire"/>
                <w:rFonts w:ascii="Times New Roman" w:eastAsia="Times New Roman" w:hAnsi="Times New Roman"/>
                <w:lang w:val="en-US" w:eastAsia="en-US"/>
              </w:rPr>
              <w:commentReference w:id="235"/>
            </w:r>
          </w:p>
        </w:tc>
      </w:tr>
    </w:tbl>
    <w:p w14:paraId="2CE6EA2D" w14:textId="77777777" w:rsidR="000843E1" w:rsidRDefault="000843E1" w:rsidP="00D14AF0">
      <w:pPr>
        <w:autoSpaceDE w:val="0"/>
        <w:autoSpaceDN w:val="0"/>
        <w:adjustRightInd w:val="0"/>
        <w:spacing w:after="0" w:line="240" w:lineRule="atLeast"/>
        <w:rPr>
          <w:rFonts w:cs="Arial"/>
          <w:color w:val="000000"/>
          <w:lang w:val="en-CA"/>
        </w:rPr>
      </w:pPr>
    </w:p>
    <w:p w14:paraId="31B29BD6" w14:textId="77777777" w:rsidR="00D14AF0" w:rsidRDefault="00D14AF0" w:rsidP="00D14AF0">
      <w:pPr>
        <w:pStyle w:val="Titre3"/>
        <w:rPr>
          <w:lang w:val="en-CA"/>
        </w:rPr>
      </w:pPr>
      <w:r w:rsidRPr="00D14AF0">
        <w:rPr>
          <w:lang w:val="en-CA"/>
        </w:rPr>
        <w:t>C</w:t>
      </w:r>
      <w:bookmarkStart w:id="236" w:name="BKM_6A5667C6_1461_4AA7_BA98_1583B82E247C"/>
      <w:bookmarkEnd w:id="236"/>
      <w:r w:rsidRPr="00D14AF0">
        <w:rPr>
          <w:lang w:val="en-CA"/>
        </w:rPr>
        <w:t>ontactView</w:t>
      </w:r>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548FC240" wp14:editId="2A1C02FE">
            <wp:extent cx="2514951" cy="2257740"/>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14951" cy="2257740"/>
                    </a:xfrm>
                    <a:prstGeom prst="rect">
                      <a:avLst/>
                    </a:prstGeom>
                  </pic:spPr>
                </pic:pic>
              </a:graphicData>
            </a:graphic>
          </wp:inline>
        </w:drawing>
      </w:r>
    </w:p>
    <w:p w14:paraId="753EA2FF" w14:textId="77777777" w:rsidR="00E426FD" w:rsidRDefault="00E426FD" w:rsidP="00E426FD">
      <w:pPr>
        <w:pStyle w:val="Lgende"/>
        <w:rPr>
          <w:rFonts w:cs="Arial"/>
          <w:color w:val="000000"/>
          <w:lang w:val="en-CA"/>
        </w:rPr>
      </w:pPr>
      <w:r>
        <w:t xml:space="preserve">Figure </w:t>
      </w:r>
      <w:r w:rsidR="00676158">
        <w:fldChar w:fldCharType="begin"/>
      </w:r>
      <w:r w:rsidR="00676158">
        <w:instrText xml:space="preserve"> SEQ Figure \* ARABIC </w:instrText>
      </w:r>
      <w:r w:rsidR="00676158">
        <w:fldChar w:fldCharType="separate"/>
      </w:r>
      <w:r w:rsidR="00090DCF">
        <w:rPr>
          <w:noProof/>
        </w:rPr>
        <w:t>10</w:t>
      </w:r>
      <w:r w:rsidR="00676158">
        <w:rPr>
          <w:noProof/>
        </w:rPr>
        <w:fldChar w:fldCharType="end"/>
      </w:r>
      <w:r>
        <w:t>: ContactView class</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 xml:space="preserve">Simplified view of a GeoSciML Contact. In GeoSciML terms this will be an instance of a MappedFeature with key property values from the associated Contact feature summarised </w:t>
      </w:r>
      <w:r w:rsidRPr="00D14AF0">
        <w:rPr>
          <w:rFonts w:cs="Arial"/>
          <w:color w:val="000000"/>
          <w:lang w:val="en-CA"/>
        </w:rPr>
        <w:lastRenderedPageBreak/>
        <w:t>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Pr="00D14AF0" w:rsidRDefault="00D14AF0" w:rsidP="00D14AF0">
      <w:pPr>
        <w:autoSpaceDE w:val="0"/>
        <w:autoSpaceDN w:val="0"/>
        <w:adjustRightInd w:val="0"/>
        <w:spacing w:after="0" w:line="240" w:lineRule="atLeast"/>
        <w:rPr>
          <w:rFonts w:cs="Arial"/>
          <w:color w:val="000000"/>
          <w:lang w:val="en-CA"/>
        </w:rPr>
      </w:pPr>
    </w:p>
    <w:p w14:paraId="55B4B642" w14:textId="77777777" w:rsidR="00D14AF0" w:rsidRDefault="00D14AF0" w:rsidP="00D14AF0">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4</w:t>
      </w:r>
      <w:r w:rsidR="00676158">
        <w:rPr>
          <w:noProof/>
        </w:rPr>
        <w:fldChar w:fldCharType="end"/>
      </w:r>
      <w:r>
        <w:t xml:space="preserve"> : ContactView properties</w:t>
      </w:r>
    </w:p>
    <w:tbl>
      <w:tblPr>
        <w:tblStyle w:val="Ombrageclair"/>
        <w:tblW w:w="9735" w:type="dxa"/>
        <w:tblLayout w:type="fixed"/>
        <w:tblLook w:val="0420" w:firstRow="1" w:lastRow="0" w:firstColumn="0" w:lastColumn="0" w:noHBand="0" w:noVBand="1"/>
      </w:tblPr>
      <w:tblGrid>
        <w:gridCol w:w="1951"/>
        <w:gridCol w:w="1701"/>
        <w:gridCol w:w="6083"/>
      </w:tblGrid>
      <w:tr w:rsidR="00D14AF0" w:rsidRPr="00D14AF0" w14:paraId="2D5474C0" w14:textId="77777777" w:rsidTr="00D14AF0">
        <w:trPr>
          <w:cnfStyle w:val="100000000000" w:firstRow="1" w:lastRow="0" w:firstColumn="0" w:lastColumn="0" w:oddVBand="0" w:evenVBand="0" w:oddHBand="0" w:evenHBand="0" w:firstRowFirstColumn="0" w:firstRowLastColumn="0" w:lastRowFirstColumn="0" w:lastRowLastColumn="0"/>
        </w:trPr>
        <w:tc>
          <w:tcPr>
            <w:tcW w:w="1951" w:type="dxa"/>
          </w:tcPr>
          <w:p w14:paraId="10C0D8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7" w:name="BKM_DAD0F5C5_7ECC_4F46_8F23_D5FDAEC9FFF1"/>
            <w:bookmarkEnd w:id="237"/>
            <w:r w:rsidRPr="00D14AF0">
              <w:rPr>
                <w:rFonts w:asciiTheme="minorHAnsi" w:hAnsiTheme="minorHAnsi" w:cs="Arial"/>
                <w:color w:val="000000"/>
                <w:sz w:val="20"/>
                <w:szCs w:val="20"/>
                <w:lang w:val="en-CA"/>
              </w:rPr>
              <w:t>Name</w:t>
            </w:r>
          </w:p>
        </w:tc>
        <w:tc>
          <w:tcPr>
            <w:tcW w:w="1701" w:type="dxa"/>
          </w:tcPr>
          <w:p w14:paraId="5130D8E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083" w:type="dxa"/>
          </w:tcPr>
          <w:p w14:paraId="59FF2C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1AE5EC6"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1C0FA24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1ED023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31DE88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41179B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9D0DDA" w14:textId="77777777" w:rsidTr="00D14AF0">
        <w:tc>
          <w:tcPr>
            <w:tcW w:w="1951" w:type="dxa"/>
          </w:tcPr>
          <w:p w14:paraId="59769E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8" w:name="BKM_29C4138F_4CAD_4B96_B0DF_B91BA8041A62"/>
            <w:bookmarkEnd w:id="238"/>
            <w:r w:rsidRPr="00D14AF0">
              <w:rPr>
                <w:rFonts w:asciiTheme="minorHAnsi" w:hAnsiTheme="minorHAnsi" w:cs="Arial"/>
                <w:color w:val="000000"/>
                <w:sz w:val="20"/>
                <w:szCs w:val="20"/>
                <w:lang w:val="en-CA"/>
              </w:rPr>
              <w:t>name</w:t>
            </w:r>
          </w:p>
        </w:tc>
        <w:tc>
          <w:tcPr>
            <w:tcW w:w="1701" w:type="dxa"/>
          </w:tcPr>
          <w:p w14:paraId="36A8CD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4D73B0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Contact.</w:t>
            </w:r>
          </w:p>
          <w:p w14:paraId="4FFFBA5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75BEF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4429210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39" w:name="BKM_6AE23AB8_B6A5_4B32_A803_62E099830E93"/>
            <w:bookmarkEnd w:id="239"/>
            <w:r w:rsidRPr="00D14AF0">
              <w:rPr>
                <w:rFonts w:asciiTheme="minorHAnsi" w:hAnsiTheme="minorHAnsi" w:cs="Arial"/>
                <w:color w:val="000000"/>
                <w:sz w:val="20"/>
                <w:szCs w:val="20"/>
                <w:lang w:val="en-CA"/>
              </w:rPr>
              <w:t>description</w:t>
            </w:r>
          </w:p>
        </w:tc>
        <w:tc>
          <w:tcPr>
            <w:tcW w:w="1701" w:type="dxa"/>
          </w:tcPr>
          <w:p w14:paraId="78E542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E47D3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Contact, typically taken from an entry on a geological map legend.</w:t>
            </w:r>
          </w:p>
          <w:p w14:paraId="74803B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6AB5A55" w14:textId="77777777" w:rsidTr="00D14AF0">
        <w:tc>
          <w:tcPr>
            <w:tcW w:w="1951" w:type="dxa"/>
          </w:tcPr>
          <w:p w14:paraId="1E2CAE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0" w:name="BKM_66D56F45_5196_424F_92CB_6CB6778933A2"/>
            <w:bookmarkEnd w:id="240"/>
            <w:r w:rsidRPr="00D14AF0">
              <w:rPr>
                <w:rFonts w:asciiTheme="minorHAnsi" w:hAnsiTheme="minorHAnsi" w:cs="Arial"/>
                <w:color w:val="000000"/>
                <w:sz w:val="20"/>
                <w:szCs w:val="20"/>
                <w:lang w:val="en-CA"/>
              </w:rPr>
              <w:t>contactType</w:t>
            </w:r>
          </w:p>
        </w:tc>
        <w:tc>
          <w:tcPr>
            <w:tcW w:w="1701" w:type="dxa"/>
          </w:tcPr>
          <w:p w14:paraId="332E4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21604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Contact (as defined in GeoSciML).</w:t>
            </w:r>
          </w:p>
          <w:p w14:paraId="71AF8C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295060"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26B571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1" w:name="BKM_B569925A_5C18_4226_AFA5_D6C44B29D688"/>
            <w:bookmarkEnd w:id="241"/>
            <w:r w:rsidRPr="00D14AF0">
              <w:rPr>
                <w:rFonts w:asciiTheme="minorHAnsi" w:hAnsiTheme="minorHAnsi" w:cs="Arial"/>
                <w:color w:val="000000"/>
                <w:sz w:val="20"/>
                <w:szCs w:val="20"/>
                <w:lang w:val="en-CA"/>
              </w:rPr>
              <w:t>observationMethod</w:t>
            </w:r>
          </w:p>
        </w:tc>
        <w:tc>
          <w:tcPr>
            <w:tcW w:w="1701" w:type="dxa"/>
          </w:tcPr>
          <w:p w14:paraId="19C3C6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06ACBA2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2B6EFE9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5B84D0B" w14:textId="77777777" w:rsidTr="00D14AF0">
        <w:tc>
          <w:tcPr>
            <w:tcW w:w="1951" w:type="dxa"/>
          </w:tcPr>
          <w:p w14:paraId="37FD60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2" w:name="BKM_20CF274F_94C7_43D3_9CCE_945071187259"/>
            <w:bookmarkEnd w:id="242"/>
            <w:r w:rsidRPr="00D14AF0">
              <w:rPr>
                <w:rFonts w:asciiTheme="minorHAnsi" w:hAnsiTheme="minorHAnsi" w:cs="Arial"/>
                <w:color w:val="000000"/>
                <w:sz w:val="20"/>
                <w:szCs w:val="20"/>
                <w:lang w:val="en-CA"/>
              </w:rPr>
              <w:t>positionalAccuracy</w:t>
            </w:r>
          </w:p>
        </w:tc>
        <w:tc>
          <w:tcPr>
            <w:tcW w:w="1701" w:type="dxa"/>
          </w:tcPr>
          <w:p w14:paraId="0E6038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1C656F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positionalAccuracy of 100 m for a line feature defines a buffer polygon of total width 200 m centred on the line).</w:t>
            </w:r>
          </w:p>
          <w:p w14:paraId="7A6527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052F501"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5A7052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3" w:name="BKM_64FA9120_8C79_470F_A4AB_510E7868EC43"/>
            <w:bookmarkEnd w:id="243"/>
            <w:r w:rsidRPr="00D14AF0">
              <w:rPr>
                <w:rFonts w:asciiTheme="minorHAnsi" w:hAnsiTheme="minorHAnsi" w:cs="Arial"/>
                <w:color w:val="000000"/>
                <w:sz w:val="20"/>
                <w:szCs w:val="20"/>
                <w:lang w:val="en-CA"/>
              </w:rPr>
              <w:t>source</w:t>
            </w:r>
          </w:p>
        </w:tc>
        <w:tc>
          <w:tcPr>
            <w:tcW w:w="1701" w:type="dxa"/>
          </w:tcPr>
          <w:p w14:paraId="220D3E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7115FB5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73571F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5F676D" w14:textId="77777777" w:rsidTr="00D14AF0">
        <w:tc>
          <w:tcPr>
            <w:tcW w:w="1951" w:type="dxa"/>
          </w:tcPr>
          <w:p w14:paraId="398E1F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4" w:name="BKM_2D4CA786_8199_42B1_BAEE_B9D15F83512C"/>
            <w:bookmarkEnd w:id="244"/>
            <w:r w:rsidRPr="00D14AF0">
              <w:rPr>
                <w:rFonts w:asciiTheme="minorHAnsi" w:hAnsiTheme="minorHAnsi" w:cs="Arial"/>
                <w:color w:val="000000"/>
                <w:sz w:val="20"/>
                <w:szCs w:val="20"/>
                <w:lang w:val="en-CA"/>
              </w:rPr>
              <w:t>contactType_uri</w:t>
            </w:r>
          </w:p>
        </w:tc>
        <w:tc>
          <w:tcPr>
            <w:tcW w:w="1701" w:type="dxa"/>
          </w:tcPr>
          <w:p w14:paraId="1C5A45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E24DE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Contact types. Mandatory property - if not value is provided then a URI referring to a controlled concept explaining why the value is nil must be provided.</w:t>
            </w:r>
          </w:p>
          <w:p w14:paraId="7774DD6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A360EE"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3C0FAF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5" w:name="BKM_E1914A18_F58F_4042_930D_7562E211135B"/>
            <w:bookmarkEnd w:id="245"/>
            <w:r w:rsidRPr="00D14AF0">
              <w:rPr>
                <w:rFonts w:asciiTheme="minorHAnsi" w:hAnsiTheme="minorHAnsi" w:cs="Arial"/>
                <w:color w:val="000000"/>
                <w:sz w:val="20"/>
                <w:szCs w:val="20"/>
                <w:lang w:val="en-CA"/>
              </w:rPr>
              <w:t>specification_uri</w:t>
            </w:r>
          </w:p>
        </w:tc>
        <w:tc>
          <w:tcPr>
            <w:tcW w:w="1701" w:type="dxa"/>
          </w:tcPr>
          <w:p w14:paraId="40D4E7A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42C6F7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Contact feature that describes the instance in detail. Mandatory property - if not value is provided then a URI referring to a controlled concept explaining why the value is nil must be provided.</w:t>
            </w:r>
          </w:p>
          <w:p w14:paraId="661BB9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161461" w14:textId="77777777" w:rsidTr="00D14AF0">
        <w:tc>
          <w:tcPr>
            <w:tcW w:w="1951" w:type="dxa"/>
          </w:tcPr>
          <w:p w14:paraId="26CA6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6" w:name="BKM_C97D1AD7_F437_45EE_9855_97FF220828AF"/>
            <w:bookmarkEnd w:id="246"/>
            <w:r w:rsidRPr="00D14AF0">
              <w:rPr>
                <w:rFonts w:asciiTheme="minorHAnsi" w:hAnsiTheme="minorHAnsi" w:cs="Arial"/>
                <w:color w:val="000000"/>
                <w:sz w:val="20"/>
                <w:szCs w:val="20"/>
                <w:lang w:val="en-CA"/>
              </w:rPr>
              <w:t>metadata_uri</w:t>
            </w:r>
          </w:p>
        </w:tc>
        <w:tc>
          <w:tcPr>
            <w:tcW w:w="1701" w:type="dxa"/>
          </w:tcPr>
          <w:p w14:paraId="3E0949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083" w:type="dxa"/>
          </w:tcPr>
          <w:p w14:paraId="05443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262853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A412CD"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0E18B0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7" w:name="BKM_66E2F147_939A_42E7_9DA7_BB7F5E616224"/>
            <w:bookmarkEnd w:id="247"/>
            <w:r w:rsidRPr="00D14AF0">
              <w:rPr>
                <w:rFonts w:asciiTheme="minorHAnsi" w:hAnsiTheme="minorHAnsi" w:cs="Arial"/>
                <w:color w:val="000000"/>
                <w:sz w:val="20"/>
                <w:szCs w:val="20"/>
                <w:lang w:val="en-CA"/>
              </w:rPr>
              <w:t>genericSymbolizer</w:t>
            </w:r>
          </w:p>
        </w:tc>
        <w:tc>
          <w:tcPr>
            <w:tcW w:w="1701" w:type="dxa"/>
          </w:tcPr>
          <w:p w14:paraId="6438AB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083" w:type="dxa"/>
          </w:tcPr>
          <w:p w14:paraId="6D207DA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128202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29960D" w14:textId="77777777" w:rsidTr="00D14AF0">
        <w:tc>
          <w:tcPr>
            <w:tcW w:w="1951" w:type="dxa"/>
          </w:tcPr>
          <w:p w14:paraId="5171F7F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8" w:name="BKM_7A6AD652_753B_433E_B947_78BAF8E8FFBB"/>
            <w:bookmarkEnd w:id="248"/>
            <w:r w:rsidRPr="00D14AF0">
              <w:rPr>
                <w:rFonts w:asciiTheme="minorHAnsi" w:hAnsiTheme="minorHAnsi" w:cs="Arial"/>
                <w:color w:val="000000"/>
                <w:sz w:val="20"/>
                <w:szCs w:val="20"/>
                <w:lang w:val="en-CA"/>
              </w:rPr>
              <w:t>shape</w:t>
            </w:r>
          </w:p>
        </w:tc>
        <w:tc>
          <w:tcPr>
            <w:tcW w:w="1701" w:type="dxa"/>
          </w:tcPr>
          <w:p w14:paraId="1C42D9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083" w:type="dxa"/>
          </w:tcPr>
          <w:p w14:paraId="4B9D3A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9E256D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7AB452C" w14:textId="77777777" w:rsidTr="00D14AF0">
        <w:trPr>
          <w:cnfStyle w:val="000000100000" w:firstRow="0" w:lastRow="0" w:firstColumn="0" w:lastColumn="0" w:oddVBand="0" w:evenVBand="0" w:oddHBand="1" w:evenHBand="0" w:firstRowFirstColumn="0" w:firstRowLastColumn="0" w:lastRowFirstColumn="0" w:lastRowLastColumn="0"/>
        </w:trPr>
        <w:tc>
          <w:tcPr>
            <w:tcW w:w="1951" w:type="dxa"/>
          </w:tcPr>
          <w:p w14:paraId="756E297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49" w:name="BKM_D64DC56C_F70A_4224_BA0C_96AAF9B173C3"/>
            <w:bookmarkEnd w:id="249"/>
            <w:r w:rsidRPr="00D14AF0">
              <w:rPr>
                <w:rFonts w:asciiTheme="minorHAnsi" w:hAnsiTheme="minorHAnsi" w:cs="Arial"/>
                <w:color w:val="000000"/>
                <w:sz w:val="20"/>
                <w:szCs w:val="20"/>
                <w:lang w:val="en-CA"/>
              </w:rPr>
              <w:t>any</w:t>
            </w:r>
          </w:p>
        </w:tc>
        <w:tc>
          <w:tcPr>
            <w:tcW w:w="1701" w:type="dxa"/>
          </w:tcPr>
          <w:p w14:paraId="1E38C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083" w:type="dxa"/>
          </w:tcPr>
          <w:p w14:paraId="025694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A placeholder allowing any user-defined attributes to be delivered in </w:t>
            </w:r>
            <w:r w:rsidRPr="00D14AF0">
              <w:rPr>
                <w:rFonts w:asciiTheme="minorHAnsi" w:hAnsiTheme="minorHAnsi" w:cs="Arial"/>
                <w:color w:val="000000"/>
                <w:sz w:val="20"/>
                <w:szCs w:val="20"/>
                <w:lang w:val="en-CA"/>
              </w:rPr>
              <w:lastRenderedPageBreak/>
              <w:t>addition to those specified above.</w:t>
            </w:r>
          </w:p>
          <w:p w14:paraId="4E82B6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50894EA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17809499" w14:textId="77777777" w:rsidTr="000843E1">
        <w:trPr>
          <w:cantSplit/>
        </w:trPr>
        <w:tc>
          <w:tcPr>
            <w:tcW w:w="4219" w:type="dxa"/>
            <w:tcBorders>
              <w:right w:val="nil"/>
            </w:tcBorders>
            <w:shd w:val="clear" w:color="auto" w:fill="auto"/>
          </w:tcPr>
          <w:p w14:paraId="3E9C0456"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contactview-identifier</w:t>
            </w:r>
          </w:p>
        </w:tc>
        <w:tc>
          <w:tcPr>
            <w:tcW w:w="4678" w:type="dxa"/>
            <w:tcBorders>
              <w:left w:val="nil"/>
            </w:tcBorders>
            <w:shd w:val="clear" w:color="auto" w:fill="auto"/>
          </w:tcPr>
          <w:p w14:paraId="025F27A5" w14:textId="77777777" w:rsidR="000843E1" w:rsidRPr="00D12552" w:rsidRDefault="000843E1" w:rsidP="00EF110E">
            <w:pPr>
              <w:pStyle w:val="Tabletext10"/>
              <w:jc w:val="left"/>
              <w:rPr>
                <w:rStyle w:val="reqtext"/>
                <w:lang w:val="en-CA"/>
              </w:rPr>
            </w:pPr>
            <w:r>
              <w:rPr>
                <w:rStyle w:val="reqtext"/>
                <w:lang w:val="en-CA"/>
              </w:rPr>
              <w:t>Identifier SHALL correspond to an instance of MappedFeature</w:t>
            </w:r>
            <w:r>
              <w:rPr>
                <w:rStyle w:val="Marquedecommentaire"/>
                <w:rFonts w:ascii="Times New Roman" w:eastAsia="Times New Roman" w:hAnsi="Times New Roman"/>
                <w:lang w:val="en-US" w:eastAsia="en-US"/>
              </w:rPr>
              <w:commentReference w:id="250"/>
            </w:r>
          </w:p>
        </w:tc>
      </w:tr>
    </w:tbl>
    <w:p w14:paraId="3AD17924"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843E1" w:rsidRPr="00D12552" w14:paraId="44E9DFAB" w14:textId="77777777" w:rsidTr="000843E1">
        <w:trPr>
          <w:cantSplit/>
        </w:trPr>
        <w:tc>
          <w:tcPr>
            <w:tcW w:w="4219" w:type="dxa"/>
            <w:tcBorders>
              <w:right w:val="nil"/>
            </w:tcBorders>
            <w:shd w:val="clear" w:color="auto" w:fill="auto"/>
          </w:tcPr>
          <w:p w14:paraId="11213678" w14:textId="77777777" w:rsidR="000843E1" w:rsidRPr="00D12552" w:rsidRDefault="000843E1" w:rsidP="000843E1">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contactview-contacttype</w:t>
            </w:r>
          </w:p>
        </w:tc>
        <w:tc>
          <w:tcPr>
            <w:tcW w:w="4678" w:type="dxa"/>
            <w:tcBorders>
              <w:left w:val="nil"/>
            </w:tcBorders>
            <w:shd w:val="clear" w:color="auto" w:fill="auto"/>
          </w:tcPr>
          <w:p w14:paraId="42334BA5" w14:textId="77777777" w:rsidR="000843E1" w:rsidRPr="00D12552" w:rsidRDefault="00EF110E" w:rsidP="000843E1">
            <w:pPr>
              <w:pStyle w:val="Tabletext10"/>
              <w:jc w:val="left"/>
              <w:rPr>
                <w:rStyle w:val="reqtext"/>
                <w:lang w:val="en-CA"/>
              </w:rPr>
            </w:pPr>
            <w:r>
              <w:rPr>
                <w:rStyle w:val="reqtext"/>
                <w:lang w:val="en-CA"/>
              </w:rPr>
              <w:t>contactType_uri SHALL resolve to a vocabulary term describing a contact type</w:t>
            </w:r>
          </w:p>
        </w:tc>
      </w:tr>
    </w:tbl>
    <w:p w14:paraId="5B367E15" w14:textId="77777777" w:rsidR="000843E1" w:rsidRDefault="000843E1"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8188F72" w14:textId="77777777" w:rsidTr="003E1755">
        <w:trPr>
          <w:cantSplit/>
        </w:trPr>
        <w:tc>
          <w:tcPr>
            <w:tcW w:w="4219" w:type="dxa"/>
            <w:tcBorders>
              <w:right w:val="nil"/>
            </w:tcBorders>
            <w:shd w:val="clear" w:color="auto" w:fill="auto"/>
          </w:tcPr>
          <w:p w14:paraId="548FD919"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contactview-specification-uri</w:t>
            </w:r>
          </w:p>
        </w:tc>
        <w:tc>
          <w:tcPr>
            <w:tcW w:w="4678" w:type="dxa"/>
            <w:tcBorders>
              <w:left w:val="nil"/>
            </w:tcBorders>
            <w:shd w:val="clear" w:color="auto" w:fill="auto"/>
          </w:tcPr>
          <w:p w14:paraId="2D887C62" w14:textId="77777777" w:rsidR="00EF110E" w:rsidRPr="00D12552" w:rsidRDefault="00EF110E" w:rsidP="003E1755">
            <w:pPr>
              <w:pStyle w:val="Tabletext10"/>
              <w:jc w:val="left"/>
              <w:rPr>
                <w:rStyle w:val="reqtext"/>
                <w:lang w:val="en-CA"/>
              </w:rPr>
            </w:pPr>
            <w:r>
              <w:rPr>
                <w:rStyle w:val="reqtext"/>
                <w:lang w:val="en-CA"/>
              </w:rPr>
              <w:t>Specification_uri SHALL resolve to a representation of GeoSciML Contact.</w:t>
            </w:r>
          </w:p>
        </w:tc>
      </w:tr>
    </w:tbl>
    <w:p w14:paraId="1143EC1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CE3796E" w14:textId="77777777" w:rsidTr="003E1755">
        <w:trPr>
          <w:cantSplit/>
        </w:trPr>
        <w:tc>
          <w:tcPr>
            <w:tcW w:w="4219" w:type="dxa"/>
            <w:tcBorders>
              <w:right w:val="nil"/>
            </w:tcBorders>
            <w:shd w:val="clear" w:color="auto" w:fill="auto"/>
          </w:tcPr>
          <w:p w14:paraId="75C43857"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contactview-metadata-uri</w:t>
            </w:r>
          </w:p>
        </w:tc>
        <w:tc>
          <w:tcPr>
            <w:tcW w:w="4678" w:type="dxa"/>
            <w:tcBorders>
              <w:left w:val="nil"/>
            </w:tcBorders>
            <w:shd w:val="clear" w:color="auto" w:fill="auto"/>
          </w:tcPr>
          <w:p w14:paraId="03B25E97" w14:textId="77777777" w:rsidR="00EF110E" w:rsidRPr="00D12552" w:rsidRDefault="00EF110E" w:rsidP="003E1755">
            <w:pPr>
              <w:pStyle w:val="Tabletext10"/>
              <w:jc w:val="left"/>
              <w:rPr>
                <w:rStyle w:val="reqtext"/>
                <w:lang w:val="en-CA"/>
              </w:rPr>
            </w:pPr>
            <w:r>
              <w:rPr>
                <w:rStyle w:val="reqtext"/>
                <w:lang w:val="en-CA"/>
              </w:rPr>
              <w:t>Metadata_uri SHALL resolver to a representation of a metadata record</w:t>
            </w:r>
          </w:p>
        </w:tc>
      </w:tr>
    </w:tbl>
    <w:p w14:paraId="6DB6621A" w14:textId="77777777" w:rsidR="00EF110E" w:rsidRDefault="00EF110E" w:rsidP="00D14AF0">
      <w:pPr>
        <w:autoSpaceDE w:val="0"/>
        <w:autoSpaceDN w:val="0"/>
        <w:adjustRightInd w:val="0"/>
        <w:spacing w:after="0" w:line="240" w:lineRule="atLeast"/>
        <w:rPr>
          <w:rFonts w:cs="Arial"/>
          <w:color w:val="000000"/>
          <w:lang w:val="en-CA"/>
        </w:rPr>
      </w:pPr>
    </w:p>
    <w:p w14:paraId="08DE6414" w14:textId="77777777" w:rsidR="00D14AF0" w:rsidRDefault="00D14AF0" w:rsidP="00D14AF0">
      <w:pPr>
        <w:pStyle w:val="Titre3"/>
        <w:rPr>
          <w:lang w:val="en-CA"/>
        </w:rPr>
      </w:pPr>
      <w:r w:rsidRPr="00D14AF0">
        <w:rPr>
          <w:lang w:val="en-CA"/>
        </w:rPr>
        <w:t>G</w:t>
      </w:r>
      <w:bookmarkStart w:id="251" w:name="BKM_F594CD9C_5617_46AE_9ABE_FE6C018DDEAF"/>
      <w:bookmarkEnd w:id="251"/>
      <w:r w:rsidRPr="00D14AF0">
        <w:rPr>
          <w:lang w:val="en-CA"/>
        </w:rPr>
        <w:t>eologicSpecimenView</w:t>
      </w:r>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0FAB99C7" wp14:editId="4537100E">
            <wp:extent cx="2514951" cy="26483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14951" cy="2648320"/>
                    </a:xfrm>
                    <a:prstGeom prst="rect">
                      <a:avLst/>
                    </a:prstGeom>
                  </pic:spPr>
                </pic:pic>
              </a:graphicData>
            </a:graphic>
          </wp:inline>
        </w:drawing>
      </w:r>
    </w:p>
    <w:p w14:paraId="04A4891E" w14:textId="77777777" w:rsidR="00E426FD" w:rsidRDefault="00E426FD" w:rsidP="00E426FD">
      <w:pPr>
        <w:pStyle w:val="Lgende"/>
        <w:rPr>
          <w:rFonts w:cs="Arial"/>
          <w:color w:val="000000"/>
          <w:lang w:val="en-CA"/>
        </w:rPr>
      </w:pPr>
      <w:r>
        <w:t xml:space="preserve">Figure </w:t>
      </w:r>
      <w:r w:rsidR="00676158">
        <w:fldChar w:fldCharType="begin"/>
      </w:r>
      <w:r w:rsidR="00676158">
        <w:instrText xml:space="preserve"> SEQ Figure \* ARABIC </w:instrText>
      </w:r>
      <w:r w:rsidR="00676158">
        <w:fldChar w:fldCharType="separate"/>
      </w:r>
      <w:r w:rsidR="00090DCF">
        <w:rPr>
          <w:noProof/>
        </w:rPr>
        <w:t>11</w:t>
      </w:r>
      <w:r w:rsidR="00676158">
        <w:rPr>
          <w:noProof/>
        </w:rPr>
        <w:fldChar w:fldCharType="end"/>
      </w:r>
      <w:r>
        <w:t>: GeologicSpecimenView class</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A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Pr="00D14AF0" w:rsidRDefault="00D14AF0" w:rsidP="00D14AF0">
      <w:pPr>
        <w:autoSpaceDE w:val="0"/>
        <w:autoSpaceDN w:val="0"/>
        <w:adjustRightInd w:val="0"/>
        <w:spacing w:after="0" w:line="240" w:lineRule="atLeast"/>
        <w:rPr>
          <w:rFonts w:cs="Arial"/>
          <w:color w:val="000000"/>
          <w:lang w:val="en-CA"/>
        </w:rPr>
      </w:pPr>
    </w:p>
    <w:p w14:paraId="3B210C7A" w14:textId="77777777" w:rsidR="00D14AF0" w:rsidRPr="00D14AF0" w:rsidRDefault="00D14AF0" w:rsidP="00D14AF0">
      <w:pPr>
        <w:autoSpaceDE w:val="0"/>
        <w:autoSpaceDN w:val="0"/>
        <w:adjustRightInd w:val="0"/>
        <w:spacing w:after="0" w:line="240" w:lineRule="atLeast"/>
        <w:rPr>
          <w:rFonts w:cs="Arial"/>
          <w:color w:val="000000"/>
          <w:lang w:val="en-CA"/>
        </w:rPr>
      </w:pPr>
    </w:p>
    <w:p w14:paraId="7DE87324" w14:textId="77777777" w:rsidR="00D14AF0" w:rsidRDefault="00D14AF0" w:rsidP="00D14AF0">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5</w:t>
      </w:r>
      <w:r w:rsidR="00676158">
        <w:rPr>
          <w:noProof/>
        </w:rPr>
        <w:fldChar w:fldCharType="end"/>
      </w:r>
      <w:r>
        <w:t xml:space="preserve"> : GeologicSpecimentView properties</w:t>
      </w:r>
    </w:p>
    <w:tbl>
      <w:tblPr>
        <w:tblStyle w:val="Ombrageclair"/>
        <w:tblW w:w="9735" w:type="dxa"/>
        <w:tblLayout w:type="fixed"/>
        <w:tblLook w:val="0420" w:firstRow="1" w:lastRow="0" w:firstColumn="0" w:lastColumn="0" w:noHBand="0" w:noVBand="1"/>
      </w:tblPr>
      <w:tblGrid>
        <w:gridCol w:w="1809"/>
        <w:gridCol w:w="1560"/>
        <w:gridCol w:w="6366"/>
      </w:tblGrid>
      <w:tr w:rsidR="00D14AF0" w:rsidRPr="00D14AF0" w14:paraId="47708BF8" w14:textId="77777777" w:rsidTr="00D14AF0">
        <w:trPr>
          <w:cnfStyle w:val="100000000000" w:firstRow="1" w:lastRow="0" w:firstColumn="0" w:lastColumn="0" w:oddVBand="0" w:evenVBand="0" w:oddHBand="0" w:evenHBand="0" w:firstRowFirstColumn="0" w:firstRowLastColumn="0" w:lastRowFirstColumn="0" w:lastRowLastColumn="0"/>
        </w:trPr>
        <w:tc>
          <w:tcPr>
            <w:tcW w:w="1809" w:type="dxa"/>
          </w:tcPr>
          <w:p w14:paraId="59962F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2" w:name="BKM_5A4D9120_600F_4C3C_8ECF_EE7CFDB01C45"/>
            <w:bookmarkEnd w:id="252"/>
            <w:r w:rsidRPr="00D14AF0">
              <w:rPr>
                <w:rFonts w:asciiTheme="minorHAnsi" w:hAnsiTheme="minorHAnsi" w:cs="Arial"/>
                <w:color w:val="000000"/>
                <w:sz w:val="20"/>
                <w:szCs w:val="20"/>
                <w:lang w:val="en-CA"/>
              </w:rPr>
              <w:t>Name</w:t>
            </w:r>
          </w:p>
        </w:tc>
        <w:tc>
          <w:tcPr>
            <w:tcW w:w="1560" w:type="dxa"/>
          </w:tcPr>
          <w:p w14:paraId="71AC12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6366" w:type="dxa"/>
          </w:tcPr>
          <w:p w14:paraId="71438C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2A55E6E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3B681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560" w:type="dxa"/>
          </w:tcPr>
          <w:p w14:paraId="4B9BD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5B62F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Globally unique identifier (eg, an IGSN sample number). Use XML anyURI </w:t>
            </w:r>
            <w:r w:rsidRPr="00D14AF0">
              <w:rPr>
                <w:rFonts w:asciiTheme="minorHAnsi" w:hAnsiTheme="minorHAnsi" w:cs="Arial"/>
                <w:color w:val="000000"/>
                <w:sz w:val="20"/>
                <w:szCs w:val="20"/>
                <w:lang w:val="en-CA"/>
              </w:rPr>
              <w:lastRenderedPageBreak/>
              <w:t>datatype</w:t>
            </w:r>
          </w:p>
          <w:p w14:paraId="29407F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8C263C4" w14:textId="77777777" w:rsidTr="00D14AF0">
        <w:tc>
          <w:tcPr>
            <w:tcW w:w="1809" w:type="dxa"/>
          </w:tcPr>
          <w:p w14:paraId="3C8881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3" w:name="BKM_411869C6_5FE7_4B45_A018_FC87FC6F1504"/>
            <w:bookmarkEnd w:id="253"/>
            <w:r w:rsidRPr="00D14AF0">
              <w:rPr>
                <w:rFonts w:asciiTheme="minorHAnsi" w:hAnsiTheme="minorHAnsi" w:cs="Arial"/>
                <w:color w:val="000000"/>
                <w:sz w:val="20"/>
                <w:szCs w:val="20"/>
                <w:lang w:val="en-CA"/>
              </w:rPr>
              <w:lastRenderedPageBreak/>
              <w:t>label</w:t>
            </w:r>
          </w:p>
        </w:tc>
        <w:tc>
          <w:tcPr>
            <w:tcW w:w="1560" w:type="dxa"/>
          </w:tcPr>
          <w:p w14:paraId="5BE6FF1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7D5D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label for map display. (eg, a sample number)</w:t>
            </w:r>
          </w:p>
          <w:p w14:paraId="729567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202E9F2"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47A4B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4" w:name="BKM_9EE66924_CD8E_4920_8D93_B7C8D67F28AF"/>
            <w:bookmarkEnd w:id="254"/>
            <w:r w:rsidRPr="00D14AF0">
              <w:rPr>
                <w:rFonts w:asciiTheme="minorHAnsi" w:hAnsiTheme="minorHAnsi" w:cs="Arial"/>
                <w:color w:val="000000"/>
                <w:sz w:val="20"/>
                <w:szCs w:val="20"/>
                <w:lang w:val="en-CA"/>
              </w:rPr>
              <w:t>description</w:t>
            </w:r>
          </w:p>
        </w:tc>
        <w:tc>
          <w:tcPr>
            <w:tcW w:w="1560" w:type="dxa"/>
          </w:tcPr>
          <w:p w14:paraId="62BF37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CC343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Detailed description of the specimen.</w:t>
            </w:r>
          </w:p>
          <w:p w14:paraId="4A0E4F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16C72E7" w14:textId="77777777" w:rsidTr="00D14AF0">
        <w:tc>
          <w:tcPr>
            <w:tcW w:w="1809" w:type="dxa"/>
          </w:tcPr>
          <w:p w14:paraId="64D5BC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5" w:name="BKM_49C23F9C_9DFE_434E_9876_B253C73E5E08"/>
            <w:bookmarkEnd w:id="255"/>
            <w:r w:rsidRPr="00D14AF0">
              <w:rPr>
                <w:rFonts w:asciiTheme="minorHAnsi" w:hAnsiTheme="minorHAnsi" w:cs="Arial"/>
                <w:color w:val="000000"/>
                <w:sz w:val="20"/>
                <w:szCs w:val="20"/>
                <w:lang w:val="en-CA"/>
              </w:rPr>
              <w:t>specimenType</w:t>
            </w:r>
          </w:p>
        </w:tc>
        <w:tc>
          <w:tcPr>
            <w:tcW w:w="1560" w:type="dxa"/>
          </w:tcPr>
          <w:p w14:paraId="76A8E2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810C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specimen type. Preferably a term from a controlled vocabulary (eg, hand specimen, thin section, drill core).</w:t>
            </w:r>
          </w:p>
          <w:p w14:paraId="473D302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120A7"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0880C6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6" w:name="BKM_2D0F9355_1BA8_4B21_A211_5DBDE6101308"/>
            <w:bookmarkEnd w:id="256"/>
            <w:r w:rsidRPr="00D14AF0">
              <w:rPr>
                <w:rFonts w:asciiTheme="minorHAnsi" w:hAnsiTheme="minorHAnsi" w:cs="Arial"/>
                <w:color w:val="000000"/>
                <w:sz w:val="20"/>
                <w:szCs w:val="20"/>
                <w:lang w:val="en-CA"/>
              </w:rPr>
              <w:t>materialClass</w:t>
            </w:r>
          </w:p>
        </w:tc>
        <w:tc>
          <w:tcPr>
            <w:tcW w:w="1560" w:type="dxa"/>
          </w:tcPr>
          <w:p w14:paraId="4F510F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73DE4B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Classification of the material that comprises the specimen. Preferably a term from a controlled vocabulary (eg, rock, sediment, etc)</w:t>
            </w:r>
          </w:p>
          <w:p w14:paraId="320DCAF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EB221D" w14:textId="77777777" w:rsidTr="00D14AF0">
        <w:tc>
          <w:tcPr>
            <w:tcW w:w="1809" w:type="dxa"/>
          </w:tcPr>
          <w:p w14:paraId="35BE91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7" w:name="BKM_025812DF_B2DB_4EF8_8BE9_FB08934C1BD4"/>
            <w:bookmarkEnd w:id="257"/>
            <w:r w:rsidRPr="00D14AF0">
              <w:rPr>
                <w:rFonts w:asciiTheme="minorHAnsi" w:hAnsiTheme="minorHAnsi" w:cs="Arial"/>
                <w:color w:val="000000"/>
                <w:sz w:val="20"/>
                <w:szCs w:val="20"/>
                <w:lang w:val="en-CA"/>
              </w:rPr>
              <w:t>positionalAccuracy</w:t>
            </w:r>
          </w:p>
        </w:tc>
        <w:tc>
          <w:tcPr>
            <w:tcW w:w="1560" w:type="dxa"/>
          </w:tcPr>
          <w:p w14:paraId="6AD5D0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279BAA9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Description of the positional accuracy of the sampling location. (eg, 50 metres)</w:t>
            </w:r>
          </w:p>
          <w:p w14:paraId="19EB2B5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F901C45"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7088AD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8" w:name="BKM_C09529C8_28D2_45E7_B66E_ADF87048EE54"/>
            <w:bookmarkEnd w:id="258"/>
            <w:r w:rsidRPr="00D14AF0">
              <w:rPr>
                <w:rFonts w:asciiTheme="minorHAnsi" w:hAnsiTheme="minorHAnsi" w:cs="Arial"/>
                <w:color w:val="000000"/>
                <w:sz w:val="20"/>
                <w:szCs w:val="20"/>
                <w:lang w:val="en-CA"/>
              </w:rPr>
              <w:t>samplingTime</w:t>
            </w:r>
          </w:p>
        </w:tc>
        <w:tc>
          <w:tcPr>
            <w:tcW w:w="1560" w:type="dxa"/>
          </w:tcPr>
          <w:p w14:paraId="4674977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1E357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Date (+/- time) when the specimen was collected. (formatted as a gml:timePosition - eg, 2012-03-28)</w:t>
            </w:r>
          </w:p>
          <w:p w14:paraId="09AEBC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3A5C1DB" w14:textId="77777777" w:rsidTr="00D14AF0">
        <w:tc>
          <w:tcPr>
            <w:tcW w:w="1809" w:type="dxa"/>
          </w:tcPr>
          <w:p w14:paraId="26992D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59" w:name="BKM_3857FAF2_09B8_4E47_AE1C_AD54C52DAF81"/>
            <w:bookmarkEnd w:id="259"/>
            <w:r w:rsidRPr="00D14AF0">
              <w:rPr>
                <w:rFonts w:asciiTheme="minorHAnsi" w:hAnsiTheme="minorHAnsi" w:cs="Arial"/>
                <w:color w:val="000000"/>
                <w:sz w:val="20"/>
                <w:szCs w:val="20"/>
                <w:lang w:val="en-CA"/>
              </w:rPr>
              <w:t>samplingMethod</w:t>
            </w:r>
          </w:p>
        </w:tc>
        <w:tc>
          <w:tcPr>
            <w:tcW w:w="1560" w:type="dxa"/>
          </w:tcPr>
          <w:p w14:paraId="5D63B8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55A96F8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method used to collect the specimen (eg, diamond drilling, field mapping survey)</w:t>
            </w:r>
          </w:p>
          <w:p w14:paraId="6028AD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D609DBB"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590AB71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0" w:name="BKM_35F2F785_32E6_4D58_9212_E4C493DD93AB"/>
            <w:bookmarkEnd w:id="260"/>
            <w:r w:rsidRPr="00D14AF0">
              <w:rPr>
                <w:rFonts w:asciiTheme="minorHAnsi" w:hAnsiTheme="minorHAnsi" w:cs="Arial"/>
                <w:color w:val="000000"/>
                <w:sz w:val="20"/>
                <w:szCs w:val="20"/>
                <w:lang w:val="en-CA"/>
              </w:rPr>
              <w:t>currentLocation</w:t>
            </w:r>
          </w:p>
        </w:tc>
        <w:tc>
          <w:tcPr>
            <w:tcW w:w="1560" w:type="dxa"/>
          </w:tcPr>
          <w:p w14:paraId="0B1EC09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35CFA6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current location of the specimen (eg, a warehouse or other repository location)</w:t>
            </w:r>
          </w:p>
          <w:p w14:paraId="7A2876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480D6A0" w14:textId="77777777" w:rsidTr="00D14AF0">
        <w:tc>
          <w:tcPr>
            <w:tcW w:w="1809" w:type="dxa"/>
          </w:tcPr>
          <w:p w14:paraId="7E9004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1" w:name="BKM_8A8A8512_0518_43B4_8296_5C183491EEB7"/>
            <w:bookmarkEnd w:id="261"/>
            <w:r w:rsidRPr="00D14AF0">
              <w:rPr>
                <w:rFonts w:asciiTheme="minorHAnsi" w:hAnsiTheme="minorHAnsi" w:cs="Arial"/>
                <w:color w:val="000000"/>
                <w:sz w:val="20"/>
                <w:szCs w:val="20"/>
                <w:lang w:val="en-CA"/>
              </w:rPr>
              <w:t>source</w:t>
            </w:r>
          </w:p>
        </w:tc>
        <w:tc>
          <w:tcPr>
            <w:tcW w:w="1560" w:type="dxa"/>
          </w:tcPr>
          <w:p w14:paraId="75F816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4987EE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Citation of the source of the data (eg, a publication, map, etc)</w:t>
            </w:r>
          </w:p>
          <w:p w14:paraId="7ED4CB1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FE72BE3"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DB68F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2" w:name="BKM_A37D3138_5144_4AAA_A9A8_F88DEC203EC5"/>
            <w:bookmarkEnd w:id="262"/>
            <w:r w:rsidRPr="00D14AF0">
              <w:rPr>
                <w:rFonts w:asciiTheme="minorHAnsi" w:hAnsiTheme="minorHAnsi" w:cs="Arial"/>
                <w:color w:val="000000"/>
                <w:sz w:val="20"/>
                <w:szCs w:val="20"/>
                <w:lang w:val="en-CA"/>
              </w:rPr>
              <w:t>specimenType_uri</w:t>
            </w:r>
          </w:p>
        </w:tc>
        <w:tc>
          <w:tcPr>
            <w:tcW w:w="1560" w:type="dxa"/>
          </w:tcPr>
          <w:p w14:paraId="7FBA06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E85ED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specimen type identifier from a controlled vocabulary.</w:t>
            </w:r>
          </w:p>
          <w:p w14:paraId="130347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721F566" w14:textId="77777777" w:rsidTr="00D14AF0">
        <w:tc>
          <w:tcPr>
            <w:tcW w:w="1809" w:type="dxa"/>
          </w:tcPr>
          <w:p w14:paraId="628B932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3" w:name="BKM_9BCC0C7E_CEE8_4167_9510_B24983CC44B9"/>
            <w:bookmarkEnd w:id="263"/>
            <w:r w:rsidRPr="00D14AF0">
              <w:rPr>
                <w:rFonts w:asciiTheme="minorHAnsi" w:hAnsiTheme="minorHAnsi" w:cs="Arial"/>
                <w:color w:val="000000"/>
                <w:sz w:val="20"/>
                <w:szCs w:val="20"/>
                <w:lang w:val="en-CA"/>
              </w:rPr>
              <w:t>materialClass_uri</w:t>
            </w:r>
          </w:p>
        </w:tc>
        <w:tc>
          <w:tcPr>
            <w:tcW w:w="1560" w:type="dxa"/>
          </w:tcPr>
          <w:p w14:paraId="1F9A455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7C622D0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for a class of material drawn from a controlled vocabulary.</w:t>
            </w:r>
          </w:p>
          <w:p w14:paraId="5D67833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0F8F708"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CD046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4" w:name="BKM_A818D66D_DB16_46C0_A0B3_E9039F2CD8CD"/>
            <w:bookmarkEnd w:id="264"/>
            <w:r w:rsidRPr="00D14AF0">
              <w:rPr>
                <w:rFonts w:asciiTheme="minorHAnsi" w:hAnsiTheme="minorHAnsi" w:cs="Arial"/>
                <w:color w:val="000000"/>
                <w:sz w:val="20"/>
                <w:szCs w:val="20"/>
                <w:lang w:val="en-CA"/>
              </w:rPr>
              <w:t>metadata_uri</w:t>
            </w:r>
          </w:p>
        </w:tc>
        <w:tc>
          <w:tcPr>
            <w:tcW w:w="1560" w:type="dxa"/>
          </w:tcPr>
          <w:p w14:paraId="7D1F7E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3C4ED4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metadata document.</w:t>
            </w:r>
          </w:p>
          <w:p w14:paraId="374303E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23338EF" w14:textId="77777777" w:rsidTr="00D14AF0">
        <w:tc>
          <w:tcPr>
            <w:tcW w:w="1809" w:type="dxa"/>
          </w:tcPr>
          <w:p w14:paraId="0A29A0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5" w:name="BKM_AEAFFBCA_2559_4CDB_AFA9_8A341843B51F"/>
            <w:bookmarkEnd w:id="265"/>
            <w:r w:rsidRPr="00D14AF0">
              <w:rPr>
                <w:rFonts w:asciiTheme="minorHAnsi" w:hAnsiTheme="minorHAnsi" w:cs="Arial"/>
                <w:color w:val="000000"/>
                <w:sz w:val="20"/>
                <w:szCs w:val="20"/>
                <w:lang w:val="en-CA"/>
              </w:rPr>
              <w:t>specification_uri</w:t>
            </w:r>
          </w:p>
        </w:tc>
        <w:tc>
          <w:tcPr>
            <w:tcW w:w="1560" w:type="dxa"/>
          </w:tcPr>
          <w:p w14:paraId="79ED409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6366" w:type="dxa"/>
          </w:tcPr>
          <w:p w14:paraId="1DD42AC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Observation&amp;Measurements (ISO19156) SF_Specimen feature that describes the instance in detail. Mandatory property - if not value is provided then a URI referring to a controlled concept explaining why the value is nil must be provided.</w:t>
            </w:r>
          </w:p>
          <w:p w14:paraId="6F7A4EF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9DC5FDD"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421C0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6" w:name="BKM_691007BD_4B41_46AF_9BC3_D27B06E1FB54"/>
            <w:bookmarkEnd w:id="266"/>
            <w:r w:rsidRPr="00D14AF0">
              <w:rPr>
                <w:rFonts w:asciiTheme="minorHAnsi" w:hAnsiTheme="minorHAnsi" w:cs="Arial"/>
                <w:color w:val="000000"/>
                <w:sz w:val="20"/>
                <w:szCs w:val="20"/>
                <w:lang w:val="en-CA"/>
              </w:rPr>
              <w:t>genericSymbolizer</w:t>
            </w:r>
          </w:p>
        </w:tc>
        <w:tc>
          <w:tcPr>
            <w:tcW w:w="1560" w:type="dxa"/>
          </w:tcPr>
          <w:p w14:paraId="48C9F7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6366" w:type="dxa"/>
          </w:tcPr>
          <w:p w14:paraId="073B2A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03ECAE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F79A334" w14:textId="77777777" w:rsidTr="00D14AF0">
        <w:tc>
          <w:tcPr>
            <w:tcW w:w="1809" w:type="dxa"/>
          </w:tcPr>
          <w:p w14:paraId="065672A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7" w:name="BKM_98D7F43A_2FA6_489F_A1A5_B915D069258B"/>
            <w:bookmarkEnd w:id="267"/>
            <w:r w:rsidRPr="00D14AF0">
              <w:rPr>
                <w:rFonts w:asciiTheme="minorHAnsi" w:hAnsiTheme="minorHAnsi" w:cs="Arial"/>
                <w:color w:val="000000"/>
                <w:sz w:val="20"/>
                <w:szCs w:val="20"/>
                <w:lang w:val="en-CA"/>
              </w:rPr>
              <w:t>shape</w:t>
            </w:r>
          </w:p>
        </w:tc>
        <w:tc>
          <w:tcPr>
            <w:tcW w:w="1560" w:type="dxa"/>
          </w:tcPr>
          <w:p w14:paraId="3D797A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6366" w:type="dxa"/>
          </w:tcPr>
          <w:p w14:paraId="786D1B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specimen (generally a point)</w:t>
            </w:r>
          </w:p>
          <w:p w14:paraId="0CBF3C5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634747C" w14:textId="77777777" w:rsidTr="00D14AF0">
        <w:trPr>
          <w:cnfStyle w:val="000000100000" w:firstRow="0" w:lastRow="0" w:firstColumn="0" w:lastColumn="0" w:oddVBand="0" w:evenVBand="0" w:oddHBand="1" w:evenHBand="0" w:firstRowFirstColumn="0" w:firstRowLastColumn="0" w:lastRowFirstColumn="0" w:lastRowLastColumn="0"/>
        </w:trPr>
        <w:tc>
          <w:tcPr>
            <w:tcW w:w="1809" w:type="dxa"/>
          </w:tcPr>
          <w:p w14:paraId="1876C9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68" w:name="BKM_B197BD01_D7EB_4B2D_B744_060A34418883"/>
            <w:bookmarkEnd w:id="268"/>
            <w:r w:rsidRPr="00D14AF0">
              <w:rPr>
                <w:rFonts w:asciiTheme="minorHAnsi" w:hAnsiTheme="minorHAnsi" w:cs="Arial"/>
                <w:color w:val="000000"/>
                <w:sz w:val="20"/>
                <w:szCs w:val="20"/>
                <w:lang w:val="en-CA"/>
              </w:rPr>
              <w:t>any</w:t>
            </w:r>
          </w:p>
        </w:tc>
        <w:tc>
          <w:tcPr>
            <w:tcW w:w="1560" w:type="dxa"/>
          </w:tcPr>
          <w:p w14:paraId="200CA6C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6366" w:type="dxa"/>
          </w:tcPr>
          <w:p w14:paraId="206822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Place holder for user-defined properties.</w:t>
            </w:r>
          </w:p>
          <w:p w14:paraId="56109BC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3565A16C" w14:textId="77777777" w:rsidR="00D14AF0" w:rsidRDefault="00D14AF0" w:rsidP="00D14AF0">
      <w:pPr>
        <w:autoSpaceDE w:val="0"/>
        <w:autoSpaceDN w:val="0"/>
        <w:adjustRightInd w:val="0"/>
        <w:spacing w:after="0" w:line="240" w:lineRule="atLeast"/>
        <w:rPr>
          <w:rFonts w:cs="Arial"/>
          <w:color w:val="000000"/>
          <w:lang w:val="en-CA"/>
        </w:rPr>
      </w:pPr>
    </w:p>
    <w:p w14:paraId="16EE870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21DC49C" w14:textId="77777777" w:rsidTr="003E1755">
        <w:trPr>
          <w:cantSplit/>
        </w:trPr>
        <w:tc>
          <w:tcPr>
            <w:tcW w:w="4219" w:type="dxa"/>
            <w:tcBorders>
              <w:right w:val="nil"/>
            </w:tcBorders>
            <w:shd w:val="clear" w:color="auto" w:fill="auto"/>
          </w:tcPr>
          <w:p w14:paraId="57BFB6E4"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geologicspecimenview-identifier</w:t>
            </w:r>
          </w:p>
        </w:tc>
        <w:tc>
          <w:tcPr>
            <w:tcW w:w="4678" w:type="dxa"/>
            <w:tcBorders>
              <w:left w:val="nil"/>
            </w:tcBorders>
            <w:shd w:val="clear" w:color="auto" w:fill="auto"/>
          </w:tcPr>
          <w:p w14:paraId="70D8395E" w14:textId="77777777" w:rsidR="00EF110E" w:rsidRPr="00D12552" w:rsidRDefault="00EF110E" w:rsidP="00EF110E">
            <w:pPr>
              <w:pStyle w:val="Tabletext10"/>
              <w:jc w:val="left"/>
              <w:rPr>
                <w:rStyle w:val="reqtext"/>
                <w:lang w:val="en-CA"/>
              </w:rPr>
            </w:pPr>
            <w:r>
              <w:rPr>
                <w:rStyle w:val="reqtext"/>
                <w:lang w:val="en-CA"/>
              </w:rPr>
              <w:t>Identifier SHALL correspond to a representation of GeoSciML GeologicSpecimen</w:t>
            </w:r>
          </w:p>
        </w:tc>
      </w:tr>
    </w:tbl>
    <w:p w14:paraId="3B0C5915"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3E79222B" w14:textId="77777777" w:rsidTr="003E1755">
        <w:trPr>
          <w:cantSplit/>
        </w:trPr>
        <w:tc>
          <w:tcPr>
            <w:tcW w:w="4219" w:type="dxa"/>
            <w:tcBorders>
              <w:right w:val="nil"/>
            </w:tcBorders>
            <w:shd w:val="clear" w:color="auto" w:fill="auto"/>
          </w:tcPr>
          <w:p w14:paraId="63C24E3F"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geologicspecimenview-specimentype-uri</w:t>
            </w:r>
          </w:p>
        </w:tc>
        <w:tc>
          <w:tcPr>
            <w:tcW w:w="4678" w:type="dxa"/>
            <w:tcBorders>
              <w:left w:val="nil"/>
            </w:tcBorders>
            <w:shd w:val="clear" w:color="auto" w:fill="auto"/>
          </w:tcPr>
          <w:p w14:paraId="3040BC00" w14:textId="77777777" w:rsidR="00EF110E" w:rsidRPr="00D12552" w:rsidRDefault="00EF110E" w:rsidP="003E1755">
            <w:pPr>
              <w:pStyle w:val="Tabletext10"/>
              <w:jc w:val="left"/>
              <w:rPr>
                <w:rStyle w:val="reqtext"/>
                <w:lang w:val="en-CA"/>
              </w:rPr>
            </w:pPr>
            <w:r>
              <w:rPr>
                <w:rStyle w:val="reqtext"/>
                <w:lang w:val="en-CA"/>
              </w:rPr>
              <w:t>Specimentype-uri SHALL resolve to a vocabulary term describing a geologic specimen type</w:t>
            </w:r>
          </w:p>
        </w:tc>
      </w:tr>
    </w:tbl>
    <w:p w14:paraId="4820A11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690C7B24" w14:textId="77777777" w:rsidTr="003E1755">
        <w:trPr>
          <w:cantSplit/>
        </w:trPr>
        <w:tc>
          <w:tcPr>
            <w:tcW w:w="4219" w:type="dxa"/>
            <w:tcBorders>
              <w:right w:val="nil"/>
            </w:tcBorders>
            <w:shd w:val="clear" w:color="auto" w:fill="auto"/>
          </w:tcPr>
          <w:p w14:paraId="26D1B90B"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geologicspecimenview-materialclass-uri</w:t>
            </w:r>
          </w:p>
        </w:tc>
        <w:tc>
          <w:tcPr>
            <w:tcW w:w="4678" w:type="dxa"/>
            <w:tcBorders>
              <w:left w:val="nil"/>
            </w:tcBorders>
            <w:shd w:val="clear" w:color="auto" w:fill="auto"/>
          </w:tcPr>
          <w:p w14:paraId="56B496DD" w14:textId="77777777" w:rsidR="00EF110E" w:rsidRPr="00D12552" w:rsidRDefault="00EF110E" w:rsidP="00EF110E">
            <w:pPr>
              <w:pStyle w:val="Tabletext10"/>
              <w:jc w:val="left"/>
              <w:rPr>
                <w:rStyle w:val="reqtext"/>
                <w:lang w:val="en-CA"/>
              </w:rPr>
            </w:pPr>
            <w:r>
              <w:rPr>
                <w:rStyle w:val="reqtext"/>
                <w:lang w:val="en-CA"/>
              </w:rPr>
              <w:t>materialClass_uri SHALL resolve to a vocabulary term describing a material class</w:t>
            </w:r>
          </w:p>
        </w:tc>
      </w:tr>
    </w:tbl>
    <w:p w14:paraId="1EDD12A2"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771FFC8B" w14:textId="77777777" w:rsidTr="003E1755">
        <w:trPr>
          <w:cantSplit/>
        </w:trPr>
        <w:tc>
          <w:tcPr>
            <w:tcW w:w="4219" w:type="dxa"/>
            <w:tcBorders>
              <w:right w:val="nil"/>
            </w:tcBorders>
            <w:shd w:val="clear" w:color="auto" w:fill="auto"/>
          </w:tcPr>
          <w:p w14:paraId="2220A2AD"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geologicspecimenview-metadata-uri</w:t>
            </w:r>
          </w:p>
        </w:tc>
        <w:tc>
          <w:tcPr>
            <w:tcW w:w="4678" w:type="dxa"/>
            <w:tcBorders>
              <w:left w:val="nil"/>
            </w:tcBorders>
            <w:shd w:val="clear" w:color="auto" w:fill="auto"/>
          </w:tcPr>
          <w:p w14:paraId="590D87CF" w14:textId="77777777" w:rsidR="00EF110E" w:rsidRPr="00D12552" w:rsidRDefault="00EF110E" w:rsidP="00EF110E">
            <w:pPr>
              <w:pStyle w:val="Tabletext10"/>
              <w:jc w:val="left"/>
              <w:rPr>
                <w:rStyle w:val="reqtext"/>
                <w:lang w:val="en-CA"/>
              </w:rPr>
            </w:pPr>
            <w:r>
              <w:rPr>
                <w:rStyle w:val="reqtext"/>
                <w:lang w:val="en-CA"/>
              </w:rPr>
              <w:t>metadata-uri SHALL resolve to a representation of a metadata record</w:t>
            </w:r>
          </w:p>
        </w:tc>
      </w:tr>
    </w:tbl>
    <w:p w14:paraId="2128535D" w14:textId="77777777" w:rsidR="00EF110E" w:rsidRDefault="00EF110E"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F110E" w:rsidRPr="00D12552" w14:paraId="42429CE5" w14:textId="77777777" w:rsidTr="003E1755">
        <w:trPr>
          <w:cantSplit/>
        </w:trPr>
        <w:tc>
          <w:tcPr>
            <w:tcW w:w="4219" w:type="dxa"/>
            <w:tcBorders>
              <w:right w:val="nil"/>
            </w:tcBorders>
            <w:shd w:val="clear" w:color="auto" w:fill="auto"/>
          </w:tcPr>
          <w:p w14:paraId="2312DBCC" w14:textId="77777777" w:rsidR="00EF110E" w:rsidRPr="00D12552" w:rsidRDefault="00EF110E" w:rsidP="00EF110E">
            <w:pPr>
              <w:pStyle w:val="Tabletext10"/>
              <w:rPr>
                <w:rStyle w:val="requri"/>
                <w:lang w:val="en-CA"/>
              </w:rPr>
            </w:pPr>
            <w:r>
              <w:rPr>
                <w:rStyle w:val="requri"/>
                <w:lang w:val="en-CA"/>
              </w:rPr>
              <w:t>/req/gsml4-portrayal</w:t>
            </w:r>
            <w:r w:rsidRPr="00D12552">
              <w:rPr>
                <w:rStyle w:val="requri"/>
                <w:lang w:val="en-CA"/>
              </w:rPr>
              <w:t>/</w:t>
            </w:r>
            <w:r>
              <w:rPr>
                <w:rStyle w:val="requri"/>
                <w:lang w:val="en-CA"/>
              </w:rPr>
              <w:t>geologicspecimenview-specification-uri</w:t>
            </w:r>
          </w:p>
        </w:tc>
        <w:tc>
          <w:tcPr>
            <w:tcW w:w="4678" w:type="dxa"/>
            <w:tcBorders>
              <w:left w:val="nil"/>
            </w:tcBorders>
            <w:shd w:val="clear" w:color="auto" w:fill="auto"/>
          </w:tcPr>
          <w:p w14:paraId="2586DFC0" w14:textId="77777777" w:rsidR="00EF110E" w:rsidRPr="00D12552" w:rsidRDefault="00EF110E" w:rsidP="00EF110E">
            <w:pPr>
              <w:pStyle w:val="Tabletext10"/>
              <w:jc w:val="left"/>
              <w:rPr>
                <w:rStyle w:val="reqtext"/>
                <w:lang w:val="en-CA"/>
              </w:rPr>
            </w:pPr>
            <w:r>
              <w:rPr>
                <w:rStyle w:val="reqtext"/>
                <w:lang w:val="en-CA"/>
              </w:rPr>
              <w:t>specification-uri SHALL resolve to a representation of (ISO-19156) SF_Specimen or a vocabulary term describing why the value is nil</w:t>
            </w:r>
          </w:p>
        </w:tc>
      </w:tr>
    </w:tbl>
    <w:p w14:paraId="1089D65C" w14:textId="77777777" w:rsidR="00EF110E" w:rsidRDefault="00EF110E" w:rsidP="00D14AF0">
      <w:pPr>
        <w:autoSpaceDE w:val="0"/>
        <w:autoSpaceDN w:val="0"/>
        <w:adjustRightInd w:val="0"/>
        <w:spacing w:after="0" w:line="240" w:lineRule="atLeast"/>
        <w:rPr>
          <w:rFonts w:cs="Arial"/>
          <w:color w:val="000000"/>
          <w:lang w:val="en-CA"/>
        </w:rPr>
      </w:pPr>
    </w:p>
    <w:p w14:paraId="12F140BF" w14:textId="77777777" w:rsidR="00D14AF0" w:rsidRDefault="00D14AF0" w:rsidP="00D14AF0">
      <w:pPr>
        <w:pStyle w:val="Titre3"/>
        <w:rPr>
          <w:lang w:val="en-CA"/>
        </w:rPr>
      </w:pPr>
      <w:r w:rsidRPr="00D14AF0">
        <w:rPr>
          <w:lang w:val="en-CA"/>
        </w:rPr>
        <w:t>G</w:t>
      </w:r>
      <w:bookmarkStart w:id="269" w:name="BKM_9A8B07A1_6F7C_49A9_AE39_CC80241F45D8"/>
      <w:bookmarkEnd w:id="269"/>
      <w:r w:rsidRPr="00D14AF0">
        <w:rPr>
          <w:lang w:val="en-CA"/>
        </w:rPr>
        <w:t>eomorphologicUnitView</w:t>
      </w:r>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6C6FBBBB" wp14:editId="1581DC30">
            <wp:extent cx="2514951" cy="3477111"/>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514951" cy="3477111"/>
                    </a:xfrm>
                    <a:prstGeom prst="rect">
                      <a:avLst/>
                    </a:prstGeom>
                  </pic:spPr>
                </pic:pic>
              </a:graphicData>
            </a:graphic>
          </wp:inline>
        </w:drawing>
      </w:r>
    </w:p>
    <w:p w14:paraId="7FB981E8" w14:textId="77777777" w:rsidR="00E426FD" w:rsidRDefault="00E426FD" w:rsidP="00E426FD">
      <w:pPr>
        <w:pStyle w:val="Lgende"/>
        <w:rPr>
          <w:rFonts w:cs="Arial"/>
          <w:color w:val="000000"/>
          <w:lang w:val="en-CA"/>
        </w:rPr>
      </w:pPr>
      <w:r>
        <w:t xml:space="preserve">Figure </w:t>
      </w:r>
      <w:r w:rsidR="00676158">
        <w:fldChar w:fldCharType="begin"/>
      </w:r>
      <w:r w:rsidR="00676158">
        <w:instrText xml:space="preserve"> SEQ Figure \* ARABIC </w:instrText>
      </w:r>
      <w:r w:rsidR="00676158">
        <w:fldChar w:fldCharType="separate"/>
      </w:r>
      <w:r w:rsidR="00090DCF">
        <w:rPr>
          <w:noProof/>
        </w:rPr>
        <w:t>12</w:t>
      </w:r>
      <w:r w:rsidR="00676158">
        <w:rPr>
          <w:noProof/>
        </w:rPr>
        <w:fldChar w:fldCharType="end"/>
      </w:r>
      <w:r>
        <w:t xml:space="preserve"> : GeomorphologicUnitView</w:t>
      </w:r>
    </w:p>
    <w:p w14:paraId="0AB98D42"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B6CC6B7" w14:textId="77777777" w:rsidR="00D14AF0" w:rsidRPr="00D14AF0" w:rsidRDefault="00D14AF0" w:rsidP="00D14AF0">
      <w:pPr>
        <w:autoSpaceDE w:val="0"/>
        <w:autoSpaceDN w:val="0"/>
        <w:adjustRightInd w:val="0"/>
        <w:spacing w:after="0" w:line="240" w:lineRule="atLeast"/>
        <w:rPr>
          <w:rFonts w:cs="Arial"/>
          <w:color w:val="000000"/>
          <w:lang w:val="en-CA"/>
        </w:rPr>
      </w:pPr>
    </w:p>
    <w:p w14:paraId="6710149F" w14:textId="77777777" w:rsidR="00D14AF0" w:rsidRPr="00D14AF0" w:rsidRDefault="00D14AF0" w:rsidP="00D14AF0">
      <w:pPr>
        <w:autoSpaceDE w:val="0"/>
        <w:autoSpaceDN w:val="0"/>
        <w:adjustRightInd w:val="0"/>
        <w:spacing w:after="0" w:line="240" w:lineRule="atLeast"/>
        <w:rPr>
          <w:rFonts w:cs="Arial"/>
          <w:color w:val="000000"/>
          <w:lang w:val="en-CA"/>
        </w:rPr>
      </w:pPr>
    </w:p>
    <w:p w14:paraId="6EF4162A" w14:textId="77777777" w:rsidR="00D14AF0" w:rsidRDefault="00D14AF0" w:rsidP="00D14AF0">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6</w:t>
      </w:r>
      <w:r w:rsidR="00676158">
        <w:rPr>
          <w:noProof/>
        </w:rPr>
        <w:fldChar w:fldCharType="end"/>
      </w:r>
      <w:r>
        <w:t xml:space="preserve">  : </w:t>
      </w:r>
      <w:r w:rsidRPr="00E93683">
        <w:t>GeomorphologicUnitView</w:t>
      </w:r>
      <w:r>
        <w:t xml:space="preserve"> properties</w:t>
      </w:r>
    </w:p>
    <w:tbl>
      <w:tblPr>
        <w:tblStyle w:val="Ombrageclair"/>
        <w:tblW w:w="9735" w:type="dxa"/>
        <w:tblLayout w:type="fixed"/>
        <w:tblLook w:val="0420" w:firstRow="1" w:lastRow="0" w:firstColumn="0" w:lastColumn="0" w:noHBand="0" w:noVBand="1"/>
      </w:tblPr>
      <w:tblGrid>
        <w:gridCol w:w="2518"/>
        <w:gridCol w:w="1559"/>
        <w:gridCol w:w="5658"/>
      </w:tblGrid>
      <w:tr w:rsidR="00D14AF0" w:rsidRPr="00D14AF0" w14:paraId="4B18E346" w14:textId="77777777" w:rsidTr="00D14AF0">
        <w:trPr>
          <w:cnfStyle w:val="100000000000" w:firstRow="1" w:lastRow="0" w:firstColumn="0" w:lastColumn="0" w:oddVBand="0" w:evenVBand="0" w:oddHBand="0" w:evenHBand="0" w:firstRowFirstColumn="0" w:firstRowLastColumn="0" w:lastRowFirstColumn="0" w:lastRowLastColumn="0"/>
        </w:trPr>
        <w:tc>
          <w:tcPr>
            <w:tcW w:w="2518" w:type="dxa"/>
          </w:tcPr>
          <w:p w14:paraId="250333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0" w:name="BKM_75AF76F0_4AFF_4758_AA5C_4DD9A3A326DF"/>
            <w:bookmarkEnd w:id="270"/>
            <w:r w:rsidRPr="00D14AF0">
              <w:rPr>
                <w:rFonts w:asciiTheme="minorHAnsi" w:hAnsiTheme="minorHAnsi" w:cs="Arial"/>
                <w:color w:val="000000"/>
                <w:sz w:val="20"/>
                <w:szCs w:val="20"/>
                <w:lang w:val="en-CA"/>
              </w:rPr>
              <w:t>Name</w:t>
            </w:r>
          </w:p>
        </w:tc>
        <w:tc>
          <w:tcPr>
            <w:tcW w:w="1559" w:type="dxa"/>
          </w:tcPr>
          <w:p w14:paraId="06DBCB9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658" w:type="dxa"/>
          </w:tcPr>
          <w:p w14:paraId="391DE6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02E9DEB9"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4D3E3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lastRenderedPageBreak/>
              <w:t>identifier</w:t>
            </w:r>
          </w:p>
        </w:tc>
        <w:tc>
          <w:tcPr>
            <w:tcW w:w="1559" w:type="dxa"/>
          </w:tcPr>
          <w:p w14:paraId="1FC4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592FAD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identifier. Should have the same value as the corresponding GeoSciML MappedFeature.</w:t>
            </w:r>
          </w:p>
          <w:p w14:paraId="151933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6E7278" w14:textId="77777777" w:rsidTr="00D14AF0">
        <w:tc>
          <w:tcPr>
            <w:tcW w:w="2518" w:type="dxa"/>
          </w:tcPr>
          <w:p w14:paraId="611207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1" w:name="BKM_AD80CBD8_BB55_4F42_B330_20E3957181FD"/>
            <w:bookmarkEnd w:id="271"/>
            <w:r w:rsidRPr="00D14AF0">
              <w:rPr>
                <w:rFonts w:asciiTheme="minorHAnsi" w:hAnsiTheme="minorHAnsi" w:cs="Arial"/>
                <w:color w:val="000000"/>
                <w:sz w:val="20"/>
                <w:szCs w:val="20"/>
                <w:lang w:val="en-CA"/>
              </w:rPr>
              <w:t>name</w:t>
            </w:r>
          </w:p>
        </w:tc>
        <w:tc>
          <w:tcPr>
            <w:tcW w:w="1559" w:type="dxa"/>
          </w:tcPr>
          <w:p w14:paraId="0BBA286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7FAC4A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GeomorphologicUnit.</w:t>
            </w:r>
          </w:p>
          <w:p w14:paraId="0FB16B4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EEC811"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C2A2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2" w:name="BKM_B608D83A_BCB7_40BE_B5B4_7C18680327EF"/>
            <w:bookmarkEnd w:id="272"/>
            <w:r w:rsidRPr="00D14AF0">
              <w:rPr>
                <w:rFonts w:asciiTheme="minorHAnsi" w:hAnsiTheme="minorHAnsi" w:cs="Arial"/>
                <w:color w:val="000000"/>
                <w:sz w:val="20"/>
                <w:szCs w:val="20"/>
                <w:lang w:val="en-CA"/>
              </w:rPr>
              <w:t>description</w:t>
            </w:r>
          </w:p>
        </w:tc>
        <w:tc>
          <w:tcPr>
            <w:tcW w:w="1559" w:type="dxa"/>
          </w:tcPr>
          <w:p w14:paraId="37D9A4A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8E4AA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GeomorphologicUnit, typically taken from an entry on a map legend.</w:t>
            </w:r>
          </w:p>
          <w:p w14:paraId="74D199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E44445" w14:paraId="2A147703" w14:textId="77777777" w:rsidTr="00D14AF0">
        <w:tc>
          <w:tcPr>
            <w:tcW w:w="2518" w:type="dxa"/>
          </w:tcPr>
          <w:p w14:paraId="0E7DF0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3" w:name="BKM_BB7DE53B_2076_4732_85CB_314A0C996CFE"/>
            <w:bookmarkEnd w:id="273"/>
            <w:r w:rsidRPr="00D14AF0">
              <w:rPr>
                <w:rFonts w:asciiTheme="minorHAnsi" w:hAnsiTheme="minorHAnsi" w:cs="Arial"/>
                <w:color w:val="000000"/>
                <w:sz w:val="20"/>
                <w:szCs w:val="20"/>
                <w:lang w:val="en-CA"/>
              </w:rPr>
              <w:t>activity</w:t>
            </w:r>
          </w:p>
        </w:tc>
        <w:tc>
          <w:tcPr>
            <w:tcW w:w="1559" w:type="dxa"/>
          </w:tcPr>
          <w:p w14:paraId="1091334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2D6A047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if the feature is changing and how fast.</w:t>
            </w:r>
          </w:p>
          <w:p w14:paraId="573913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r w:rsidRPr="00D14AF0">
              <w:rPr>
                <w:rFonts w:asciiTheme="minorHAnsi" w:hAnsiTheme="minorHAnsi" w:cs="Arial"/>
                <w:color w:val="000000"/>
                <w:sz w:val="20"/>
                <w:szCs w:val="20"/>
                <w:lang w:val="fr-CA"/>
              </w:rPr>
              <w:t>e.g. active, dormant, stable....</w:t>
            </w:r>
          </w:p>
          <w:p w14:paraId="439AF0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fr-CA"/>
              </w:rPr>
            </w:pPr>
          </w:p>
        </w:tc>
      </w:tr>
      <w:tr w:rsidR="00D14AF0" w:rsidRPr="00D14AF0" w14:paraId="3A31F018"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E266AB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4" w:name="BKM_0F33C868_B8F6_4CD9_B1BE_D64AF7054352"/>
            <w:bookmarkEnd w:id="274"/>
            <w:r w:rsidRPr="00D14AF0">
              <w:rPr>
                <w:rFonts w:asciiTheme="minorHAnsi" w:hAnsiTheme="minorHAnsi" w:cs="Arial"/>
                <w:color w:val="000000"/>
                <w:sz w:val="20"/>
                <w:szCs w:val="20"/>
                <w:lang w:val="en-CA"/>
              </w:rPr>
              <w:t>landformClass</w:t>
            </w:r>
          </w:p>
        </w:tc>
        <w:tc>
          <w:tcPr>
            <w:tcW w:w="1559" w:type="dxa"/>
          </w:tcPr>
          <w:p w14:paraId="52D879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55BCAB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Term to specify a broad classification of landform, preferably from a controlled vocabulary. (eg, anthropogenic, natural)</w:t>
            </w:r>
          </w:p>
          <w:p w14:paraId="4207A4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848DF9" w14:textId="77777777" w:rsidTr="00D14AF0">
        <w:tc>
          <w:tcPr>
            <w:tcW w:w="2518" w:type="dxa"/>
          </w:tcPr>
          <w:p w14:paraId="28D4A6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5" w:name="BKM_858F77A8_91BC_4E92_9873_3DE29220EA84"/>
            <w:bookmarkEnd w:id="275"/>
            <w:r w:rsidRPr="00D14AF0">
              <w:rPr>
                <w:rFonts w:asciiTheme="minorHAnsi" w:hAnsiTheme="minorHAnsi" w:cs="Arial"/>
                <w:color w:val="000000"/>
                <w:sz w:val="20"/>
                <w:szCs w:val="20"/>
                <w:lang w:val="en-CA"/>
              </w:rPr>
              <w:t>unitType</w:t>
            </w:r>
          </w:p>
        </w:tc>
        <w:tc>
          <w:tcPr>
            <w:tcW w:w="1559" w:type="dxa"/>
          </w:tcPr>
          <w:p w14:paraId="0110F2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22A55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GeomorphologicUnit. Preferably from a controlled vocabular (eg, hill, crater, moraine, plain)</w:t>
            </w:r>
          </w:p>
          <w:p w14:paraId="2D2EFBF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E1238E"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E4782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6" w:name="BKM_6C47293B_9B00_4958_AE14_E2FF8C6503C9"/>
            <w:bookmarkEnd w:id="276"/>
            <w:r w:rsidRPr="00D14AF0">
              <w:rPr>
                <w:rFonts w:asciiTheme="minorHAnsi" w:hAnsiTheme="minorHAnsi" w:cs="Arial"/>
                <w:color w:val="000000"/>
                <w:sz w:val="20"/>
                <w:szCs w:val="20"/>
                <w:lang w:val="en-CA"/>
              </w:rPr>
              <w:t>lithology</w:t>
            </w:r>
          </w:p>
        </w:tc>
        <w:tc>
          <w:tcPr>
            <w:tcW w:w="1559" w:type="dxa"/>
          </w:tcPr>
          <w:p w14:paraId="585AE6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25BAF6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GeomorphologicUnit's lithological composition.</w:t>
            </w:r>
          </w:p>
          <w:p w14:paraId="0263FCA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B908C0B" w14:textId="77777777" w:rsidTr="00D14AF0">
        <w:tc>
          <w:tcPr>
            <w:tcW w:w="2518" w:type="dxa"/>
          </w:tcPr>
          <w:p w14:paraId="681DE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7" w:name="BKM_4798819D_722E_4089_880A_68AA29864E45"/>
            <w:bookmarkEnd w:id="277"/>
            <w:r w:rsidRPr="00D14AF0">
              <w:rPr>
                <w:rFonts w:asciiTheme="minorHAnsi" w:hAnsiTheme="minorHAnsi" w:cs="Arial"/>
                <w:color w:val="000000"/>
                <w:sz w:val="20"/>
                <w:szCs w:val="20"/>
                <w:lang w:val="en-CA"/>
              </w:rPr>
              <w:t>geologicHistory</w:t>
            </w:r>
          </w:p>
        </w:tc>
        <w:tc>
          <w:tcPr>
            <w:tcW w:w="1559" w:type="dxa"/>
          </w:tcPr>
          <w:p w14:paraId="5F1852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432EC1C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GeomorphologicUnit (where age is a sequence of events and may include process and environment information).</w:t>
            </w:r>
          </w:p>
          <w:p w14:paraId="73CD71B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4C07F7"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6359408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8" w:name="BKM_FB28CC82_D6AA_481A_BA03_BB82515D05CD"/>
            <w:bookmarkEnd w:id="278"/>
            <w:r w:rsidRPr="00D14AF0">
              <w:rPr>
                <w:rFonts w:asciiTheme="minorHAnsi" w:hAnsiTheme="minorHAnsi" w:cs="Arial"/>
                <w:color w:val="000000"/>
                <w:sz w:val="20"/>
                <w:szCs w:val="20"/>
                <w:lang w:val="en-CA"/>
              </w:rPr>
              <w:t>representativeNumericAge</w:t>
            </w:r>
          </w:p>
        </w:tc>
        <w:tc>
          <w:tcPr>
            <w:tcW w:w="1559" w:type="dxa"/>
          </w:tcPr>
          <w:p w14:paraId="720EA1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5658" w:type="dxa"/>
          </w:tcPr>
          <w:p w14:paraId="36561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Numerical representation of the representative age in Ma.</w:t>
            </w:r>
          </w:p>
          <w:p w14:paraId="1F8B2D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6873F46" w14:textId="77777777" w:rsidTr="00D14AF0">
        <w:tc>
          <w:tcPr>
            <w:tcW w:w="2518" w:type="dxa"/>
          </w:tcPr>
          <w:p w14:paraId="34DA6A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79" w:name="BKM_81066ECA_2108_4DF2_B25E_F440E68432B7"/>
            <w:bookmarkEnd w:id="279"/>
            <w:r w:rsidRPr="00D14AF0">
              <w:rPr>
                <w:rFonts w:asciiTheme="minorHAnsi" w:hAnsiTheme="minorHAnsi" w:cs="Arial"/>
                <w:color w:val="000000"/>
                <w:sz w:val="20"/>
                <w:szCs w:val="20"/>
                <w:lang w:val="en-CA"/>
              </w:rPr>
              <w:t>observationMethod</w:t>
            </w:r>
          </w:p>
        </w:tc>
        <w:tc>
          <w:tcPr>
            <w:tcW w:w="1559" w:type="dxa"/>
          </w:tcPr>
          <w:p w14:paraId="3A23F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0F2B75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approach to observation metadata when data are reported using a feature view (as opposed to observation view).</w:t>
            </w:r>
          </w:p>
          <w:p w14:paraId="4A6F9A8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412775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7D9336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0" w:name="BKM_E37CFBB1_57FD_4CA3_9961_34992E857685"/>
            <w:bookmarkEnd w:id="280"/>
            <w:r w:rsidRPr="00D14AF0">
              <w:rPr>
                <w:rFonts w:asciiTheme="minorHAnsi" w:hAnsiTheme="minorHAnsi" w:cs="Arial"/>
                <w:color w:val="000000"/>
                <w:sz w:val="20"/>
                <w:szCs w:val="20"/>
                <w:lang w:val="en-CA"/>
              </w:rPr>
              <w:t>positionalAccuracy</w:t>
            </w:r>
          </w:p>
        </w:tc>
        <w:tc>
          <w:tcPr>
            <w:tcW w:w="1559" w:type="dxa"/>
          </w:tcPr>
          <w:p w14:paraId="1396E1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1E5951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Quantitative values define the radius of an uncertainty buffer around a mappedFeature (eg: a positionAccuracy of 100 m for a line feature defines a buffer polygon of total width 200 m centred on the line).</w:t>
            </w:r>
          </w:p>
          <w:p w14:paraId="63A88C1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9E01818" w14:textId="77777777" w:rsidTr="00D14AF0">
        <w:tc>
          <w:tcPr>
            <w:tcW w:w="2518" w:type="dxa"/>
          </w:tcPr>
          <w:p w14:paraId="637A09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1" w:name="BKM_2EFAD6D8_0A90_47E6_A3AC_B0F503630287"/>
            <w:bookmarkEnd w:id="281"/>
            <w:r w:rsidRPr="00D14AF0">
              <w:rPr>
                <w:rFonts w:asciiTheme="minorHAnsi" w:hAnsiTheme="minorHAnsi" w:cs="Arial"/>
                <w:color w:val="000000"/>
                <w:sz w:val="20"/>
                <w:szCs w:val="20"/>
                <w:lang w:val="en-CA"/>
              </w:rPr>
              <w:t>source</w:t>
            </w:r>
          </w:p>
        </w:tc>
        <w:tc>
          <w:tcPr>
            <w:tcW w:w="1559" w:type="dxa"/>
          </w:tcPr>
          <w:p w14:paraId="5BB9D82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03A6B6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2DA2CE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1F9B6DA"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509289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2" w:name="BKM_21524384_B208_4A32_A2E5_0FFB4D6E8D7C"/>
            <w:bookmarkEnd w:id="282"/>
            <w:r w:rsidRPr="00D14AF0">
              <w:rPr>
                <w:rFonts w:asciiTheme="minorHAnsi" w:hAnsiTheme="minorHAnsi" w:cs="Arial"/>
                <w:color w:val="000000"/>
                <w:sz w:val="20"/>
                <w:szCs w:val="20"/>
                <w:lang w:val="en-CA"/>
              </w:rPr>
              <w:t>activity_uri</w:t>
            </w:r>
          </w:p>
        </w:tc>
        <w:tc>
          <w:tcPr>
            <w:tcW w:w="1559" w:type="dxa"/>
          </w:tcPr>
          <w:p w14:paraId="4B67C4F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66FCC8F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activity term drawn from a controlled vocabulary.</w:t>
            </w:r>
          </w:p>
          <w:p w14:paraId="0AB7A3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6EF4025" w14:textId="77777777" w:rsidTr="00D14AF0">
        <w:tc>
          <w:tcPr>
            <w:tcW w:w="2518" w:type="dxa"/>
          </w:tcPr>
          <w:p w14:paraId="23E893D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3" w:name="BKM_E5DB8674_7F07_4817_BA2B_997C684B521D"/>
            <w:bookmarkEnd w:id="283"/>
            <w:r w:rsidRPr="00D14AF0">
              <w:rPr>
                <w:rFonts w:asciiTheme="minorHAnsi" w:hAnsiTheme="minorHAnsi" w:cs="Arial"/>
                <w:color w:val="000000"/>
                <w:sz w:val="20"/>
                <w:szCs w:val="20"/>
                <w:lang w:val="en-CA"/>
              </w:rPr>
              <w:t>landformClass_uri</w:t>
            </w:r>
          </w:p>
        </w:tc>
        <w:tc>
          <w:tcPr>
            <w:tcW w:w="1559" w:type="dxa"/>
          </w:tcPr>
          <w:p w14:paraId="2C7BDC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26BB3C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identifier of landform term drawn from a controlled vocabulary.</w:t>
            </w:r>
          </w:p>
          <w:p w14:paraId="77FED99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5E036F"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237C72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4" w:name="BKM_B79C058B_F1A5_47C5_B3E2_CD87F62870F2"/>
            <w:bookmarkEnd w:id="284"/>
            <w:r w:rsidRPr="00D14AF0">
              <w:rPr>
                <w:rFonts w:asciiTheme="minorHAnsi" w:hAnsiTheme="minorHAnsi" w:cs="Arial"/>
                <w:color w:val="000000"/>
                <w:sz w:val="20"/>
                <w:szCs w:val="20"/>
                <w:lang w:val="en-CA"/>
              </w:rPr>
              <w:t>unitType_uri</w:t>
            </w:r>
          </w:p>
        </w:tc>
        <w:tc>
          <w:tcPr>
            <w:tcW w:w="1559" w:type="dxa"/>
          </w:tcPr>
          <w:p w14:paraId="783AE4C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66734C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GeomorphologicUnit types. Mandatory property - if no value is provided then a URI referring to a controlled concept explaining why the value is nil must be provided.</w:t>
            </w:r>
          </w:p>
          <w:p w14:paraId="405FAC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400397D" w14:textId="77777777" w:rsidTr="00D14AF0">
        <w:tc>
          <w:tcPr>
            <w:tcW w:w="2518" w:type="dxa"/>
          </w:tcPr>
          <w:p w14:paraId="7EB68A2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5" w:name="BKM_A559EAAB_B89D_43D3_B221_4C6D46321258"/>
            <w:bookmarkEnd w:id="285"/>
            <w:r w:rsidRPr="00D14AF0">
              <w:rPr>
                <w:rFonts w:asciiTheme="minorHAnsi" w:hAnsiTheme="minorHAnsi" w:cs="Arial"/>
                <w:color w:val="000000"/>
                <w:sz w:val="20"/>
                <w:szCs w:val="20"/>
                <w:lang w:val="en-CA"/>
              </w:rPr>
              <w:lastRenderedPageBreak/>
              <w:t>representativeLithology_uri</w:t>
            </w:r>
          </w:p>
        </w:tc>
        <w:tc>
          <w:tcPr>
            <w:tcW w:w="1559" w:type="dxa"/>
          </w:tcPr>
          <w:p w14:paraId="3BDF937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0B2878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2A9512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0AA0F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07AA4E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6" w:name="BKM_234AE185_16BA_4884_8974_68DBF37A4B28"/>
            <w:bookmarkEnd w:id="286"/>
            <w:r w:rsidRPr="00D14AF0">
              <w:rPr>
                <w:rFonts w:asciiTheme="minorHAnsi" w:hAnsiTheme="minorHAnsi" w:cs="Arial"/>
                <w:color w:val="000000"/>
                <w:sz w:val="20"/>
                <w:szCs w:val="20"/>
                <w:lang w:val="en-CA"/>
              </w:rPr>
              <w:t>representativeAge_uri</w:t>
            </w:r>
          </w:p>
        </w:tc>
        <w:tc>
          <w:tcPr>
            <w:tcW w:w="1559" w:type="dxa"/>
          </w:tcPr>
          <w:p w14:paraId="2B9323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46C7AC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75408A6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50B1D07" w14:textId="77777777" w:rsidTr="00D14AF0">
        <w:tc>
          <w:tcPr>
            <w:tcW w:w="2518" w:type="dxa"/>
          </w:tcPr>
          <w:p w14:paraId="5ACE97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7" w:name="BKM_B342A581_116B_4A14_8384_0F4F6231BFC6"/>
            <w:bookmarkEnd w:id="287"/>
            <w:r w:rsidRPr="00D14AF0">
              <w:rPr>
                <w:rFonts w:asciiTheme="minorHAnsi" w:hAnsiTheme="minorHAnsi" w:cs="Arial"/>
                <w:color w:val="000000"/>
                <w:sz w:val="20"/>
                <w:szCs w:val="20"/>
                <w:lang w:val="en-CA"/>
              </w:rPr>
              <w:t>specification_uri</w:t>
            </w:r>
          </w:p>
        </w:tc>
        <w:tc>
          <w:tcPr>
            <w:tcW w:w="1559" w:type="dxa"/>
          </w:tcPr>
          <w:p w14:paraId="42A711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1E4F854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GeoSciML GeomorphologicUnit feature that describes the instance in detail. Mandatory property - if not value is provided then a URI referring to a controlled concept explaining why the value is nil must be provided.</w:t>
            </w:r>
          </w:p>
          <w:p w14:paraId="6BB8A1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B5A0FAD"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3665508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8" w:name="BKM_CE5055FF_94D8_42AD_B46A_0041AB28334E"/>
            <w:bookmarkEnd w:id="288"/>
            <w:r w:rsidRPr="00D14AF0">
              <w:rPr>
                <w:rFonts w:asciiTheme="minorHAnsi" w:hAnsiTheme="minorHAnsi" w:cs="Arial"/>
                <w:color w:val="000000"/>
                <w:sz w:val="20"/>
                <w:szCs w:val="20"/>
                <w:lang w:val="en-CA"/>
              </w:rPr>
              <w:t>metadata_uri</w:t>
            </w:r>
          </w:p>
        </w:tc>
        <w:tc>
          <w:tcPr>
            <w:tcW w:w="1559" w:type="dxa"/>
          </w:tcPr>
          <w:p w14:paraId="67CE89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658" w:type="dxa"/>
          </w:tcPr>
          <w:p w14:paraId="797FEFD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3C21E4F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D597410" w14:textId="77777777" w:rsidTr="00D14AF0">
        <w:tc>
          <w:tcPr>
            <w:tcW w:w="2518" w:type="dxa"/>
          </w:tcPr>
          <w:p w14:paraId="49185D4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89" w:name="BKM_F34DEFBD_2300_4BCD_9500_6FD1B9CE045E"/>
            <w:bookmarkEnd w:id="289"/>
            <w:r w:rsidRPr="00D14AF0">
              <w:rPr>
                <w:rFonts w:asciiTheme="minorHAnsi" w:hAnsiTheme="minorHAnsi" w:cs="Arial"/>
                <w:color w:val="000000"/>
                <w:sz w:val="20"/>
                <w:szCs w:val="20"/>
                <w:lang w:val="en-CA"/>
              </w:rPr>
              <w:t>genericSymbolizer</w:t>
            </w:r>
          </w:p>
        </w:tc>
        <w:tc>
          <w:tcPr>
            <w:tcW w:w="1559" w:type="dxa"/>
          </w:tcPr>
          <w:p w14:paraId="46BF49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658" w:type="dxa"/>
          </w:tcPr>
          <w:p w14:paraId="336D01D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7ED802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C9D813B" w14:textId="77777777" w:rsidTr="00D14AF0">
        <w:trPr>
          <w:cnfStyle w:val="000000100000" w:firstRow="0" w:lastRow="0" w:firstColumn="0" w:lastColumn="0" w:oddVBand="0" w:evenVBand="0" w:oddHBand="1" w:evenHBand="0" w:firstRowFirstColumn="0" w:firstRowLastColumn="0" w:lastRowFirstColumn="0" w:lastRowLastColumn="0"/>
        </w:trPr>
        <w:tc>
          <w:tcPr>
            <w:tcW w:w="2518" w:type="dxa"/>
          </w:tcPr>
          <w:p w14:paraId="1BC670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0" w:name="BKM_C0E26832_94FE_4E03_98DE_F2986912ECBC"/>
            <w:bookmarkEnd w:id="290"/>
            <w:r w:rsidRPr="00D14AF0">
              <w:rPr>
                <w:rFonts w:asciiTheme="minorHAnsi" w:hAnsiTheme="minorHAnsi" w:cs="Arial"/>
                <w:color w:val="000000"/>
                <w:sz w:val="20"/>
                <w:szCs w:val="20"/>
                <w:lang w:val="en-CA"/>
              </w:rPr>
              <w:t>shape</w:t>
            </w:r>
          </w:p>
        </w:tc>
        <w:tc>
          <w:tcPr>
            <w:tcW w:w="1559" w:type="dxa"/>
          </w:tcPr>
          <w:p w14:paraId="26CCB9B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658" w:type="dxa"/>
          </w:tcPr>
          <w:p w14:paraId="16FC738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6DE7B1D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FC5D4D9" w14:textId="77777777" w:rsidTr="00D14AF0">
        <w:tc>
          <w:tcPr>
            <w:tcW w:w="2518" w:type="dxa"/>
          </w:tcPr>
          <w:p w14:paraId="71739A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1" w:name="BKM_04EE2E72_5511_48AE_9048_CF9126C4A13D"/>
            <w:bookmarkEnd w:id="291"/>
            <w:r w:rsidRPr="00D14AF0">
              <w:rPr>
                <w:rFonts w:asciiTheme="minorHAnsi" w:hAnsiTheme="minorHAnsi" w:cs="Arial"/>
                <w:color w:val="000000"/>
                <w:sz w:val="20"/>
                <w:szCs w:val="20"/>
                <w:lang w:val="en-CA"/>
              </w:rPr>
              <w:t>any</w:t>
            </w:r>
          </w:p>
        </w:tc>
        <w:tc>
          <w:tcPr>
            <w:tcW w:w="1559" w:type="dxa"/>
          </w:tcPr>
          <w:p w14:paraId="7AF1D07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658" w:type="dxa"/>
          </w:tcPr>
          <w:p w14:paraId="29D7FE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5E431D3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383764D"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A1E76" w:rsidRPr="00D12552" w14:paraId="00B29E17" w14:textId="77777777" w:rsidTr="003E1755">
        <w:trPr>
          <w:cantSplit/>
        </w:trPr>
        <w:tc>
          <w:tcPr>
            <w:tcW w:w="4219" w:type="dxa"/>
            <w:tcBorders>
              <w:right w:val="nil"/>
            </w:tcBorders>
            <w:shd w:val="clear" w:color="auto" w:fill="auto"/>
          </w:tcPr>
          <w:p w14:paraId="155E5047" w14:textId="77777777" w:rsidR="001A1E76" w:rsidRPr="00D12552" w:rsidRDefault="001A1E76" w:rsidP="00BA576A">
            <w:pPr>
              <w:pStyle w:val="Tabletext10"/>
              <w:rPr>
                <w:rStyle w:val="requri"/>
                <w:lang w:val="en-CA"/>
              </w:rPr>
            </w:pPr>
            <w:r>
              <w:rPr>
                <w:rStyle w:val="requri"/>
                <w:lang w:val="en-CA"/>
              </w:rPr>
              <w:t>/req/gsml4-portrayal</w:t>
            </w:r>
            <w:r w:rsidRPr="00D12552">
              <w:rPr>
                <w:rStyle w:val="requri"/>
                <w:lang w:val="en-CA"/>
              </w:rPr>
              <w:t>/</w:t>
            </w:r>
            <w:r w:rsidR="00BA576A">
              <w:rPr>
                <w:rStyle w:val="requri"/>
                <w:lang w:val="en-CA"/>
              </w:rPr>
              <w:t>geomorphologicunitview</w:t>
            </w:r>
            <w:r>
              <w:rPr>
                <w:rStyle w:val="requri"/>
                <w:lang w:val="en-CA"/>
              </w:rPr>
              <w:t>-identifier</w:t>
            </w:r>
          </w:p>
        </w:tc>
        <w:tc>
          <w:tcPr>
            <w:tcW w:w="4678" w:type="dxa"/>
            <w:tcBorders>
              <w:left w:val="nil"/>
            </w:tcBorders>
            <w:shd w:val="clear" w:color="auto" w:fill="auto"/>
          </w:tcPr>
          <w:p w14:paraId="5E3A6146" w14:textId="77777777" w:rsidR="001A1E76" w:rsidRPr="00D12552" w:rsidRDefault="001A1E76" w:rsidP="001A1E76">
            <w:pPr>
              <w:pStyle w:val="Tabletext10"/>
              <w:jc w:val="left"/>
              <w:rPr>
                <w:rStyle w:val="reqtext"/>
                <w:lang w:val="en-CA"/>
              </w:rPr>
            </w:pPr>
            <w:r>
              <w:rPr>
                <w:rStyle w:val="reqtext"/>
                <w:lang w:val="en-CA"/>
              </w:rPr>
              <w:t>Identifier SHALL correspond to a representation of GeoSciML MappedFeature</w:t>
            </w:r>
          </w:p>
        </w:tc>
      </w:tr>
    </w:tbl>
    <w:p w14:paraId="5F677BCC"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14ED1F96" w14:textId="77777777" w:rsidTr="003E1755">
        <w:trPr>
          <w:cantSplit/>
        </w:trPr>
        <w:tc>
          <w:tcPr>
            <w:tcW w:w="4219" w:type="dxa"/>
            <w:tcBorders>
              <w:right w:val="nil"/>
            </w:tcBorders>
            <w:shd w:val="clear" w:color="auto" w:fill="auto"/>
          </w:tcPr>
          <w:p w14:paraId="200517B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geomorphologicunitview-activity-uri</w:t>
            </w:r>
          </w:p>
        </w:tc>
        <w:tc>
          <w:tcPr>
            <w:tcW w:w="4678" w:type="dxa"/>
            <w:tcBorders>
              <w:left w:val="nil"/>
            </w:tcBorders>
            <w:shd w:val="clear" w:color="auto" w:fill="auto"/>
          </w:tcPr>
          <w:p w14:paraId="7E6C1EF9" w14:textId="77777777" w:rsidR="00BA576A" w:rsidRPr="00D12552" w:rsidRDefault="00BA576A" w:rsidP="003E1755">
            <w:pPr>
              <w:pStyle w:val="Tabletext10"/>
              <w:jc w:val="left"/>
              <w:rPr>
                <w:rStyle w:val="reqtext"/>
                <w:lang w:val="en-CA"/>
              </w:rPr>
            </w:pPr>
            <w:r>
              <w:rPr>
                <w:rStyle w:val="reqtext"/>
                <w:lang w:val="en-CA"/>
              </w:rPr>
              <w:t>Activity_uri SHALL resolve to a representation of a vocabulary term describing an activity</w:t>
            </w:r>
          </w:p>
        </w:tc>
      </w:tr>
    </w:tbl>
    <w:p w14:paraId="67E16AF9" w14:textId="77777777" w:rsidR="001A1E76" w:rsidRDefault="001A1E76"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2652039" w14:textId="77777777" w:rsidTr="003E1755">
        <w:trPr>
          <w:cantSplit/>
        </w:trPr>
        <w:tc>
          <w:tcPr>
            <w:tcW w:w="4219" w:type="dxa"/>
            <w:tcBorders>
              <w:right w:val="nil"/>
            </w:tcBorders>
            <w:shd w:val="clear" w:color="auto" w:fill="auto"/>
          </w:tcPr>
          <w:p w14:paraId="4DD1B6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geomorphologicunitview-landformClass_uri</w:t>
            </w:r>
          </w:p>
        </w:tc>
        <w:tc>
          <w:tcPr>
            <w:tcW w:w="4678" w:type="dxa"/>
            <w:tcBorders>
              <w:left w:val="nil"/>
            </w:tcBorders>
            <w:shd w:val="clear" w:color="auto" w:fill="auto"/>
          </w:tcPr>
          <w:p w14:paraId="01444058"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landform class</w:t>
            </w:r>
          </w:p>
        </w:tc>
      </w:tr>
    </w:tbl>
    <w:p w14:paraId="6C9203A5"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F9EDE0E" w14:textId="77777777" w:rsidTr="003E1755">
        <w:trPr>
          <w:cantSplit/>
        </w:trPr>
        <w:tc>
          <w:tcPr>
            <w:tcW w:w="4219" w:type="dxa"/>
            <w:tcBorders>
              <w:right w:val="nil"/>
            </w:tcBorders>
            <w:shd w:val="clear" w:color="auto" w:fill="auto"/>
          </w:tcPr>
          <w:p w14:paraId="38A2CD96"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geomorphologicunitview-unitType-uri</w:t>
            </w:r>
          </w:p>
        </w:tc>
        <w:tc>
          <w:tcPr>
            <w:tcW w:w="4678" w:type="dxa"/>
            <w:tcBorders>
              <w:left w:val="nil"/>
            </w:tcBorders>
            <w:shd w:val="clear" w:color="auto" w:fill="auto"/>
          </w:tcPr>
          <w:p w14:paraId="58B5C04B" w14:textId="77777777" w:rsidR="00BA576A" w:rsidRPr="00D12552" w:rsidRDefault="00BA576A" w:rsidP="00BA576A">
            <w:pPr>
              <w:pStyle w:val="Tabletext10"/>
              <w:jc w:val="left"/>
              <w:rPr>
                <w:rStyle w:val="reqtext"/>
                <w:lang w:val="en-CA"/>
              </w:rPr>
            </w:pPr>
            <w:r>
              <w:rPr>
                <w:rStyle w:val="reqtext"/>
                <w:lang w:val="en-CA"/>
              </w:rPr>
              <w:t>Landform_uri SHALL resolve to a representation of a vocabulary term describing a GeomorphologicUnit or a vocabulary term describing why the value is nil.</w:t>
            </w:r>
          </w:p>
        </w:tc>
      </w:tr>
    </w:tbl>
    <w:p w14:paraId="1CB98CA4"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6FB9FEF9" w14:textId="77777777" w:rsidTr="003E1755">
        <w:trPr>
          <w:cantSplit/>
        </w:trPr>
        <w:tc>
          <w:tcPr>
            <w:tcW w:w="4219" w:type="dxa"/>
            <w:tcBorders>
              <w:right w:val="nil"/>
            </w:tcBorders>
            <w:shd w:val="clear" w:color="auto" w:fill="auto"/>
          </w:tcPr>
          <w:p w14:paraId="155522F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geomorphologicunitview-representativeLithology-uri</w:t>
            </w:r>
          </w:p>
        </w:tc>
        <w:tc>
          <w:tcPr>
            <w:tcW w:w="4678" w:type="dxa"/>
            <w:tcBorders>
              <w:left w:val="nil"/>
            </w:tcBorders>
            <w:shd w:val="clear" w:color="auto" w:fill="auto"/>
          </w:tcPr>
          <w:p w14:paraId="7E2BC1E2" w14:textId="77777777" w:rsidR="00BA576A" w:rsidRPr="00D12552" w:rsidRDefault="00BA576A" w:rsidP="00BA576A">
            <w:pPr>
              <w:pStyle w:val="Tabletext10"/>
              <w:jc w:val="left"/>
              <w:rPr>
                <w:rStyle w:val="reqtext"/>
                <w:lang w:val="en-CA"/>
              </w:rPr>
            </w:pPr>
            <w:r>
              <w:rPr>
                <w:rStyle w:val="reqtext"/>
                <w:lang w:val="en-CA"/>
              </w:rPr>
              <w:t>representativeLithology_uri SHALL resolve to a representation of a vocabulary term describing a lithology</w:t>
            </w:r>
          </w:p>
        </w:tc>
      </w:tr>
    </w:tbl>
    <w:p w14:paraId="4D778AA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3F167E80" w14:textId="77777777" w:rsidTr="003E1755">
        <w:trPr>
          <w:cantSplit/>
        </w:trPr>
        <w:tc>
          <w:tcPr>
            <w:tcW w:w="4219" w:type="dxa"/>
            <w:tcBorders>
              <w:right w:val="nil"/>
            </w:tcBorders>
            <w:shd w:val="clear" w:color="auto" w:fill="auto"/>
          </w:tcPr>
          <w:p w14:paraId="7E0FB7D4" w14:textId="77777777" w:rsidR="00BA576A" w:rsidRPr="00D12552" w:rsidRDefault="00BA576A" w:rsidP="00BA576A">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geomorphologicunitview-representativeAge-uri</w:t>
            </w:r>
          </w:p>
        </w:tc>
        <w:tc>
          <w:tcPr>
            <w:tcW w:w="4678" w:type="dxa"/>
            <w:tcBorders>
              <w:left w:val="nil"/>
            </w:tcBorders>
            <w:shd w:val="clear" w:color="auto" w:fill="auto"/>
          </w:tcPr>
          <w:p w14:paraId="3C0C4DEE" w14:textId="77777777" w:rsidR="00BA576A" w:rsidRPr="00D12552" w:rsidRDefault="00BA576A" w:rsidP="00BA576A">
            <w:pPr>
              <w:pStyle w:val="Tabletext10"/>
              <w:jc w:val="left"/>
              <w:rPr>
                <w:rStyle w:val="reqtext"/>
                <w:lang w:val="en-CA"/>
              </w:rPr>
            </w:pPr>
            <w:r>
              <w:rPr>
                <w:rStyle w:val="reqtext"/>
                <w:lang w:val="en-CA"/>
              </w:rPr>
              <w:t>If present, representativeAge_uri SHALL resolve to a representation of a vocabulary term describing a GeoSciML GeologicAge</w:t>
            </w:r>
          </w:p>
        </w:tc>
      </w:tr>
    </w:tbl>
    <w:p w14:paraId="5CFFC29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0480B78" w14:textId="77777777" w:rsidTr="003E1755">
        <w:trPr>
          <w:cantSplit/>
        </w:trPr>
        <w:tc>
          <w:tcPr>
            <w:tcW w:w="4219" w:type="dxa"/>
            <w:tcBorders>
              <w:right w:val="nil"/>
            </w:tcBorders>
            <w:shd w:val="clear" w:color="auto" w:fill="auto"/>
          </w:tcPr>
          <w:p w14:paraId="5AD86595"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geomorphologicunitview-specification-uri</w:t>
            </w:r>
          </w:p>
        </w:tc>
        <w:tc>
          <w:tcPr>
            <w:tcW w:w="4678" w:type="dxa"/>
            <w:tcBorders>
              <w:left w:val="nil"/>
            </w:tcBorders>
            <w:shd w:val="clear" w:color="auto" w:fill="auto"/>
          </w:tcPr>
          <w:p w14:paraId="3ABDD959" w14:textId="77777777" w:rsidR="00BA576A" w:rsidRPr="00D12552" w:rsidRDefault="00BA576A" w:rsidP="00BA576A">
            <w:pPr>
              <w:pStyle w:val="Tabletext10"/>
              <w:jc w:val="left"/>
              <w:rPr>
                <w:rStyle w:val="reqtext"/>
                <w:lang w:val="en-CA"/>
              </w:rPr>
            </w:pPr>
            <w:r>
              <w:rPr>
                <w:rStyle w:val="reqtext"/>
                <w:lang w:val="en-CA"/>
              </w:rPr>
              <w:t>specification_uri SHALL resolve to a representation of a GeoSciML GeomorphologicUnit or a vocabulary term describing why the value is nil.</w:t>
            </w:r>
          </w:p>
        </w:tc>
      </w:tr>
    </w:tbl>
    <w:p w14:paraId="06ECAFCC"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D7BE69D" w14:textId="77777777" w:rsidTr="003E1755">
        <w:trPr>
          <w:cantSplit/>
        </w:trPr>
        <w:tc>
          <w:tcPr>
            <w:tcW w:w="4219" w:type="dxa"/>
            <w:tcBorders>
              <w:right w:val="nil"/>
            </w:tcBorders>
            <w:shd w:val="clear" w:color="auto" w:fill="auto"/>
          </w:tcPr>
          <w:p w14:paraId="4120D73D"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geomorphologicunitview-metadata-uri</w:t>
            </w:r>
          </w:p>
        </w:tc>
        <w:tc>
          <w:tcPr>
            <w:tcW w:w="4678" w:type="dxa"/>
            <w:tcBorders>
              <w:left w:val="nil"/>
            </w:tcBorders>
            <w:shd w:val="clear" w:color="auto" w:fill="auto"/>
          </w:tcPr>
          <w:p w14:paraId="23EE067E" w14:textId="77777777" w:rsidR="00BA576A" w:rsidRPr="00D12552" w:rsidRDefault="00BA576A" w:rsidP="00BA576A">
            <w:pPr>
              <w:pStyle w:val="Tabletext10"/>
              <w:jc w:val="left"/>
              <w:rPr>
                <w:rStyle w:val="reqtext"/>
                <w:lang w:val="en-CA"/>
              </w:rPr>
            </w:pPr>
            <w:r>
              <w:rPr>
                <w:rStyle w:val="reqtext"/>
                <w:lang w:val="en-CA"/>
              </w:rPr>
              <w:t>metadata_uri SHALL resolve to a representation of a metadata record</w:t>
            </w:r>
          </w:p>
        </w:tc>
      </w:tr>
    </w:tbl>
    <w:p w14:paraId="154B02E2" w14:textId="77777777" w:rsidR="00BA576A" w:rsidRDefault="00BA576A" w:rsidP="00D14AF0">
      <w:pPr>
        <w:autoSpaceDE w:val="0"/>
        <w:autoSpaceDN w:val="0"/>
        <w:adjustRightInd w:val="0"/>
        <w:spacing w:after="0" w:line="240" w:lineRule="atLeast"/>
        <w:rPr>
          <w:rFonts w:cs="Arial"/>
          <w:color w:val="000000"/>
          <w:lang w:val="en-CA"/>
        </w:rPr>
      </w:pPr>
    </w:p>
    <w:p w14:paraId="79BA56AA" w14:textId="77777777" w:rsidR="00BA576A" w:rsidRDefault="00BA576A" w:rsidP="00D14AF0">
      <w:pPr>
        <w:autoSpaceDE w:val="0"/>
        <w:autoSpaceDN w:val="0"/>
        <w:adjustRightInd w:val="0"/>
        <w:spacing w:after="0" w:line="240" w:lineRule="atLeast"/>
        <w:rPr>
          <w:rFonts w:cs="Arial"/>
          <w:color w:val="000000"/>
          <w:lang w:val="en-CA"/>
        </w:rPr>
      </w:pPr>
    </w:p>
    <w:p w14:paraId="7C9BAB4B" w14:textId="77777777" w:rsidR="00D14AF0" w:rsidRDefault="00D14AF0" w:rsidP="00D14AF0">
      <w:pPr>
        <w:pStyle w:val="Titre3"/>
        <w:rPr>
          <w:lang w:val="en-CA"/>
        </w:rPr>
      </w:pPr>
      <w:r w:rsidRPr="00D14AF0">
        <w:rPr>
          <w:lang w:val="en-CA"/>
        </w:rPr>
        <w:t>S</w:t>
      </w:r>
      <w:bookmarkStart w:id="292" w:name="BKM_CE5E700D_EBA4_44CA_83C8_617C916DF033"/>
      <w:bookmarkEnd w:id="292"/>
      <w:r w:rsidRPr="00D14AF0">
        <w:rPr>
          <w:lang w:val="en-CA"/>
        </w:rPr>
        <w:t>hearDisplacementStructureView</w:t>
      </w:r>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77777777" w:rsidR="00E426FD" w:rsidRDefault="00E426FD" w:rsidP="00E426FD">
      <w:pPr>
        <w:keepNext/>
        <w:autoSpaceDE w:val="0"/>
        <w:autoSpaceDN w:val="0"/>
        <w:adjustRightInd w:val="0"/>
        <w:spacing w:after="0" w:line="240" w:lineRule="atLeast"/>
      </w:pPr>
      <w:r w:rsidRPr="00E426FD">
        <w:rPr>
          <w:rFonts w:cs="Arial"/>
          <w:noProof/>
          <w:color w:val="000000"/>
          <w:lang w:val="en-CA" w:eastAsia="en-CA"/>
        </w:rPr>
        <w:drawing>
          <wp:inline distT="0" distB="0" distL="0" distR="0" wp14:anchorId="31E8DC9A" wp14:editId="4D63DE81">
            <wp:extent cx="2514951" cy="360095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14951" cy="3600953"/>
                    </a:xfrm>
                    <a:prstGeom prst="rect">
                      <a:avLst/>
                    </a:prstGeom>
                  </pic:spPr>
                </pic:pic>
              </a:graphicData>
            </a:graphic>
          </wp:inline>
        </w:drawing>
      </w:r>
    </w:p>
    <w:p w14:paraId="43E0C4DD" w14:textId="77777777" w:rsidR="00E426FD" w:rsidRDefault="00E426FD" w:rsidP="00E426FD">
      <w:pPr>
        <w:pStyle w:val="Lgende"/>
        <w:rPr>
          <w:rFonts w:cs="Arial"/>
          <w:color w:val="000000"/>
          <w:lang w:val="en-CA"/>
        </w:rPr>
      </w:pPr>
      <w:r>
        <w:t xml:space="preserve">Figure </w:t>
      </w:r>
      <w:r w:rsidR="00676158">
        <w:fldChar w:fldCharType="begin"/>
      </w:r>
      <w:r w:rsidR="00676158">
        <w:instrText xml:space="preserve"> SEQ Figure \* ARABIC </w:instrText>
      </w:r>
      <w:r w:rsidR="00676158">
        <w:fldChar w:fldCharType="separate"/>
      </w:r>
      <w:r w:rsidR="00090DCF">
        <w:rPr>
          <w:noProof/>
        </w:rPr>
        <w:t>13</w:t>
      </w:r>
      <w:r w:rsidR="00676158">
        <w:rPr>
          <w:noProof/>
        </w:rPr>
        <w:fldChar w:fldCharType="end"/>
      </w:r>
      <w:r>
        <w:t>: ShearDisplacementStructureView</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GeoSciML ShearDisplacementStructure. In GeoSciML terms this will be an instance of a 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Pr="00D14AF0" w:rsidRDefault="00D14AF0" w:rsidP="00D14AF0">
      <w:pPr>
        <w:autoSpaceDE w:val="0"/>
        <w:autoSpaceDN w:val="0"/>
        <w:adjustRightInd w:val="0"/>
        <w:spacing w:after="0" w:line="240" w:lineRule="atLeast"/>
        <w:rPr>
          <w:rFonts w:cs="Arial"/>
          <w:color w:val="000000"/>
          <w:lang w:val="en-CA"/>
        </w:rPr>
      </w:pPr>
    </w:p>
    <w:p w14:paraId="3952A12B" w14:textId="77777777" w:rsidR="00D14AF0" w:rsidRPr="00D14AF0" w:rsidRDefault="00D14AF0" w:rsidP="00D14AF0">
      <w:pPr>
        <w:autoSpaceDE w:val="0"/>
        <w:autoSpaceDN w:val="0"/>
        <w:adjustRightInd w:val="0"/>
        <w:spacing w:after="0" w:line="240" w:lineRule="atLeast"/>
        <w:rPr>
          <w:rFonts w:cs="Arial"/>
          <w:color w:val="000000"/>
          <w:lang w:val="en-CA"/>
        </w:rPr>
      </w:pPr>
    </w:p>
    <w:p w14:paraId="31FDAF36" w14:textId="77777777" w:rsidR="00D14AF0" w:rsidRDefault="00D14AF0" w:rsidP="00D14AF0">
      <w:pPr>
        <w:pStyle w:val="Lgende"/>
        <w:keepNext/>
      </w:pPr>
      <w:r>
        <w:lastRenderedPageBreak/>
        <w:t xml:space="preserve">Table </w:t>
      </w:r>
      <w:r w:rsidR="00676158">
        <w:fldChar w:fldCharType="begin"/>
      </w:r>
      <w:r w:rsidR="00676158">
        <w:instrText xml:space="preserve"> SEQ Table \* ARABIC </w:instrText>
      </w:r>
      <w:r w:rsidR="00676158">
        <w:fldChar w:fldCharType="separate"/>
      </w:r>
      <w:r w:rsidR="00C80D4B">
        <w:rPr>
          <w:noProof/>
        </w:rPr>
        <w:t>7</w:t>
      </w:r>
      <w:r w:rsidR="00676158">
        <w:rPr>
          <w:noProof/>
        </w:rPr>
        <w:fldChar w:fldCharType="end"/>
      </w:r>
      <w:r>
        <w:t xml:space="preserve">: </w:t>
      </w:r>
      <w:r w:rsidRPr="00F876A8">
        <w:t>ShearDisplacementStructure</w:t>
      </w:r>
      <w:r>
        <w:t>View properties</w:t>
      </w:r>
    </w:p>
    <w:tbl>
      <w:tblPr>
        <w:tblStyle w:val="Ombrageclair"/>
        <w:tblW w:w="9735" w:type="dxa"/>
        <w:tblLayout w:type="fixed"/>
        <w:tblLook w:val="0420" w:firstRow="1" w:lastRow="0" w:firstColumn="0" w:lastColumn="0" w:noHBand="0" w:noVBand="1"/>
      </w:tblPr>
      <w:tblGrid>
        <w:gridCol w:w="3245"/>
        <w:gridCol w:w="3245"/>
        <w:gridCol w:w="3245"/>
      </w:tblGrid>
      <w:tr w:rsidR="00D14AF0" w:rsidRPr="00D14AF0" w14:paraId="2C30EDAF" w14:textId="77777777" w:rsidTr="00D14AF0">
        <w:trPr>
          <w:cnfStyle w:val="100000000000" w:firstRow="1" w:lastRow="0" w:firstColumn="0" w:lastColumn="0" w:oddVBand="0" w:evenVBand="0" w:oddHBand="0" w:evenHBand="0" w:firstRowFirstColumn="0" w:firstRowLastColumn="0" w:lastRowFirstColumn="0" w:lastRowLastColumn="0"/>
        </w:trPr>
        <w:tc>
          <w:tcPr>
            <w:tcW w:w="3245" w:type="dxa"/>
          </w:tcPr>
          <w:p w14:paraId="6C37741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3" w:name="BKM_11E20CA8_2344_4418_A9F9_325A11426D44"/>
            <w:bookmarkEnd w:id="293"/>
            <w:r w:rsidRPr="00D14AF0">
              <w:rPr>
                <w:rFonts w:asciiTheme="minorHAnsi" w:hAnsiTheme="minorHAnsi" w:cs="Arial"/>
                <w:color w:val="000000"/>
                <w:sz w:val="20"/>
                <w:szCs w:val="20"/>
                <w:lang w:val="en-CA"/>
              </w:rPr>
              <w:t>Name</w:t>
            </w:r>
          </w:p>
        </w:tc>
        <w:tc>
          <w:tcPr>
            <w:tcW w:w="3245" w:type="dxa"/>
          </w:tcPr>
          <w:p w14:paraId="266EAA5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3245" w:type="dxa"/>
          </w:tcPr>
          <w:p w14:paraId="7E8AC19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37179CC0"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C1B1EE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3245" w:type="dxa"/>
          </w:tcPr>
          <w:p w14:paraId="677E47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28839E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Globally unique identifer. Should have the same value as the corresponding GeoSciML MappedFeature.</w:t>
            </w:r>
          </w:p>
          <w:p w14:paraId="6F2344E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2D0E5E3" w14:textId="77777777" w:rsidTr="00D14AF0">
        <w:tc>
          <w:tcPr>
            <w:tcW w:w="3245" w:type="dxa"/>
          </w:tcPr>
          <w:p w14:paraId="1FE5403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4" w:name="BKM_20A123B5_7607_4A2B_A3F4_2BA8EEA3BD6E"/>
            <w:bookmarkEnd w:id="294"/>
            <w:r w:rsidRPr="00D14AF0">
              <w:rPr>
                <w:rFonts w:asciiTheme="minorHAnsi" w:hAnsiTheme="minorHAnsi" w:cs="Arial"/>
                <w:color w:val="000000"/>
                <w:sz w:val="20"/>
                <w:szCs w:val="20"/>
                <w:lang w:val="en-CA"/>
              </w:rPr>
              <w:t>name</w:t>
            </w:r>
          </w:p>
        </w:tc>
        <w:tc>
          <w:tcPr>
            <w:tcW w:w="3245" w:type="dxa"/>
          </w:tcPr>
          <w:p w14:paraId="38DCC53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885820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Display name for the the ShearDisplacementStructure.</w:t>
            </w:r>
          </w:p>
          <w:p w14:paraId="04DB0EB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EA3F571"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3101A0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5" w:name="BKM_62E65A70_EB75_497A_886F_BAAEBB60A5EC"/>
            <w:bookmarkEnd w:id="295"/>
            <w:r w:rsidRPr="00D14AF0">
              <w:rPr>
                <w:rFonts w:asciiTheme="minorHAnsi" w:hAnsiTheme="minorHAnsi" w:cs="Arial"/>
                <w:color w:val="000000"/>
                <w:sz w:val="20"/>
                <w:szCs w:val="20"/>
                <w:lang w:val="en-CA"/>
              </w:rPr>
              <w:t>description</w:t>
            </w:r>
          </w:p>
        </w:tc>
        <w:tc>
          <w:tcPr>
            <w:tcW w:w="3245" w:type="dxa"/>
          </w:tcPr>
          <w:p w14:paraId="1BC30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23444D7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the ShearDisplacementStructure, typically taken from an entry on a geological map legend.</w:t>
            </w:r>
          </w:p>
          <w:p w14:paraId="0E5D5C2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8FC52A" w14:textId="77777777" w:rsidTr="00D14AF0">
        <w:tc>
          <w:tcPr>
            <w:tcW w:w="3245" w:type="dxa"/>
          </w:tcPr>
          <w:p w14:paraId="630BC44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6" w:name="BKM_3F13203C_BEB3_44A2_B8B9_417C5D453C67"/>
            <w:bookmarkEnd w:id="296"/>
            <w:r w:rsidRPr="00D14AF0">
              <w:rPr>
                <w:rFonts w:asciiTheme="minorHAnsi" w:hAnsiTheme="minorHAnsi" w:cs="Arial"/>
                <w:color w:val="000000"/>
                <w:sz w:val="20"/>
                <w:szCs w:val="20"/>
                <w:lang w:val="en-CA"/>
              </w:rPr>
              <w:t>faultType</w:t>
            </w:r>
          </w:p>
        </w:tc>
        <w:tc>
          <w:tcPr>
            <w:tcW w:w="3245" w:type="dxa"/>
          </w:tcPr>
          <w:p w14:paraId="55756B3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49E5F1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 of ShearDisplacementStructure (as defined in GeoSciML).</w:t>
            </w:r>
          </w:p>
          <w:p w14:paraId="1AB2CDD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529413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E8BB31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7" w:name="BKM_D9E97001_975E_4E48_B383_84E3B817A9D6"/>
            <w:bookmarkEnd w:id="297"/>
            <w:r w:rsidRPr="00D14AF0">
              <w:rPr>
                <w:rFonts w:asciiTheme="minorHAnsi" w:hAnsiTheme="minorHAnsi" w:cs="Arial"/>
                <w:color w:val="000000"/>
                <w:sz w:val="20"/>
                <w:szCs w:val="20"/>
                <w:lang w:val="en-CA"/>
              </w:rPr>
              <w:t>movementType</w:t>
            </w:r>
          </w:p>
        </w:tc>
        <w:tc>
          <w:tcPr>
            <w:tcW w:w="3245" w:type="dxa"/>
          </w:tcPr>
          <w:p w14:paraId="7062B3E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159D6F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type of movement (eg dip-slip, strike-slip) on the ShearDisplacementStructure.</w:t>
            </w:r>
          </w:p>
          <w:p w14:paraId="53D9CA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09497AC" w14:textId="77777777" w:rsidTr="00D14AF0">
        <w:tc>
          <w:tcPr>
            <w:tcW w:w="3245" w:type="dxa"/>
          </w:tcPr>
          <w:p w14:paraId="7AB7DB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8" w:name="BKM_ABD8F88A_D6D5_49E8_B4C4_6E53A78AD465"/>
            <w:bookmarkEnd w:id="298"/>
            <w:r w:rsidRPr="00D14AF0">
              <w:rPr>
                <w:rFonts w:asciiTheme="minorHAnsi" w:hAnsiTheme="minorHAnsi" w:cs="Arial"/>
                <w:color w:val="000000"/>
                <w:sz w:val="20"/>
                <w:szCs w:val="20"/>
                <w:lang w:val="en-CA"/>
              </w:rPr>
              <w:t>deformationStyle</w:t>
            </w:r>
          </w:p>
        </w:tc>
        <w:tc>
          <w:tcPr>
            <w:tcW w:w="3245" w:type="dxa"/>
          </w:tcPr>
          <w:p w14:paraId="7A776AB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5245A70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Describes the style of deformation (eg brittle,ductile etc) for the ShearDisplacementStructure.</w:t>
            </w:r>
          </w:p>
          <w:p w14:paraId="55267CF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95FC06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1F8B85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299" w:name="BKM_7660FDA3_AB42_45F9_86AB_19287D13C566"/>
            <w:bookmarkEnd w:id="299"/>
            <w:r w:rsidRPr="00D14AF0">
              <w:rPr>
                <w:rFonts w:asciiTheme="minorHAnsi" w:hAnsiTheme="minorHAnsi" w:cs="Arial"/>
                <w:color w:val="000000"/>
                <w:sz w:val="20"/>
                <w:szCs w:val="20"/>
                <w:lang w:val="en-CA"/>
              </w:rPr>
              <w:t>displacement</w:t>
            </w:r>
          </w:p>
        </w:tc>
        <w:tc>
          <w:tcPr>
            <w:tcW w:w="3245" w:type="dxa"/>
          </w:tcPr>
          <w:p w14:paraId="467CA00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36136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Summarises the displacement across the ShearDisplacementStructure.</w:t>
            </w:r>
          </w:p>
          <w:p w14:paraId="226936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1E1AA01" w14:textId="77777777" w:rsidTr="00D14AF0">
        <w:tc>
          <w:tcPr>
            <w:tcW w:w="3245" w:type="dxa"/>
          </w:tcPr>
          <w:p w14:paraId="29660EA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0" w:name="BKM_28FFF6C1_C18B_4629_BB75_27AFBE7647AB"/>
            <w:bookmarkEnd w:id="300"/>
            <w:r w:rsidRPr="00D14AF0">
              <w:rPr>
                <w:rFonts w:asciiTheme="minorHAnsi" w:hAnsiTheme="minorHAnsi" w:cs="Arial"/>
                <w:color w:val="000000"/>
                <w:sz w:val="20"/>
                <w:szCs w:val="20"/>
                <w:lang w:val="en-CA"/>
              </w:rPr>
              <w:t>geologicHistory</w:t>
            </w:r>
          </w:p>
        </w:tc>
        <w:tc>
          <w:tcPr>
            <w:tcW w:w="3245" w:type="dxa"/>
          </w:tcPr>
          <w:p w14:paraId="4B4E176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DE5B83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(possibly formatted with formal syntax) description of the age of the ShearDisplacementStructure (where age is a sequence of events and may include process and environment information).</w:t>
            </w:r>
          </w:p>
          <w:p w14:paraId="40D90D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1E6D09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943DB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1" w:name="BKM_DE525394_F288_4E7F_AF29_CF676A7FB892"/>
            <w:bookmarkEnd w:id="301"/>
            <w:r w:rsidRPr="00D14AF0">
              <w:rPr>
                <w:rFonts w:asciiTheme="minorHAnsi" w:hAnsiTheme="minorHAnsi" w:cs="Arial"/>
                <w:color w:val="000000"/>
                <w:sz w:val="20"/>
                <w:szCs w:val="20"/>
                <w:lang w:val="en-CA"/>
              </w:rPr>
              <w:t>numericOlderAge</w:t>
            </w:r>
          </w:p>
        </w:tc>
        <w:tc>
          <w:tcPr>
            <w:tcW w:w="3245" w:type="dxa"/>
          </w:tcPr>
          <w:p w14:paraId="2B4F6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20B90E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Older age of the fault/shear structure, represented Ma.</w:t>
            </w:r>
          </w:p>
          <w:p w14:paraId="766F2B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94B7113" w14:textId="77777777" w:rsidTr="00D14AF0">
        <w:tc>
          <w:tcPr>
            <w:tcW w:w="3245" w:type="dxa"/>
          </w:tcPr>
          <w:p w14:paraId="2EDDCB6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2" w:name="BKM_BDA40AB6_6C56_4E4F_9588_C051912996DC"/>
            <w:bookmarkEnd w:id="302"/>
            <w:r w:rsidRPr="00D14AF0">
              <w:rPr>
                <w:rFonts w:asciiTheme="minorHAnsi" w:hAnsiTheme="minorHAnsi" w:cs="Arial"/>
                <w:color w:val="000000"/>
                <w:sz w:val="20"/>
                <w:szCs w:val="20"/>
                <w:lang w:val="en-CA"/>
              </w:rPr>
              <w:t>numericYoungerAge</w:t>
            </w:r>
          </w:p>
        </w:tc>
        <w:tc>
          <w:tcPr>
            <w:tcW w:w="3245" w:type="dxa"/>
          </w:tcPr>
          <w:p w14:paraId="0DD153B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Real</w:t>
            </w:r>
          </w:p>
        </w:tc>
        <w:tc>
          <w:tcPr>
            <w:tcW w:w="3245" w:type="dxa"/>
          </w:tcPr>
          <w:p w14:paraId="32853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Younger age of the fault/shear structure, represented Ma.</w:t>
            </w:r>
          </w:p>
          <w:p w14:paraId="3C454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E1CFE3D"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E3DC72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3" w:name="BKM_2209CF72_C0AB_47F3_BB22_4A2E8334027A"/>
            <w:bookmarkEnd w:id="303"/>
            <w:r w:rsidRPr="00D14AF0">
              <w:rPr>
                <w:rFonts w:asciiTheme="minorHAnsi" w:hAnsiTheme="minorHAnsi" w:cs="Arial"/>
                <w:color w:val="000000"/>
                <w:sz w:val="20"/>
                <w:szCs w:val="20"/>
                <w:lang w:val="en-CA"/>
              </w:rPr>
              <w:t>observationMethod</w:t>
            </w:r>
          </w:p>
        </w:tc>
        <w:tc>
          <w:tcPr>
            <w:tcW w:w="3245" w:type="dxa"/>
          </w:tcPr>
          <w:p w14:paraId="530E40E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4DC52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34E4E4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5785BCF" w14:textId="77777777" w:rsidTr="00D14AF0">
        <w:tc>
          <w:tcPr>
            <w:tcW w:w="3245" w:type="dxa"/>
          </w:tcPr>
          <w:p w14:paraId="59522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4" w:name="BKM_BD7868DF_0409_467D_8844_EE4674C50774"/>
            <w:bookmarkEnd w:id="304"/>
            <w:r w:rsidRPr="00D14AF0">
              <w:rPr>
                <w:rFonts w:asciiTheme="minorHAnsi" w:hAnsiTheme="minorHAnsi" w:cs="Arial"/>
                <w:color w:val="000000"/>
                <w:sz w:val="20"/>
                <w:szCs w:val="20"/>
                <w:lang w:val="en-CA"/>
              </w:rPr>
              <w:t>positionalAccuracy</w:t>
            </w:r>
          </w:p>
        </w:tc>
        <w:tc>
          <w:tcPr>
            <w:tcW w:w="3245" w:type="dxa"/>
          </w:tcPr>
          <w:p w14:paraId="4105285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7DE916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Quantitative values define the radius </w:t>
            </w:r>
            <w:r w:rsidRPr="00D14AF0">
              <w:rPr>
                <w:rFonts w:asciiTheme="minorHAnsi" w:hAnsiTheme="minorHAnsi" w:cs="Arial"/>
                <w:color w:val="000000"/>
                <w:sz w:val="20"/>
                <w:szCs w:val="20"/>
                <w:lang w:val="en-CA"/>
              </w:rPr>
              <w:lastRenderedPageBreak/>
              <w:t>of an uncertainty buffer around a mappedFeature (eg: a positionAccuracy of 100 m for a line feature defines a buffer polygon of total width 200 m centred on the line).</w:t>
            </w:r>
          </w:p>
          <w:p w14:paraId="720499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3050A3"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6566DE2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5" w:name="BKM_674A1294_59BE_4203_9B03_BC5D6023992F"/>
            <w:bookmarkEnd w:id="305"/>
            <w:r w:rsidRPr="00D14AF0">
              <w:rPr>
                <w:rFonts w:asciiTheme="minorHAnsi" w:hAnsiTheme="minorHAnsi" w:cs="Arial"/>
                <w:color w:val="000000"/>
                <w:sz w:val="20"/>
                <w:szCs w:val="20"/>
                <w:lang w:val="en-CA"/>
              </w:rPr>
              <w:lastRenderedPageBreak/>
              <w:t>source</w:t>
            </w:r>
          </w:p>
        </w:tc>
        <w:tc>
          <w:tcPr>
            <w:tcW w:w="3245" w:type="dxa"/>
          </w:tcPr>
          <w:p w14:paraId="366562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6A8923E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describing feature-specific details and citations to source materials, and if available providing URLs to reference material and publications describing the geologic feature. This could be a short text synopsis of key inforamtion that would also be in the metadata record referenced by metadata_uri.</w:t>
            </w:r>
          </w:p>
          <w:p w14:paraId="2A3346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89F2AC6" w14:textId="77777777" w:rsidTr="00D14AF0">
        <w:tc>
          <w:tcPr>
            <w:tcW w:w="3245" w:type="dxa"/>
          </w:tcPr>
          <w:p w14:paraId="3492441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6" w:name="BKM_A1B86BC0_3316_46AB_8D32_7786DFA0771F"/>
            <w:bookmarkEnd w:id="306"/>
            <w:r w:rsidRPr="00D14AF0">
              <w:rPr>
                <w:rFonts w:asciiTheme="minorHAnsi" w:hAnsiTheme="minorHAnsi" w:cs="Arial"/>
                <w:color w:val="000000"/>
                <w:sz w:val="20"/>
                <w:szCs w:val="20"/>
                <w:lang w:val="en-CA"/>
              </w:rPr>
              <w:t>faultType_uri</w:t>
            </w:r>
          </w:p>
        </w:tc>
        <w:tc>
          <w:tcPr>
            <w:tcW w:w="3245" w:type="dxa"/>
          </w:tcPr>
          <w:p w14:paraId="6A4B467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4DB968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fault (ShearDisplacementStructure) type. Mandatory propery - if not value is provided then a URI referring to a conctrolled concept explaining why the value is nil must be provided.</w:t>
            </w:r>
          </w:p>
          <w:p w14:paraId="572A9B9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326F21A"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D38B5A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7" w:name="BKM_5ED9FA7F_347C_499C_BF86_2B88071AD840"/>
            <w:bookmarkEnd w:id="307"/>
            <w:r w:rsidRPr="00D14AF0">
              <w:rPr>
                <w:rFonts w:asciiTheme="minorHAnsi" w:hAnsiTheme="minorHAnsi" w:cs="Arial"/>
                <w:color w:val="000000"/>
                <w:sz w:val="20"/>
                <w:szCs w:val="20"/>
                <w:lang w:val="en-CA"/>
              </w:rPr>
              <w:t>movementType_uri</w:t>
            </w:r>
          </w:p>
        </w:tc>
        <w:tc>
          <w:tcPr>
            <w:tcW w:w="3245" w:type="dxa"/>
          </w:tcPr>
          <w:p w14:paraId="739D018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950BE0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movement type. Mandatory propery - if not value is provided then a URI referring to a conctrolled concept explaining why the value is nil must be provided.</w:t>
            </w:r>
          </w:p>
          <w:p w14:paraId="5996397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459D2D" w14:textId="77777777" w:rsidTr="00D14AF0">
        <w:tc>
          <w:tcPr>
            <w:tcW w:w="3245" w:type="dxa"/>
          </w:tcPr>
          <w:p w14:paraId="3822BC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8" w:name="BKM_EC7555C0_681D_45F5_BEFB_0F7BFDEF3CFB"/>
            <w:bookmarkEnd w:id="308"/>
            <w:r w:rsidRPr="00D14AF0">
              <w:rPr>
                <w:rFonts w:asciiTheme="minorHAnsi" w:hAnsiTheme="minorHAnsi" w:cs="Arial"/>
                <w:color w:val="000000"/>
                <w:sz w:val="20"/>
                <w:szCs w:val="20"/>
                <w:lang w:val="en-CA"/>
              </w:rPr>
              <w:t>deformationStyle_uri</w:t>
            </w:r>
          </w:p>
        </w:tc>
        <w:tc>
          <w:tcPr>
            <w:tcW w:w="3245" w:type="dxa"/>
          </w:tcPr>
          <w:p w14:paraId="27B6456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16909B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from a vocabulary defining the ShearDisplacementStructure deformation style. Mandatory propery - if not value is provided then a URI referring to a conctrolled concept explaining why the value is nil must be provided.</w:t>
            </w:r>
          </w:p>
          <w:p w14:paraId="44A7110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833F7F8"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1AB9A7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09" w:name="BKM_36C08EC9_BB32_4BDE_99FD_336AAA2512BB"/>
            <w:bookmarkEnd w:id="309"/>
            <w:r w:rsidRPr="00D14AF0">
              <w:rPr>
                <w:rFonts w:asciiTheme="minorHAnsi" w:hAnsiTheme="minorHAnsi" w:cs="Arial"/>
                <w:color w:val="000000"/>
                <w:sz w:val="20"/>
                <w:szCs w:val="20"/>
                <w:lang w:val="en-CA"/>
              </w:rPr>
              <w:t>representativeAge_uri</w:t>
            </w:r>
          </w:p>
        </w:tc>
        <w:tc>
          <w:tcPr>
            <w:tcW w:w="3245" w:type="dxa"/>
          </w:tcPr>
          <w:p w14:paraId="2F50CB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9A5516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 xml:space="preserve">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w:t>
            </w:r>
            <w:r w:rsidRPr="00D14AF0">
              <w:rPr>
                <w:rFonts w:asciiTheme="minorHAnsi" w:hAnsiTheme="minorHAnsi" w:cs="Arial"/>
                <w:color w:val="000000"/>
                <w:sz w:val="20"/>
                <w:szCs w:val="20"/>
                <w:lang w:val="en-CA"/>
              </w:rPr>
              <w:lastRenderedPageBreak/>
              <w:t>feature's history.</w:t>
            </w:r>
          </w:p>
          <w:p w14:paraId="6630C64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E2AFB5" w14:textId="77777777" w:rsidTr="00D14AF0">
        <w:tc>
          <w:tcPr>
            <w:tcW w:w="3245" w:type="dxa"/>
          </w:tcPr>
          <w:p w14:paraId="7CBCE5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0" w:name="BKM_34B08950_B320_4DCA_B7B3_801822442BA1"/>
            <w:bookmarkEnd w:id="310"/>
            <w:r w:rsidRPr="00D14AF0">
              <w:rPr>
                <w:rFonts w:asciiTheme="minorHAnsi" w:hAnsiTheme="minorHAnsi" w:cs="Arial"/>
                <w:color w:val="000000"/>
                <w:sz w:val="20"/>
                <w:szCs w:val="20"/>
                <w:lang w:val="en-CA"/>
              </w:rPr>
              <w:lastRenderedPageBreak/>
              <w:t>representativeOlderAge_uri</w:t>
            </w:r>
          </w:p>
        </w:tc>
        <w:tc>
          <w:tcPr>
            <w:tcW w:w="3245" w:type="dxa"/>
          </w:tcPr>
          <w:p w14:paraId="75B5665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4B24917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54EE5FE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C44BDC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2E7B9D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1" w:name="BKM_1D369827_5E0B_4F3B_99DE_498DE4F4D001"/>
            <w:bookmarkEnd w:id="311"/>
            <w:r w:rsidRPr="00D14AF0">
              <w:rPr>
                <w:rFonts w:asciiTheme="minorHAnsi" w:hAnsiTheme="minorHAnsi" w:cs="Arial"/>
                <w:color w:val="000000"/>
                <w:sz w:val="20"/>
                <w:szCs w:val="20"/>
                <w:lang w:val="en-CA"/>
              </w:rPr>
              <w:t>representativeYoungerAge_uri</w:t>
            </w:r>
          </w:p>
        </w:tc>
        <w:tc>
          <w:tcPr>
            <w:tcW w:w="3245" w:type="dxa"/>
          </w:tcPr>
          <w:p w14:paraId="5762972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7C4D4B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p w14:paraId="3C45C9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8BA760D" w14:textId="77777777" w:rsidTr="00D14AF0">
        <w:tc>
          <w:tcPr>
            <w:tcW w:w="3245" w:type="dxa"/>
          </w:tcPr>
          <w:p w14:paraId="543299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2" w:name="BKM_42115B02_1C56_42D6_B0AA_D6174F756E65"/>
            <w:bookmarkEnd w:id="312"/>
            <w:r w:rsidRPr="00D14AF0">
              <w:rPr>
                <w:rFonts w:asciiTheme="minorHAnsi" w:hAnsiTheme="minorHAnsi" w:cs="Arial"/>
                <w:color w:val="000000"/>
                <w:sz w:val="20"/>
                <w:szCs w:val="20"/>
                <w:lang w:val="en-CA"/>
              </w:rPr>
              <w:t>specification_uri</w:t>
            </w:r>
          </w:p>
        </w:tc>
        <w:tc>
          <w:tcPr>
            <w:tcW w:w="3245" w:type="dxa"/>
          </w:tcPr>
          <w:p w14:paraId="3448BA6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65239A9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the the GeoSciML ShearDisplacementStructure feature that describes the instance in detail. Mandatory propery - if not value is provided then a URI referring to a conctrolled concept explaining why the value is nil must be provided.</w:t>
            </w:r>
          </w:p>
          <w:p w14:paraId="21EE944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FB2A2AE"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44FB4E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3" w:name="BKM_401A0B2C_FBFD_43E2_BC4F_F4876D6A55A5"/>
            <w:bookmarkEnd w:id="313"/>
            <w:r w:rsidRPr="00D14AF0">
              <w:rPr>
                <w:rFonts w:asciiTheme="minorHAnsi" w:hAnsiTheme="minorHAnsi" w:cs="Arial"/>
                <w:color w:val="000000"/>
                <w:sz w:val="20"/>
                <w:szCs w:val="20"/>
                <w:lang w:val="en-CA"/>
              </w:rPr>
              <w:t>metadata_uri</w:t>
            </w:r>
          </w:p>
        </w:tc>
        <w:tc>
          <w:tcPr>
            <w:tcW w:w="3245" w:type="dxa"/>
          </w:tcPr>
          <w:p w14:paraId="00DBD6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3245" w:type="dxa"/>
          </w:tcPr>
          <w:p w14:paraId="0CB2DCD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referring to a metadata record describing the provenance of data.</w:t>
            </w:r>
          </w:p>
          <w:p w14:paraId="44CF4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797E06B" w14:textId="77777777" w:rsidTr="00D14AF0">
        <w:tc>
          <w:tcPr>
            <w:tcW w:w="3245" w:type="dxa"/>
          </w:tcPr>
          <w:p w14:paraId="6317E99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4" w:name="BKM_AA3C91BB_B0F8_4E56_A1E5_9C3530C146AE"/>
            <w:bookmarkEnd w:id="314"/>
            <w:r w:rsidRPr="00D14AF0">
              <w:rPr>
                <w:rFonts w:asciiTheme="minorHAnsi" w:hAnsiTheme="minorHAnsi" w:cs="Arial"/>
                <w:color w:val="000000"/>
                <w:sz w:val="20"/>
                <w:szCs w:val="20"/>
                <w:lang w:val="en-CA"/>
              </w:rPr>
              <w:t>genericSymbolizer</w:t>
            </w:r>
          </w:p>
        </w:tc>
        <w:tc>
          <w:tcPr>
            <w:tcW w:w="3245" w:type="dxa"/>
          </w:tcPr>
          <w:p w14:paraId="276933C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3245" w:type="dxa"/>
          </w:tcPr>
          <w:p w14:paraId="09F41EA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from standard (locally or community defined) symbolization scheme for portrayal.</w:t>
            </w:r>
          </w:p>
          <w:p w14:paraId="7549B45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E08752F" w14:textId="77777777" w:rsidTr="00D14AF0">
        <w:trPr>
          <w:cnfStyle w:val="000000100000" w:firstRow="0" w:lastRow="0" w:firstColumn="0" w:lastColumn="0" w:oddVBand="0" w:evenVBand="0" w:oddHBand="1" w:evenHBand="0" w:firstRowFirstColumn="0" w:firstRowLastColumn="0" w:lastRowFirstColumn="0" w:lastRowLastColumn="0"/>
        </w:trPr>
        <w:tc>
          <w:tcPr>
            <w:tcW w:w="3245" w:type="dxa"/>
          </w:tcPr>
          <w:p w14:paraId="088943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5" w:name="BKM_C202EED3_CA3B_4848_8F51_4E4216E311CB"/>
            <w:bookmarkEnd w:id="315"/>
            <w:r w:rsidRPr="00D14AF0">
              <w:rPr>
                <w:rFonts w:asciiTheme="minorHAnsi" w:hAnsiTheme="minorHAnsi" w:cs="Arial"/>
                <w:color w:val="000000"/>
                <w:sz w:val="20"/>
                <w:szCs w:val="20"/>
                <w:lang w:val="en-CA"/>
              </w:rPr>
              <w:t>shape</w:t>
            </w:r>
          </w:p>
        </w:tc>
        <w:tc>
          <w:tcPr>
            <w:tcW w:w="3245" w:type="dxa"/>
          </w:tcPr>
          <w:p w14:paraId="14FF0FB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3245" w:type="dxa"/>
          </w:tcPr>
          <w:p w14:paraId="180AEA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Geometry defining the extent of the feature of interest.</w:t>
            </w:r>
          </w:p>
          <w:p w14:paraId="75C0BC6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0CBBE6BA" w14:textId="77777777" w:rsidTr="00D14AF0">
        <w:tc>
          <w:tcPr>
            <w:tcW w:w="3245" w:type="dxa"/>
          </w:tcPr>
          <w:p w14:paraId="25848E1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6" w:name="BKM_F61C54B5_53A3_4B3D_8747_890B595FF05F"/>
            <w:bookmarkEnd w:id="316"/>
            <w:r w:rsidRPr="00D14AF0">
              <w:rPr>
                <w:rFonts w:asciiTheme="minorHAnsi" w:hAnsiTheme="minorHAnsi" w:cs="Arial"/>
                <w:color w:val="000000"/>
                <w:sz w:val="20"/>
                <w:szCs w:val="20"/>
                <w:lang w:val="en-CA"/>
              </w:rPr>
              <w:t>any</w:t>
            </w:r>
          </w:p>
        </w:tc>
        <w:tc>
          <w:tcPr>
            <w:tcW w:w="3245" w:type="dxa"/>
          </w:tcPr>
          <w:p w14:paraId="694B4E6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3245" w:type="dxa"/>
          </w:tcPr>
          <w:p w14:paraId="090CE8DF"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 placeholder allowing any user-defined attributes to be delivered in addition to those specified above.</w:t>
            </w:r>
          </w:p>
          <w:p w14:paraId="4F4E5FB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1F8F13DC" w14:textId="77777777" w:rsidR="00D14AF0" w:rsidRDefault="00D14AF0"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4E371D26" w14:textId="77777777" w:rsidTr="003E1755">
        <w:trPr>
          <w:cantSplit/>
        </w:trPr>
        <w:tc>
          <w:tcPr>
            <w:tcW w:w="4219" w:type="dxa"/>
            <w:tcBorders>
              <w:right w:val="nil"/>
            </w:tcBorders>
            <w:shd w:val="clear" w:color="auto" w:fill="auto"/>
          </w:tcPr>
          <w:p w14:paraId="4EF9B1CB"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sheardisplacemenstructureview-identifier</w:t>
            </w:r>
          </w:p>
        </w:tc>
        <w:tc>
          <w:tcPr>
            <w:tcW w:w="4678" w:type="dxa"/>
            <w:tcBorders>
              <w:left w:val="nil"/>
            </w:tcBorders>
            <w:shd w:val="clear" w:color="auto" w:fill="auto"/>
          </w:tcPr>
          <w:p w14:paraId="5C268E8A" w14:textId="77777777" w:rsidR="00BA576A" w:rsidRPr="00D12552" w:rsidRDefault="00BA576A" w:rsidP="00BA576A">
            <w:pPr>
              <w:pStyle w:val="Tabletext10"/>
              <w:jc w:val="left"/>
              <w:rPr>
                <w:rStyle w:val="reqtext"/>
                <w:lang w:val="en-CA"/>
              </w:rPr>
            </w:pPr>
            <w:r>
              <w:rPr>
                <w:rStyle w:val="reqtext"/>
                <w:lang w:val="en-CA"/>
              </w:rPr>
              <w:t>Identifier SHALL correspond to a representation of GeoSciML MappedFeature</w:t>
            </w:r>
          </w:p>
        </w:tc>
      </w:tr>
    </w:tbl>
    <w:p w14:paraId="33660C8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7319B4FF" w14:textId="77777777" w:rsidTr="003E1755">
        <w:trPr>
          <w:cantSplit/>
        </w:trPr>
        <w:tc>
          <w:tcPr>
            <w:tcW w:w="4219" w:type="dxa"/>
            <w:tcBorders>
              <w:right w:val="nil"/>
            </w:tcBorders>
            <w:shd w:val="clear" w:color="auto" w:fill="auto"/>
          </w:tcPr>
          <w:p w14:paraId="6CFC5D94"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sheardisplacemenstructureview-faultType-uri</w:t>
            </w:r>
          </w:p>
        </w:tc>
        <w:tc>
          <w:tcPr>
            <w:tcW w:w="4678" w:type="dxa"/>
            <w:tcBorders>
              <w:left w:val="nil"/>
            </w:tcBorders>
            <w:shd w:val="clear" w:color="auto" w:fill="auto"/>
          </w:tcPr>
          <w:p w14:paraId="289EE73C" w14:textId="77777777" w:rsidR="00BA576A" w:rsidRPr="00D12552" w:rsidRDefault="00BA576A" w:rsidP="003E1755">
            <w:pPr>
              <w:pStyle w:val="Tabletext10"/>
              <w:jc w:val="left"/>
              <w:rPr>
                <w:rStyle w:val="reqtext"/>
                <w:lang w:val="en-CA"/>
              </w:rPr>
            </w:pPr>
            <w:r>
              <w:rPr>
                <w:rStyle w:val="reqtext"/>
                <w:lang w:val="en-CA"/>
              </w:rPr>
              <w:t>faultType_uri SHALL resolved to a representation of a vocabulary term that fault (ShearDisplacementStructure) type or a vocabulary term describing why the value is nil.</w:t>
            </w:r>
          </w:p>
        </w:tc>
      </w:tr>
    </w:tbl>
    <w:p w14:paraId="3C41906D"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D32AD9E" w14:textId="77777777" w:rsidTr="003E1755">
        <w:trPr>
          <w:cantSplit/>
        </w:trPr>
        <w:tc>
          <w:tcPr>
            <w:tcW w:w="4219" w:type="dxa"/>
            <w:tcBorders>
              <w:right w:val="nil"/>
            </w:tcBorders>
            <w:shd w:val="clear" w:color="auto" w:fill="auto"/>
          </w:tcPr>
          <w:p w14:paraId="3A4E6DC1"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sheardisplacemenstructureview-movementType-uri</w:t>
            </w:r>
          </w:p>
        </w:tc>
        <w:tc>
          <w:tcPr>
            <w:tcW w:w="4678" w:type="dxa"/>
            <w:tcBorders>
              <w:left w:val="nil"/>
            </w:tcBorders>
            <w:shd w:val="clear" w:color="auto" w:fill="auto"/>
          </w:tcPr>
          <w:p w14:paraId="6DD55BE1" w14:textId="77777777" w:rsidR="00BA576A" w:rsidRPr="00D12552" w:rsidRDefault="00BA576A" w:rsidP="003E1755">
            <w:pPr>
              <w:pStyle w:val="Tabletext10"/>
              <w:jc w:val="left"/>
              <w:rPr>
                <w:rStyle w:val="reqtext"/>
                <w:lang w:val="en-CA"/>
              </w:rPr>
            </w:pPr>
            <w:r>
              <w:rPr>
                <w:rStyle w:val="reqtext"/>
                <w:lang w:val="en-CA"/>
              </w:rPr>
              <w:t>movementType_uri SHALL resolved to a representation of a vocabulary term that fault (ShearDisplacementStructure) movement type or a vocabulary term describing why the value is nil.</w:t>
            </w:r>
          </w:p>
        </w:tc>
      </w:tr>
    </w:tbl>
    <w:p w14:paraId="0C3B4903"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A576A" w:rsidRPr="00D12552" w14:paraId="2663A5F0" w14:textId="77777777" w:rsidTr="003E1755">
        <w:trPr>
          <w:cantSplit/>
        </w:trPr>
        <w:tc>
          <w:tcPr>
            <w:tcW w:w="4219" w:type="dxa"/>
            <w:tcBorders>
              <w:right w:val="nil"/>
            </w:tcBorders>
            <w:shd w:val="clear" w:color="auto" w:fill="auto"/>
          </w:tcPr>
          <w:p w14:paraId="596CBDE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sheardisplacemenstructureview-deformationStyle-uri</w:t>
            </w:r>
          </w:p>
        </w:tc>
        <w:tc>
          <w:tcPr>
            <w:tcW w:w="4678" w:type="dxa"/>
            <w:tcBorders>
              <w:left w:val="nil"/>
            </w:tcBorders>
            <w:shd w:val="clear" w:color="auto" w:fill="auto"/>
          </w:tcPr>
          <w:p w14:paraId="3BBEEBAA" w14:textId="77777777" w:rsidR="00BA576A" w:rsidRPr="00D12552" w:rsidRDefault="00BA576A" w:rsidP="00BA576A">
            <w:pPr>
              <w:pStyle w:val="Tabletext10"/>
              <w:jc w:val="left"/>
              <w:rPr>
                <w:rStyle w:val="reqtext"/>
                <w:lang w:val="en-CA"/>
              </w:rPr>
            </w:pPr>
            <w:r>
              <w:rPr>
                <w:rStyle w:val="reqtext"/>
                <w:lang w:val="en-CA"/>
              </w:rPr>
              <w:t>movementType_uri SHALL resolved to a representation of a vocabulary term that fault (ShearDisplacementStructure) deformation tyle or a vocabulary term describing why the value is nil.</w:t>
            </w:r>
          </w:p>
        </w:tc>
      </w:tr>
      <w:tr w:rsidR="00BA576A" w:rsidRPr="00D12552" w14:paraId="2C614E53" w14:textId="77777777" w:rsidTr="00BA576A">
        <w:trPr>
          <w:cantSplit/>
        </w:trPr>
        <w:tc>
          <w:tcPr>
            <w:tcW w:w="4219" w:type="dxa"/>
            <w:tcBorders>
              <w:top w:val="single" w:sz="4" w:space="0" w:color="auto"/>
              <w:left w:val="single" w:sz="4" w:space="0" w:color="auto"/>
              <w:bottom w:val="single" w:sz="4" w:space="0" w:color="auto"/>
              <w:right w:val="nil"/>
            </w:tcBorders>
            <w:shd w:val="clear" w:color="auto" w:fill="auto"/>
          </w:tcPr>
          <w:p w14:paraId="57E19F1C" w14:textId="77777777" w:rsidR="00BA576A" w:rsidRPr="00D12552" w:rsidRDefault="00BA576A" w:rsidP="00BA576A">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sheardisplacemenstructureview-representativeAge-uri</w:t>
            </w:r>
          </w:p>
        </w:tc>
        <w:tc>
          <w:tcPr>
            <w:tcW w:w="4678" w:type="dxa"/>
            <w:tcBorders>
              <w:top w:val="single" w:sz="4" w:space="0" w:color="auto"/>
              <w:left w:val="nil"/>
              <w:bottom w:val="single" w:sz="4" w:space="0" w:color="auto"/>
              <w:right w:val="single" w:sz="4" w:space="0" w:color="auto"/>
            </w:tcBorders>
            <w:shd w:val="clear" w:color="auto" w:fill="auto"/>
          </w:tcPr>
          <w:p w14:paraId="05A1D47C" w14:textId="77777777" w:rsidR="00BA576A" w:rsidRPr="00D12552" w:rsidRDefault="00911F72" w:rsidP="00911F72">
            <w:pPr>
              <w:pStyle w:val="Tabletext10"/>
              <w:jc w:val="left"/>
              <w:rPr>
                <w:rStyle w:val="reqtext"/>
                <w:lang w:val="en-CA"/>
              </w:rPr>
            </w:pPr>
            <w:r>
              <w:rPr>
                <w:rStyle w:val="reqtext"/>
                <w:lang w:val="en-CA"/>
              </w:rPr>
              <w:t xml:space="preserve">If present, </w:t>
            </w:r>
            <w:r w:rsidR="00BA576A">
              <w:rPr>
                <w:rStyle w:val="reqtext"/>
                <w:lang w:val="en-CA"/>
              </w:rPr>
              <w:t xml:space="preserve">representativeAge_uri SHALL resolved to a representation </w:t>
            </w:r>
            <w:r>
              <w:rPr>
                <w:rStyle w:val="reqtext"/>
                <w:lang w:val="en-CA"/>
              </w:rPr>
              <w:t>of GeoSciML GeologicAge</w:t>
            </w:r>
          </w:p>
        </w:tc>
      </w:tr>
    </w:tbl>
    <w:p w14:paraId="2C067F40" w14:textId="77777777" w:rsidR="00BA576A" w:rsidRDefault="00BA576A"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461E2F5" w14:textId="77777777" w:rsidTr="003E1755">
        <w:trPr>
          <w:cantSplit/>
        </w:trPr>
        <w:tc>
          <w:tcPr>
            <w:tcW w:w="4219" w:type="dxa"/>
            <w:tcBorders>
              <w:right w:val="nil"/>
            </w:tcBorders>
            <w:shd w:val="clear" w:color="auto" w:fill="auto"/>
          </w:tcPr>
          <w:p w14:paraId="104C7D77"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sheardisplacemenstructureview-representativeOlderAge-uri</w:t>
            </w:r>
          </w:p>
        </w:tc>
        <w:tc>
          <w:tcPr>
            <w:tcW w:w="4678" w:type="dxa"/>
            <w:tcBorders>
              <w:left w:val="nil"/>
            </w:tcBorders>
            <w:shd w:val="clear" w:color="auto" w:fill="auto"/>
          </w:tcPr>
          <w:p w14:paraId="6175EF15" w14:textId="77777777" w:rsidR="00911F72" w:rsidRPr="00D12552" w:rsidRDefault="00911F72" w:rsidP="003E1755">
            <w:pPr>
              <w:pStyle w:val="Tabletext10"/>
              <w:jc w:val="left"/>
              <w:rPr>
                <w:rStyle w:val="reqtext"/>
                <w:lang w:val="en-CA"/>
              </w:rPr>
            </w:pPr>
            <w:r>
              <w:rPr>
                <w:rStyle w:val="reqtext"/>
                <w:lang w:val="en-CA"/>
              </w:rPr>
              <w:t>If present, representativeOlderAge_uri SHALL resolved to a representation of GeoSciML GeologicAge</w:t>
            </w:r>
          </w:p>
        </w:tc>
      </w:tr>
    </w:tbl>
    <w:p w14:paraId="3A4C7AD1"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D187FD9" w14:textId="77777777" w:rsidTr="003E1755">
        <w:trPr>
          <w:cantSplit/>
        </w:trPr>
        <w:tc>
          <w:tcPr>
            <w:tcW w:w="4219" w:type="dxa"/>
            <w:tcBorders>
              <w:right w:val="nil"/>
            </w:tcBorders>
            <w:shd w:val="clear" w:color="auto" w:fill="auto"/>
          </w:tcPr>
          <w:p w14:paraId="2310650A" w14:textId="77777777" w:rsidR="00911F72" w:rsidRPr="00D12552" w:rsidRDefault="00911F72" w:rsidP="003E1755">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sheardisplacemenstructureview-representativeYoungerAge-uri</w:t>
            </w:r>
          </w:p>
        </w:tc>
        <w:tc>
          <w:tcPr>
            <w:tcW w:w="4678" w:type="dxa"/>
            <w:tcBorders>
              <w:left w:val="nil"/>
            </w:tcBorders>
            <w:shd w:val="clear" w:color="auto" w:fill="auto"/>
          </w:tcPr>
          <w:p w14:paraId="4701048D" w14:textId="77777777" w:rsidR="00911F72" w:rsidRPr="00D12552" w:rsidRDefault="00911F72" w:rsidP="003E1755">
            <w:pPr>
              <w:pStyle w:val="Tabletext10"/>
              <w:jc w:val="left"/>
              <w:rPr>
                <w:rStyle w:val="reqtext"/>
                <w:lang w:val="en-CA"/>
              </w:rPr>
            </w:pPr>
            <w:r>
              <w:rPr>
                <w:rStyle w:val="reqtext"/>
                <w:lang w:val="en-CA"/>
              </w:rPr>
              <w:t>If present, representativeYoungerAge_uri SHALL resolved to a representation of GeoSciML GeologicAge</w:t>
            </w:r>
          </w:p>
        </w:tc>
      </w:tr>
    </w:tbl>
    <w:p w14:paraId="7FED6D83"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CB5BD49" w14:textId="77777777" w:rsidTr="003E1755">
        <w:trPr>
          <w:cantSplit/>
        </w:trPr>
        <w:tc>
          <w:tcPr>
            <w:tcW w:w="4219" w:type="dxa"/>
            <w:tcBorders>
              <w:right w:val="nil"/>
            </w:tcBorders>
            <w:shd w:val="clear" w:color="auto" w:fill="auto"/>
          </w:tcPr>
          <w:p w14:paraId="528F37F2"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sheardisplacemenstructureview-specification-uri</w:t>
            </w:r>
          </w:p>
        </w:tc>
        <w:tc>
          <w:tcPr>
            <w:tcW w:w="4678" w:type="dxa"/>
            <w:tcBorders>
              <w:left w:val="nil"/>
            </w:tcBorders>
            <w:shd w:val="clear" w:color="auto" w:fill="auto"/>
          </w:tcPr>
          <w:p w14:paraId="5B621468" w14:textId="77777777" w:rsidR="00911F72" w:rsidRPr="00D12552" w:rsidRDefault="00911F72" w:rsidP="003E1755">
            <w:pPr>
              <w:pStyle w:val="Tabletext10"/>
              <w:jc w:val="left"/>
              <w:rPr>
                <w:rStyle w:val="reqtext"/>
                <w:lang w:val="en-CA"/>
              </w:rPr>
            </w:pPr>
            <w:r>
              <w:rPr>
                <w:rStyle w:val="reqtext"/>
                <w:lang w:val="en-CA"/>
              </w:rPr>
              <w:t>Specification_uri SHALL resolve to a representation of GeoSciML ShearDisplacementStructure or a vocabulary term describing why the value is nil.</w:t>
            </w:r>
          </w:p>
        </w:tc>
      </w:tr>
    </w:tbl>
    <w:p w14:paraId="432B7BC0" w14:textId="77777777" w:rsidR="00911F72" w:rsidRDefault="00911F72" w:rsidP="00D14AF0">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6E5D732E" w14:textId="77777777" w:rsidTr="003E1755">
        <w:trPr>
          <w:cantSplit/>
        </w:trPr>
        <w:tc>
          <w:tcPr>
            <w:tcW w:w="4219" w:type="dxa"/>
            <w:tcBorders>
              <w:right w:val="nil"/>
            </w:tcBorders>
            <w:shd w:val="clear" w:color="auto" w:fill="auto"/>
          </w:tcPr>
          <w:p w14:paraId="7637539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sheardisplacemenstructureview-metadata-uri</w:t>
            </w:r>
          </w:p>
        </w:tc>
        <w:tc>
          <w:tcPr>
            <w:tcW w:w="4678" w:type="dxa"/>
            <w:tcBorders>
              <w:left w:val="nil"/>
            </w:tcBorders>
            <w:shd w:val="clear" w:color="auto" w:fill="auto"/>
          </w:tcPr>
          <w:p w14:paraId="438F5FDD" w14:textId="77777777" w:rsidR="00911F72" w:rsidRPr="00D12552" w:rsidRDefault="00911F72" w:rsidP="00911F72">
            <w:pPr>
              <w:pStyle w:val="Tabletext10"/>
              <w:jc w:val="left"/>
              <w:rPr>
                <w:rStyle w:val="reqtext"/>
                <w:lang w:val="en-CA"/>
              </w:rPr>
            </w:pPr>
            <w:r>
              <w:rPr>
                <w:rStyle w:val="reqtext"/>
                <w:lang w:val="en-CA"/>
              </w:rPr>
              <w:t>metadata_uri SHALL resolve to a representation metadata document</w:t>
            </w:r>
          </w:p>
        </w:tc>
      </w:tr>
    </w:tbl>
    <w:p w14:paraId="12189A02" w14:textId="77777777" w:rsidR="00911F72" w:rsidRDefault="00911F72" w:rsidP="00D14AF0">
      <w:pPr>
        <w:autoSpaceDE w:val="0"/>
        <w:autoSpaceDN w:val="0"/>
        <w:adjustRightInd w:val="0"/>
        <w:spacing w:after="0" w:line="240" w:lineRule="atLeast"/>
        <w:rPr>
          <w:rFonts w:cs="Arial"/>
          <w:color w:val="000000"/>
          <w:lang w:val="en-CA"/>
        </w:rPr>
      </w:pPr>
    </w:p>
    <w:p w14:paraId="54D90096" w14:textId="77777777" w:rsidR="00D14AF0" w:rsidRDefault="00D14AF0" w:rsidP="00CA3AC5">
      <w:pPr>
        <w:pStyle w:val="Titre3"/>
        <w:rPr>
          <w:lang w:val="en-CA"/>
        </w:rPr>
      </w:pPr>
      <w:r w:rsidRPr="00D14AF0">
        <w:rPr>
          <w:lang w:val="en-CA"/>
        </w:rPr>
        <w:t>S</w:t>
      </w:r>
      <w:bookmarkStart w:id="317" w:name="BKM_A518DA4F_2CA4_4758_BC7A_4790DC092913"/>
      <w:bookmarkEnd w:id="317"/>
      <w:r w:rsidRPr="00D14AF0">
        <w:rPr>
          <w:lang w:val="en-CA"/>
        </w:rPr>
        <w:t>iteObservationView</w:t>
      </w:r>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77777777" w:rsidR="001810D7" w:rsidRDefault="001810D7" w:rsidP="001810D7">
      <w:pPr>
        <w:keepNext/>
        <w:autoSpaceDE w:val="0"/>
        <w:autoSpaceDN w:val="0"/>
        <w:adjustRightInd w:val="0"/>
        <w:spacing w:after="0" w:line="240" w:lineRule="atLeast"/>
      </w:pPr>
      <w:r w:rsidRPr="001810D7">
        <w:rPr>
          <w:rFonts w:cs="Arial"/>
          <w:noProof/>
          <w:color w:val="000000"/>
          <w:lang w:val="en-CA" w:eastAsia="en-CA"/>
        </w:rPr>
        <w:lastRenderedPageBreak/>
        <w:drawing>
          <wp:inline distT="0" distB="0" distL="0" distR="0" wp14:anchorId="0B5BDD8C" wp14:editId="5E4EFFCD">
            <wp:extent cx="2514951" cy="305795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14951" cy="3057952"/>
                    </a:xfrm>
                    <a:prstGeom prst="rect">
                      <a:avLst/>
                    </a:prstGeom>
                  </pic:spPr>
                </pic:pic>
              </a:graphicData>
            </a:graphic>
          </wp:inline>
        </w:drawing>
      </w:r>
    </w:p>
    <w:p w14:paraId="05BABD8D" w14:textId="77777777" w:rsidR="001810D7" w:rsidRDefault="001810D7" w:rsidP="001810D7">
      <w:pPr>
        <w:pStyle w:val="Lgende"/>
        <w:rPr>
          <w:rFonts w:cs="Arial"/>
          <w:color w:val="000000"/>
          <w:lang w:val="en-CA"/>
        </w:rPr>
      </w:pPr>
      <w:r>
        <w:t xml:space="preserve">Figure </w:t>
      </w:r>
      <w:r w:rsidR="00676158">
        <w:fldChar w:fldCharType="begin"/>
      </w:r>
      <w:r w:rsidR="00676158">
        <w:instrText xml:space="preserve"> SEQ Figure \* ARABIC </w:instrText>
      </w:r>
      <w:r w:rsidR="00676158">
        <w:fldChar w:fldCharType="separate"/>
      </w:r>
      <w:r w:rsidR="00090DCF">
        <w:rPr>
          <w:noProof/>
        </w:rPr>
        <w:t>14</w:t>
      </w:r>
      <w:r w:rsidR="00676158">
        <w:rPr>
          <w:noProof/>
        </w:rPr>
        <w:fldChar w:fldCharType="end"/>
      </w:r>
      <w:r>
        <w:t>: SiteObservationView class</w:t>
      </w: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77777777" w:rsidR="00D14AF0" w:rsidRPr="00D14AF0" w:rsidRDefault="00D14AF0" w:rsidP="00D14AF0">
      <w:pPr>
        <w:autoSpaceDE w:val="0"/>
        <w:autoSpaceDN w:val="0"/>
        <w:adjustRightInd w:val="0"/>
        <w:spacing w:after="0" w:line="240" w:lineRule="atLeast"/>
        <w:rPr>
          <w:rFonts w:cs="Arial"/>
          <w:color w:val="000000"/>
          <w:lang w:val="en-CA"/>
        </w:rPr>
      </w:pPr>
      <w:r w:rsidRPr="00D14AF0">
        <w:rPr>
          <w:rFonts w:cs="Arial"/>
          <w:color w:val="000000"/>
          <w:lang w:val="en-CA"/>
        </w:rPr>
        <w:t>Simplified view of a point-located geological observation, like a structural measurement. This is a simplified instance of a sampling point from Observations &amp; Measurements (ISO19156) with an associated geological observation. Key property values are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Pr="00D14AF0" w:rsidRDefault="00D14AF0" w:rsidP="00D14AF0">
      <w:pPr>
        <w:autoSpaceDE w:val="0"/>
        <w:autoSpaceDN w:val="0"/>
        <w:adjustRightInd w:val="0"/>
        <w:spacing w:after="0" w:line="240" w:lineRule="atLeast"/>
        <w:rPr>
          <w:rFonts w:cs="Arial"/>
          <w:color w:val="000000"/>
          <w:lang w:val="en-CA"/>
        </w:rPr>
      </w:pPr>
    </w:p>
    <w:p w14:paraId="7C3BC8E7" w14:textId="77777777" w:rsidR="00D14AF0" w:rsidRPr="00D14AF0" w:rsidRDefault="00D14AF0" w:rsidP="00D14AF0">
      <w:pPr>
        <w:autoSpaceDE w:val="0"/>
        <w:autoSpaceDN w:val="0"/>
        <w:adjustRightInd w:val="0"/>
        <w:spacing w:after="0" w:line="240" w:lineRule="atLeast"/>
        <w:rPr>
          <w:rFonts w:cs="Arial"/>
          <w:color w:val="000000"/>
          <w:lang w:val="en-CA"/>
        </w:rPr>
      </w:pPr>
    </w:p>
    <w:p w14:paraId="1C975050" w14:textId="77777777" w:rsidR="00D14AF0" w:rsidRDefault="00D14AF0" w:rsidP="00D14AF0">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8</w:t>
      </w:r>
      <w:r w:rsidR="00676158">
        <w:rPr>
          <w:noProof/>
        </w:rPr>
        <w:fldChar w:fldCharType="end"/>
      </w:r>
      <w:r>
        <w:t>: SiteObservationView properties</w:t>
      </w:r>
    </w:p>
    <w:tbl>
      <w:tblPr>
        <w:tblStyle w:val="Ombrageclair"/>
        <w:tblW w:w="9735" w:type="dxa"/>
        <w:tblLayout w:type="fixed"/>
        <w:tblLook w:val="0420" w:firstRow="1" w:lastRow="0" w:firstColumn="0" w:lastColumn="0" w:noHBand="0" w:noVBand="1"/>
      </w:tblPr>
      <w:tblGrid>
        <w:gridCol w:w="2093"/>
        <w:gridCol w:w="1701"/>
        <w:gridCol w:w="5941"/>
      </w:tblGrid>
      <w:tr w:rsidR="00D14AF0" w:rsidRPr="00D14AF0" w14:paraId="192F8136" w14:textId="77777777" w:rsidTr="00D14AF0">
        <w:trPr>
          <w:cnfStyle w:val="100000000000" w:firstRow="1" w:lastRow="0" w:firstColumn="0" w:lastColumn="0" w:oddVBand="0" w:evenVBand="0" w:oddHBand="0" w:evenHBand="0" w:firstRowFirstColumn="0" w:firstRowLastColumn="0" w:lastRowFirstColumn="0" w:lastRowLastColumn="0"/>
        </w:trPr>
        <w:tc>
          <w:tcPr>
            <w:tcW w:w="2093" w:type="dxa"/>
          </w:tcPr>
          <w:p w14:paraId="73F0D3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8" w:name="BKM_EC69FC11_247D_4B96_A882_7E9D1AD588E0"/>
            <w:bookmarkEnd w:id="318"/>
            <w:r w:rsidRPr="00D14AF0">
              <w:rPr>
                <w:rFonts w:asciiTheme="minorHAnsi" w:hAnsiTheme="minorHAnsi" w:cs="Arial"/>
                <w:color w:val="000000"/>
                <w:sz w:val="20"/>
                <w:szCs w:val="20"/>
                <w:lang w:val="en-CA"/>
              </w:rPr>
              <w:t>Name</w:t>
            </w:r>
          </w:p>
        </w:tc>
        <w:tc>
          <w:tcPr>
            <w:tcW w:w="1701" w:type="dxa"/>
          </w:tcPr>
          <w:p w14:paraId="78EB9F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Type</w:t>
            </w:r>
          </w:p>
        </w:tc>
        <w:tc>
          <w:tcPr>
            <w:tcW w:w="5941" w:type="dxa"/>
          </w:tcPr>
          <w:p w14:paraId="0247D7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Notes</w:t>
            </w:r>
          </w:p>
        </w:tc>
      </w:tr>
      <w:tr w:rsidR="00D14AF0" w:rsidRPr="00D14AF0" w14:paraId="4F6871BB"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E7CBA0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w:t>
            </w:r>
          </w:p>
        </w:tc>
        <w:tc>
          <w:tcPr>
            <w:tcW w:w="1701" w:type="dxa"/>
          </w:tcPr>
          <w:p w14:paraId="21F88A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6E593E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Unique identifier for this site observation record.</w:t>
            </w:r>
          </w:p>
          <w:p w14:paraId="406720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7B48BD7" w14:textId="77777777" w:rsidTr="00D14AF0">
        <w:tc>
          <w:tcPr>
            <w:tcW w:w="2093" w:type="dxa"/>
          </w:tcPr>
          <w:p w14:paraId="74DFF02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19" w:name="BKM_ADCD2F69_DA9B_47AD_AAD9_CD10F85583D7"/>
            <w:bookmarkEnd w:id="319"/>
            <w:r w:rsidRPr="00D14AF0">
              <w:rPr>
                <w:rFonts w:asciiTheme="minorHAnsi" w:hAnsiTheme="minorHAnsi" w:cs="Arial"/>
                <w:color w:val="000000"/>
                <w:sz w:val="20"/>
                <w:szCs w:val="20"/>
                <w:lang w:val="en-CA"/>
              </w:rPr>
              <w:t>siteName</w:t>
            </w:r>
          </w:p>
        </w:tc>
        <w:tc>
          <w:tcPr>
            <w:tcW w:w="1701" w:type="dxa"/>
          </w:tcPr>
          <w:p w14:paraId="4E0C93C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538E3F7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name of the sampling feature at this location (e.g. a station number, a borehole)</w:t>
            </w:r>
          </w:p>
          <w:p w14:paraId="1326847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2086970"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465A34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0" w:name="BKM_07E8099B_7BEC_4F52_A9CB_2057EB65CA46"/>
            <w:bookmarkEnd w:id="320"/>
            <w:r w:rsidRPr="00D14AF0">
              <w:rPr>
                <w:rFonts w:asciiTheme="minorHAnsi" w:hAnsiTheme="minorHAnsi" w:cs="Arial"/>
                <w:color w:val="000000"/>
                <w:sz w:val="20"/>
                <w:szCs w:val="20"/>
                <w:lang w:val="en-CA"/>
              </w:rPr>
              <w:t>observationName</w:t>
            </w:r>
          </w:p>
        </w:tc>
        <w:tc>
          <w:tcPr>
            <w:tcW w:w="1701" w:type="dxa"/>
          </w:tcPr>
          <w:p w14:paraId="7A36A5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D875C2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to identify the observation.</w:t>
            </w:r>
          </w:p>
          <w:p w14:paraId="6CE7C1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86C9721" w14:textId="77777777" w:rsidTr="00D14AF0">
        <w:tc>
          <w:tcPr>
            <w:tcW w:w="2093" w:type="dxa"/>
          </w:tcPr>
          <w:p w14:paraId="67C19F5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1" w:name="BKM_803B49B5_5346_4ECB_84C0_E9285F22A260"/>
            <w:bookmarkEnd w:id="321"/>
            <w:r w:rsidRPr="00D14AF0">
              <w:rPr>
                <w:rFonts w:asciiTheme="minorHAnsi" w:hAnsiTheme="minorHAnsi" w:cs="Arial"/>
                <w:color w:val="000000"/>
                <w:sz w:val="20"/>
                <w:szCs w:val="20"/>
                <w:lang w:val="en-CA"/>
              </w:rPr>
              <w:t>label</w:t>
            </w:r>
          </w:p>
        </w:tc>
        <w:tc>
          <w:tcPr>
            <w:tcW w:w="1701" w:type="dxa"/>
          </w:tcPr>
          <w:p w14:paraId="0A0B9D0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A942B7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Short text string to associate with a symbol in a visualization/portrayal</w:t>
            </w:r>
          </w:p>
          <w:p w14:paraId="2154AC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190DCAC7"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8EEBB2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2" w:name="BKM_EF622FE6_F231_4466_80B5_7C9E00C1AF26"/>
            <w:bookmarkEnd w:id="322"/>
            <w:r w:rsidRPr="00D14AF0">
              <w:rPr>
                <w:rFonts w:asciiTheme="minorHAnsi" w:hAnsiTheme="minorHAnsi" w:cs="Arial"/>
                <w:color w:val="000000"/>
                <w:sz w:val="20"/>
                <w:szCs w:val="20"/>
                <w:lang w:val="en-CA"/>
              </w:rPr>
              <w:t>description</w:t>
            </w:r>
          </w:p>
        </w:tc>
        <w:tc>
          <w:tcPr>
            <w:tcW w:w="1701" w:type="dxa"/>
          </w:tcPr>
          <w:p w14:paraId="498DE1A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31625B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string providing descriptive information about the observation.</w:t>
            </w:r>
          </w:p>
          <w:p w14:paraId="63B104B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7D1F07" w14:textId="77777777" w:rsidTr="00D14AF0">
        <w:tc>
          <w:tcPr>
            <w:tcW w:w="2093" w:type="dxa"/>
          </w:tcPr>
          <w:p w14:paraId="4128EAE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3" w:name="BKM_314D3BAE_F7C9_4B36_ADB6_C72D030F3753"/>
            <w:bookmarkEnd w:id="323"/>
            <w:r w:rsidRPr="00D14AF0">
              <w:rPr>
                <w:rFonts w:asciiTheme="minorHAnsi" w:hAnsiTheme="minorHAnsi" w:cs="Arial"/>
                <w:color w:val="000000"/>
                <w:sz w:val="20"/>
                <w:szCs w:val="20"/>
                <w:lang w:val="en-CA"/>
              </w:rPr>
              <w:t>featureOfInterest</w:t>
            </w:r>
          </w:p>
        </w:tc>
        <w:tc>
          <w:tcPr>
            <w:tcW w:w="1701" w:type="dxa"/>
          </w:tcPr>
          <w:p w14:paraId="59C8FCC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E9756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geologic feature that the observation is intended to characterize, e.g. foliation (observed property= orientation), a geologic unit (observed property = age,magnetic susceptibility, density, uranium content).</w:t>
            </w:r>
          </w:p>
          <w:p w14:paraId="5EEFD2F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0FB03D5"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281C2C7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4" w:name="BKM_39715309_7964_43D3_8714_66E5FE3F5A42"/>
            <w:bookmarkEnd w:id="324"/>
            <w:r w:rsidRPr="00D14AF0">
              <w:rPr>
                <w:rFonts w:asciiTheme="minorHAnsi" w:hAnsiTheme="minorHAnsi" w:cs="Arial"/>
                <w:color w:val="000000"/>
                <w:sz w:val="20"/>
                <w:szCs w:val="20"/>
                <w:lang w:val="en-CA"/>
              </w:rPr>
              <w:t>observedProperty</w:t>
            </w:r>
          </w:p>
        </w:tc>
        <w:tc>
          <w:tcPr>
            <w:tcW w:w="1701" w:type="dxa"/>
          </w:tcPr>
          <w:p w14:paraId="5BE240F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11E35A5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property reported in this record. (eg. orientation, age, density, gold content). Preferably a term from a controlled vocabulary.</w:t>
            </w:r>
          </w:p>
          <w:p w14:paraId="5A0D72D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D5A7905" w14:textId="77777777" w:rsidTr="00D14AF0">
        <w:tc>
          <w:tcPr>
            <w:tcW w:w="2093" w:type="dxa"/>
          </w:tcPr>
          <w:p w14:paraId="48CEF3E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5" w:name="BKM_154B13F8_8CD9_473E_98B5_93572A0EB3BB"/>
            <w:bookmarkEnd w:id="325"/>
            <w:r w:rsidRPr="00D14AF0">
              <w:rPr>
                <w:rFonts w:asciiTheme="minorHAnsi" w:hAnsiTheme="minorHAnsi" w:cs="Arial"/>
                <w:color w:val="000000"/>
                <w:sz w:val="20"/>
                <w:szCs w:val="20"/>
                <w:lang w:val="en-CA"/>
              </w:rPr>
              <w:lastRenderedPageBreak/>
              <w:t>observedValue</w:t>
            </w:r>
          </w:p>
        </w:tc>
        <w:tc>
          <w:tcPr>
            <w:tcW w:w="1701" w:type="dxa"/>
          </w:tcPr>
          <w:p w14:paraId="466F792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D87824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Although this field is implemented as a character string to conform with simple feature requirements, it can be encoded as a swe:Record. This value may be numeric (eg; 235 degrees, 50 ppm) or textual (eg; red).</w:t>
            </w:r>
          </w:p>
          <w:p w14:paraId="129E48C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7DFEC24"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2E18B4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6" w:name="BKM_2C39BB23_51CD_4C07_BC3D_DFD062118A45"/>
            <w:bookmarkEnd w:id="326"/>
            <w:r w:rsidRPr="00D14AF0">
              <w:rPr>
                <w:rFonts w:asciiTheme="minorHAnsi" w:hAnsiTheme="minorHAnsi" w:cs="Arial"/>
                <w:color w:val="000000"/>
                <w:sz w:val="20"/>
                <w:szCs w:val="20"/>
                <w:lang w:val="en-CA"/>
              </w:rPr>
              <w:t>observedValueUom</w:t>
            </w:r>
          </w:p>
        </w:tc>
        <w:tc>
          <w:tcPr>
            <w:tcW w:w="1701" w:type="dxa"/>
          </w:tcPr>
          <w:p w14:paraId="51A93A8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6436F9C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The unit of measure for a numerical value of an observation or measurement, preferable from a controlled vocabulary.</w:t>
            </w:r>
          </w:p>
          <w:p w14:paraId="2C190BA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799783D" w14:textId="77777777" w:rsidTr="00D14AF0">
        <w:tc>
          <w:tcPr>
            <w:tcW w:w="2093" w:type="dxa"/>
          </w:tcPr>
          <w:p w14:paraId="4472F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7" w:name="BKM_60CAAB90_52E0_4214_AE69_D0060C7423ED"/>
            <w:bookmarkEnd w:id="327"/>
            <w:r w:rsidRPr="00D14AF0">
              <w:rPr>
                <w:rFonts w:asciiTheme="minorHAnsi" w:hAnsiTheme="minorHAnsi" w:cs="Arial"/>
                <w:color w:val="000000"/>
                <w:sz w:val="20"/>
                <w:szCs w:val="20"/>
                <w:lang w:val="en-CA"/>
              </w:rPr>
              <w:t>observationMethod</w:t>
            </w:r>
          </w:p>
        </w:tc>
        <w:tc>
          <w:tcPr>
            <w:tcW w:w="1701" w:type="dxa"/>
          </w:tcPr>
          <w:p w14:paraId="0905871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341B96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Preferably a term from a controlled vocabulary to categorize the observation method. Further details on procedure can be put in the source field.</w:t>
            </w:r>
          </w:p>
          <w:p w14:paraId="216B975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3BE1936"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15A6864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8" w:name="BKM_E7AC1443_775C_4DF5_9107_5B1DF4E1D651"/>
            <w:bookmarkEnd w:id="328"/>
            <w:r w:rsidRPr="00D14AF0">
              <w:rPr>
                <w:rFonts w:asciiTheme="minorHAnsi" w:hAnsiTheme="minorHAnsi" w:cs="Arial"/>
                <w:color w:val="000000"/>
                <w:sz w:val="20"/>
                <w:szCs w:val="20"/>
                <w:lang w:val="en-CA"/>
              </w:rPr>
              <w:t>positionalAccuracy</w:t>
            </w:r>
          </w:p>
        </w:tc>
        <w:tc>
          <w:tcPr>
            <w:tcW w:w="1701" w:type="dxa"/>
          </w:tcPr>
          <w:p w14:paraId="3079AAD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469B75D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Estimate of the position uncertainty for the site location. For numerical measurements, include a unit of measure in the description. (eg, 50 metres, poor, good).</w:t>
            </w:r>
          </w:p>
          <w:p w14:paraId="55045F0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37D6EA" w14:textId="77777777" w:rsidTr="00D14AF0">
        <w:tc>
          <w:tcPr>
            <w:tcW w:w="2093" w:type="dxa"/>
          </w:tcPr>
          <w:p w14:paraId="4ED9F0A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29" w:name="BKM_EF3CAFA8_84A6_43F7_816F_7C74C3A3DFE7"/>
            <w:bookmarkEnd w:id="329"/>
            <w:r w:rsidRPr="00D14AF0">
              <w:rPr>
                <w:rFonts w:asciiTheme="minorHAnsi" w:hAnsiTheme="minorHAnsi" w:cs="Arial"/>
                <w:color w:val="000000"/>
                <w:sz w:val="20"/>
                <w:szCs w:val="20"/>
                <w:lang w:val="en-CA"/>
              </w:rPr>
              <w:t>source</w:t>
            </w:r>
          </w:p>
        </w:tc>
        <w:tc>
          <w:tcPr>
            <w:tcW w:w="1701" w:type="dxa"/>
          </w:tcPr>
          <w:p w14:paraId="19F20DD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7608A18D"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Text description of measurement procedure, processing, and provenance of data.</w:t>
            </w:r>
          </w:p>
          <w:p w14:paraId="442A98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BCC85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463CAD6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0" w:name="BKM_71BA9B79_BC0A_41B7_9630_0B047D9D4660"/>
            <w:bookmarkEnd w:id="330"/>
            <w:r w:rsidRPr="00D14AF0">
              <w:rPr>
                <w:rFonts w:asciiTheme="minorHAnsi" w:hAnsiTheme="minorHAnsi" w:cs="Arial"/>
                <w:color w:val="000000"/>
                <w:sz w:val="20"/>
                <w:szCs w:val="20"/>
                <w:lang w:val="en-CA"/>
              </w:rPr>
              <w:t>observation_uri</w:t>
            </w:r>
          </w:p>
        </w:tc>
        <w:tc>
          <w:tcPr>
            <w:tcW w:w="1701" w:type="dxa"/>
          </w:tcPr>
          <w:p w14:paraId="20D5B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41CB8F9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full O&amp;M observation description.</w:t>
            </w:r>
          </w:p>
          <w:p w14:paraId="39502C35"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E7057A2" w14:textId="77777777" w:rsidTr="00D14AF0">
        <w:tc>
          <w:tcPr>
            <w:tcW w:w="2093" w:type="dxa"/>
          </w:tcPr>
          <w:p w14:paraId="0C5F933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1" w:name="BKM_9A13DBF6_70E2_469B_9B7C_F26D7AD812B4"/>
            <w:bookmarkEnd w:id="331"/>
            <w:r w:rsidRPr="00D14AF0">
              <w:rPr>
                <w:rFonts w:asciiTheme="minorHAnsi" w:hAnsiTheme="minorHAnsi" w:cs="Arial"/>
                <w:color w:val="000000"/>
                <w:sz w:val="20"/>
                <w:szCs w:val="20"/>
                <w:lang w:val="en-CA"/>
              </w:rPr>
              <w:t>featureOfInterest_uri</w:t>
            </w:r>
          </w:p>
        </w:tc>
        <w:tc>
          <w:tcPr>
            <w:tcW w:w="1701" w:type="dxa"/>
          </w:tcPr>
          <w:p w14:paraId="499E9ED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65413284"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a document describing the feature of interest (eg, a GeoSciML geologic unit or structure).</w:t>
            </w:r>
          </w:p>
          <w:p w14:paraId="113BCE9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4CFC0EAD"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76DEBC3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2" w:name="BKM_9A6DFACA_1D0A_423A_BF5D_1157B46A0AC1"/>
            <w:bookmarkEnd w:id="332"/>
            <w:r w:rsidRPr="00D14AF0">
              <w:rPr>
                <w:rFonts w:asciiTheme="minorHAnsi" w:hAnsiTheme="minorHAnsi" w:cs="Arial"/>
                <w:color w:val="000000"/>
                <w:sz w:val="20"/>
                <w:szCs w:val="20"/>
                <w:lang w:val="en-CA"/>
              </w:rPr>
              <w:t>propertyType_uri</w:t>
            </w:r>
          </w:p>
        </w:tc>
        <w:tc>
          <w:tcPr>
            <w:tcW w:w="1701" w:type="dxa"/>
          </w:tcPr>
          <w:p w14:paraId="59E7661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1D437D2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to a term from a controlled vocabulary of observed property types.</w:t>
            </w:r>
          </w:p>
          <w:p w14:paraId="41253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6B04C03E" w14:textId="77777777" w:rsidTr="00D14AF0">
        <w:tc>
          <w:tcPr>
            <w:tcW w:w="2093" w:type="dxa"/>
          </w:tcPr>
          <w:p w14:paraId="7CCBD86A"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3" w:name="BKM_33E68653_BDB1_481F_9DFE_82E9A91DF147"/>
            <w:bookmarkEnd w:id="333"/>
            <w:r w:rsidRPr="00D14AF0">
              <w:rPr>
                <w:rFonts w:asciiTheme="minorHAnsi" w:hAnsiTheme="minorHAnsi" w:cs="Arial"/>
                <w:color w:val="000000"/>
                <w:sz w:val="20"/>
                <w:szCs w:val="20"/>
                <w:lang w:val="en-CA"/>
              </w:rPr>
              <w:t>metadata_uri</w:t>
            </w:r>
          </w:p>
        </w:tc>
        <w:tc>
          <w:tcPr>
            <w:tcW w:w="1701" w:type="dxa"/>
          </w:tcPr>
          <w:p w14:paraId="333A44F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w:t>
            </w:r>
          </w:p>
        </w:tc>
        <w:tc>
          <w:tcPr>
            <w:tcW w:w="5941" w:type="dxa"/>
          </w:tcPr>
          <w:p w14:paraId="5D752F5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URI link to metadata document.</w:t>
            </w:r>
          </w:p>
          <w:p w14:paraId="73A70F59"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314DE403"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304FEE8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4" w:name="BKM_F3F9B426_BC9F_4BBA_B792_A96166218E9B"/>
            <w:bookmarkEnd w:id="334"/>
            <w:r w:rsidRPr="00D14AF0">
              <w:rPr>
                <w:rFonts w:asciiTheme="minorHAnsi" w:hAnsiTheme="minorHAnsi" w:cs="Arial"/>
                <w:color w:val="000000"/>
                <w:sz w:val="20"/>
                <w:szCs w:val="20"/>
                <w:lang w:val="en-CA"/>
              </w:rPr>
              <w:t>genericSymbolizer</w:t>
            </w:r>
          </w:p>
        </w:tc>
        <w:tc>
          <w:tcPr>
            <w:tcW w:w="1701" w:type="dxa"/>
          </w:tcPr>
          <w:p w14:paraId="057F83F3"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CharacterString</w:t>
            </w:r>
          </w:p>
        </w:tc>
        <w:tc>
          <w:tcPr>
            <w:tcW w:w="5941" w:type="dxa"/>
          </w:tcPr>
          <w:p w14:paraId="07F5A3E6"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Identifier for a symbol to portray this observation. Conventions for symbol identifiers can be adopted within information exchange communities. In any given exchange document, the symbols should all be from the same portrayal scheme, which can be specified in the portrayal section of an associated ISO metadata record.</w:t>
            </w:r>
          </w:p>
          <w:p w14:paraId="759D5EE1"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2498948B" w14:textId="77777777" w:rsidTr="00D14AF0">
        <w:tc>
          <w:tcPr>
            <w:tcW w:w="2093" w:type="dxa"/>
          </w:tcPr>
          <w:p w14:paraId="14310DC0"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5" w:name="BKM_86911221_5DFE_449B_9D0A_484F8F57F8F9"/>
            <w:bookmarkEnd w:id="335"/>
            <w:r w:rsidRPr="00D14AF0">
              <w:rPr>
                <w:rFonts w:asciiTheme="minorHAnsi" w:hAnsiTheme="minorHAnsi" w:cs="Arial"/>
                <w:color w:val="000000"/>
                <w:sz w:val="20"/>
                <w:szCs w:val="20"/>
                <w:lang w:val="en-CA"/>
              </w:rPr>
              <w:t>symbolRotation</w:t>
            </w:r>
          </w:p>
        </w:tc>
        <w:tc>
          <w:tcPr>
            <w:tcW w:w="1701" w:type="dxa"/>
          </w:tcPr>
          <w:p w14:paraId="38E93D3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w:t>
            </w:r>
          </w:p>
        </w:tc>
        <w:tc>
          <w:tcPr>
            <w:tcW w:w="5941" w:type="dxa"/>
          </w:tcPr>
          <w:p w14:paraId="66DF39B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Integer value between 0 and 360 to specify rotation of symbol at this location, e.g. rotation of a geologic strike and dip symbol to reflect the strike azimuth.</w:t>
            </w:r>
          </w:p>
          <w:p w14:paraId="1CB69C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74963F2E" w14:textId="77777777" w:rsidTr="00D14AF0">
        <w:trPr>
          <w:cnfStyle w:val="000000100000" w:firstRow="0" w:lastRow="0" w:firstColumn="0" w:lastColumn="0" w:oddVBand="0" w:evenVBand="0" w:oddHBand="1" w:evenHBand="0" w:firstRowFirstColumn="0" w:firstRowLastColumn="0" w:lastRowFirstColumn="0" w:lastRowLastColumn="0"/>
        </w:trPr>
        <w:tc>
          <w:tcPr>
            <w:tcW w:w="2093" w:type="dxa"/>
          </w:tcPr>
          <w:p w14:paraId="0C87514C"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6" w:name="BKM_07EEDF2F_1AA2_45F8_B145_4B7F189B0502"/>
            <w:bookmarkEnd w:id="336"/>
            <w:r w:rsidRPr="00D14AF0">
              <w:rPr>
                <w:rFonts w:asciiTheme="minorHAnsi" w:hAnsiTheme="minorHAnsi" w:cs="Arial"/>
                <w:color w:val="000000"/>
                <w:sz w:val="20"/>
                <w:szCs w:val="20"/>
                <w:lang w:val="en-CA"/>
              </w:rPr>
              <w:t>shape</w:t>
            </w:r>
          </w:p>
        </w:tc>
        <w:tc>
          <w:tcPr>
            <w:tcW w:w="1701" w:type="dxa"/>
          </w:tcPr>
          <w:p w14:paraId="3E4677F2"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GM_Object</w:t>
            </w:r>
          </w:p>
        </w:tc>
        <w:tc>
          <w:tcPr>
            <w:tcW w:w="5941" w:type="dxa"/>
          </w:tcPr>
          <w:p w14:paraId="3074669E"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Map geometry of the observation site.</w:t>
            </w:r>
          </w:p>
          <w:p w14:paraId="7C917DDB"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r w:rsidR="00D14AF0" w:rsidRPr="00D14AF0" w14:paraId="5340F9F4" w14:textId="77777777" w:rsidTr="00D14AF0">
        <w:tc>
          <w:tcPr>
            <w:tcW w:w="2093" w:type="dxa"/>
          </w:tcPr>
          <w:p w14:paraId="4302B50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bookmarkStart w:id="337" w:name="BKM_4A997C54_C45D_4E40_AC91_CE1E1615770B"/>
            <w:bookmarkEnd w:id="337"/>
            <w:r w:rsidRPr="00D14AF0">
              <w:rPr>
                <w:rFonts w:asciiTheme="minorHAnsi" w:hAnsiTheme="minorHAnsi" w:cs="Arial"/>
                <w:color w:val="000000"/>
                <w:sz w:val="20"/>
                <w:szCs w:val="20"/>
                <w:lang w:val="en-CA"/>
              </w:rPr>
              <w:t>any</w:t>
            </w:r>
          </w:p>
        </w:tc>
        <w:tc>
          <w:tcPr>
            <w:tcW w:w="1701" w:type="dxa"/>
          </w:tcPr>
          <w:p w14:paraId="59E7CE58"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c>
          <w:tcPr>
            <w:tcW w:w="5941" w:type="dxa"/>
          </w:tcPr>
          <w:p w14:paraId="2CE3E90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r w:rsidRPr="00D14AF0">
              <w:rPr>
                <w:rFonts w:asciiTheme="minorHAnsi" w:hAnsiTheme="minorHAnsi" w:cs="Arial"/>
                <w:color w:val="000000"/>
                <w:sz w:val="20"/>
                <w:szCs w:val="20"/>
                <w:lang w:val="en-CA"/>
              </w:rPr>
              <w:t>Additional user-defined properties.</w:t>
            </w:r>
          </w:p>
          <w:p w14:paraId="3E6F69F7" w14:textId="77777777" w:rsidR="00D14AF0" w:rsidRPr="00D14AF0" w:rsidRDefault="00D14AF0" w:rsidP="00D14AF0">
            <w:pPr>
              <w:autoSpaceDE w:val="0"/>
              <w:autoSpaceDN w:val="0"/>
              <w:adjustRightInd w:val="0"/>
              <w:spacing w:after="0" w:line="240" w:lineRule="atLeast"/>
              <w:rPr>
                <w:rFonts w:asciiTheme="minorHAnsi" w:hAnsiTheme="minorHAnsi" w:cs="Arial"/>
                <w:color w:val="000000"/>
                <w:sz w:val="20"/>
                <w:szCs w:val="20"/>
                <w:lang w:val="en-CA"/>
              </w:rPr>
            </w:pPr>
          </w:p>
        </w:tc>
      </w:tr>
    </w:tbl>
    <w:p w14:paraId="7EC1DB94" w14:textId="77777777" w:rsidR="00D14AF0" w:rsidRPr="00D14AF0" w:rsidRDefault="00D14AF0" w:rsidP="00D14AF0">
      <w:pPr>
        <w:autoSpaceDE w:val="0"/>
        <w:autoSpaceDN w:val="0"/>
        <w:adjustRightInd w:val="0"/>
        <w:spacing w:after="0" w:line="240" w:lineRule="atLeast"/>
        <w:rPr>
          <w:rFonts w:cs="Arial"/>
          <w:sz w:val="20"/>
          <w:lang w:val="en-CA"/>
        </w:rPr>
      </w:pPr>
    </w:p>
    <w:p w14:paraId="6E11CA14" w14:textId="77777777" w:rsidR="00D14AF0" w:rsidRPr="00D14AF0" w:rsidRDefault="00D14AF0" w:rsidP="00D14AF0">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564A3394" w14:textId="77777777" w:rsidTr="003E1755">
        <w:trPr>
          <w:cantSplit/>
        </w:trPr>
        <w:tc>
          <w:tcPr>
            <w:tcW w:w="4219" w:type="dxa"/>
            <w:tcBorders>
              <w:right w:val="nil"/>
            </w:tcBorders>
            <w:shd w:val="clear" w:color="auto" w:fill="auto"/>
          </w:tcPr>
          <w:p w14:paraId="3B825149"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siteobservationview-identifier</w:t>
            </w:r>
          </w:p>
        </w:tc>
        <w:tc>
          <w:tcPr>
            <w:tcW w:w="4678" w:type="dxa"/>
            <w:tcBorders>
              <w:left w:val="nil"/>
            </w:tcBorders>
            <w:shd w:val="clear" w:color="auto" w:fill="auto"/>
          </w:tcPr>
          <w:p w14:paraId="11752647" w14:textId="77777777" w:rsidR="00911F72" w:rsidRPr="00D12552" w:rsidRDefault="00911F72" w:rsidP="00911F72">
            <w:pPr>
              <w:pStyle w:val="Tabletext10"/>
              <w:jc w:val="left"/>
              <w:rPr>
                <w:rStyle w:val="reqtext"/>
                <w:lang w:val="en-CA"/>
              </w:rPr>
            </w:pPr>
            <w:commentRangeStart w:id="338"/>
            <w:r>
              <w:rPr>
                <w:rStyle w:val="reqtext"/>
                <w:lang w:val="en-CA"/>
              </w:rPr>
              <w:t>Identifier SHALL correspond to a representation of (?)</w:t>
            </w:r>
            <w:commentRangeEnd w:id="338"/>
            <w:r>
              <w:rPr>
                <w:rStyle w:val="Marquedecommentaire"/>
                <w:rFonts w:ascii="Times New Roman" w:eastAsia="Times New Roman" w:hAnsi="Times New Roman"/>
                <w:lang w:val="en-US" w:eastAsia="en-US"/>
              </w:rPr>
              <w:commentReference w:id="338"/>
            </w:r>
          </w:p>
        </w:tc>
      </w:tr>
    </w:tbl>
    <w:p w14:paraId="77A9A109" w14:textId="77777777" w:rsidR="00C71FFD" w:rsidRDefault="00C71FFD"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1CFC2E83" w14:textId="77777777" w:rsidTr="003E1755">
        <w:trPr>
          <w:cantSplit/>
        </w:trPr>
        <w:tc>
          <w:tcPr>
            <w:tcW w:w="4219" w:type="dxa"/>
            <w:tcBorders>
              <w:right w:val="nil"/>
            </w:tcBorders>
            <w:shd w:val="clear" w:color="auto" w:fill="auto"/>
          </w:tcPr>
          <w:p w14:paraId="4193C22B" w14:textId="77777777" w:rsidR="00911F72" w:rsidRPr="00D12552" w:rsidRDefault="00911F72" w:rsidP="00911F72">
            <w:pPr>
              <w:pStyle w:val="Tabletext10"/>
              <w:rPr>
                <w:rStyle w:val="requri"/>
                <w:lang w:val="en-CA"/>
              </w:rPr>
            </w:pPr>
            <w:r>
              <w:rPr>
                <w:rStyle w:val="requri"/>
                <w:lang w:val="en-CA"/>
              </w:rPr>
              <w:lastRenderedPageBreak/>
              <w:t>/req/gsml4-portrayal</w:t>
            </w:r>
            <w:r w:rsidRPr="00D12552">
              <w:rPr>
                <w:rStyle w:val="requri"/>
                <w:lang w:val="en-CA"/>
              </w:rPr>
              <w:t>/</w:t>
            </w:r>
            <w:r>
              <w:rPr>
                <w:rStyle w:val="requri"/>
                <w:lang w:val="en-CA"/>
              </w:rPr>
              <w:t>siteobservationview-observation_uri</w:t>
            </w:r>
          </w:p>
        </w:tc>
        <w:tc>
          <w:tcPr>
            <w:tcW w:w="4678" w:type="dxa"/>
            <w:tcBorders>
              <w:left w:val="nil"/>
            </w:tcBorders>
            <w:shd w:val="clear" w:color="auto" w:fill="auto"/>
          </w:tcPr>
          <w:p w14:paraId="5C8CB4AD" w14:textId="77777777" w:rsidR="00911F72" w:rsidRPr="00D12552" w:rsidRDefault="00911F72" w:rsidP="00911F72">
            <w:pPr>
              <w:pStyle w:val="Tabletext10"/>
              <w:jc w:val="left"/>
              <w:rPr>
                <w:rStyle w:val="reqtext"/>
                <w:lang w:val="en-CA"/>
              </w:rPr>
            </w:pPr>
            <w:r>
              <w:rPr>
                <w:rStyle w:val="reqtext"/>
                <w:lang w:val="en-CA"/>
              </w:rPr>
              <w:t>Observation_uri SHALL resolve to a representation of (ISO19156) OM_Observation</w:t>
            </w:r>
          </w:p>
        </w:tc>
      </w:tr>
    </w:tbl>
    <w:p w14:paraId="11910D04"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3F6AE034" w14:textId="77777777" w:rsidTr="003E1755">
        <w:trPr>
          <w:cantSplit/>
        </w:trPr>
        <w:tc>
          <w:tcPr>
            <w:tcW w:w="4219" w:type="dxa"/>
            <w:tcBorders>
              <w:right w:val="nil"/>
            </w:tcBorders>
            <w:shd w:val="clear" w:color="auto" w:fill="auto"/>
          </w:tcPr>
          <w:p w14:paraId="04AD197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siteobservationview-featureOfInterest-uri</w:t>
            </w:r>
          </w:p>
        </w:tc>
        <w:tc>
          <w:tcPr>
            <w:tcW w:w="4678" w:type="dxa"/>
            <w:tcBorders>
              <w:left w:val="nil"/>
            </w:tcBorders>
            <w:shd w:val="clear" w:color="auto" w:fill="auto"/>
          </w:tcPr>
          <w:p w14:paraId="7FB78B60" w14:textId="77777777" w:rsidR="00911F72" w:rsidRPr="00D12552" w:rsidRDefault="00911F72" w:rsidP="00911F72">
            <w:pPr>
              <w:pStyle w:val="Tabletext10"/>
              <w:jc w:val="left"/>
              <w:rPr>
                <w:rStyle w:val="reqtext"/>
                <w:lang w:val="en-CA"/>
              </w:rPr>
            </w:pPr>
            <w:r>
              <w:rPr>
                <w:rStyle w:val="reqtext"/>
                <w:lang w:val="en-CA"/>
              </w:rPr>
              <w:t>featureOfInterest_uri SHALL resolve to a representation of a (ISO19109) Feature</w:t>
            </w:r>
          </w:p>
        </w:tc>
      </w:tr>
    </w:tbl>
    <w:p w14:paraId="02280E53"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74F09C35" w14:textId="77777777" w:rsidTr="003E1755">
        <w:trPr>
          <w:cantSplit/>
        </w:trPr>
        <w:tc>
          <w:tcPr>
            <w:tcW w:w="4219" w:type="dxa"/>
            <w:tcBorders>
              <w:right w:val="nil"/>
            </w:tcBorders>
            <w:shd w:val="clear" w:color="auto" w:fill="auto"/>
          </w:tcPr>
          <w:p w14:paraId="55BA3B0D"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siteobservationview-propertyType-uri</w:t>
            </w:r>
          </w:p>
        </w:tc>
        <w:tc>
          <w:tcPr>
            <w:tcW w:w="4678" w:type="dxa"/>
            <w:tcBorders>
              <w:left w:val="nil"/>
            </w:tcBorders>
            <w:shd w:val="clear" w:color="auto" w:fill="auto"/>
          </w:tcPr>
          <w:p w14:paraId="647844B4" w14:textId="77777777" w:rsidR="00911F72" w:rsidRPr="00D12552" w:rsidRDefault="00911F72" w:rsidP="00911F72">
            <w:pPr>
              <w:pStyle w:val="Tabletext10"/>
              <w:jc w:val="left"/>
              <w:rPr>
                <w:rStyle w:val="reqtext"/>
                <w:lang w:val="en-CA"/>
              </w:rPr>
            </w:pPr>
            <w:r>
              <w:rPr>
                <w:rStyle w:val="reqtext"/>
                <w:lang w:val="en-CA"/>
              </w:rPr>
              <w:t>propertyType_uri SHALL resolve to a representation of  vocabulary term describing a property (ISO 19156 observedProperty)</w:t>
            </w:r>
          </w:p>
        </w:tc>
      </w:tr>
    </w:tbl>
    <w:p w14:paraId="4DA58FE5" w14:textId="77777777" w:rsidR="00911F72" w:rsidRDefault="00911F72" w:rsidP="00276AD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11F72" w:rsidRPr="00D12552" w14:paraId="0873D5F8" w14:textId="77777777" w:rsidTr="003E1755">
        <w:trPr>
          <w:cantSplit/>
        </w:trPr>
        <w:tc>
          <w:tcPr>
            <w:tcW w:w="4219" w:type="dxa"/>
            <w:tcBorders>
              <w:right w:val="nil"/>
            </w:tcBorders>
            <w:shd w:val="clear" w:color="auto" w:fill="auto"/>
          </w:tcPr>
          <w:p w14:paraId="638E1ABB" w14:textId="77777777" w:rsidR="00911F72" w:rsidRPr="00D12552" w:rsidRDefault="00911F72" w:rsidP="00911F72">
            <w:pPr>
              <w:pStyle w:val="Tabletext10"/>
              <w:rPr>
                <w:rStyle w:val="requri"/>
                <w:lang w:val="en-CA"/>
              </w:rPr>
            </w:pPr>
            <w:r>
              <w:rPr>
                <w:rStyle w:val="requri"/>
                <w:lang w:val="en-CA"/>
              </w:rPr>
              <w:t>/req/gsml4-portrayal</w:t>
            </w:r>
            <w:r w:rsidRPr="00D12552">
              <w:rPr>
                <w:rStyle w:val="requri"/>
                <w:lang w:val="en-CA"/>
              </w:rPr>
              <w:t>/</w:t>
            </w:r>
            <w:r>
              <w:rPr>
                <w:rStyle w:val="requri"/>
                <w:lang w:val="en-CA"/>
              </w:rPr>
              <w:t>siteobservationview-metadata-uri</w:t>
            </w:r>
          </w:p>
        </w:tc>
        <w:tc>
          <w:tcPr>
            <w:tcW w:w="4678" w:type="dxa"/>
            <w:tcBorders>
              <w:left w:val="nil"/>
            </w:tcBorders>
            <w:shd w:val="clear" w:color="auto" w:fill="auto"/>
          </w:tcPr>
          <w:p w14:paraId="5DA47044" w14:textId="77777777" w:rsidR="00911F72" w:rsidRPr="00D12552" w:rsidRDefault="00911F72" w:rsidP="00911F72">
            <w:pPr>
              <w:pStyle w:val="Tabletext10"/>
              <w:jc w:val="left"/>
              <w:rPr>
                <w:rStyle w:val="reqtext"/>
                <w:lang w:val="en-CA"/>
              </w:rPr>
            </w:pPr>
            <w:r>
              <w:rPr>
                <w:rStyle w:val="reqtext"/>
                <w:lang w:val="en-CA"/>
              </w:rPr>
              <w:t>metadata_uri SHALL resolve to a representation of a metadata record</w:t>
            </w:r>
          </w:p>
        </w:tc>
      </w:tr>
    </w:tbl>
    <w:p w14:paraId="5EE448D5" w14:textId="77777777" w:rsidR="00911F72" w:rsidRDefault="00911F72" w:rsidP="00276AD3"/>
    <w:p w14:paraId="76CB06FE" w14:textId="77777777" w:rsidR="009B3BBD" w:rsidRDefault="009B3BBD" w:rsidP="00BA6B31">
      <w:pPr>
        <w:pStyle w:val="Titre2"/>
        <w:rPr>
          <w:lang w:val="en-CA"/>
        </w:rPr>
      </w:pPr>
      <w:r w:rsidRPr="00D12552">
        <w:rPr>
          <w:lang w:val="en-CA"/>
        </w:rPr>
        <w:t xml:space="preserve">GeoSciML </w:t>
      </w:r>
      <w:r>
        <w:rPr>
          <w:lang w:val="en-CA"/>
        </w:rPr>
        <w:t>Basic</w:t>
      </w:r>
      <w:r w:rsidRPr="00D12552">
        <w:rPr>
          <w:lang w:val="en-CA"/>
        </w:rPr>
        <w:t xml:space="preserve"> Requirements Class</w:t>
      </w:r>
    </w:p>
    <w:p w14:paraId="3BFE0768" w14:textId="77777777" w:rsidR="008A1AF4" w:rsidRDefault="008A1AF4" w:rsidP="00355CAB">
      <w:pPr>
        <w:rPr>
          <w:lang w:val="en-CA"/>
        </w:rPr>
      </w:pPr>
    </w:p>
    <w:p w14:paraId="65D82287" w14:textId="77777777" w:rsidR="00355CAB" w:rsidRDefault="00355CAB" w:rsidP="00355CAB">
      <w:pPr>
        <w:rPr>
          <w:lang w:val="en-CA"/>
        </w:rPr>
      </w:pPr>
      <w:r>
        <w:rPr>
          <w:lang w:val="en-CA"/>
        </w:rPr>
        <w:t xml:space="preserve">Basic package provides a collection of </w:t>
      </w:r>
      <w:r w:rsidRPr="00355CAB">
        <w:rPr>
          <w:lang w:val="en-CA"/>
        </w:rPr>
        <w:t>classes representing fundamental geological features (units, structures, and events), earth materials, and the relations between them.</w:t>
      </w:r>
      <w:r w:rsidR="003E1755">
        <w:rPr>
          <w:lang w:val="en-CA"/>
        </w:rPr>
        <w:t xml:space="preserve">   </w:t>
      </w:r>
      <w:r w:rsidR="009E67D9">
        <w:rPr>
          <w:lang w:val="en-CA"/>
        </w:rPr>
        <w:t>It</w:t>
      </w:r>
      <w:r w:rsidR="003E1755">
        <w:rPr>
          <w:lang w:val="en-CA"/>
        </w:rPr>
        <w:t xml:space="preserve"> limits the number of descriptive properties </w:t>
      </w:r>
      <w:r w:rsidR="009E67D9">
        <w:rPr>
          <w:lang w:val="en-CA"/>
        </w:rPr>
        <w:t xml:space="preserve">to match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p>
    <w:p w14:paraId="40081889" w14:textId="77777777" w:rsidR="008A1AF4" w:rsidRDefault="008A1AF4" w:rsidP="008A1AF4">
      <w:pPr>
        <w:keepNext/>
      </w:pPr>
      <w:r>
        <w:rPr>
          <w:noProof/>
          <w:lang w:val="en-CA" w:eastAsia="en-CA"/>
        </w:rPr>
        <w:lastRenderedPageBreak/>
        <w:drawing>
          <wp:inline distT="0" distB="0" distL="0" distR="0" wp14:anchorId="43FB61E6" wp14:editId="1916193C">
            <wp:extent cx="5356860" cy="6021070"/>
            <wp:effectExtent l="0" t="0" r="0" b="0"/>
            <wp:docPr id="495" name="Image 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56860" cy="6021070"/>
                    </a:xfrm>
                    <a:prstGeom prst="rect">
                      <a:avLst/>
                    </a:prstGeom>
                    <a:noFill/>
                    <a:ln>
                      <a:noFill/>
                    </a:ln>
                  </pic:spPr>
                </pic:pic>
              </a:graphicData>
            </a:graphic>
          </wp:inline>
        </w:drawing>
      </w:r>
    </w:p>
    <w:p w14:paraId="1B6EE472" w14:textId="63597719" w:rsidR="008A1AF4" w:rsidRDefault="008A1AF4" w:rsidP="008A1AF4">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15</w:t>
      </w:r>
      <w:r w:rsidR="00676158">
        <w:rPr>
          <w:noProof/>
        </w:rPr>
        <w:fldChar w:fldCharType="end"/>
      </w:r>
      <w:r>
        <w:t>: GeoSciML Portrayal dependencies</w:t>
      </w:r>
    </w:p>
    <w:p w14:paraId="2FB17062" w14:textId="77777777" w:rsidR="000D2F14" w:rsidRDefault="000D2F1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D4285" w:rsidRPr="00D12552" w14:paraId="091FBC23" w14:textId="77777777" w:rsidTr="00D1071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5312330" w14:textId="77777777" w:rsidR="002D4285" w:rsidRPr="00D12552" w:rsidRDefault="002D4285" w:rsidP="00D10719">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D4285" w:rsidRPr="00D12552" w14:paraId="759D9695" w14:textId="77777777" w:rsidTr="00D10719">
        <w:tc>
          <w:tcPr>
            <w:tcW w:w="8897" w:type="dxa"/>
            <w:gridSpan w:val="2"/>
            <w:tcBorders>
              <w:top w:val="single" w:sz="12" w:space="0" w:color="auto"/>
              <w:left w:val="single" w:sz="12" w:space="0" w:color="auto"/>
              <w:bottom w:val="single" w:sz="12" w:space="0" w:color="auto"/>
              <w:right w:val="single" w:sz="12" w:space="0" w:color="auto"/>
            </w:tcBorders>
          </w:tcPr>
          <w:p w14:paraId="21813A12" w14:textId="77777777" w:rsidR="002D4285" w:rsidRPr="00D12552" w:rsidRDefault="002D4285" w:rsidP="002D4285">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D4285" w:rsidRPr="00D12552" w14:paraId="04F54627" w14:textId="77777777" w:rsidTr="00D10719">
        <w:tc>
          <w:tcPr>
            <w:tcW w:w="1809" w:type="dxa"/>
            <w:tcBorders>
              <w:top w:val="single" w:sz="12" w:space="0" w:color="auto"/>
              <w:left w:val="single" w:sz="12" w:space="0" w:color="auto"/>
              <w:bottom w:val="single" w:sz="4" w:space="0" w:color="auto"/>
              <w:right w:val="single" w:sz="4" w:space="0" w:color="auto"/>
            </w:tcBorders>
          </w:tcPr>
          <w:p w14:paraId="39A6CE5C"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F477F8E"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D4285" w:rsidRPr="00D12552" w14:paraId="5A1EEE64" w14:textId="77777777" w:rsidTr="00D10719">
        <w:tc>
          <w:tcPr>
            <w:tcW w:w="1809" w:type="dxa"/>
            <w:tcBorders>
              <w:top w:val="single" w:sz="4" w:space="0" w:color="auto"/>
              <w:left w:val="single" w:sz="12" w:space="0" w:color="auto"/>
              <w:bottom w:val="single" w:sz="4" w:space="0" w:color="auto"/>
              <w:right w:val="single" w:sz="4" w:space="0" w:color="auto"/>
            </w:tcBorders>
          </w:tcPr>
          <w:p w14:paraId="5090F84B"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49242F0" w14:textId="77777777" w:rsidR="002D4285" w:rsidRPr="00D12552" w:rsidRDefault="002D4285" w:rsidP="00D1071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D4285" w:rsidRPr="00D12552" w14:paraId="66DD8A84" w14:textId="77777777" w:rsidTr="00D10719">
        <w:tc>
          <w:tcPr>
            <w:tcW w:w="1809" w:type="dxa"/>
            <w:tcBorders>
              <w:top w:val="single" w:sz="4" w:space="0" w:color="auto"/>
              <w:left w:val="single" w:sz="12" w:space="0" w:color="auto"/>
              <w:bottom w:val="single" w:sz="4" w:space="0" w:color="auto"/>
              <w:right w:val="single" w:sz="4" w:space="0" w:color="auto"/>
            </w:tcBorders>
          </w:tcPr>
          <w:p w14:paraId="6FAC602C" w14:textId="77777777" w:rsidR="002D4285" w:rsidRPr="00D12552" w:rsidRDefault="002D4285" w:rsidP="00D10719">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2F25CC3" w14:textId="7386FCBD" w:rsidR="002D4285" w:rsidRPr="00D12552" w:rsidRDefault="008A1AF4" w:rsidP="00D10719">
            <w:pPr>
              <w:spacing w:before="100" w:beforeAutospacing="1" w:after="100" w:afterAutospacing="1" w:line="230" w:lineRule="atLeast"/>
              <w:jc w:val="both"/>
              <w:rPr>
                <w:rFonts w:eastAsia="MS Mincho"/>
                <w:b/>
                <w:color w:val="0000FF"/>
                <w:sz w:val="22"/>
                <w:lang w:val="en-CA"/>
              </w:rPr>
            </w:pPr>
            <w:commentRangeStart w:id="339"/>
            <w:r>
              <w:rPr>
                <w:rFonts w:eastAsia="MS Mincho"/>
                <w:b/>
                <w:color w:val="0000FF"/>
                <w:sz w:val="22"/>
                <w:lang w:val="en-CA"/>
              </w:rPr>
              <w:t>Spatial Schema ISO19107</w:t>
            </w:r>
            <w:commentRangeEnd w:id="339"/>
            <w:r>
              <w:rPr>
                <w:rStyle w:val="Marquedecommentaire"/>
              </w:rPr>
              <w:commentReference w:id="339"/>
            </w:r>
          </w:p>
        </w:tc>
      </w:tr>
      <w:tr w:rsidR="008A1AF4" w:rsidRPr="00D12552" w14:paraId="1223E605" w14:textId="77777777" w:rsidTr="00D10719">
        <w:tc>
          <w:tcPr>
            <w:tcW w:w="1809" w:type="dxa"/>
            <w:tcBorders>
              <w:top w:val="single" w:sz="4" w:space="0" w:color="auto"/>
              <w:left w:val="single" w:sz="12" w:space="0" w:color="auto"/>
              <w:bottom w:val="single" w:sz="4" w:space="0" w:color="auto"/>
              <w:right w:val="single" w:sz="4" w:space="0" w:color="auto"/>
            </w:tcBorders>
          </w:tcPr>
          <w:p w14:paraId="089CB42D" w14:textId="3925C877" w:rsidR="008A1AF4" w:rsidRPr="00D12552" w:rsidRDefault="008A1AF4" w:rsidP="00D10719">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EB8C9D5" w14:textId="480D204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ISO19103</w:t>
            </w:r>
          </w:p>
        </w:tc>
      </w:tr>
      <w:tr w:rsidR="008A1AF4" w:rsidRPr="00D12552" w14:paraId="1FA97AE7" w14:textId="77777777" w:rsidTr="00D10719">
        <w:tc>
          <w:tcPr>
            <w:tcW w:w="1809" w:type="dxa"/>
            <w:tcBorders>
              <w:top w:val="single" w:sz="4" w:space="0" w:color="auto"/>
              <w:left w:val="single" w:sz="12" w:space="0" w:color="auto"/>
              <w:bottom w:val="single" w:sz="4" w:space="0" w:color="auto"/>
              <w:right w:val="single" w:sz="4" w:space="0" w:color="auto"/>
            </w:tcBorders>
          </w:tcPr>
          <w:p w14:paraId="28C97E2D" w14:textId="43DCB0A8" w:rsidR="008A1AF4" w:rsidRDefault="008A1AF4" w:rsidP="00D10719">
            <w:pPr>
              <w:spacing w:before="100" w:beforeAutospacing="1" w:after="100" w:afterAutospacing="1" w:line="230" w:lineRule="atLeast"/>
              <w:jc w:val="both"/>
              <w:rPr>
                <w:rFonts w:eastAsia="MS Mincho"/>
                <w:lang w:val="en-CA"/>
              </w:rPr>
            </w:pPr>
            <w:commentRangeStart w:id="340"/>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4FA4157" w14:textId="79883F77" w:rsidR="008A1AF4" w:rsidRDefault="008A1AF4" w:rsidP="00D10719">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ISO19136 </w:t>
            </w:r>
            <w:commentRangeEnd w:id="340"/>
            <w:r>
              <w:rPr>
                <w:rStyle w:val="Marquedecommentaire"/>
              </w:rPr>
              <w:commentReference w:id="340"/>
            </w:r>
          </w:p>
        </w:tc>
      </w:tr>
    </w:tbl>
    <w:p w14:paraId="5C17D673" w14:textId="77777777" w:rsidR="002D4285" w:rsidRDefault="002D4285" w:rsidP="00355CAB">
      <w:pPr>
        <w:rPr>
          <w:lang w:val="en-CA"/>
        </w:rPr>
      </w:pPr>
    </w:p>
    <w:p w14:paraId="198AD438" w14:textId="37A58395" w:rsidR="002D4285" w:rsidRDefault="00C034E3" w:rsidP="00C034E3">
      <w:pPr>
        <w:pStyle w:val="Titre3"/>
        <w:rPr>
          <w:lang w:val="en-CA"/>
        </w:rPr>
      </w:pPr>
      <w:r>
        <w:rPr>
          <w:lang w:val="en-CA"/>
        </w:rPr>
        <w:lastRenderedPageBreak/>
        <w:t>GeoSciML Data Types</w:t>
      </w:r>
    </w:p>
    <w:p w14:paraId="430BC3C2" w14:textId="77777777" w:rsidR="00C034E3" w:rsidRDefault="00C034E3" w:rsidP="00C034E3">
      <w:pPr>
        <w:rPr>
          <w:lang w:val="en-CA"/>
        </w:rPr>
      </w:pPr>
    </w:p>
    <w:p w14:paraId="3683F924" w14:textId="404FE707" w:rsidR="00C034E3" w:rsidRPr="00C034E3" w:rsidRDefault="00DA0CE3" w:rsidP="00C034E3">
      <w:pPr>
        <w:rPr>
          <w:lang w:val="en-CA"/>
        </w:rPr>
      </w:pPr>
      <w:r>
        <w:rPr>
          <w:lang w:val="en-CA"/>
        </w:rPr>
        <w:t xml:space="preserve">GeoSciML Data types are part of a collection </w:t>
      </w:r>
      <w:r w:rsidR="00C034E3" w:rsidRPr="00C034E3">
        <w:rPr>
          <w:lang w:val="en-CA"/>
        </w:rPr>
        <w:t xml:space="preserve">of classes to describe the planar or linear orientation of a geologic feature. </w:t>
      </w:r>
      <w:r>
        <w:rPr>
          <w:lang w:val="en-CA"/>
        </w:rPr>
        <w:t xml:space="preserve">  They allow</w:t>
      </w:r>
      <w:r w:rsidR="00C034E3" w:rsidRPr="00C034E3">
        <w:rPr>
          <w:lang w:val="en-CA"/>
        </w:rPr>
        <w:t xml:space="preserve"> specifying direction by a numerical direction vector (eg; dip/dip direction), or a description (eg; compass point (NE), or other text - "toward fold hinge", "below").</w:t>
      </w:r>
    </w:p>
    <w:p w14:paraId="0D0B3D13" w14:textId="77777777" w:rsidR="00364200" w:rsidRDefault="00C034E3" w:rsidP="00C034E3">
      <w:pPr>
        <w:rPr>
          <w:lang w:val="en-CA"/>
        </w:rPr>
      </w:pPr>
      <w:r w:rsidRPr="00C034E3">
        <w:rPr>
          <w:lang w:val="en-CA"/>
        </w:rPr>
        <w:t>An additional GSML_QuantityRange class extends sweCommon:QuantityRange to allow upper and lower values in a numerical range to be delivered as two separate at</w:t>
      </w:r>
      <w:r w:rsidR="00DA0CE3">
        <w:rPr>
          <w:lang w:val="en-CA"/>
        </w:rPr>
        <w:t xml:space="preserve">tributes. </w:t>
      </w:r>
    </w:p>
    <w:p w14:paraId="7DFC2508" w14:textId="21ABFDB7" w:rsidR="002D4285" w:rsidRDefault="00DA0CE3" w:rsidP="00C034E3">
      <w:pPr>
        <w:rPr>
          <w:lang w:val="en-CA"/>
        </w:rPr>
      </w:pPr>
      <w:r>
        <w:rPr>
          <w:lang w:val="en-CA"/>
        </w:rPr>
        <w:t>This is to facilitate</w:t>
      </w:r>
      <w:r w:rsidR="00C034E3" w:rsidRPr="00C034E3">
        <w:rPr>
          <w:lang w:val="en-CA"/>
        </w:rPr>
        <w:t xml:space="preserve"> query</w:t>
      </w:r>
      <w:r>
        <w:rPr>
          <w:lang w:val="en-CA"/>
        </w:rPr>
        <w:t xml:space="preserve"> operation on</w:t>
      </w:r>
      <w:r w:rsidR="00364200">
        <w:rPr>
          <w:lang w:val="en-CA"/>
        </w:rPr>
        <w:t xml:space="preserve"> upper and lower values by providing explicit names for these values (which are encoded as anonymous members of an array in SWE common).</w:t>
      </w:r>
    </w:p>
    <w:p w14:paraId="37499731" w14:textId="77777777" w:rsidR="00C034E3" w:rsidRDefault="00C034E3" w:rsidP="00C034E3">
      <w:pPr>
        <w:keepNext/>
      </w:pPr>
      <w:r>
        <w:rPr>
          <w:noProof/>
          <w:lang w:val="en-CA" w:eastAsia="en-CA"/>
        </w:rPr>
        <w:lastRenderedPageBreak/>
        <w:drawing>
          <wp:inline distT="0" distB="0" distL="0" distR="0" wp14:anchorId="5C67A54E" wp14:editId="594571D2">
            <wp:extent cx="5486400" cy="6266462"/>
            <wp:effectExtent l="0" t="0" r="0" b="127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6266462"/>
                    </a:xfrm>
                    <a:prstGeom prst="rect">
                      <a:avLst/>
                    </a:prstGeom>
                    <a:noFill/>
                    <a:ln>
                      <a:noFill/>
                    </a:ln>
                  </pic:spPr>
                </pic:pic>
              </a:graphicData>
            </a:graphic>
          </wp:inline>
        </w:drawing>
      </w:r>
    </w:p>
    <w:p w14:paraId="499F293A" w14:textId="623E2094" w:rsidR="00C034E3" w:rsidRDefault="00C034E3" w:rsidP="00C034E3">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16</w:t>
      </w:r>
      <w:r w:rsidR="00676158">
        <w:rPr>
          <w:noProof/>
        </w:rPr>
        <w:fldChar w:fldCharType="end"/>
      </w:r>
      <w:r>
        <w:t xml:space="preserve"> : Specialised GeoSciML data types</w:t>
      </w:r>
    </w:p>
    <w:p w14:paraId="0474C9A0" w14:textId="41B91C82" w:rsidR="00C034E3" w:rsidRDefault="00C034E3" w:rsidP="00C034E3">
      <w:pPr>
        <w:pStyle w:val="Titre4"/>
      </w:pPr>
      <w:r>
        <w:t>GSML_GeometricDescriptionValue</w:t>
      </w:r>
    </w:p>
    <w:p w14:paraId="0E7EC922" w14:textId="77777777" w:rsidR="00C034E3" w:rsidRDefault="00C034E3" w:rsidP="00C034E3"/>
    <w:p w14:paraId="54259B06" w14:textId="6884C6DE" w:rsidR="00C034E3" w:rsidRDefault="003B391B" w:rsidP="00C034E3">
      <w:r>
        <w:t>Special data types for d</w:t>
      </w:r>
      <w:r w:rsidR="00C034E3">
        <w:t xml:space="preserve">escription of the planar or linear orientation of a geologic feature.   </w:t>
      </w:r>
      <w:r>
        <w:t>They allow</w:t>
      </w:r>
      <w:r w:rsidR="00C034E3">
        <w:t xml:space="preserve"> specifying direction by DirectionVector (eg Dip/Dip Direction), compass point (NE),  description ("toward fold hinge", "below')</w:t>
      </w:r>
    </w:p>
    <w:p w14:paraId="1F9ABEE0" w14:textId="1E83E79C" w:rsidR="00C034E3" w:rsidRPr="00C034E3" w:rsidRDefault="00C034E3" w:rsidP="00C034E3">
      <w:pPr>
        <w:autoSpaceDE w:val="0"/>
        <w:autoSpaceDN w:val="0"/>
        <w:adjustRightInd w:val="0"/>
        <w:spacing w:after="0" w:line="240" w:lineRule="atLeast"/>
        <w:rPr>
          <w:rFonts w:cs="Arial"/>
          <w:color w:val="000000"/>
          <w:sz w:val="20"/>
          <w:lang w:val="en-CA"/>
        </w:rPr>
      </w:pPr>
      <w:bookmarkStart w:id="341" w:name="BKM_3984A24A_BE4B_45BE_838C_7F640CC5FF3F"/>
      <w:bookmarkEnd w:id="341"/>
    </w:p>
    <w:tbl>
      <w:tblPr>
        <w:tblStyle w:val="Ombrageclair"/>
        <w:tblW w:w="9735" w:type="dxa"/>
        <w:tblLayout w:type="fixed"/>
        <w:tblLook w:val="04A0" w:firstRow="1" w:lastRow="0" w:firstColumn="1" w:lastColumn="0" w:noHBand="0" w:noVBand="1"/>
      </w:tblPr>
      <w:tblGrid>
        <w:gridCol w:w="2376"/>
        <w:gridCol w:w="2835"/>
        <w:gridCol w:w="4524"/>
      </w:tblGrid>
      <w:tr w:rsidR="00C034E3" w:rsidRPr="00C034E3" w14:paraId="7B610C6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E9954A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2" w:name="BKM_54F8D6E7_019E_4198_A5F7_8396FC39C316"/>
            <w:bookmarkEnd w:id="342"/>
            <w:r w:rsidRPr="00C034E3">
              <w:rPr>
                <w:rFonts w:asciiTheme="minorHAnsi" w:hAnsiTheme="minorHAnsi" w:cs="Arial"/>
                <w:color w:val="000000"/>
                <w:sz w:val="20"/>
                <w:lang w:val="en-CA"/>
              </w:rPr>
              <w:lastRenderedPageBreak/>
              <w:t>Name</w:t>
            </w:r>
          </w:p>
        </w:tc>
        <w:tc>
          <w:tcPr>
            <w:tcW w:w="2835" w:type="dxa"/>
          </w:tcPr>
          <w:p w14:paraId="2B51EDED"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4524" w:type="dxa"/>
          </w:tcPr>
          <w:p w14:paraId="012173B8"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D69E44"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5265603"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determinationMethod</w:t>
            </w:r>
          </w:p>
        </w:tc>
        <w:tc>
          <w:tcPr>
            <w:tcW w:w="2835" w:type="dxa"/>
          </w:tcPr>
          <w:p w14:paraId="3ABEA11C"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DeterminationMethodTerm</w:t>
            </w:r>
          </w:p>
        </w:tc>
        <w:tc>
          <w:tcPr>
            <w:tcW w:w="4524" w:type="dxa"/>
          </w:tcPr>
          <w:p w14:paraId="3E3777DA"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Describes the way the orientation value was determined (eg measured, inferred from dip slope, etc)</w:t>
            </w:r>
          </w:p>
          <w:p w14:paraId="70FDC76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F40A842" w14:textId="77777777" w:rsidTr="00C034E3">
        <w:tc>
          <w:tcPr>
            <w:cnfStyle w:val="001000000000" w:firstRow="0" w:lastRow="0" w:firstColumn="1" w:lastColumn="0" w:oddVBand="0" w:evenVBand="0" w:oddHBand="0" w:evenHBand="0" w:firstRowFirstColumn="0" w:firstRowLastColumn="0" w:lastRowFirstColumn="0" w:lastRowLastColumn="0"/>
            <w:tcW w:w="2376" w:type="dxa"/>
          </w:tcPr>
          <w:p w14:paraId="0E82823B"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3" w:name="BKM_FF60F6A1_68A6_4CC7_A4D7_1484826F284D"/>
            <w:bookmarkEnd w:id="343"/>
            <w:r w:rsidRPr="00C034E3">
              <w:rPr>
                <w:rFonts w:asciiTheme="minorHAnsi" w:hAnsiTheme="minorHAnsi" w:cs="Arial"/>
                <w:color w:val="000000"/>
                <w:sz w:val="20"/>
                <w:lang w:val="en-CA"/>
              </w:rPr>
              <w:t>descriptiveOrientation</w:t>
            </w:r>
          </w:p>
        </w:tc>
        <w:tc>
          <w:tcPr>
            <w:tcW w:w="2835" w:type="dxa"/>
          </w:tcPr>
          <w:p w14:paraId="3FCAB7A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CharacterString</w:t>
            </w:r>
          </w:p>
        </w:tc>
        <w:tc>
          <w:tcPr>
            <w:tcW w:w="4524" w:type="dxa"/>
          </w:tcPr>
          <w:p w14:paraId="5EF42735"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Textual specification of orientation, possibly referencing some local geography</w:t>
            </w:r>
          </w:p>
          <w:p w14:paraId="5790F62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6D49FDAE" w14:textId="77777777" w:rsidR="00C034E3" w:rsidRDefault="00C034E3" w:rsidP="00C034E3">
      <w:pPr>
        <w:rPr>
          <w:lang w:val="en-CA"/>
        </w:rPr>
      </w:pPr>
    </w:p>
    <w:p w14:paraId="6D7CEEA6" w14:textId="50A8689F" w:rsidR="000C4224" w:rsidRDefault="00C034E3" w:rsidP="00C034E3">
      <w:pPr>
        <w:pStyle w:val="Titre4"/>
        <w:rPr>
          <w:lang w:val="en-CA"/>
        </w:rPr>
      </w:pPr>
      <w:r>
        <w:rPr>
          <w:lang w:val="en-CA"/>
        </w:rPr>
        <w:t>GSML_PlanarOrientation</w:t>
      </w:r>
    </w:p>
    <w:p w14:paraId="67C26DE2" w14:textId="77777777" w:rsidR="000C4224" w:rsidRPr="000C4224" w:rsidRDefault="000C4224" w:rsidP="000C4224">
      <w:pPr>
        <w:rPr>
          <w:lang w:val="en-CA"/>
        </w:rPr>
      </w:pPr>
    </w:p>
    <w:p w14:paraId="7CA6638B" w14:textId="4EE2544F" w:rsidR="00C034E3" w:rsidRPr="00C034E3" w:rsidRDefault="0046445D" w:rsidP="001A7909">
      <w:pPr>
        <w:rPr>
          <w:rFonts w:cs="Arial"/>
          <w:color w:val="000000"/>
          <w:sz w:val="20"/>
          <w:lang w:val="en-CA"/>
        </w:rPr>
      </w:pPr>
      <w:r>
        <w:rPr>
          <w:lang w:val="en-CA"/>
        </w:rPr>
        <w:t xml:space="preserve">A planar orientation is composed of two values; the azimuth (a compass point) and a dip (the angle from the horizontal).  Polarity of the plane </w:t>
      </w:r>
      <w:r w:rsidR="001A7909">
        <w:rPr>
          <w:lang w:val="en-CA"/>
        </w:rPr>
        <w:t>i</w:t>
      </w:r>
      <w:r w:rsidR="001A7909" w:rsidRPr="001A7909">
        <w:rPr>
          <w:lang w:val="en-CA"/>
        </w:rPr>
        <w:t>ndicates whether the planar orientation is associated with a directed feature that is overturned, upright, vertical etc.</w:t>
      </w:r>
      <w:r w:rsidR="001A7909">
        <w:rPr>
          <w:lang w:val="en-CA"/>
        </w:rPr>
        <w:t xml:space="preserve">  There are several conventions to encode a planar orientation and this specification does not impose one but provide a convention property to report it. </w:t>
      </w:r>
      <w:bookmarkStart w:id="344" w:name="BKM_46259D53_650A_4603_A643_14762C4B9DC8"/>
      <w:bookmarkEnd w:id="344"/>
      <w:commentRangeStart w:id="345"/>
      <w:r w:rsidR="001A7909">
        <w:rPr>
          <w:lang w:val="en-CA"/>
        </w:rPr>
        <w:t>It must be noted that a</w:t>
      </w:r>
      <w:r w:rsidR="001A7909" w:rsidRPr="001A7909">
        <w:rPr>
          <w:lang w:val="en-CA"/>
        </w:rPr>
        <w:t>llowance of different convention makes querying more difficult.</w:t>
      </w:r>
      <w:commentRangeEnd w:id="345"/>
      <w:r w:rsidR="00EA3198">
        <w:rPr>
          <w:rStyle w:val="Marquedecommentaire"/>
        </w:rPr>
        <w:commentReference w:id="345"/>
      </w:r>
    </w:p>
    <w:tbl>
      <w:tblPr>
        <w:tblStyle w:val="Ombrageclair"/>
        <w:tblW w:w="9735" w:type="dxa"/>
        <w:tblLayout w:type="fixed"/>
        <w:tblLook w:val="04A0" w:firstRow="1" w:lastRow="0" w:firstColumn="1" w:lastColumn="0" w:noHBand="0" w:noVBand="1"/>
      </w:tblPr>
      <w:tblGrid>
        <w:gridCol w:w="1668"/>
        <w:gridCol w:w="2126"/>
        <w:gridCol w:w="5941"/>
      </w:tblGrid>
      <w:tr w:rsidR="00C034E3" w:rsidRPr="00C034E3" w14:paraId="53E56CAB" w14:textId="77777777" w:rsidTr="00C034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645D358"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6" w:name="BKM_F6F26F14_293C_49D0_A8BA_E7C8B18052A4"/>
            <w:bookmarkEnd w:id="346"/>
            <w:r w:rsidRPr="00C034E3">
              <w:rPr>
                <w:rFonts w:asciiTheme="minorHAnsi" w:hAnsiTheme="minorHAnsi" w:cs="Arial"/>
                <w:color w:val="000000"/>
                <w:sz w:val="20"/>
                <w:lang w:val="en-CA"/>
              </w:rPr>
              <w:t>Name</w:t>
            </w:r>
          </w:p>
        </w:tc>
        <w:tc>
          <w:tcPr>
            <w:tcW w:w="2126" w:type="dxa"/>
          </w:tcPr>
          <w:p w14:paraId="0FC99696"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Type</w:t>
            </w:r>
          </w:p>
        </w:tc>
        <w:tc>
          <w:tcPr>
            <w:tcW w:w="5941" w:type="dxa"/>
          </w:tcPr>
          <w:p w14:paraId="43A2B423" w14:textId="77777777" w:rsidR="00C034E3" w:rsidRPr="00C034E3" w:rsidRDefault="00C034E3" w:rsidP="00C034E3">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Description</w:t>
            </w:r>
          </w:p>
        </w:tc>
      </w:tr>
      <w:tr w:rsidR="00C034E3" w:rsidRPr="00C034E3" w14:paraId="521D244D"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2386C0AD"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r w:rsidRPr="00C034E3">
              <w:rPr>
                <w:rFonts w:asciiTheme="minorHAnsi" w:hAnsiTheme="minorHAnsi" w:cs="Arial"/>
                <w:color w:val="000000"/>
                <w:sz w:val="20"/>
                <w:lang w:val="en-CA"/>
              </w:rPr>
              <w:t>convention</w:t>
            </w:r>
          </w:p>
        </w:tc>
        <w:tc>
          <w:tcPr>
            <w:tcW w:w="2126" w:type="dxa"/>
          </w:tcPr>
          <w:p w14:paraId="039A7D8D"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ConventionCode</w:t>
            </w:r>
          </w:p>
        </w:tc>
        <w:tc>
          <w:tcPr>
            <w:tcW w:w="5941" w:type="dxa"/>
          </w:tcPr>
          <w:p w14:paraId="58CF2F63"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The convention used for the measurement</w:t>
            </w:r>
          </w:p>
          <w:p w14:paraId="1F59C66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1AC875C7"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4306715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7" w:name="BKM_BFF13014_D294_4162_870D_8C389253B42F"/>
            <w:bookmarkEnd w:id="347"/>
            <w:r w:rsidRPr="00C034E3">
              <w:rPr>
                <w:rFonts w:asciiTheme="minorHAnsi" w:hAnsiTheme="minorHAnsi" w:cs="Arial"/>
                <w:color w:val="000000"/>
                <w:sz w:val="20"/>
                <w:lang w:val="en-CA"/>
              </w:rPr>
              <w:t>azimuth</w:t>
            </w:r>
          </w:p>
        </w:tc>
        <w:tc>
          <w:tcPr>
            <w:tcW w:w="2126" w:type="dxa"/>
          </w:tcPr>
          <w:p w14:paraId="6938035B"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24E59C97" w14:textId="36210F99"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 xml:space="preserve">The azimuth (compass point, bearing etc) value of the orientation. Convention reports how azimuth is interpreted; if is quadrant. </w:t>
            </w:r>
          </w:p>
          <w:p w14:paraId="17B5213A"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C034E3" w:rsidRPr="00C034E3" w14:paraId="0583A45B" w14:textId="77777777" w:rsidTr="00C034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75B269E"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8" w:name="BKM_5E0576AE_899E_4630_AE79_247020186922"/>
            <w:bookmarkEnd w:id="348"/>
            <w:r w:rsidRPr="00C034E3">
              <w:rPr>
                <w:rFonts w:asciiTheme="minorHAnsi" w:hAnsiTheme="minorHAnsi" w:cs="Arial"/>
                <w:color w:val="000000"/>
                <w:sz w:val="20"/>
                <w:lang w:val="en-CA"/>
              </w:rPr>
              <w:t>dip</w:t>
            </w:r>
          </w:p>
        </w:tc>
        <w:tc>
          <w:tcPr>
            <w:tcW w:w="2126" w:type="dxa"/>
          </w:tcPr>
          <w:p w14:paraId="1EE52E47"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QuantityRange</w:t>
            </w:r>
          </w:p>
        </w:tc>
        <w:tc>
          <w:tcPr>
            <w:tcW w:w="5941" w:type="dxa"/>
          </w:tcPr>
          <w:p w14:paraId="592D1A15"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Dip is the angle that the structural surface (eg bedding, fault plane) makes with the horizontal measured perpindicular to the strike of the structure and in the vertical plane as a numeric or term</w:t>
            </w:r>
          </w:p>
          <w:p w14:paraId="324E6BA0" w14:textId="77777777" w:rsidR="00C034E3" w:rsidRPr="00C034E3" w:rsidRDefault="00C034E3" w:rsidP="00C034E3">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C034E3" w:rsidRPr="00C034E3" w14:paraId="64B310EA" w14:textId="77777777" w:rsidTr="00C034E3">
        <w:tc>
          <w:tcPr>
            <w:cnfStyle w:val="001000000000" w:firstRow="0" w:lastRow="0" w:firstColumn="1" w:lastColumn="0" w:oddVBand="0" w:evenVBand="0" w:oddHBand="0" w:evenHBand="0" w:firstRowFirstColumn="0" w:firstRowLastColumn="0" w:lastRowFirstColumn="0" w:lastRowLastColumn="0"/>
            <w:tcW w:w="1668" w:type="dxa"/>
          </w:tcPr>
          <w:p w14:paraId="2644F89F" w14:textId="77777777" w:rsidR="00C034E3" w:rsidRPr="00C034E3" w:rsidRDefault="00C034E3" w:rsidP="00C034E3">
            <w:pPr>
              <w:autoSpaceDE w:val="0"/>
              <w:autoSpaceDN w:val="0"/>
              <w:adjustRightInd w:val="0"/>
              <w:spacing w:after="0" w:line="240" w:lineRule="atLeast"/>
              <w:rPr>
                <w:rFonts w:asciiTheme="minorHAnsi" w:hAnsiTheme="minorHAnsi" w:cs="Arial"/>
                <w:color w:val="000000"/>
                <w:sz w:val="20"/>
                <w:lang w:val="en-CA"/>
              </w:rPr>
            </w:pPr>
            <w:bookmarkStart w:id="349" w:name="BKM_F1BB51E9_D13E_42AE_BE59_3E8556BDCA72"/>
            <w:bookmarkEnd w:id="349"/>
            <w:r w:rsidRPr="00C034E3">
              <w:rPr>
                <w:rFonts w:asciiTheme="minorHAnsi" w:hAnsiTheme="minorHAnsi" w:cs="Arial"/>
                <w:color w:val="000000"/>
                <w:sz w:val="20"/>
                <w:lang w:val="en-CA"/>
              </w:rPr>
              <w:t>polarity</w:t>
            </w:r>
          </w:p>
        </w:tc>
        <w:tc>
          <w:tcPr>
            <w:tcW w:w="2126" w:type="dxa"/>
          </w:tcPr>
          <w:p w14:paraId="3F02C321"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PlanarPolarityCode</w:t>
            </w:r>
          </w:p>
        </w:tc>
        <w:tc>
          <w:tcPr>
            <w:tcW w:w="5941" w:type="dxa"/>
          </w:tcPr>
          <w:p w14:paraId="68049AE2"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C034E3">
              <w:rPr>
                <w:rFonts w:asciiTheme="minorHAnsi" w:hAnsiTheme="minorHAnsi" w:cs="Arial"/>
                <w:color w:val="000000"/>
                <w:sz w:val="20"/>
                <w:lang w:val="en-CA"/>
              </w:rPr>
              <w:t>Indicates whether the planar orientation is associated with a directed feature that is overturned, upright, vertical etc.</w:t>
            </w:r>
          </w:p>
          <w:p w14:paraId="13B6BE66" w14:textId="77777777" w:rsidR="00C034E3" w:rsidRPr="00C034E3" w:rsidRDefault="00C034E3" w:rsidP="00C034E3">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4DD263EA" w14:textId="77777777" w:rsidR="00C034E3" w:rsidRDefault="00C034E3" w:rsidP="00C034E3">
      <w:pPr>
        <w:rPr>
          <w:lang w:val="en-CA"/>
        </w:rPr>
      </w:pPr>
    </w:p>
    <w:p w14:paraId="378FFF12" w14:textId="4E7B821B" w:rsidR="00C034E3" w:rsidRDefault="00C034E3" w:rsidP="00C034E3">
      <w:pPr>
        <w:rPr>
          <w:lang w:val="en-CA"/>
        </w:rPr>
      </w:pPr>
      <w:r>
        <w:rPr>
          <w:lang w:val="en-CA"/>
        </w:rPr>
        <w:t>The P</w:t>
      </w:r>
      <w:r w:rsidR="0046445D">
        <w:rPr>
          <w:lang w:val="en-CA"/>
        </w:rPr>
        <w:t>lanar orientation shall have a value for polarity, azimuth of dip</w:t>
      </w:r>
      <w:r w:rsidR="00D82B9F">
        <w:rPr>
          <w:lang w:val="en-CA"/>
        </w:rPr>
        <w:t>, otherwise there is no useful information to report</w:t>
      </w:r>
      <w:r w:rsidR="0046445D">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34E3" w:rsidRPr="00D12552" w14:paraId="7ECDFEFB" w14:textId="77777777" w:rsidTr="003B391B">
        <w:trPr>
          <w:cantSplit/>
        </w:trPr>
        <w:tc>
          <w:tcPr>
            <w:tcW w:w="4219" w:type="dxa"/>
            <w:tcBorders>
              <w:right w:val="nil"/>
            </w:tcBorders>
            <w:shd w:val="clear" w:color="auto" w:fill="auto"/>
          </w:tcPr>
          <w:p w14:paraId="1A9BCE45" w14:textId="2E70C706" w:rsidR="00C034E3" w:rsidRPr="00D12552" w:rsidRDefault="00C034E3" w:rsidP="00C034E3">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6644F73E" w14:textId="4B31B5F6" w:rsidR="00C034E3" w:rsidRPr="00D12552" w:rsidRDefault="00C034E3" w:rsidP="00C034E3">
            <w:pPr>
              <w:pStyle w:val="Tabletext10"/>
              <w:jc w:val="left"/>
              <w:rPr>
                <w:rStyle w:val="reqtext"/>
                <w:lang w:val="en-CA"/>
              </w:rPr>
            </w:pPr>
            <w:r>
              <w:t>At least one of polarity, azimuth or dip SHALL not be nil</w:t>
            </w:r>
          </w:p>
        </w:tc>
      </w:tr>
    </w:tbl>
    <w:p w14:paraId="30EBF76A" w14:textId="77777777" w:rsidR="00C034E3" w:rsidRDefault="00C034E3" w:rsidP="00C034E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6B3967CE" w14:textId="77777777" w:rsidTr="003C190E">
        <w:trPr>
          <w:cantSplit/>
        </w:trPr>
        <w:tc>
          <w:tcPr>
            <w:tcW w:w="4219" w:type="dxa"/>
            <w:tcBorders>
              <w:right w:val="nil"/>
            </w:tcBorders>
            <w:shd w:val="clear" w:color="auto" w:fill="auto"/>
          </w:tcPr>
          <w:p w14:paraId="4B38144B" w14:textId="3D3D005C" w:rsidR="00D82B9F" w:rsidRPr="00D12552" w:rsidRDefault="00D82B9F" w:rsidP="00D82B9F">
            <w:pPr>
              <w:pStyle w:val="Tabletext10"/>
              <w:rPr>
                <w:rStyle w:val="requri"/>
                <w:lang w:val="en-CA"/>
              </w:rPr>
            </w:pPr>
            <w:commentRangeStart w:id="350"/>
            <w:r>
              <w:rPr>
                <w:rStyle w:val="requri"/>
                <w:lang w:val="en-CA"/>
              </w:rPr>
              <w:t>/req/gsml4-basic</w:t>
            </w:r>
            <w:r w:rsidRPr="00D12552">
              <w:rPr>
                <w:rStyle w:val="requri"/>
                <w:lang w:val="en-CA"/>
              </w:rPr>
              <w:t>/</w:t>
            </w:r>
            <w:r>
              <w:rPr>
                <w:rStyle w:val="requri"/>
                <w:lang w:val="en-CA"/>
              </w:rPr>
              <w:t>plane-az-degree</w:t>
            </w:r>
          </w:p>
        </w:tc>
        <w:tc>
          <w:tcPr>
            <w:tcW w:w="4678" w:type="dxa"/>
            <w:tcBorders>
              <w:left w:val="nil"/>
            </w:tcBorders>
            <w:shd w:val="clear" w:color="auto" w:fill="auto"/>
          </w:tcPr>
          <w:p w14:paraId="416F7071" w14:textId="70D559D1" w:rsidR="00D82B9F" w:rsidRPr="00D12552" w:rsidRDefault="00D82B9F" w:rsidP="003C190E">
            <w:pPr>
              <w:pStyle w:val="Tabletext10"/>
              <w:jc w:val="left"/>
              <w:rPr>
                <w:rStyle w:val="reqtext"/>
                <w:lang w:val="en-CA"/>
              </w:rPr>
            </w:pPr>
            <w:r>
              <w:t>Azimuth SHALL be express in clockwise degree from geographic north</w:t>
            </w:r>
            <w:commentRangeEnd w:id="350"/>
            <w:r>
              <w:rPr>
                <w:rStyle w:val="Marquedecommentaire"/>
                <w:rFonts w:ascii="Times New Roman" w:eastAsia="Times New Roman" w:hAnsi="Times New Roman"/>
                <w:lang w:val="en-US" w:eastAsia="en-US"/>
              </w:rPr>
              <w:commentReference w:id="350"/>
            </w:r>
          </w:p>
        </w:tc>
      </w:tr>
    </w:tbl>
    <w:p w14:paraId="7C52CD66" w14:textId="77777777" w:rsidR="00D82B9F" w:rsidRDefault="00D82B9F" w:rsidP="00C034E3"/>
    <w:p w14:paraId="6DADB79A" w14:textId="6545543A" w:rsidR="00D82B9F" w:rsidRDefault="00D82B9F" w:rsidP="00C034E3">
      <w:r>
        <w:t>Dip</w:t>
      </w:r>
      <w:r w:rsidR="00983833">
        <w:t>s</w:t>
      </w:r>
      <w:r>
        <w:t xml:space="preserve"> are always downward. Depending of the convention, “upward” dip</w:t>
      </w:r>
      <w:r w:rsidR="00983833">
        <w:t>s</w:t>
      </w:r>
      <w:r>
        <w:t xml:space="preserve"> are just equivalent of downward </w:t>
      </w:r>
      <w:r w:rsidR="00983833">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82B9F" w:rsidRPr="00D12552" w14:paraId="386F11BD" w14:textId="77777777" w:rsidTr="003C190E">
        <w:trPr>
          <w:cantSplit/>
        </w:trPr>
        <w:tc>
          <w:tcPr>
            <w:tcW w:w="4219" w:type="dxa"/>
            <w:tcBorders>
              <w:right w:val="nil"/>
            </w:tcBorders>
            <w:shd w:val="clear" w:color="auto" w:fill="auto"/>
          </w:tcPr>
          <w:p w14:paraId="20A100F1" w14:textId="733B190D" w:rsidR="00D82B9F" w:rsidRPr="00D12552" w:rsidRDefault="00D82B9F" w:rsidP="00D82B9F">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plane-dip-degree</w:t>
            </w:r>
          </w:p>
        </w:tc>
        <w:tc>
          <w:tcPr>
            <w:tcW w:w="4678" w:type="dxa"/>
            <w:tcBorders>
              <w:left w:val="nil"/>
            </w:tcBorders>
            <w:shd w:val="clear" w:color="auto" w:fill="auto"/>
          </w:tcPr>
          <w:p w14:paraId="5BADDFC9" w14:textId="429BCA53" w:rsidR="00D82B9F" w:rsidRPr="00D12552" w:rsidRDefault="00D82B9F" w:rsidP="003C190E">
            <w:pPr>
              <w:pStyle w:val="Tabletext10"/>
              <w:jc w:val="left"/>
              <w:rPr>
                <w:rStyle w:val="reqtext"/>
                <w:lang w:val="en-CA"/>
              </w:rPr>
            </w:pPr>
            <w:r>
              <w:t xml:space="preserve">Dip SHALL be expressed in degree downward from the horizontal.   </w:t>
            </w:r>
          </w:p>
        </w:tc>
      </w:tr>
    </w:tbl>
    <w:p w14:paraId="48CE22D1" w14:textId="164932D9" w:rsidR="003B391B" w:rsidRDefault="003B391B" w:rsidP="0046445D">
      <w:pPr>
        <w:pStyle w:val="Titre4"/>
      </w:pPr>
      <w:r>
        <w:t>GSML_LinearOrientation</w:t>
      </w:r>
    </w:p>
    <w:p w14:paraId="051870C6" w14:textId="77777777" w:rsidR="0046445D" w:rsidRDefault="0046445D" w:rsidP="00C034E3"/>
    <w:p w14:paraId="2717CD42" w14:textId="51F2A59F" w:rsidR="003B391B" w:rsidRDefault="0046445D" w:rsidP="00C034E3">
      <w:r>
        <w:t>Linear orientation is composed of a trend (the compass orientation of the line) and a plunge (the angle from the horizontal).  This vector can be orientated (a vector) or not.</w:t>
      </w:r>
    </w:p>
    <w:p w14:paraId="0D1D6793" w14:textId="7996BE84" w:rsidR="003B391B" w:rsidRPr="003B391B" w:rsidRDefault="003B391B" w:rsidP="003B391B">
      <w:pPr>
        <w:autoSpaceDE w:val="0"/>
        <w:autoSpaceDN w:val="0"/>
        <w:adjustRightInd w:val="0"/>
        <w:spacing w:after="0"/>
        <w:rPr>
          <w:color w:val="000000"/>
          <w:sz w:val="20"/>
          <w:szCs w:val="20"/>
          <w:lang w:val="en-CA"/>
        </w:rPr>
      </w:pPr>
      <w:bookmarkStart w:id="351" w:name="BKM_C0A3056D_FA18_4027_BE04_0AFA3C2B5BD7"/>
      <w:bookmarkEnd w:id="351"/>
    </w:p>
    <w:tbl>
      <w:tblPr>
        <w:tblStyle w:val="Ombrageclair"/>
        <w:tblW w:w="9735" w:type="dxa"/>
        <w:tblLayout w:type="fixed"/>
        <w:tblLook w:val="04A0" w:firstRow="1" w:lastRow="0" w:firstColumn="1" w:lastColumn="0" w:noHBand="0" w:noVBand="1"/>
      </w:tblPr>
      <w:tblGrid>
        <w:gridCol w:w="1384"/>
        <w:gridCol w:w="2268"/>
        <w:gridCol w:w="6083"/>
      </w:tblGrid>
      <w:tr w:rsidR="003B391B" w:rsidRPr="0046445D" w14:paraId="3FF674F1" w14:textId="77777777" w:rsidTr="004644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C1B2D39"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2" w:name="BKM_ADC178F9_ED86_418A_BFAF_BD9ADC797FBD"/>
            <w:bookmarkEnd w:id="352"/>
            <w:r w:rsidRPr="0046445D">
              <w:rPr>
                <w:rFonts w:asciiTheme="minorHAnsi" w:hAnsiTheme="minorHAnsi"/>
                <w:color w:val="000000"/>
                <w:sz w:val="20"/>
                <w:szCs w:val="20"/>
                <w:lang w:val="en-CA"/>
              </w:rPr>
              <w:t>Name</w:t>
            </w:r>
          </w:p>
        </w:tc>
        <w:tc>
          <w:tcPr>
            <w:tcW w:w="2268" w:type="dxa"/>
          </w:tcPr>
          <w:p w14:paraId="79A2ADBC"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0EFF0D1" w14:textId="77777777" w:rsidR="003B391B" w:rsidRPr="0046445D" w:rsidRDefault="003B391B" w:rsidP="003B391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3B391B" w:rsidRPr="0046445D" w14:paraId="0C73350C"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CF1147E"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directed</w:t>
            </w:r>
          </w:p>
        </w:tc>
        <w:tc>
          <w:tcPr>
            <w:tcW w:w="2268" w:type="dxa"/>
          </w:tcPr>
          <w:p w14:paraId="77AC28E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LinearDirectedCode</w:t>
            </w:r>
          </w:p>
        </w:tc>
        <w:tc>
          <w:tcPr>
            <w:tcW w:w="6083" w:type="dxa"/>
          </w:tcPr>
          <w:p w14:paraId="22A9D49A"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To indicate if orientation represents linear feature that is directed, e.g. clast imbrication, mylonitic lineation with sense of shear, slickenlines with displacement direction, rather than undirected.  A code list to indicate which is the directed end of the linear orientation</w:t>
            </w:r>
          </w:p>
          <w:p w14:paraId="684DD1B7"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B391B" w:rsidRPr="0046445D" w14:paraId="32A192A3" w14:textId="77777777" w:rsidTr="0046445D">
        <w:tc>
          <w:tcPr>
            <w:cnfStyle w:val="001000000000" w:firstRow="0" w:lastRow="0" w:firstColumn="1" w:lastColumn="0" w:oddVBand="0" w:evenVBand="0" w:oddHBand="0" w:evenHBand="0" w:firstRowFirstColumn="0" w:firstRowLastColumn="0" w:lastRowFirstColumn="0" w:lastRowLastColumn="0"/>
            <w:tcW w:w="1384" w:type="dxa"/>
          </w:tcPr>
          <w:p w14:paraId="3AC6BF7D"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3" w:name="BKM_8E1E3CAB_4A91_4093_A75E_AEF4FCA7FA5B"/>
            <w:bookmarkEnd w:id="353"/>
            <w:r w:rsidRPr="0046445D">
              <w:rPr>
                <w:rFonts w:asciiTheme="minorHAnsi" w:hAnsiTheme="minorHAnsi"/>
                <w:color w:val="000000"/>
                <w:sz w:val="20"/>
                <w:szCs w:val="20"/>
                <w:lang w:val="en-CA"/>
              </w:rPr>
              <w:t>plunge</w:t>
            </w:r>
          </w:p>
        </w:tc>
        <w:tc>
          <w:tcPr>
            <w:tcW w:w="2268" w:type="dxa"/>
          </w:tcPr>
          <w:p w14:paraId="75ACE5BD"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04F680DF"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Magnitude of the plunge.</w:t>
            </w:r>
          </w:p>
          <w:p w14:paraId="7FBA8C34" w14:textId="77777777" w:rsidR="003B391B" w:rsidRPr="0046445D" w:rsidRDefault="003B391B" w:rsidP="003B391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B391B" w:rsidRPr="0046445D" w14:paraId="52CD4F27" w14:textId="77777777" w:rsidTr="004644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B8358D8" w14:textId="77777777" w:rsidR="003B391B" w:rsidRPr="0046445D" w:rsidRDefault="003B391B" w:rsidP="003B391B">
            <w:pPr>
              <w:autoSpaceDE w:val="0"/>
              <w:autoSpaceDN w:val="0"/>
              <w:adjustRightInd w:val="0"/>
              <w:spacing w:after="0"/>
              <w:rPr>
                <w:rFonts w:asciiTheme="minorHAnsi" w:hAnsiTheme="minorHAnsi"/>
                <w:color w:val="000000"/>
                <w:sz w:val="20"/>
                <w:szCs w:val="20"/>
                <w:lang w:val="en-CA"/>
              </w:rPr>
            </w:pPr>
            <w:bookmarkStart w:id="354" w:name="BKM_64F0A908_3403_4D0B_88AD_EE7134C39157"/>
            <w:bookmarkEnd w:id="354"/>
            <w:r w:rsidRPr="0046445D">
              <w:rPr>
                <w:rFonts w:asciiTheme="minorHAnsi" w:hAnsiTheme="minorHAnsi"/>
                <w:color w:val="000000"/>
                <w:sz w:val="20"/>
                <w:szCs w:val="20"/>
                <w:lang w:val="en-CA"/>
              </w:rPr>
              <w:t>trend</w:t>
            </w:r>
          </w:p>
        </w:tc>
        <w:tc>
          <w:tcPr>
            <w:tcW w:w="2268" w:type="dxa"/>
          </w:tcPr>
          <w:p w14:paraId="78F44A4E"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QuantityRange</w:t>
            </w:r>
          </w:p>
        </w:tc>
        <w:tc>
          <w:tcPr>
            <w:tcW w:w="6083" w:type="dxa"/>
          </w:tcPr>
          <w:p w14:paraId="4ED38BA5"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 xml:space="preserve">The azimuth (compass bearing) value of the linear orientation.  </w:t>
            </w:r>
          </w:p>
          <w:p w14:paraId="24A115C8" w14:textId="77777777" w:rsidR="003B391B" w:rsidRPr="0046445D" w:rsidRDefault="003B391B" w:rsidP="003B391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4ED7FB6" w14:textId="77777777" w:rsidR="003B391B" w:rsidRDefault="003B391B" w:rsidP="00C034E3"/>
    <w:p w14:paraId="6CC94BC1" w14:textId="42997A9B" w:rsidR="0046445D" w:rsidRPr="00C034E3" w:rsidRDefault="0046445D" w:rsidP="00C034E3">
      <w:r>
        <w:t>An instance of Linear Orientation shall have either the trend or the plunge 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445D" w:rsidRPr="00D12552" w14:paraId="4C7A1D78" w14:textId="77777777" w:rsidTr="003C190E">
        <w:trPr>
          <w:cantSplit/>
        </w:trPr>
        <w:tc>
          <w:tcPr>
            <w:tcW w:w="4219" w:type="dxa"/>
            <w:tcBorders>
              <w:right w:val="nil"/>
            </w:tcBorders>
            <w:shd w:val="clear" w:color="auto" w:fill="auto"/>
          </w:tcPr>
          <w:p w14:paraId="46D1B00A" w14:textId="61B0FD8B" w:rsidR="0046445D" w:rsidRPr="00D12552" w:rsidRDefault="0046445D" w:rsidP="0046445D">
            <w:pPr>
              <w:pStyle w:val="Tabletext10"/>
              <w:rPr>
                <w:rStyle w:val="requri"/>
                <w:lang w:val="en-CA"/>
              </w:rPr>
            </w:pPr>
            <w:r>
              <w:rPr>
                <w:rStyle w:val="requri"/>
                <w:lang w:val="en-CA"/>
              </w:rPr>
              <w:t>/req/gsml4-basic</w:t>
            </w:r>
            <w:r w:rsidRPr="00D12552">
              <w:rPr>
                <w:rStyle w:val="requri"/>
                <w:lang w:val="en-CA"/>
              </w:rPr>
              <w:t>/</w:t>
            </w:r>
            <w:r>
              <w:rPr>
                <w:rStyle w:val="requri"/>
                <w:lang w:val="en-CA"/>
              </w:rPr>
              <w:t>linear-dip-plunge-not-null</w:t>
            </w:r>
          </w:p>
        </w:tc>
        <w:tc>
          <w:tcPr>
            <w:tcW w:w="4678" w:type="dxa"/>
            <w:tcBorders>
              <w:left w:val="nil"/>
            </w:tcBorders>
            <w:shd w:val="clear" w:color="auto" w:fill="auto"/>
          </w:tcPr>
          <w:p w14:paraId="5C52257F" w14:textId="70B79310" w:rsidR="0046445D" w:rsidRPr="0046445D" w:rsidRDefault="0046445D" w:rsidP="0046445D">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not be nil.</w:t>
            </w:r>
          </w:p>
          <w:p w14:paraId="755B5934" w14:textId="19F4B861" w:rsidR="0046445D" w:rsidRPr="00D12552" w:rsidRDefault="0046445D" w:rsidP="003C190E">
            <w:pPr>
              <w:pStyle w:val="Tabletext10"/>
              <w:jc w:val="left"/>
              <w:rPr>
                <w:rStyle w:val="reqtext"/>
                <w:lang w:val="en-CA"/>
              </w:rPr>
            </w:pPr>
          </w:p>
        </w:tc>
      </w:tr>
    </w:tbl>
    <w:p w14:paraId="4D91C898" w14:textId="77777777" w:rsidR="0046445D" w:rsidRDefault="0046445D">
      <w:pPr>
        <w:spacing w:after="0"/>
        <w:rPr>
          <w:lang w:val="en-CA"/>
        </w:rPr>
      </w:pPr>
    </w:p>
    <w:p w14:paraId="7CA1B22B" w14:textId="77777777" w:rsidR="00983833" w:rsidRDefault="00983833" w:rsidP="0098383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26230572" w14:textId="77777777" w:rsidTr="003C190E">
        <w:trPr>
          <w:cantSplit/>
        </w:trPr>
        <w:tc>
          <w:tcPr>
            <w:tcW w:w="4219" w:type="dxa"/>
            <w:tcBorders>
              <w:right w:val="nil"/>
            </w:tcBorders>
            <w:shd w:val="clear" w:color="auto" w:fill="auto"/>
          </w:tcPr>
          <w:p w14:paraId="623D1860" w14:textId="2849620B" w:rsidR="00983833" w:rsidRPr="00D12552" w:rsidRDefault="00983833" w:rsidP="00983833">
            <w:pPr>
              <w:pStyle w:val="Tabletext10"/>
              <w:rPr>
                <w:rStyle w:val="requri"/>
                <w:lang w:val="en-CA"/>
              </w:rPr>
            </w:pPr>
            <w:commentRangeStart w:id="355"/>
            <w:r>
              <w:rPr>
                <w:rStyle w:val="requri"/>
                <w:lang w:val="en-CA"/>
              </w:rPr>
              <w:t>/req/gsml4-basic</w:t>
            </w:r>
            <w:r w:rsidRPr="00D12552">
              <w:rPr>
                <w:rStyle w:val="requri"/>
                <w:lang w:val="en-CA"/>
              </w:rPr>
              <w:t>/</w:t>
            </w:r>
            <w:r>
              <w:rPr>
                <w:rStyle w:val="requri"/>
                <w:lang w:val="en-CA"/>
              </w:rPr>
              <w:t>linear-az-degree</w:t>
            </w:r>
          </w:p>
        </w:tc>
        <w:tc>
          <w:tcPr>
            <w:tcW w:w="4678" w:type="dxa"/>
            <w:tcBorders>
              <w:left w:val="nil"/>
            </w:tcBorders>
            <w:shd w:val="clear" w:color="auto" w:fill="auto"/>
          </w:tcPr>
          <w:p w14:paraId="5CDD0559" w14:textId="7EBC8C87" w:rsidR="00983833" w:rsidRPr="00D12552" w:rsidRDefault="00983833" w:rsidP="003C190E">
            <w:pPr>
              <w:pStyle w:val="Tabletext10"/>
              <w:jc w:val="left"/>
              <w:rPr>
                <w:rStyle w:val="reqtext"/>
                <w:lang w:val="en-CA"/>
              </w:rPr>
            </w:pPr>
            <w:r>
              <w:t>Trend SHALL be express in clockwise degree from geographic north</w:t>
            </w:r>
            <w:commentRangeEnd w:id="355"/>
            <w:r>
              <w:rPr>
                <w:rStyle w:val="Marquedecommentaire"/>
                <w:rFonts w:ascii="Times New Roman" w:eastAsia="Times New Roman" w:hAnsi="Times New Roman"/>
                <w:lang w:val="en-US" w:eastAsia="en-US"/>
              </w:rPr>
              <w:commentReference w:id="355"/>
            </w:r>
          </w:p>
        </w:tc>
      </w:tr>
    </w:tbl>
    <w:p w14:paraId="28949F49" w14:textId="77777777" w:rsidR="00983833" w:rsidRDefault="00983833" w:rsidP="00983833"/>
    <w:p w14:paraId="68AF8830" w14:textId="32DDD223" w:rsidR="00983833" w:rsidRDefault="00983833" w:rsidP="00983833">
      <w:r>
        <w:t>For non-directed linear measurements, plunge are generally always express downward (upward plunge are just downward plunge in the opposite direction).  But when the lineation is directed, upward plunge shall be expressed using a negative number.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83833" w:rsidRPr="00D12552" w14:paraId="774D4067" w14:textId="77777777" w:rsidTr="003C190E">
        <w:trPr>
          <w:cantSplit/>
        </w:trPr>
        <w:tc>
          <w:tcPr>
            <w:tcW w:w="4219" w:type="dxa"/>
            <w:tcBorders>
              <w:right w:val="nil"/>
            </w:tcBorders>
            <w:shd w:val="clear" w:color="auto" w:fill="auto"/>
          </w:tcPr>
          <w:p w14:paraId="31087D05" w14:textId="092947DF" w:rsidR="00983833" w:rsidRPr="00D12552" w:rsidRDefault="00983833" w:rsidP="00983833">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7F0841">
              <w:rPr>
                <w:rStyle w:val="requri"/>
                <w:lang w:val="en-CA"/>
              </w:rPr>
              <w:t>p</w:t>
            </w:r>
            <w:r>
              <w:rPr>
                <w:rStyle w:val="requri"/>
                <w:lang w:val="en-CA"/>
              </w:rPr>
              <w:t>lung</w:t>
            </w:r>
            <w:r w:rsidR="007F0841">
              <w:rPr>
                <w:rStyle w:val="requri"/>
                <w:lang w:val="en-CA"/>
              </w:rPr>
              <w:t>e</w:t>
            </w:r>
            <w:r>
              <w:rPr>
                <w:rStyle w:val="requri"/>
                <w:lang w:val="en-CA"/>
              </w:rPr>
              <w:t>-degree</w:t>
            </w:r>
          </w:p>
        </w:tc>
        <w:tc>
          <w:tcPr>
            <w:tcW w:w="4678" w:type="dxa"/>
            <w:tcBorders>
              <w:left w:val="nil"/>
            </w:tcBorders>
            <w:shd w:val="clear" w:color="auto" w:fill="auto"/>
          </w:tcPr>
          <w:p w14:paraId="2DB0EBA7" w14:textId="4D0F01B9" w:rsidR="00983833" w:rsidRPr="00D12552" w:rsidRDefault="00983833" w:rsidP="003C190E">
            <w:pPr>
              <w:pStyle w:val="Tabletext10"/>
              <w:jc w:val="left"/>
              <w:rPr>
                <w:rStyle w:val="reqtext"/>
                <w:lang w:val="en-CA"/>
              </w:rPr>
            </w:pPr>
            <w:r>
              <w:t xml:space="preserve">Plunge SHALL be expressed in degree downward from the horizontal.   </w:t>
            </w:r>
          </w:p>
        </w:tc>
      </w:tr>
    </w:tbl>
    <w:p w14:paraId="69ACAE58" w14:textId="77777777" w:rsidR="00983833" w:rsidRDefault="00983833" w:rsidP="00983833"/>
    <w:p w14:paraId="7B37D3BA" w14:textId="77777777" w:rsidR="000D2673" w:rsidRDefault="000D2673" w:rsidP="000D2673"/>
    <w:p w14:paraId="27C28DD1" w14:textId="77777777" w:rsidR="000D2673" w:rsidRDefault="000D2673" w:rsidP="000D2673">
      <w:pPr>
        <w:pStyle w:val="Titre4"/>
        <w:rPr>
          <w:lang w:val="en-CA"/>
        </w:rPr>
      </w:pPr>
      <w:bookmarkStart w:id="356" w:name="BKM_F047E096_3391_4C83_A31D_8616A9B842C5"/>
      <w:bookmarkEnd w:id="356"/>
      <w:r w:rsidRPr="00996BEA">
        <w:rPr>
          <w:lang w:val="en-CA"/>
        </w:rPr>
        <w:t>GSML_Vector</w:t>
      </w:r>
    </w:p>
    <w:p w14:paraId="6DC75F84" w14:textId="77777777" w:rsidR="000D2673" w:rsidRPr="00996BEA" w:rsidRDefault="000D2673" w:rsidP="000D2673">
      <w:pPr>
        <w:rPr>
          <w:lang w:val="en-CA"/>
        </w:rPr>
      </w:pPr>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p>
    <w:tbl>
      <w:tblPr>
        <w:tblStyle w:val="Ombrageclair"/>
        <w:tblW w:w="9735" w:type="dxa"/>
        <w:tblLayout w:type="fixed"/>
        <w:tblLook w:val="04A0" w:firstRow="1" w:lastRow="0" w:firstColumn="1" w:lastColumn="0" w:noHBand="0" w:noVBand="1"/>
      </w:tblPr>
      <w:tblGrid>
        <w:gridCol w:w="1384"/>
        <w:gridCol w:w="1843"/>
        <w:gridCol w:w="6508"/>
      </w:tblGrid>
      <w:tr w:rsidR="000D2673" w:rsidRPr="00996BEA" w14:paraId="042D8AE3"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4A84DEE"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bookmarkStart w:id="357" w:name="BKM_DA68D8E9_7B0C_48EF_8619_7221101DC5F1"/>
            <w:bookmarkEnd w:id="357"/>
            <w:r w:rsidRPr="00996BEA">
              <w:rPr>
                <w:rFonts w:asciiTheme="minorHAnsi" w:hAnsiTheme="minorHAnsi"/>
                <w:color w:val="000000"/>
                <w:sz w:val="20"/>
                <w:szCs w:val="20"/>
                <w:lang w:val="en-CA"/>
              </w:rPr>
              <w:t>Name</w:t>
            </w:r>
          </w:p>
        </w:tc>
        <w:tc>
          <w:tcPr>
            <w:tcW w:w="1843" w:type="dxa"/>
          </w:tcPr>
          <w:p w14:paraId="17C26A6C"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Type</w:t>
            </w:r>
          </w:p>
        </w:tc>
        <w:tc>
          <w:tcPr>
            <w:tcW w:w="6508" w:type="dxa"/>
          </w:tcPr>
          <w:p w14:paraId="1879653D" w14:textId="77777777" w:rsidR="000D2673" w:rsidRPr="00996BEA" w:rsidRDefault="000D2673"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Description</w:t>
            </w:r>
          </w:p>
        </w:tc>
      </w:tr>
      <w:tr w:rsidR="000D2673" w:rsidRPr="00996BEA" w14:paraId="69A0FF19"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235E301" w14:textId="77777777" w:rsidR="000D2673" w:rsidRPr="00996BEA" w:rsidRDefault="000D2673" w:rsidP="003C190E">
            <w:pPr>
              <w:autoSpaceDE w:val="0"/>
              <w:autoSpaceDN w:val="0"/>
              <w:adjustRightInd w:val="0"/>
              <w:spacing w:after="0"/>
              <w:rPr>
                <w:rFonts w:asciiTheme="minorHAnsi" w:hAnsiTheme="minorHAnsi"/>
                <w:color w:val="000000"/>
                <w:sz w:val="20"/>
                <w:szCs w:val="20"/>
                <w:lang w:val="en-CA"/>
              </w:rPr>
            </w:pPr>
            <w:r w:rsidRPr="00996BEA">
              <w:rPr>
                <w:rFonts w:asciiTheme="minorHAnsi" w:hAnsiTheme="minorHAnsi"/>
                <w:color w:val="000000"/>
                <w:sz w:val="20"/>
                <w:szCs w:val="20"/>
                <w:lang w:val="en-CA"/>
              </w:rPr>
              <w:lastRenderedPageBreak/>
              <w:t>magnitude</w:t>
            </w:r>
          </w:p>
        </w:tc>
        <w:tc>
          <w:tcPr>
            <w:tcW w:w="1843" w:type="dxa"/>
          </w:tcPr>
          <w:p w14:paraId="48529493"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QuantityRange</w:t>
            </w:r>
          </w:p>
        </w:tc>
        <w:tc>
          <w:tcPr>
            <w:tcW w:w="6508" w:type="dxa"/>
          </w:tcPr>
          <w:p w14:paraId="231AA4DE"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96BEA">
              <w:rPr>
                <w:rFonts w:asciiTheme="minorHAnsi" w:hAnsiTheme="minorHAnsi"/>
                <w:color w:val="000000"/>
                <w:sz w:val="20"/>
                <w:szCs w:val="20"/>
                <w:lang w:val="en-CA"/>
              </w:rPr>
              <w:t xml:space="preserve">The </w:t>
            </w:r>
            <w:r>
              <w:rPr>
                <w:rFonts w:asciiTheme="minorHAnsi" w:hAnsiTheme="minorHAnsi"/>
                <w:color w:val="000000"/>
                <w:sz w:val="20"/>
                <w:szCs w:val="20"/>
                <w:lang w:val="en-CA"/>
              </w:rPr>
              <w:t>magnitude of the vector</w:t>
            </w:r>
            <w:r w:rsidRPr="00996BEA">
              <w:rPr>
                <w:rFonts w:asciiTheme="minorHAnsi" w:hAnsiTheme="minorHAnsi"/>
                <w:color w:val="000000"/>
                <w:sz w:val="20"/>
                <w:szCs w:val="20"/>
                <w:lang w:val="en-CA"/>
              </w:rPr>
              <w:t xml:space="preserve"> </w:t>
            </w:r>
          </w:p>
          <w:p w14:paraId="5033ADD7" w14:textId="77777777" w:rsidR="000D2673" w:rsidRPr="00996BEA" w:rsidRDefault="000D2673"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06754CC" w14:textId="77777777" w:rsidR="000D2673" w:rsidRDefault="000D2673" w:rsidP="000D2673"/>
    <w:p w14:paraId="128108B5" w14:textId="77777777" w:rsidR="000D2673" w:rsidRDefault="000D2673" w:rsidP="00983833"/>
    <w:p w14:paraId="7EC33651" w14:textId="2207AED3" w:rsidR="000D2673" w:rsidRDefault="000D2673" w:rsidP="000D2673">
      <w:pPr>
        <w:pStyle w:val="Titre4"/>
      </w:pPr>
      <w:r>
        <w:t>GSML_QuantityRange</w:t>
      </w:r>
    </w:p>
    <w:p w14:paraId="0263C757" w14:textId="77777777" w:rsidR="000209D6" w:rsidRDefault="000209D6" w:rsidP="000D2673"/>
    <w:p w14:paraId="772CF378" w14:textId="6EECBBBA" w:rsidR="000D2673" w:rsidRPr="000D2673" w:rsidRDefault="000D2673" w:rsidP="000D2673">
      <w:r>
        <w:t>GSML_QuantityRange range is a specialization of SWE Common (OGC 08-094r1, Clause 7.2.13) QuantityRange where lower and upper values are made explicit, instead of using an array of values (RealPair, see Clause 7.2.1) where the lowest value is the first element and the highest the second.  This convenience class has been created as an alternative encoding for implementation that do no support encoding of arrays (eg. DBF) or reference to eleme</w:t>
      </w:r>
      <w:r w:rsidR="006F2ACD">
        <w:t>nts in string encoded arrays</w:t>
      </w:r>
      <w:r w:rsidR="006F2ACD">
        <w:rPr>
          <w:rStyle w:val="Appelnotedebasdep"/>
        </w:rPr>
        <w:footnoteReference w:id="2"/>
      </w:r>
      <w:r>
        <w:t xml:space="preserve"> (eg. Filter Encoding Specification 2.0 – OGC 09-029r2)</w:t>
      </w:r>
    </w:p>
    <w:p w14:paraId="11EC90CB" w14:textId="77777777" w:rsidR="000D2673" w:rsidRDefault="000D2673" w:rsidP="000D2673">
      <w:pPr>
        <w:keepNext/>
        <w:spacing w:after="0"/>
      </w:pPr>
      <w:r>
        <w:rPr>
          <w:rFonts w:cs="Arial"/>
          <w:b/>
          <w:bCs/>
          <w:noProof/>
          <w:szCs w:val="26"/>
          <w:lang w:val="en-CA" w:eastAsia="en-CA"/>
        </w:rPr>
        <w:lastRenderedPageBreak/>
        <w:drawing>
          <wp:inline distT="0" distB="0" distL="0" distR="0" wp14:anchorId="568398DE" wp14:editId="53429703">
            <wp:extent cx="2012386" cy="4986070"/>
            <wp:effectExtent l="0" t="0" r="6985"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2493" cy="4986335"/>
                    </a:xfrm>
                    <a:prstGeom prst="rect">
                      <a:avLst/>
                    </a:prstGeom>
                    <a:noFill/>
                    <a:ln>
                      <a:noFill/>
                    </a:ln>
                  </pic:spPr>
                </pic:pic>
              </a:graphicData>
            </a:graphic>
          </wp:inline>
        </w:drawing>
      </w:r>
    </w:p>
    <w:p w14:paraId="68D3761B" w14:textId="52D4C218" w:rsidR="000C4224" w:rsidRDefault="000D2673" w:rsidP="000D2673">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17</w:t>
      </w:r>
      <w:r w:rsidR="00676158">
        <w:rPr>
          <w:noProof/>
        </w:rPr>
        <w:fldChar w:fldCharType="end"/>
      </w:r>
      <w:r>
        <w:t xml:space="preserve"> : QuantityRange making lower and upper values explicit</w:t>
      </w:r>
    </w:p>
    <w:tbl>
      <w:tblPr>
        <w:tblStyle w:val="Ombrageclair"/>
        <w:tblW w:w="9735" w:type="dxa"/>
        <w:tblLayout w:type="fixed"/>
        <w:tblLook w:val="04A0" w:firstRow="1" w:lastRow="0" w:firstColumn="1" w:lastColumn="0" w:noHBand="0" w:noVBand="1"/>
      </w:tblPr>
      <w:tblGrid>
        <w:gridCol w:w="1384"/>
        <w:gridCol w:w="2268"/>
        <w:gridCol w:w="6083"/>
      </w:tblGrid>
      <w:tr w:rsidR="007F0841" w:rsidRPr="0046445D" w14:paraId="0EA3CD3D" w14:textId="77777777" w:rsidTr="003C19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D32A2F0" w14:textId="77777777"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sidRPr="0046445D">
              <w:rPr>
                <w:rFonts w:asciiTheme="minorHAnsi" w:hAnsiTheme="minorHAnsi"/>
                <w:color w:val="000000"/>
                <w:sz w:val="20"/>
                <w:szCs w:val="20"/>
                <w:lang w:val="en-CA"/>
              </w:rPr>
              <w:t>Name</w:t>
            </w:r>
          </w:p>
        </w:tc>
        <w:tc>
          <w:tcPr>
            <w:tcW w:w="2268" w:type="dxa"/>
          </w:tcPr>
          <w:p w14:paraId="0AA19740"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Type</w:t>
            </w:r>
          </w:p>
        </w:tc>
        <w:tc>
          <w:tcPr>
            <w:tcW w:w="6083" w:type="dxa"/>
          </w:tcPr>
          <w:p w14:paraId="74341F5B" w14:textId="77777777" w:rsidR="007F0841" w:rsidRPr="0046445D" w:rsidRDefault="007F0841" w:rsidP="003C190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6445D">
              <w:rPr>
                <w:rFonts w:asciiTheme="minorHAnsi" w:hAnsiTheme="minorHAnsi"/>
                <w:color w:val="000000"/>
                <w:sz w:val="20"/>
                <w:szCs w:val="20"/>
                <w:lang w:val="en-CA"/>
              </w:rPr>
              <w:t>Description</w:t>
            </w:r>
          </w:p>
        </w:tc>
      </w:tr>
      <w:tr w:rsidR="007F0841" w:rsidRPr="0046445D" w14:paraId="5DF0E1A6" w14:textId="77777777" w:rsidTr="003C19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D055548" w14:textId="799E7E1E"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lowerValue</w:t>
            </w:r>
          </w:p>
        </w:tc>
        <w:tc>
          <w:tcPr>
            <w:tcW w:w="2268" w:type="dxa"/>
          </w:tcPr>
          <w:p w14:paraId="10A586DF" w14:textId="0D2CB7A4"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3933D913" w14:textId="65C20312"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Lower bound of the range. Replaces the value that would be (and still be) encoded as value[0].</w:t>
            </w:r>
          </w:p>
          <w:p w14:paraId="151B935C" w14:textId="77777777" w:rsidR="007F0841" w:rsidRPr="0046445D" w:rsidRDefault="007F0841" w:rsidP="003C190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7F0841" w:rsidRPr="0046445D" w14:paraId="7B5A6BA1" w14:textId="77777777" w:rsidTr="003C190E">
        <w:tc>
          <w:tcPr>
            <w:cnfStyle w:val="001000000000" w:firstRow="0" w:lastRow="0" w:firstColumn="1" w:lastColumn="0" w:oddVBand="0" w:evenVBand="0" w:oddHBand="0" w:evenHBand="0" w:firstRowFirstColumn="0" w:firstRowLastColumn="0" w:lastRowFirstColumn="0" w:lastRowLastColumn="0"/>
            <w:tcW w:w="1384" w:type="dxa"/>
          </w:tcPr>
          <w:p w14:paraId="7D0D841A" w14:textId="66C468F3" w:rsidR="007F0841" w:rsidRPr="0046445D" w:rsidRDefault="007F0841" w:rsidP="003C190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upperValue</w:t>
            </w:r>
          </w:p>
        </w:tc>
        <w:tc>
          <w:tcPr>
            <w:tcW w:w="2268" w:type="dxa"/>
          </w:tcPr>
          <w:p w14:paraId="0A91E1BE" w14:textId="1A2E5179" w:rsidR="007F0841" w:rsidRPr="0046445D" w:rsidRDefault="007F0841" w:rsidP="003C190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Real</w:t>
            </w:r>
          </w:p>
        </w:tc>
        <w:tc>
          <w:tcPr>
            <w:tcW w:w="6083" w:type="dxa"/>
          </w:tcPr>
          <w:p w14:paraId="76998A45" w14:textId="1E4C0755" w:rsidR="007F0841" w:rsidRPr="0046445D" w:rsidRDefault="007F0841" w:rsidP="007F084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Upper bound of the range. Replaces the value that would be (and still be) encoded as value[1].</w:t>
            </w:r>
          </w:p>
        </w:tc>
      </w:tr>
    </w:tbl>
    <w:p w14:paraId="3180EA13" w14:textId="77777777" w:rsidR="007F0841" w:rsidRDefault="007F0841" w:rsidP="007F0841"/>
    <w:p w14:paraId="3FD21599" w14:textId="799377C8" w:rsidR="007F0841" w:rsidRDefault="007F0841" w:rsidP="007F0841">
      <w:r>
        <w:t xml:space="preserve">For client application that can process swe common QuantityRange, it is </w:t>
      </w:r>
      <w:r w:rsidRPr="007F0841">
        <w:rPr>
          <w:b/>
        </w:rPr>
        <w:t>recommended</w:t>
      </w:r>
      <w:r>
        <w:t xml:space="preserve"> to provide the values in both values (RealPair) and lowerValue/upperValue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203948C3" w14:textId="77777777" w:rsidTr="003C190E">
        <w:trPr>
          <w:cantSplit/>
        </w:trPr>
        <w:tc>
          <w:tcPr>
            <w:tcW w:w="4219" w:type="dxa"/>
            <w:tcBorders>
              <w:right w:val="nil"/>
            </w:tcBorders>
            <w:shd w:val="clear" w:color="auto" w:fill="auto"/>
          </w:tcPr>
          <w:p w14:paraId="6A0B95A9" w14:textId="024C2FCA" w:rsidR="007F0841" w:rsidRPr="00D12552" w:rsidRDefault="007F0841" w:rsidP="007F0841">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59795EDE" w14:textId="65EF6B3F" w:rsidR="007F0841" w:rsidRPr="00D12552" w:rsidRDefault="007F0841" w:rsidP="003C190E">
            <w:pPr>
              <w:pStyle w:val="Tabletext10"/>
              <w:jc w:val="left"/>
              <w:rPr>
                <w:rStyle w:val="reqtext"/>
                <w:lang w:val="en-CA"/>
              </w:rPr>
            </w:pPr>
            <w:r>
              <w:t>Value[0] should provide the same value as lowerValue and value[1]  the same as upperValue.</w:t>
            </w:r>
          </w:p>
        </w:tc>
      </w:tr>
    </w:tbl>
    <w:p w14:paraId="39A09C51" w14:textId="2564A065" w:rsidR="007F0841" w:rsidRPr="007F0841" w:rsidRDefault="00B820B6" w:rsidP="007F0841">
      <w:r>
        <w:t>Although the name of the properties infers quite obviously that lowerValue &lt;= upperValue, it is stated here formally as a requirement.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F0841" w:rsidRPr="00D12552" w14:paraId="1AA64290" w14:textId="77777777" w:rsidTr="003C190E">
        <w:trPr>
          <w:cantSplit/>
        </w:trPr>
        <w:tc>
          <w:tcPr>
            <w:tcW w:w="4219" w:type="dxa"/>
            <w:tcBorders>
              <w:right w:val="nil"/>
            </w:tcBorders>
            <w:shd w:val="clear" w:color="auto" w:fill="auto"/>
          </w:tcPr>
          <w:p w14:paraId="0FB6FBA0" w14:textId="76C8AFEA" w:rsidR="007F0841" w:rsidRPr="00D12552" w:rsidRDefault="007F0841" w:rsidP="007F0841">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79DFD2C8" w14:textId="19461ADA" w:rsidR="007F0841" w:rsidRPr="00D12552" w:rsidRDefault="007F0841" w:rsidP="003C190E">
            <w:pPr>
              <w:pStyle w:val="Tabletext10"/>
              <w:jc w:val="left"/>
              <w:rPr>
                <w:rStyle w:val="reqtext"/>
                <w:lang w:val="en-CA"/>
              </w:rPr>
            </w:pPr>
            <w:r>
              <w:t xml:space="preserve">lowerValue SHALL be less of equals to upperValue   </w:t>
            </w:r>
          </w:p>
        </w:tc>
      </w:tr>
    </w:tbl>
    <w:p w14:paraId="56EA48FD" w14:textId="77777777" w:rsidR="007F0841" w:rsidRPr="007F0841" w:rsidRDefault="007F0841" w:rsidP="007F0841"/>
    <w:p w14:paraId="4D25A90E" w14:textId="271A828B" w:rsidR="003E1755" w:rsidRDefault="00856F51" w:rsidP="00E71F84">
      <w:pPr>
        <w:pStyle w:val="Titre3"/>
        <w:rPr>
          <w:lang w:val="en-CA"/>
        </w:rPr>
      </w:pPr>
      <w:r>
        <w:rPr>
          <w:lang w:val="en-CA"/>
        </w:rPr>
        <w:t>Geology basic</w:t>
      </w:r>
    </w:p>
    <w:p w14:paraId="38D34F62" w14:textId="77777777" w:rsidR="005166DF" w:rsidRDefault="005166DF" w:rsidP="00355CAB">
      <w:pPr>
        <w:rPr>
          <w:lang w:val="en-CA"/>
        </w:rPr>
      </w:pPr>
    </w:p>
    <w:p w14:paraId="1D993F84" w14:textId="77777777" w:rsidR="009E67D9" w:rsidRDefault="009E67D9" w:rsidP="009E67D9">
      <w:pPr>
        <w:keepNext/>
      </w:pPr>
      <w:r>
        <w:rPr>
          <w:noProof/>
          <w:lang w:val="en-CA" w:eastAsia="en-CA"/>
        </w:rPr>
        <w:drawing>
          <wp:inline distT="0" distB="0" distL="0" distR="0" wp14:anchorId="17B8414E" wp14:editId="12ADFB0C">
            <wp:extent cx="5486400" cy="30349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3034925"/>
                    </a:xfrm>
                    <a:prstGeom prst="rect">
                      <a:avLst/>
                    </a:prstGeom>
                    <a:noFill/>
                    <a:ln>
                      <a:noFill/>
                    </a:ln>
                  </pic:spPr>
                </pic:pic>
              </a:graphicData>
            </a:graphic>
          </wp:inline>
        </w:drawing>
      </w:r>
    </w:p>
    <w:p w14:paraId="1B26676C" w14:textId="77777777" w:rsidR="009E67D9" w:rsidRDefault="009E67D9" w:rsidP="009E67D9">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18</w:t>
      </w:r>
      <w:r w:rsidR="00676158">
        <w:rPr>
          <w:noProof/>
        </w:rPr>
        <w:fldChar w:fldCharType="end"/>
      </w:r>
      <w:r>
        <w:t xml:space="preserve"> : Geologic Feature and MappedFeature</w:t>
      </w:r>
    </w:p>
    <w:p w14:paraId="2B5A641E" w14:textId="77777777" w:rsidR="001050D1" w:rsidRDefault="001050D1" w:rsidP="001050D1">
      <w:pPr>
        <w:pStyle w:val="Titre4"/>
      </w:pPr>
      <w:r>
        <w:t>GeologicFeature</w:t>
      </w:r>
    </w:p>
    <w:p w14:paraId="45BF8A1F" w14:textId="77777777" w:rsidR="00ED2525" w:rsidRDefault="00ED2525" w:rsidP="00ED2525">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Pr="00ED2525">
        <w:rPr>
          <w:i/>
        </w:rPr>
        <w:t>TypicalNorm</w:t>
      </w:r>
      <w:r>
        <w:t xml:space="preserve">,  </w:t>
      </w:r>
      <w:r w:rsidRPr="00ED2525">
        <w:rPr>
          <w:i/>
        </w:rPr>
        <w:t>DefiningNorm</w:t>
      </w:r>
      <w:r>
        <w:rPr>
          <w:i/>
        </w:rPr>
        <w:t xml:space="preserve"> or Instance</w:t>
      </w:r>
      <w:r>
        <w:t xml:space="preserve">.  </w:t>
      </w:r>
    </w:p>
    <w:p w14:paraId="60229C14" w14:textId="77777777" w:rsidR="00D10719" w:rsidRPr="00D10719" w:rsidRDefault="00D10719" w:rsidP="00D10719">
      <w:pPr>
        <w:autoSpaceDE w:val="0"/>
        <w:autoSpaceDN w:val="0"/>
        <w:adjustRightInd w:val="0"/>
        <w:spacing w:after="0"/>
        <w:rPr>
          <w:color w:val="000000"/>
          <w:sz w:val="20"/>
          <w:szCs w:val="20"/>
          <w:lang w:val="en-CA"/>
        </w:rPr>
      </w:pPr>
      <w:bookmarkStart w:id="358" w:name="BKM_6A81087A_0778_4235_8F6A_3CADBB0E9016"/>
      <w:bookmarkEnd w:id="358"/>
    </w:p>
    <w:p w14:paraId="2ACA9CC9" w14:textId="77777777" w:rsidR="00D10719" w:rsidRDefault="00D10719" w:rsidP="00D10719">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9</w:t>
      </w:r>
      <w:r w:rsidR="00676158">
        <w:rPr>
          <w:noProof/>
        </w:rPr>
        <w:fldChar w:fldCharType="end"/>
      </w:r>
      <w:r>
        <w:t xml:space="preserve"> : GeologicFeature properties</w:t>
      </w:r>
    </w:p>
    <w:tbl>
      <w:tblPr>
        <w:tblStyle w:val="Ombrageclair"/>
        <w:tblW w:w="9735" w:type="dxa"/>
        <w:tblLayout w:type="fixed"/>
        <w:tblLook w:val="0420" w:firstRow="1" w:lastRow="0" w:firstColumn="0" w:lastColumn="0" w:noHBand="0" w:noVBand="1"/>
      </w:tblPr>
      <w:tblGrid>
        <w:gridCol w:w="1951"/>
        <w:gridCol w:w="1985"/>
        <w:gridCol w:w="5799"/>
      </w:tblGrid>
      <w:tr w:rsidR="00D10719" w:rsidRPr="00D10719" w14:paraId="72A2AF57" w14:textId="77777777" w:rsidTr="00D10719">
        <w:trPr>
          <w:cnfStyle w:val="100000000000" w:firstRow="1" w:lastRow="0" w:firstColumn="0" w:lastColumn="0" w:oddVBand="0" w:evenVBand="0" w:oddHBand="0" w:evenHBand="0" w:firstRowFirstColumn="0" w:firstRowLastColumn="0" w:lastRowFirstColumn="0" w:lastRowLastColumn="0"/>
        </w:trPr>
        <w:tc>
          <w:tcPr>
            <w:tcW w:w="1951" w:type="dxa"/>
          </w:tcPr>
          <w:p w14:paraId="39ED859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59" w:name="BKM_F1244213_660C_4D77_8475_08F73D4EC81C"/>
            <w:bookmarkEnd w:id="359"/>
            <w:r w:rsidRPr="00D10719">
              <w:rPr>
                <w:rFonts w:asciiTheme="minorHAnsi" w:hAnsiTheme="minorHAnsi"/>
                <w:color w:val="000000"/>
                <w:sz w:val="20"/>
                <w:szCs w:val="20"/>
                <w:lang w:val="en-CA"/>
              </w:rPr>
              <w:t>Name</w:t>
            </w:r>
          </w:p>
        </w:tc>
        <w:tc>
          <w:tcPr>
            <w:tcW w:w="1985" w:type="dxa"/>
          </w:tcPr>
          <w:p w14:paraId="682BB38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Type</w:t>
            </w:r>
          </w:p>
        </w:tc>
        <w:tc>
          <w:tcPr>
            <w:tcW w:w="5799" w:type="dxa"/>
          </w:tcPr>
          <w:p w14:paraId="6F92ED3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Notes</w:t>
            </w:r>
          </w:p>
        </w:tc>
      </w:tr>
      <w:tr w:rsidR="00D10719" w:rsidRPr="00D10719" w14:paraId="2EB5A867"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662D998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observationMethod</w:t>
            </w:r>
          </w:p>
        </w:tc>
        <w:tc>
          <w:tcPr>
            <w:tcW w:w="1985" w:type="dxa"/>
          </w:tcPr>
          <w:p w14:paraId="7E6708A2"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51C32B15"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Feature ObservationMethod specifies the approach to acquiring the collection of attribute values that constitute an individual feature instance (e.g. point count, brunton compass on site, air photo interpretation,  field observation, hand specimen, laboratory, aerial photography, creative imagination). ObservationMethod is a convenience property that provides a quick and dirty approach to observation metadata when data are reported using a feature view (as opposed to observation view). For a borehole, the GeologicFeature observation method specifies how the geologic properties were determined (eg, visual observation, or standard </w:t>
            </w:r>
            <w:r w:rsidRPr="00D10719">
              <w:rPr>
                <w:rFonts w:asciiTheme="minorHAnsi" w:hAnsiTheme="minorHAnsi"/>
                <w:color w:val="000000"/>
                <w:sz w:val="20"/>
                <w:szCs w:val="20"/>
                <w:lang w:val="en-CA"/>
              </w:rPr>
              <w:lastRenderedPageBreak/>
              <w:t>AzGS logging procedure (described in detail somewhere else)).  This property corresponds (loosely) to ISO19115 Lineage.</w:t>
            </w:r>
          </w:p>
          <w:p w14:paraId="4758A4C3"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B630F16" w14:textId="77777777" w:rsidTr="00D10719">
        <w:tc>
          <w:tcPr>
            <w:tcW w:w="1951" w:type="dxa"/>
          </w:tcPr>
          <w:p w14:paraId="0A0A4FE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0" w:name="BKM_3B089F6A_116B_4A4A_91A0_17A52F7181FF"/>
            <w:bookmarkEnd w:id="360"/>
            <w:r w:rsidRPr="00D10719">
              <w:rPr>
                <w:rFonts w:asciiTheme="minorHAnsi" w:hAnsiTheme="minorHAnsi"/>
                <w:color w:val="000000"/>
                <w:sz w:val="20"/>
                <w:szCs w:val="20"/>
                <w:lang w:val="en-CA"/>
              </w:rPr>
              <w:lastRenderedPageBreak/>
              <w:t>purpose</w:t>
            </w:r>
          </w:p>
        </w:tc>
        <w:tc>
          <w:tcPr>
            <w:tcW w:w="1985" w:type="dxa"/>
          </w:tcPr>
          <w:p w14:paraId="48A864FA"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DescriptionPurpose</w:t>
            </w:r>
          </w:p>
        </w:tc>
        <w:tc>
          <w:tcPr>
            <w:tcW w:w="5799" w:type="dxa"/>
          </w:tcPr>
          <w:p w14:paraId="7F36A1A9"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 xml:space="preserve">Specification of the intended purpose/level of abstraction for a given feature or object instance. Scoped name because intention is asserted by author of the data instance. Values are: instance, typicalNorm, definingNorm. </w:t>
            </w:r>
          </w:p>
          <w:p w14:paraId="6DE4BE3D"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p>
        </w:tc>
      </w:tr>
      <w:tr w:rsidR="00D10719" w:rsidRPr="00D10719" w14:paraId="7955CF66"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2246B29C"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bookmarkStart w:id="361" w:name="BKM_26B10141_733E_4FC5_A8B6_E0EA8C9C1A8A"/>
            <w:bookmarkEnd w:id="361"/>
            <w:r w:rsidRPr="00D10719">
              <w:rPr>
                <w:rFonts w:asciiTheme="minorHAnsi" w:hAnsiTheme="minorHAnsi"/>
                <w:color w:val="000000"/>
                <w:sz w:val="20"/>
                <w:szCs w:val="20"/>
                <w:lang w:val="en-CA"/>
              </w:rPr>
              <w:t>classifier</w:t>
            </w:r>
          </w:p>
        </w:tc>
        <w:tc>
          <w:tcPr>
            <w:tcW w:w="1985" w:type="dxa"/>
          </w:tcPr>
          <w:p w14:paraId="0D3EC8A4"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Category</w:t>
            </w:r>
          </w:p>
        </w:tc>
        <w:tc>
          <w:tcPr>
            <w:tcW w:w="5799" w:type="dxa"/>
          </w:tcPr>
          <w:p w14:paraId="3CA3F75F" w14:textId="77777777" w:rsidR="00D10719" w:rsidRPr="00D10719" w:rsidRDefault="00D10719" w:rsidP="00D10719">
            <w:pPr>
              <w:autoSpaceDE w:val="0"/>
              <w:autoSpaceDN w:val="0"/>
              <w:adjustRightInd w:val="0"/>
              <w:spacing w:after="0"/>
              <w:rPr>
                <w:rFonts w:asciiTheme="minorHAnsi" w:hAnsiTheme="minorHAnsi"/>
                <w:color w:val="000000"/>
                <w:sz w:val="20"/>
                <w:szCs w:val="20"/>
                <w:lang w:val="en-CA"/>
              </w:rPr>
            </w:pPr>
            <w:r w:rsidRPr="00D10719">
              <w:rPr>
                <w:rFonts w:asciiTheme="minorHAnsi" w:hAnsiTheme="minorHAnsi"/>
                <w:color w:val="000000"/>
                <w:sz w:val="20"/>
                <w:szCs w:val="20"/>
                <w:lang w:val="en-CA"/>
              </w:rPr>
              <w:t>A standard description or definition of the feature type (eg; the definition of a particular Geologic Unit in a stratigraphic lexicon)</w:t>
            </w:r>
          </w:p>
        </w:tc>
      </w:tr>
      <w:tr w:rsidR="00856F51" w:rsidRPr="00D10719" w14:paraId="6FE2222D" w14:textId="77777777" w:rsidTr="00D10719">
        <w:tc>
          <w:tcPr>
            <w:tcW w:w="1951" w:type="dxa"/>
          </w:tcPr>
          <w:p w14:paraId="1743D2D7" w14:textId="7789DC9E"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occurrence</w:t>
            </w:r>
          </w:p>
        </w:tc>
        <w:tc>
          <w:tcPr>
            <w:tcW w:w="1985" w:type="dxa"/>
          </w:tcPr>
          <w:p w14:paraId="1FFC397B" w14:textId="7EE17F2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MappedFeature</w:t>
            </w:r>
          </w:p>
        </w:tc>
        <w:tc>
          <w:tcPr>
            <w:tcW w:w="5799" w:type="dxa"/>
          </w:tcPr>
          <w:p w14:paraId="2A35E014" w14:textId="4614D714"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w:t>
            </w:r>
            <w:r w:rsidRPr="00856F51">
              <w:rPr>
                <w:rFonts w:asciiTheme="minorHAnsi" w:hAnsiTheme="minorHAnsi"/>
                <w:color w:val="000000"/>
                <w:sz w:val="20"/>
                <w:szCs w:val="20"/>
                <w:lang w:val="en-CA"/>
              </w:rPr>
              <w:t xml:space="preserve"> description association that links a notional geologic feature with any number of mapped features.  A geologic feature, such as a geologic unit may be linked to mapped features from a number of different maps.  </w:t>
            </w:r>
          </w:p>
        </w:tc>
      </w:tr>
      <w:tr w:rsidR="00856F51" w:rsidRPr="00D10719" w14:paraId="499D5BD4" w14:textId="77777777" w:rsidTr="00D10719">
        <w:trPr>
          <w:cnfStyle w:val="000000100000" w:firstRow="0" w:lastRow="0" w:firstColumn="0" w:lastColumn="0" w:oddVBand="0" w:evenVBand="0" w:oddHBand="1" w:evenHBand="0" w:firstRowFirstColumn="0" w:firstRowLastColumn="0" w:lastRowFirstColumn="0" w:lastRowLastColumn="0"/>
        </w:trPr>
        <w:tc>
          <w:tcPr>
            <w:tcW w:w="1951" w:type="dxa"/>
          </w:tcPr>
          <w:p w14:paraId="5145FA0E" w14:textId="2BD7C845"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geologicHistory</w:t>
            </w:r>
          </w:p>
        </w:tc>
        <w:tc>
          <w:tcPr>
            <w:tcW w:w="1985" w:type="dxa"/>
          </w:tcPr>
          <w:p w14:paraId="0496BF89" w14:textId="102AD576" w:rsidR="00856F51" w:rsidRPr="00D10719"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799" w:type="dxa"/>
          </w:tcPr>
          <w:p w14:paraId="263E9315" w14:textId="2EB52059" w:rsidR="00856F51" w:rsidRPr="00D10719" w:rsidRDefault="00856F51" w:rsidP="00856F51">
            <w:pPr>
              <w:autoSpaceDE w:val="0"/>
              <w:autoSpaceDN w:val="0"/>
              <w:adjustRightInd w:val="0"/>
              <w:spacing w:after="0"/>
              <w:rPr>
                <w:rFonts w:asciiTheme="minorHAnsi" w:hAnsiTheme="minorHAnsi"/>
                <w:color w:val="000000"/>
                <w:sz w:val="20"/>
                <w:szCs w:val="20"/>
                <w:lang w:val="en-CA"/>
              </w:rPr>
            </w:pPr>
            <w:r w:rsidRPr="00856F51">
              <w:rPr>
                <w:rFonts w:asciiTheme="minorHAnsi" w:hAnsiTheme="minorHAnsi"/>
                <w:color w:val="000000"/>
                <w:sz w:val="20"/>
                <w:szCs w:val="20"/>
                <w:lang w:val="en-CA"/>
              </w:rPr>
              <w:t xml:space="preserve">Relates one or more </w:t>
            </w:r>
            <w:r>
              <w:rPr>
                <w:rFonts w:asciiTheme="minorHAnsi" w:hAnsiTheme="minorHAnsi"/>
                <w:color w:val="000000"/>
                <w:sz w:val="20"/>
                <w:szCs w:val="20"/>
                <w:lang w:val="en-CA"/>
              </w:rPr>
              <w:t>GeologicEvents to a GeologicFeature</w:t>
            </w:r>
            <w:r w:rsidRPr="00856F51">
              <w:rPr>
                <w:rFonts w:asciiTheme="minorHAnsi" w:hAnsiTheme="minorHAnsi"/>
                <w:color w:val="000000"/>
                <w:sz w:val="20"/>
                <w:szCs w:val="20"/>
                <w:lang w:val="en-CA"/>
              </w:rPr>
              <w:t xml:space="preserve"> to describe their age or geologic history</w:t>
            </w:r>
          </w:p>
        </w:tc>
      </w:tr>
      <w:tr w:rsidR="00856F51" w:rsidRPr="00D10719" w14:paraId="4A4F6D47" w14:textId="77777777" w:rsidTr="00D10719">
        <w:tc>
          <w:tcPr>
            <w:tcW w:w="1951" w:type="dxa"/>
          </w:tcPr>
          <w:p w14:paraId="281DCE6A" w14:textId="6420228B"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relatedFeature</w:t>
            </w:r>
          </w:p>
        </w:tc>
        <w:tc>
          <w:tcPr>
            <w:tcW w:w="1985" w:type="dxa"/>
          </w:tcPr>
          <w:p w14:paraId="1A8487B6" w14:textId="3FDA21F6" w:rsidR="00856F51" w:rsidRDefault="00856F51" w:rsidP="00D1071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GeologicFeature</w:t>
            </w:r>
          </w:p>
        </w:tc>
        <w:tc>
          <w:tcPr>
            <w:tcW w:w="5799" w:type="dxa"/>
          </w:tcPr>
          <w:p w14:paraId="6957045E" w14:textId="0DA0416F" w:rsidR="00856F51" w:rsidRPr="00856F51" w:rsidRDefault="00856F51" w:rsidP="00856F5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General</w:t>
            </w:r>
            <w:r w:rsidRPr="00856F51">
              <w:rPr>
                <w:rFonts w:asciiTheme="minorHAnsi" w:hAnsiTheme="minorHAnsi"/>
                <w:color w:val="000000"/>
                <w:sz w:val="20"/>
                <w:szCs w:val="20"/>
                <w:lang w:val="en-CA"/>
              </w:rPr>
              <w:t xml:space="preserve"> structure used to define relationships between any feature or object within GeoSciML. Relationships are always binary and directional.  There is always a single source and a single target.  The relationship is always defined from the perspective of the Source and is generally an active verb.</w:t>
            </w:r>
            <w:r>
              <w:rPr>
                <w:rFonts w:asciiTheme="minorHAnsi" w:hAnsiTheme="minorHAnsi"/>
                <w:color w:val="000000"/>
                <w:sz w:val="20"/>
                <w:szCs w:val="20"/>
                <w:lang w:val="en-CA"/>
              </w:rPr>
              <w:t xml:space="preserve">  In Basic, relatedFeature is a stub association (see clause </w:t>
            </w:r>
            <w:r>
              <w:rPr>
                <w:rFonts w:asciiTheme="minorHAnsi" w:hAnsiTheme="minorHAnsi"/>
                <w:color w:val="000000"/>
                <w:sz w:val="20"/>
                <w:szCs w:val="20"/>
                <w:lang w:val="en-CA"/>
              </w:rPr>
              <w:fldChar w:fldCharType="begin"/>
            </w:r>
            <w:r>
              <w:rPr>
                <w:rFonts w:asciiTheme="minorHAnsi" w:hAnsiTheme="minorHAnsi"/>
                <w:color w:val="000000"/>
                <w:sz w:val="20"/>
                <w:szCs w:val="20"/>
                <w:lang w:val="en-CA"/>
              </w:rPr>
              <w:instrText xml:space="preserve"> REF _Ref432754283 \r \h </w:instrText>
            </w:r>
            <w:r>
              <w:rPr>
                <w:rFonts w:asciiTheme="minorHAnsi" w:hAnsiTheme="minorHAnsi"/>
                <w:color w:val="000000"/>
                <w:sz w:val="20"/>
                <w:szCs w:val="20"/>
                <w:lang w:val="en-CA"/>
              </w:rPr>
            </w:r>
            <w:r>
              <w:rPr>
                <w:rFonts w:asciiTheme="minorHAnsi" w:hAnsiTheme="minorHAnsi"/>
                <w:color w:val="000000"/>
                <w:sz w:val="20"/>
                <w:szCs w:val="20"/>
                <w:lang w:val="en-CA"/>
              </w:rPr>
              <w:fldChar w:fldCharType="separate"/>
            </w:r>
            <w:r>
              <w:rPr>
                <w:rFonts w:asciiTheme="minorHAnsi" w:hAnsiTheme="minorHAnsi"/>
                <w:color w:val="000000"/>
                <w:sz w:val="20"/>
                <w:szCs w:val="20"/>
                <w:lang w:val="en-CA"/>
              </w:rPr>
              <w:t>5.2</w:t>
            </w:r>
            <w:r>
              <w:rPr>
                <w:rFonts w:asciiTheme="minorHAnsi" w:hAnsiTheme="minorHAnsi"/>
                <w:color w:val="000000"/>
                <w:sz w:val="20"/>
                <w:szCs w:val="20"/>
                <w:lang w:val="en-CA"/>
              </w:rPr>
              <w:fldChar w:fldCharType="end"/>
            </w:r>
            <w:r>
              <w:rPr>
                <w:rFonts w:asciiTheme="minorHAnsi" w:hAnsiTheme="minorHAnsi"/>
                <w:color w:val="000000"/>
                <w:sz w:val="20"/>
                <w:szCs w:val="20"/>
                <w:lang w:val="en-CA"/>
              </w:rPr>
              <w:t>)</w:t>
            </w:r>
          </w:p>
        </w:tc>
      </w:tr>
    </w:tbl>
    <w:p w14:paraId="6C027EBA" w14:textId="77777777" w:rsidR="00D10719" w:rsidRDefault="00D10719"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10719" w:rsidRPr="00D12552" w14:paraId="528C6F73" w14:textId="77777777" w:rsidTr="00D10719">
        <w:trPr>
          <w:cantSplit/>
        </w:trPr>
        <w:tc>
          <w:tcPr>
            <w:tcW w:w="4219" w:type="dxa"/>
            <w:tcBorders>
              <w:right w:val="nil"/>
            </w:tcBorders>
            <w:shd w:val="clear" w:color="auto" w:fill="auto"/>
          </w:tcPr>
          <w:p w14:paraId="36C49D62" w14:textId="77777777" w:rsidR="00D10719" w:rsidRPr="00D12552" w:rsidRDefault="00D10719" w:rsidP="00D10719">
            <w:pPr>
              <w:pStyle w:val="Tabletext10"/>
              <w:rPr>
                <w:rStyle w:val="requri"/>
                <w:lang w:val="en-CA"/>
              </w:rPr>
            </w:pPr>
            <w:commentRangeStart w:id="36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2FD67D2A" w14:textId="77777777" w:rsidR="00D10719" w:rsidRPr="00D12552" w:rsidRDefault="00D10719" w:rsidP="00D10719">
            <w:pPr>
              <w:pStyle w:val="Tabletext10"/>
              <w:jc w:val="left"/>
              <w:rPr>
                <w:rStyle w:val="reqtext"/>
                <w:lang w:val="en-CA"/>
              </w:rPr>
            </w:pPr>
            <w:r>
              <w:rPr>
                <w:rStyle w:val="reqtext"/>
                <w:lang w:val="en-CA"/>
              </w:rPr>
              <w:t xml:space="preserve">Purpose SHALL be a values from </w:t>
            </w:r>
            <w:r>
              <w:rPr>
                <w:rStyle w:val="reqtext"/>
                <w:lang w:val="en-CA"/>
              </w:rPr>
              <w:fldChar w:fldCharType="begin"/>
            </w:r>
            <w:r>
              <w:rPr>
                <w:rStyle w:val="reqtext"/>
                <w:lang w:val="en-CA"/>
              </w:rPr>
              <w:instrText xml:space="preserve"> REF _Ref432008415 \h </w:instrText>
            </w:r>
            <w:r>
              <w:rPr>
                <w:rStyle w:val="reqtext"/>
                <w:lang w:val="en-CA"/>
              </w:rPr>
            </w:r>
            <w:r>
              <w:rPr>
                <w:rStyle w:val="reqtext"/>
                <w:lang w:val="en-CA"/>
              </w:rPr>
              <w:fldChar w:fldCharType="separate"/>
            </w:r>
            <w:r>
              <w:t xml:space="preserve">Table </w:t>
            </w:r>
            <w:r>
              <w:rPr>
                <w:noProof/>
              </w:rPr>
              <w:t>9</w:t>
            </w:r>
            <w:r>
              <w:rPr>
                <w:rStyle w:val="reqtext"/>
                <w:lang w:val="en-CA"/>
              </w:rPr>
              <w:fldChar w:fldCharType="end"/>
            </w:r>
            <w:commentRangeEnd w:id="362"/>
            <w:r>
              <w:rPr>
                <w:rStyle w:val="Marquedecommentaire"/>
                <w:rFonts w:ascii="Times New Roman" w:eastAsia="Times New Roman" w:hAnsi="Times New Roman"/>
                <w:lang w:val="en-US" w:eastAsia="en-US"/>
              </w:rPr>
              <w:commentReference w:id="362"/>
            </w:r>
          </w:p>
        </w:tc>
      </w:tr>
    </w:tbl>
    <w:p w14:paraId="709C7BA5" w14:textId="77777777" w:rsidR="00D10719" w:rsidRDefault="00D10719" w:rsidP="00ED2525"/>
    <w:p w14:paraId="10F28955" w14:textId="77777777" w:rsidR="00894DAA" w:rsidRDefault="00CD4906" w:rsidP="00ED2525">
      <w:r>
        <w:t>GeoSciML uses the generic relatedFeature</w:t>
      </w:r>
      <w:r w:rsidR="00894DAA">
        <w:t>/GeologicRelation</w:t>
      </w:r>
      <w:r>
        <w:t xml:space="preserve"> to associate GeologicFeature with other GeologicFeature</w:t>
      </w:r>
      <w:r w:rsidR="00894DAA">
        <w:t>s</w:t>
      </w:r>
      <w:r>
        <w:t>.  However, this functionality is only available from the Extension package because it adds extra complexity that is not required for Basic.  But Basic do</w:t>
      </w:r>
      <w:r w:rsidR="00894DAA">
        <w:t>es</w:t>
      </w:r>
      <w:r>
        <w:t xml:space="preserve"> need to support age descriptions that implies using GeologicEvent and by consequence would require bringing GeologicRelation into Basic.  </w:t>
      </w:r>
    </w:p>
    <w:p w14:paraId="77E376AC" w14:textId="2BDFDE9A" w:rsidR="000C3459" w:rsidRDefault="00CD4906" w:rsidP="00ED2525">
      <w:r>
        <w:t xml:space="preserve">To avoid extra complexity, Basic provides an explicit geologicHistory property to associate GeologicFeature with an </w:t>
      </w:r>
      <w:r w:rsidR="00894DAA">
        <w:t>GeologicEvent</w:t>
      </w:r>
      <w:r>
        <w:t xml:space="preserve"> without using </w:t>
      </w:r>
      <w:r w:rsidR="00894DAA">
        <w:t>a GeologicRelation.  The consequence for someone using Extension is that he/she is now offered two ways to link a GeologicFeature and GeologicEvent: through geologicHistory and through a generic GeologicRelation.</w:t>
      </w:r>
    </w:p>
    <w:p w14:paraId="79B49A6A" w14:textId="7708B776" w:rsidR="00894DAA" w:rsidRDefault="00894DAA" w:rsidP="00ED2525">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0F77" w:rsidRPr="00D12552" w14:paraId="70447DB3" w14:textId="77777777" w:rsidTr="003C190E">
        <w:trPr>
          <w:cantSplit/>
        </w:trPr>
        <w:tc>
          <w:tcPr>
            <w:tcW w:w="4219" w:type="dxa"/>
            <w:tcBorders>
              <w:right w:val="nil"/>
            </w:tcBorders>
            <w:shd w:val="clear" w:color="auto" w:fill="auto"/>
          </w:tcPr>
          <w:p w14:paraId="5866ABC0" w14:textId="14AB181C" w:rsidR="00740F77" w:rsidRPr="00D12552" w:rsidRDefault="00740F77" w:rsidP="00481AF6">
            <w:pPr>
              <w:pStyle w:val="Tabletext10"/>
              <w:rPr>
                <w:rStyle w:val="requri"/>
                <w:lang w:val="en-CA"/>
              </w:rPr>
            </w:pPr>
            <w:r>
              <w:rPr>
                <w:rStyle w:val="requri"/>
                <w:lang w:val="en-CA"/>
              </w:rPr>
              <w:t>/req/gsml4-</w:t>
            </w:r>
            <w:r w:rsidR="00481AF6">
              <w:rPr>
                <w:rStyle w:val="requri"/>
                <w:lang w:val="en-CA"/>
              </w:rPr>
              <w:t>basic</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75D7BB97" w14:textId="6772C239" w:rsidR="00740F77" w:rsidRPr="00D12552" w:rsidRDefault="00894DAA" w:rsidP="00894DAA">
            <w:pPr>
              <w:pStyle w:val="Tabletext10"/>
              <w:jc w:val="left"/>
              <w:rPr>
                <w:rStyle w:val="reqtext"/>
                <w:lang w:val="en-CA"/>
              </w:rPr>
            </w:pPr>
            <w:r>
              <w:rPr>
                <w:rStyle w:val="reqtext"/>
                <w:lang w:val="en-CA"/>
              </w:rPr>
              <w:t>Association</w:t>
            </w:r>
            <w:r w:rsidR="000C3459">
              <w:rPr>
                <w:rStyle w:val="reqtext"/>
                <w:lang w:val="en-CA"/>
              </w:rPr>
              <w:t xml:space="preserve"> between GeologicFeature and GeologicEvent SHALL not use</w:t>
            </w:r>
            <w:r>
              <w:rPr>
                <w:rStyle w:val="reqtext"/>
                <w:lang w:val="en-CA"/>
              </w:rPr>
              <w:t xml:space="preserve"> GeologicRelation</w:t>
            </w:r>
          </w:p>
        </w:tc>
      </w:tr>
    </w:tbl>
    <w:p w14:paraId="4442F967" w14:textId="77777777" w:rsidR="00740F77" w:rsidRDefault="00740F77" w:rsidP="00ED2525"/>
    <w:p w14:paraId="3E406639" w14:textId="77777777" w:rsidR="00D10719" w:rsidRDefault="00D10719" w:rsidP="00ED2525"/>
    <w:p w14:paraId="479E6728" w14:textId="77777777" w:rsidR="00ED2525" w:rsidRDefault="00ED2525" w:rsidP="00ED2525">
      <w:pPr>
        <w:pStyle w:val="Lgende"/>
        <w:keepNext/>
      </w:pPr>
      <w:bookmarkStart w:id="363" w:name="_Ref432008415"/>
      <w:r>
        <w:lastRenderedPageBreak/>
        <w:t xml:space="preserve">Table </w:t>
      </w:r>
      <w:r w:rsidR="00676158">
        <w:fldChar w:fldCharType="begin"/>
      </w:r>
      <w:r w:rsidR="00676158">
        <w:instrText xml:space="preserve"> SEQ Table \* ARABIC </w:instrText>
      </w:r>
      <w:r w:rsidR="00676158">
        <w:fldChar w:fldCharType="separate"/>
      </w:r>
      <w:r w:rsidR="00C80D4B">
        <w:rPr>
          <w:noProof/>
        </w:rPr>
        <w:t>10</w:t>
      </w:r>
      <w:r w:rsidR="00676158">
        <w:rPr>
          <w:noProof/>
        </w:rPr>
        <w:fldChar w:fldCharType="end"/>
      </w:r>
      <w:bookmarkEnd w:id="363"/>
      <w:r>
        <w:t>: GeologicFeature purposes</w:t>
      </w:r>
    </w:p>
    <w:tbl>
      <w:tblPr>
        <w:tblStyle w:val="Ombrageclair"/>
        <w:tblW w:w="0" w:type="auto"/>
        <w:tblLook w:val="04A0" w:firstRow="1" w:lastRow="0" w:firstColumn="1" w:lastColumn="0" w:noHBand="0" w:noVBand="1"/>
      </w:tblPr>
      <w:tblGrid>
        <w:gridCol w:w="1526"/>
        <w:gridCol w:w="7330"/>
      </w:tblGrid>
      <w:tr w:rsidR="00ED2525" w:rsidRPr="00ED2525" w14:paraId="09D73985" w14:textId="77777777" w:rsidTr="00ED25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2E84A31"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Purpose</w:t>
            </w:r>
          </w:p>
        </w:tc>
        <w:tc>
          <w:tcPr>
            <w:tcW w:w="7330" w:type="dxa"/>
          </w:tcPr>
          <w:p w14:paraId="4472F96A" w14:textId="77777777" w:rsidR="00ED2525" w:rsidRPr="00ED2525" w:rsidRDefault="00ED2525"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Description</w:t>
            </w:r>
          </w:p>
        </w:tc>
      </w:tr>
      <w:tr w:rsidR="00ED2525" w:rsidRPr="00ED2525" w14:paraId="65C7E070"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0C646E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TypicalNorm</w:t>
            </w:r>
          </w:p>
        </w:tc>
        <w:tc>
          <w:tcPr>
            <w:tcW w:w="7330" w:type="dxa"/>
          </w:tcPr>
          <w:p w14:paraId="719B16D5"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to be expected of some occurrence associated with the geologic 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w:t>
            </w:r>
            <w:r w:rsidRPr="00ED2525">
              <w:rPr>
                <w:rFonts w:asciiTheme="minorHAnsi" w:hAnsiTheme="minorHAnsi"/>
                <w:i/>
                <w:sz w:val="20"/>
                <w:szCs w:val="20"/>
              </w:rPr>
              <w:t>This area is within a polygon classified as Podunk Formation; what sort of lithology am I most likely to encounter when I start digging?</w:t>
            </w:r>
            <w:r w:rsidRPr="00ED2525">
              <w:rPr>
                <w:rFonts w:asciiTheme="minorHAnsi" w:hAnsiTheme="minorHAnsi"/>
                <w:sz w:val="20"/>
                <w:szCs w:val="20"/>
              </w:rPr>
              <w:t>' The Podunk Formation may be defined by the presence of a certain ammonite... TypicalNorm description would be constructed as a summary over many Instance descriptions.</w:t>
            </w:r>
          </w:p>
        </w:tc>
      </w:tr>
      <w:tr w:rsidR="00ED2525" w:rsidRPr="00ED2525" w14:paraId="5F4864A9" w14:textId="77777777" w:rsidTr="00ED2525">
        <w:tc>
          <w:tcPr>
            <w:cnfStyle w:val="001000000000" w:firstRow="0" w:lastRow="0" w:firstColumn="1" w:lastColumn="0" w:oddVBand="0" w:evenVBand="0" w:oddHBand="0" w:evenHBand="0" w:firstRowFirstColumn="0" w:firstRowLastColumn="0" w:lastRowFirstColumn="0" w:lastRowLastColumn="0"/>
            <w:tcW w:w="1526" w:type="dxa"/>
          </w:tcPr>
          <w:p w14:paraId="3FFA1AA7"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DefiningNorm</w:t>
            </w:r>
          </w:p>
        </w:tc>
        <w:tc>
          <w:tcPr>
            <w:tcW w:w="7330" w:type="dxa"/>
          </w:tcPr>
          <w:p w14:paraId="78DD5D12" w14:textId="77777777" w:rsidR="00ED2525" w:rsidRPr="00ED2525" w:rsidRDefault="00ED2525"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specifies properties sufficient to identify a new occurrence as belonging to the class represented by the description. Basically these are the 'sufficient conditions' for class membership. Used when presented with a query '</w:t>
            </w:r>
            <w:r w:rsidRPr="00ED2525">
              <w:rPr>
                <w:rFonts w:asciiTheme="minorHAnsi" w:hAnsiTheme="minorHAnsi"/>
                <w:i/>
                <w:sz w:val="20"/>
                <w:szCs w:val="20"/>
              </w:rPr>
              <w:t>I have an outcrop with these properties; which geologic unit should I assign to the outcrop?</w:t>
            </w:r>
            <w:r w:rsidRPr="00ED2525">
              <w:rPr>
                <w:rFonts w:asciiTheme="minorHAnsi" w:hAnsiTheme="minorHAnsi"/>
                <w:sz w:val="20"/>
                <w:szCs w:val="20"/>
              </w:rPr>
              <w:t>' DefiningNorm has to do with the intension of a ControlledConcept.</w:t>
            </w:r>
          </w:p>
        </w:tc>
      </w:tr>
      <w:tr w:rsidR="00ED2525" w:rsidRPr="00ED2525" w14:paraId="2F5401E7" w14:textId="77777777" w:rsidTr="00ED25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74AA199" w14:textId="77777777" w:rsidR="00ED2525" w:rsidRPr="00ED2525" w:rsidRDefault="00ED2525" w:rsidP="00ED2525">
            <w:pPr>
              <w:rPr>
                <w:rFonts w:asciiTheme="minorHAnsi" w:hAnsiTheme="minorHAnsi"/>
                <w:sz w:val="20"/>
                <w:szCs w:val="20"/>
              </w:rPr>
            </w:pPr>
            <w:r w:rsidRPr="00ED2525">
              <w:rPr>
                <w:rFonts w:asciiTheme="minorHAnsi" w:hAnsiTheme="minorHAnsi"/>
                <w:sz w:val="20"/>
                <w:szCs w:val="20"/>
              </w:rPr>
              <w:t>Instance</w:t>
            </w:r>
          </w:p>
        </w:tc>
        <w:tc>
          <w:tcPr>
            <w:tcW w:w="7330" w:type="dxa"/>
          </w:tcPr>
          <w:p w14:paraId="0526749B" w14:textId="77777777" w:rsidR="00ED2525" w:rsidRPr="00ED2525" w:rsidRDefault="00ED2525"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rPr>
            </w:pPr>
            <w:r w:rsidRPr="00ED2525">
              <w:rPr>
                <w:rFonts w:asciiTheme="minorHAnsi" w:hAnsiTheme="minorHAnsi"/>
                <w:sz w:val="20"/>
                <w:szCs w:val="20"/>
              </w:rPr>
              <w:t>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 entity, with the geologic entity role being 'description'.</w:t>
            </w:r>
          </w:p>
        </w:tc>
      </w:tr>
    </w:tbl>
    <w:p w14:paraId="44D9B91C" w14:textId="77777777" w:rsidR="00ED2525" w:rsidRDefault="00ED2525" w:rsidP="00ED2525"/>
    <w:p w14:paraId="6F9F37DE" w14:textId="77777777" w:rsidR="00ED2525" w:rsidRDefault="001050D1" w:rsidP="001050D1">
      <w:pPr>
        <w:pStyle w:val="Titre4"/>
      </w:pPr>
      <w:r>
        <w:t>MappedFeature</w:t>
      </w:r>
    </w:p>
    <w:p w14:paraId="4A2F318A" w14:textId="77777777" w:rsidR="00E52A0E" w:rsidRDefault="00E52A0E" w:rsidP="001050D1"/>
    <w:p w14:paraId="0F8C5892" w14:textId="77777777"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(Exposures, Surface Traces and Intercepts, etc)</w:t>
      </w:r>
      <w:r w:rsidR="00EA3CAB">
        <w:t>.  The Mapped Feature</w:t>
      </w:r>
      <w:r w:rsidR="00FE38C3">
        <w:t>s</w:t>
      </w:r>
      <w:r w:rsidR="00EA3CAB">
        <w:t xml:space="preserve"> </w:t>
      </w:r>
      <w:r w:rsidR="00FE38C3">
        <w:t xml:space="preserve">are the elements that compose a map, a cross-section, a borehole log or any other representation.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77777777" w:rsidR="00E52A0E" w:rsidRDefault="00E52A0E" w:rsidP="001050D1">
      <w:r>
        <w:t>The occurrence association identifies what notional feature is being mapped.  This specification does not constrain what kind of feature can be represented, but for typical geological maps (or other representation), the MappedFeature occurrence</w:t>
      </w:r>
      <w:r w:rsidR="00AA535D">
        <w:t>s</w:t>
      </w:r>
      <w:r>
        <w:t xml:space="preserve"> will be  GeologicalFeature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364"/>
      <w:r>
        <w:t>the specific bounded occurrence, such as an outcrop or map polygon</w:t>
      </w:r>
    </w:p>
    <w:p w14:paraId="79DE3EB1" w14:textId="77777777" w:rsidR="001050D1" w:rsidRDefault="001050D1" w:rsidP="001050D1">
      <w:pPr>
        <w:pStyle w:val="Paragraphedeliste"/>
        <w:numPr>
          <w:ilvl w:val="0"/>
          <w:numId w:val="15"/>
        </w:numPr>
      </w:pPr>
      <w:r>
        <w:lastRenderedPageBreak/>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364"/>
      <w:r w:rsidR="00EA3CAB">
        <w:rPr>
          <w:rStyle w:val="Marquedecommentaire"/>
        </w:rPr>
        <w:commentReference w:id="364"/>
      </w:r>
    </w:p>
    <w:p w14:paraId="5AD2AC20" w14:textId="77777777" w:rsidR="001050D1" w:rsidRDefault="001050D1" w:rsidP="001050D1"/>
    <w:p w14:paraId="5F2228E1" w14:textId="77777777" w:rsidR="00ED2525" w:rsidRDefault="001050D1" w:rsidP="001050D1">
      <w:commentRangeStart w:id="365"/>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365"/>
      <w:r w:rsidR="00E52A0E">
        <w:rPr>
          <w:rStyle w:val="Marquedecommentaire"/>
        </w:rPr>
        <w:commentReference w:id="365"/>
      </w:r>
    </w:p>
    <w:p w14:paraId="3C873719" w14:textId="77777777" w:rsidR="002E694E" w:rsidRPr="002E694E" w:rsidRDefault="002E694E" w:rsidP="002E694E">
      <w:pPr>
        <w:autoSpaceDE w:val="0"/>
        <w:autoSpaceDN w:val="0"/>
        <w:adjustRightInd w:val="0"/>
        <w:spacing w:after="0"/>
        <w:rPr>
          <w:color w:val="000000"/>
          <w:sz w:val="20"/>
          <w:szCs w:val="20"/>
          <w:lang w:val="en-CA"/>
        </w:rPr>
      </w:pPr>
      <w:bookmarkStart w:id="366" w:name="BKM_FD0714CD_89E3_4F6A_B187_CB7A50E6C5C0"/>
      <w:bookmarkEnd w:id="366"/>
    </w:p>
    <w:p w14:paraId="2A59A17C" w14:textId="77777777" w:rsidR="00884FA7" w:rsidRDefault="00884FA7" w:rsidP="00884FA7">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11</w:t>
      </w:r>
      <w:r w:rsidR="00676158">
        <w:rPr>
          <w:noProof/>
        </w:rPr>
        <w:fldChar w:fldCharType="end"/>
      </w:r>
      <w:r>
        <w:t>: MappedFeature properties</w:t>
      </w:r>
    </w:p>
    <w:tbl>
      <w:tblPr>
        <w:tblStyle w:val="Ombrageclair"/>
        <w:tblW w:w="9735" w:type="dxa"/>
        <w:tblLayout w:type="fixed"/>
        <w:tblLook w:val="04A0" w:firstRow="1" w:lastRow="0" w:firstColumn="1" w:lastColumn="0" w:noHBand="0" w:noVBand="1"/>
      </w:tblPr>
      <w:tblGrid>
        <w:gridCol w:w="2093"/>
        <w:gridCol w:w="1417"/>
        <w:gridCol w:w="142"/>
        <w:gridCol w:w="6083"/>
      </w:tblGrid>
      <w:tr w:rsidR="002E694E" w:rsidRPr="002E694E" w14:paraId="01324C29" w14:textId="77777777" w:rsidTr="00884FA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B94DEF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7" w:name="BKM_37DE5892_2942_443B_A8C3_8C1AB5CBE877"/>
            <w:bookmarkEnd w:id="367"/>
            <w:r w:rsidRPr="002E694E">
              <w:rPr>
                <w:rFonts w:asciiTheme="minorHAnsi" w:hAnsiTheme="minorHAnsi"/>
                <w:color w:val="000000"/>
                <w:sz w:val="20"/>
                <w:szCs w:val="20"/>
                <w:lang w:val="en-CA"/>
              </w:rPr>
              <w:t>Name</w:t>
            </w:r>
          </w:p>
        </w:tc>
        <w:tc>
          <w:tcPr>
            <w:tcW w:w="1417" w:type="dxa"/>
          </w:tcPr>
          <w:p w14:paraId="293BCB62"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Type</w:t>
            </w:r>
          </w:p>
        </w:tc>
        <w:tc>
          <w:tcPr>
            <w:tcW w:w="6225" w:type="dxa"/>
            <w:gridSpan w:val="2"/>
          </w:tcPr>
          <w:p w14:paraId="75F633E8" w14:textId="77777777" w:rsidR="002E694E" w:rsidRPr="002E694E" w:rsidRDefault="002E694E" w:rsidP="002E694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w:t>
            </w:r>
          </w:p>
        </w:tc>
      </w:tr>
      <w:tr w:rsidR="002E694E" w:rsidRPr="002E694E" w14:paraId="5A01A2DA"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1A0848F"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r w:rsidRPr="002E694E">
              <w:rPr>
                <w:rFonts w:asciiTheme="minorHAnsi" w:hAnsiTheme="minorHAnsi"/>
                <w:color w:val="000000"/>
                <w:sz w:val="20"/>
                <w:szCs w:val="20"/>
                <w:lang w:val="en-CA"/>
              </w:rPr>
              <w:t>observationMethod</w:t>
            </w:r>
          </w:p>
        </w:tc>
        <w:tc>
          <w:tcPr>
            <w:tcW w:w="1417" w:type="dxa"/>
          </w:tcPr>
          <w:p w14:paraId="060A1641"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Category</w:t>
            </w:r>
          </w:p>
        </w:tc>
        <w:tc>
          <w:tcPr>
            <w:tcW w:w="6225" w:type="dxa"/>
            <w:gridSpan w:val="2"/>
          </w:tcPr>
          <w:p w14:paraId="4C04725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(eg: digitised, Global Positioning System, published map, fieldObservation, downhole survey, aerial photography, field survey)</w:t>
            </w:r>
          </w:p>
          <w:p w14:paraId="61A38A68"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3CB8656D" w14:textId="77777777" w:rsidTr="00884FA7">
        <w:tc>
          <w:tcPr>
            <w:cnfStyle w:val="001000000000" w:firstRow="0" w:lastRow="0" w:firstColumn="1" w:lastColumn="0" w:oddVBand="0" w:evenVBand="0" w:oddHBand="0" w:evenHBand="0" w:firstRowFirstColumn="0" w:firstRowLastColumn="0" w:lastRowFirstColumn="0" w:lastRowLastColumn="0"/>
            <w:tcW w:w="2093" w:type="dxa"/>
          </w:tcPr>
          <w:p w14:paraId="0BD174B1"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8" w:name="BKM_6B3E10C1_3AAE_4196_94F0_B9A235705FCC"/>
            <w:bookmarkEnd w:id="368"/>
            <w:r w:rsidRPr="002E694E">
              <w:rPr>
                <w:rFonts w:asciiTheme="minorHAnsi" w:hAnsiTheme="minorHAnsi"/>
                <w:color w:val="000000"/>
                <w:sz w:val="20"/>
                <w:szCs w:val="20"/>
                <w:lang w:val="en-CA"/>
              </w:rPr>
              <w:t>positionalAccuracy</w:t>
            </w:r>
          </w:p>
        </w:tc>
        <w:tc>
          <w:tcPr>
            <w:tcW w:w="1417" w:type="dxa"/>
          </w:tcPr>
          <w:p w14:paraId="7D766890"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Quantity</w:t>
            </w:r>
          </w:p>
        </w:tc>
        <w:tc>
          <w:tcPr>
            <w:tcW w:w="6225" w:type="dxa"/>
            <w:gridSpan w:val="2"/>
          </w:tcPr>
          <w:p w14:paraId="42965A58"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Quantitative values define the radius of an uncertainty buffer around a mappedFeature (eg: a positionAccuracy of 100 m for a line feature defines a buffer polygon of total width 200 m centred on the line). Corresponds to ISO19115 DQ_PositionalAccuracy.</w:t>
            </w:r>
          </w:p>
          <w:p w14:paraId="1D14A98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123849A6"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917E815"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69" w:name="BKM_1FCE659F_6DE4_40C1_996C_C1E6E981D3A0"/>
            <w:bookmarkEnd w:id="369"/>
            <w:r w:rsidRPr="002E694E">
              <w:rPr>
                <w:rFonts w:asciiTheme="minorHAnsi" w:hAnsiTheme="minorHAnsi"/>
                <w:color w:val="000000"/>
                <w:sz w:val="20"/>
                <w:szCs w:val="20"/>
                <w:lang w:val="en-CA"/>
              </w:rPr>
              <w:t>resolutionRepresentativeFraction</w:t>
            </w:r>
          </w:p>
        </w:tc>
        <w:tc>
          <w:tcPr>
            <w:tcW w:w="1417" w:type="dxa"/>
          </w:tcPr>
          <w:p w14:paraId="752F2D2A"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Integer</w:t>
            </w:r>
          </w:p>
        </w:tc>
        <w:tc>
          <w:tcPr>
            <w:tcW w:w="6225" w:type="dxa"/>
            <w:gridSpan w:val="2"/>
          </w:tcPr>
          <w:p w14:paraId="2DE4A5A9"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An integer representing the denominator of the representative scale of the spatial feature.  (ie, 10,000 = the spatial feature is represented at 1:10,000 scale)</w:t>
            </w:r>
          </w:p>
          <w:p w14:paraId="37B4128C"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5FC73D25" w14:textId="77777777" w:rsidTr="00884FA7">
        <w:tc>
          <w:tcPr>
            <w:cnfStyle w:val="001000000000" w:firstRow="0" w:lastRow="0" w:firstColumn="1" w:lastColumn="0" w:oddVBand="0" w:evenVBand="0" w:oddHBand="0" w:evenHBand="0" w:firstRowFirstColumn="0" w:firstRowLastColumn="0" w:lastRowFirstColumn="0" w:lastRowLastColumn="0"/>
            <w:tcW w:w="2093" w:type="dxa"/>
            <w:tcBorders>
              <w:bottom w:val="nil"/>
            </w:tcBorders>
          </w:tcPr>
          <w:p w14:paraId="146E0F0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0" w:name="BKM_E9804216_8300_4609_B607_127F0178BAB6"/>
            <w:bookmarkEnd w:id="370"/>
            <w:r w:rsidRPr="002E694E">
              <w:rPr>
                <w:rFonts w:asciiTheme="minorHAnsi" w:hAnsiTheme="minorHAnsi"/>
                <w:color w:val="000000"/>
                <w:sz w:val="20"/>
                <w:szCs w:val="20"/>
                <w:lang w:val="en-CA"/>
              </w:rPr>
              <w:t>mappingFrame</w:t>
            </w:r>
          </w:p>
        </w:tc>
        <w:tc>
          <w:tcPr>
            <w:tcW w:w="1417" w:type="dxa"/>
            <w:tcBorders>
              <w:bottom w:val="nil"/>
            </w:tcBorders>
          </w:tcPr>
          <w:p w14:paraId="5D43D324"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MappingFrameTerm</w:t>
            </w:r>
          </w:p>
        </w:tc>
        <w:tc>
          <w:tcPr>
            <w:tcW w:w="6225" w:type="dxa"/>
            <w:gridSpan w:val="2"/>
            <w:tcBorders>
              <w:bottom w:val="nil"/>
            </w:tcBorders>
          </w:tcPr>
          <w:p w14:paraId="0E07E41F"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2E694E" w:rsidRPr="002E694E" w14:paraId="228F485C"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7981A402"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1" w:name="BKM_E3A6BA8A_712F_4182_95C4_285048E21544"/>
            <w:bookmarkEnd w:id="371"/>
            <w:r w:rsidRPr="002E694E">
              <w:rPr>
                <w:rFonts w:asciiTheme="minorHAnsi" w:hAnsiTheme="minorHAnsi"/>
                <w:color w:val="000000"/>
                <w:sz w:val="20"/>
                <w:szCs w:val="20"/>
                <w:lang w:val="en-CA"/>
              </w:rPr>
              <w:t>exposure</w:t>
            </w:r>
          </w:p>
        </w:tc>
        <w:tc>
          <w:tcPr>
            <w:tcW w:w="1559" w:type="dxa"/>
            <w:gridSpan w:val="2"/>
            <w:tcBorders>
              <w:top w:val="nil"/>
              <w:bottom w:val="nil"/>
            </w:tcBorders>
          </w:tcPr>
          <w:p w14:paraId="7D7DCC5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ExposureTerm</w:t>
            </w:r>
          </w:p>
        </w:tc>
        <w:tc>
          <w:tcPr>
            <w:tcW w:w="6083" w:type="dxa"/>
            <w:tcBorders>
              <w:top w:val="nil"/>
              <w:bottom w:val="nil"/>
            </w:tcBorders>
          </w:tcPr>
          <w:p w14:paraId="5E145FB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Description of the nature of the expression of the mapped feature at the earth's surface (eg, exposed, concealed)</w:t>
            </w:r>
          </w:p>
          <w:p w14:paraId="4EA81DE2" w14:textId="77777777" w:rsidR="002E694E" w:rsidRPr="002E694E" w:rsidRDefault="002E694E"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E694E" w:rsidRPr="002E694E" w14:paraId="6405EFDB" w14:textId="77777777" w:rsidTr="00EE4494">
        <w:tc>
          <w:tcPr>
            <w:cnfStyle w:val="001000000000" w:firstRow="0" w:lastRow="0" w:firstColumn="1" w:lastColumn="0" w:oddVBand="0" w:evenVBand="0" w:oddHBand="0" w:evenHBand="0" w:firstRowFirstColumn="0" w:firstRowLastColumn="0" w:lastRowFirstColumn="0" w:lastRowLastColumn="0"/>
            <w:tcW w:w="2093" w:type="dxa"/>
            <w:tcBorders>
              <w:top w:val="nil"/>
              <w:bottom w:val="nil"/>
            </w:tcBorders>
          </w:tcPr>
          <w:p w14:paraId="6DD7C26B" w14:textId="77777777" w:rsidR="002E694E" w:rsidRPr="002E694E" w:rsidRDefault="002E694E" w:rsidP="002E694E">
            <w:pPr>
              <w:autoSpaceDE w:val="0"/>
              <w:autoSpaceDN w:val="0"/>
              <w:adjustRightInd w:val="0"/>
              <w:spacing w:after="0"/>
              <w:rPr>
                <w:rFonts w:asciiTheme="minorHAnsi" w:hAnsiTheme="minorHAnsi"/>
                <w:color w:val="000000"/>
                <w:sz w:val="20"/>
                <w:szCs w:val="20"/>
                <w:lang w:val="en-CA"/>
              </w:rPr>
            </w:pPr>
            <w:bookmarkStart w:id="372" w:name="BKM_2EB23880_DDF1_4995_AB7F_3DC0E40E7A89"/>
            <w:bookmarkEnd w:id="372"/>
            <w:r w:rsidRPr="002E694E">
              <w:rPr>
                <w:rFonts w:asciiTheme="minorHAnsi" w:hAnsiTheme="minorHAnsi"/>
                <w:color w:val="000000"/>
                <w:sz w:val="20"/>
                <w:szCs w:val="20"/>
                <w:lang w:val="en-CA"/>
              </w:rPr>
              <w:t>shape</w:t>
            </w:r>
          </w:p>
        </w:tc>
        <w:tc>
          <w:tcPr>
            <w:tcW w:w="1417" w:type="dxa"/>
            <w:tcBorders>
              <w:top w:val="nil"/>
              <w:bottom w:val="nil"/>
            </w:tcBorders>
          </w:tcPr>
          <w:p w14:paraId="094A6A47"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GM_Object</w:t>
            </w:r>
          </w:p>
        </w:tc>
        <w:tc>
          <w:tcPr>
            <w:tcW w:w="6225" w:type="dxa"/>
            <w:gridSpan w:val="2"/>
            <w:tcBorders>
              <w:top w:val="nil"/>
              <w:bottom w:val="nil"/>
            </w:tcBorders>
          </w:tcPr>
          <w:p w14:paraId="06DBCC63"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E694E">
              <w:rPr>
                <w:rFonts w:asciiTheme="minorHAnsi" w:hAnsiTheme="minorHAnsi"/>
                <w:color w:val="000000"/>
                <w:sz w:val="20"/>
                <w:szCs w:val="20"/>
                <w:lang w:val="en-CA"/>
              </w:rPr>
              <w:t>map geometry</w:t>
            </w:r>
          </w:p>
          <w:p w14:paraId="393C93FC" w14:textId="77777777" w:rsidR="002E694E" w:rsidRPr="002E694E" w:rsidRDefault="002E694E" w:rsidP="002E694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E4494" w:rsidRPr="002E694E" w14:paraId="72B946F7" w14:textId="77777777" w:rsidTr="00884F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Borders>
              <w:top w:val="nil"/>
            </w:tcBorders>
          </w:tcPr>
          <w:p w14:paraId="035CC2C1" w14:textId="06F443E7" w:rsidR="00EE4494" w:rsidRPr="002E694E" w:rsidRDefault="00EE4494" w:rsidP="002E694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specification</w:t>
            </w:r>
          </w:p>
        </w:tc>
        <w:tc>
          <w:tcPr>
            <w:tcW w:w="1417" w:type="dxa"/>
            <w:tcBorders>
              <w:top w:val="nil"/>
            </w:tcBorders>
          </w:tcPr>
          <w:p w14:paraId="18A82222" w14:textId="254C6383"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GFI_Feature</w:t>
            </w:r>
          </w:p>
        </w:tc>
        <w:tc>
          <w:tcPr>
            <w:tcW w:w="6225" w:type="dxa"/>
            <w:gridSpan w:val="2"/>
            <w:tcBorders>
              <w:top w:val="nil"/>
            </w:tcBorders>
          </w:tcPr>
          <w:p w14:paraId="053238CA" w14:textId="52CC9CAD" w:rsidR="00EE4494" w:rsidRPr="002E694E" w:rsidRDefault="00EE4494" w:rsidP="002E694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The feature being mapped.  In a geological map, MappedFeature are used to represent GeologicFeature, but other features from other domains could be represented.</w:t>
            </w:r>
          </w:p>
        </w:tc>
      </w:tr>
    </w:tbl>
    <w:p w14:paraId="52CF7F12" w14:textId="77777777" w:rsidR="00ED2525" w:rsidRDefault="00ED2525" w:rsidP="00ED2525"/>
    <w:p w14:paraId="6F3A2A2E" w14:textId="77777777" w:rsidR="000077DC" w:rsidRPr="000077DC" w:rsidRDefault="000077DC">
      <w:pPr>
        <w:rPr>
          <w:ins w:id="373" w:author="Boisvert, Eric" w:date="2015-10-16T07:55:00Z"/>
        </w:rPr>
        <w:pPrChange w:id="374" w:author="Boisvert, Eric" w:date="2015-10-16T07:55:00Z">
          <w:pPr>
            <w:pStyle w:val="Titre3"/>
          </w:pPr>
        </w:pPrChange>
      </w:pPr>
    </w:p>
    <w:p w14:paraId="7D4ABF8F" w14:textId="77777777" w:rsidR="00884FA7" w:rsidRDefault="00F92942" w:rsidP="00856F51">
      <w:pPr>
        <w:pStyle w:val="Titre4"/>
      </w:pPr>
      <w:r>
        <w:lastRenderedPageBreak/>
        <w:t>GeologicUnit</w:t>
      </w:r>
    </w:p>
    <w:p w14:paraId="37A3D1FA" w14:textId="77777777" w:rsidR="00F92942" w:rsidRDefault="00F92942" w:rsidP="00F92942"/>
    <w:p w14:paraId="22BB3592" w14:textId="77777777" w:rsidR="00F92942" w:rsidRDefault="00F92942" w:rsidP="00F92942">
      <w:r>
        <w:t>Operationally, a GeologicUnit is a container used to associate geologic properties with some mapped occurrence (through GeologicFeature.occurrence -&gt; MappedFeature link), or with a geologic unit with a vocabulary (through the GeologicUnit.classifier ).</w:t>
      </w:r>
    </w:p>
    <w:p w14:paraId="0302DC0A" w14:textId="77777777" w:rsidR="00F92942" w:rsidRDefault="00F92942" w:rsidP="00F92942">
      <w:r>
        <w:t>Conceptually, it may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p>
    <w:p w14:paraId="1FC00F60" w14:textId="77777777" w:rsidR="00884FA7" w:rsidRDefault="00F92942" w:rsidP="00F92942">
      <w:r>
        <w:t>Spatial properties are only available through association with a MappedFeature. It includes both formal units (i.e. formally adopted and named in the official lexicon) and informal units (i.e. named but not promoted to the lexicon) and unnamed units (i.e. recognisable and described and delineable in the field but not otherwise formalised).</w:t>
      </w:r>
    </w:p>
    <w:p w14:paraId="502864DD" w14:textId="77777777" w:rsidR="00322A93" w:rsidRDefault="00322A93" w:rsidP="00322A93">
      <w:pPr>
        <w:keepNext/>
      </w:pPr>
      <w:r>
        <w:rPr>
          <w:noProof/>
          <w:lang w:val="en-CA" w:eastAsia="en-CA"/>
        </w:rPr>
        <w:drawing>
          <wp:inline distT="0" distB="0" distL="0" distR="0" wp14:anchorId="3784A731" wp14:editId="770EE69A">
            <wp:extent cx="5486400" cy="335923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59238"/>
                    </a:xfrm>
                    <a:prstGeom prst="rect">
                      <a:avLst/>
                    </a:prstGeom>
                    <a:noFill/>
                    <a:ln>
                      <a:noFill/>
                    </a:ln>
                  </pic:spPr>
                </pic:pic>
              </a:graphicData>
            </a:graphic>
          </wp:inline>
        </w:drawing>
      </w:r>
    </w:p>
    <w:p w14:paraId="38B24981" w14:textId="77777777" w:rsidR="00F92942" w:rsidRDefault="00322A93" w:rsidP="00322A93">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19</w:t>
      </w:r>
      <w:r w:rsidR="00676158">
        <w:rPr>
          <w:noProof/>
        </w:rPr>
        <w:fldChar w:fldCharType="end"/>
      </w:r>
      <w:r>
        <w:t xml:space="preserve"> : GeologicUnit </w:t>
      </w:r>
      <w:r w:rsidR="00A07C65">
        <w:t>and related classes</w:t>
      </w:r>
    </w:p>
    <w:p w14:paraId="544577D3" w14:textId="77777777" w:rsidR="00884FA7" w:rsidRDefault="00884FA7" w:rsidP="00ED2525"/>
    <w:p w14:paraId="0812C122" w14:textId="77777777" w:rsidR="00A07C65" w:rsidRDefault="00A07C65" w:rsidP="00A07C65">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12</w:t>
      </w:r>
      <w:r w:rsidR="00676158">
        <w:rPr>
          <w:noProof/>
        </w:rPr>
        <w:fldChar w:fldCharType="end"/>
      </w:r>
      <w:r>
        <w:t xml:space="preserve"> : GeologicUnit properties</w:t>
      </w:r>
    </w:p>
    <w:tbl>
      <w:tblPr>
        <w:tblStyle w:val="Ombrageclair"/>
        <w:tblW w:w="9735" w:type="dxa"/>
        <w:tblLayout w:type="fixed"/>
        <w:tblLook w:val="04A0" w:firstRow="1" w:lastRow="0" w:firstColumn="1" w:lastColumn="0" w:noHBand="0" w:noVBand="1"/>
      </w:tblPr>
      <w:tblGrid>
        <w:gridCol w:w="2235"/>
        <w:gridCol w:w="141"/>
        <w:gridCol w:w="2268"/>
        <w:gridCol w:w="5091"/>
      </w:tblGrid>
      <w:tr w:rsidR="00A07C65" w:rsidRPr="00A07C65" w14:paraId="72E9A7B8"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287E2E8"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5" w:name="BKM_A1329A5F_042F_4AF8_BF84_0B471B65BC55"/>
            <w:bookmarkEnd w:id="375"/>
            <w:r w:rsidRPr="00A07C65">
              <w:rPr>
                <w:rFonts w:asciiTheme="minorHAnsi" w:hAnsiTheme="minorHAnsi"/>
                <w:color w:val="000000"/>
                <w:sz w:val="20"/>
                <w:szCs w:val="20"/>
                <w:lang w:val="en-CA"/>
              </w:rPr>
              <w:t>Name</w:t>
            </w:r>
          </w:p>
        </w:tc>
        <w:tc>
          <w:tcPr>
            <w:tcW w:w="2409" w:type="dxa"/>
            <w:gridSpan w:val="2"/>
          </w:tcPr>
          <w:p w14:paraId="4218C8E8"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091" w:type="dxa"/>
          </w:tcPr>
          <w:p w14:paraId="4BE031F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B0027BA"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08D439A1"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w:t>
            </w:r>
          </w:p>
        </w:tc>
        <w:tc>
          <w:tcPr>
            <w:tcW w:w="2268" w:type="dxa"/>
          </w:tcPr>
          <w:p w14:paraId="50B38BA9"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GeologicUnitTypeTerm</w:t>
            </w:r>
          </w:p>
        </w:tc>
        <w:tc>
          <w:tcPr>
            <w:tcW w:w="5091" w:type="dxa"/>
          </w:tcPr>
          <w:p w14:paraId="1301B8C0"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A term from a controlled vocabulary defining the type of geologic unit. Logical constraints of definition of unit and valid property cardinalities should be contained in the </w:t>
            </w:r>
            <w:r w:rsidRPr="00A07C65">
              <w:rPr>
                <w:rFonts w:asciiTheme="minorHAnsi" w:hAnsiTheme="minorHAnsi"/>
                <w:color w:val="000000"/>
                <w:sz w:val="20"/>
                <w:szCs w:val="20"/>
                <w:lang w:val="en-CA"/>
              </w:rPr>
              <w:lastRenderedPageBreak/>
              <w:t xml:space="preserve">definition. Use of the CGI Geologic Unit Type vocabulary (eg: something like http://geosciml.org/classifierScheme/CGI/GeologicUnitType/200811) is preferred. </w:t>
            </w:r>
          </w:p>
          <w:p w14:paraId="441955DF"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5B793EE0"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7000CAA2"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6" w:name="BKM_7F4D7787_7293_418E_8B38_1A72EA1F4CC0"/>
            <w:bookmarkEnd w:id="376"/>
            <w:r w:rsidRPr="00A07C65">
              <w:rPr>
                <w:rFonts w:asciiTheme="minorHAnsi" w:hAnsiTheme="minorHAnsi"/>
                <w:color w:val="000000"/>
                <w:sz w:val="20"/>
                <w:szCs w:val="20"/>
                <w:lang w:val="en-CA"/>
              </w:rPr>
              <w:lastRenderedPageBreak/>
              <w:t>rank</w:t>
            </w:r>
          </w:p>
        </w:tc>
        <w:tc>
          <w:tcPr>
            <w:tcW w:w="2268" w:type="dxa"/>
          </w:tcPr>
          <w:p w14:paraId="696A8E4D"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RankTerm</w:t>
            </w:r>
          </w:p>
        </w:tc>
        <w:tc>
          <w:tcPr>
            <w:tcW w:w="5091" w:type="dxa"/>
          </w:tcPr>
          <w:p w14:paraId="37E21E14"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Term that classifies the geologic unit in a generalization hierarchy from most local/smallest volume to most regional. </w:t>
            </w:r>
            <w:commentRangeStart w:id="377"/>
            <w:r w:rsidRPr="00A07C65">
              <w:rPr>
                <w:rFonts w:asciiTheme="minorHAnsi" w:hAnsiTheme="minorHAnsi"/>
                <w:color w:val="000000"/>
                <w:sz w:val="20"/>
                <w:szCs w:val="20"/>
                <w:lang w:val="en-CA"/>
              </w:rPr>
              <w:t>Scoped name because classification is asserted, not based on observational data.</w:t>
            </w:r>
            <w:commentRangeEnd w:id="377"/>
            <w:r>
              <w:rPr>
                <w:rStyle w:val="Marquedecommentaire"/>
                <w:color w:val="auto"/>
              </w:rPr>
              <w:commentReference w:id="377"/>
            </w:r>
          </w:p>
          <w:p w14:paraId="78A8B3A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Examples: group, subgroup, formation, member, bed, intrusion, complex, batholith</w:t>
            </w:r>
          </w:p>
          <w:p w14:paraId="7B007444" w14:textId="77777777" w:rsidR="00A07C65" w:rsidRPr="00A07C65" w:rsidRDefault="00A07C65" w:rsidP="00A07C65">
            <w:pPr>
              <w:keepNext/>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06F439A1"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29365CB0" w14:textId="625387EA"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hirearchyLink</w:t>
            </w:r>
          </w:p>
        </w:tc>
        <w:tc>
          <w:tcPr>
            <w:tcW w:w="2268" w:type="dxa"/>
          </w:tcPr>
          <w:p w14:paraId="258E90E0" w14:textId="3991FF37"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GeologicUnitHierarchy</w:t>
            </w:r>
          </w:p>
        </w:tc>
        <w:tc>
          <w:tcPr>
            <w:tcW w:w="5091" w:type="dxa"/>
          </w:tcPr>
          <w:p w14:paraId="6958990B" w14:textId="50624804"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R</w:t>
            </w:r>
            <w:r w:rsidRPr="00B62995">
              <w:rPr>
                <w:rFonts w:asciiTheme="minorHAnsi" w:hAnsiTheme="minorHAnsi"/>
                <w:color w:val="000000"/>
                <w:sz w:val="20"/>
                <w:szCs w:val="20"/>
                <w:lang w:val="en-CA"/>
              </w:rPr>
              <w:t>epresents containment of a part GeologicUnit within another GeologicUnit.</w:t>
            </w:r>
            <w:r>
              <w:rPr>
                <w:rFonts w:asciiTheme="minorHAnsi" w:hAnsiTheme="minorHAnsi"/>
                <w:color w:val="000000"/>
                <w:sz w:val="20"/>
                <w:szCs w:val="20"/>
                <w:lang w:val="en-CA"/>
              </w:rPr>
              <w:t xml:space="preserve"> </w:t>
            </w:r>
            <w:r w:rsidRPr="00B62995">
              <w:rPr>
                <w:rFonts w:asciiTheme="minorHAnsi" w:hAnsiTheme="minorHAnsi"/>
                <w:color w:val="000000"/>
                <w:sz w:val="20"/>
                <w:szCs w:val="20"/>
                <w:lang w:val="en-CA"/>
              </w:rPr>
              <w:t>indicates a subsiduary unit with its role and proportion with respect to the container unit</w:t>
            </w:r>
          </w:p>
        </w:tc>
      </w:tr>
      <w:tr w:rsidR="00B62995" w:rsidRPr="00A07C65" w14:paraId="2428D44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B85BD5B" w14:textId="1CBBE162"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Composition</w:t>
            </w:r>
          </w:p>
        </w:tc>
        <w:tc>
          <w:tcPr>
            <w:tcW w:w="2268" w:type="dxa"/>
          </w:tcPr>
          <w:p w14:paraId="14BE28BF" w14:textId="4B79C00C"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CompositionPart</w:t>
            </w:r>
          </w:p>
        </w:tc>
        <w:tc>
          <w:tcPr>
            <w:tcW w:w="5091" w:type="dxa"/>
          </w:tcPr>
          <w:p w14:paraId="5E2DF550" w14:textId="0E5AC66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Describes the composition (detailed, instance specific, lithologic description) of the GeologicUnit</w:t>
            </w:r>
          </w:p>
        </w:tc>
      </w:tr>
      <w:tr w:rsidR="00B62995" w:rsidRPr="00A07C65" w14:paraId="2B6AAE0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gridSpan w:val="2"/>
          </w:tcPr>
          <w:p w14:paraId="72FC7D82" w14:textId="5F129A1D"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gbMaterialDescription</w:t>
            </w:r>
          </w:p>
        </w:tc>
        <w:tc>
          <w:tcPr>
            <w:tcW w:w="2268" w:type="dxa"/>
          </w:tcPr>
          <w:p w14:paraId="5B67D358" w14:textId="6F9B5730" w:rsid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EarthMaterialAbstractDescription</w:t>
            </w:r>
          </w:p>
        </w:tc>
        <w:tc>
          <w:tcPr>
            <w:tcW w:w="5091" w:type="dxa"/>
          </w:tcPr>
          <w:p w14:paraId="3923BF32" w14:textId="4D61E13F" w:rsidR="00B62995" w:rsidRPr="00B6299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material description.  This is a stub property in GeoSciML Basic</w:t>
            </w:r>
          </w:p>
        </w:tc>
      </w:tr>
      <w:tr w:rsidR="00B62995" w:rsidRPr="00A07C65" w14:paraId="01A2D6AF" w14:textId="77777777" w:rsidTr="00B62995">
        <w:tc>
          <w:tcPr>
            <w:cnfStyle w:val="001000000000" w:firstRow="0" w:lastRow="0" w:firstColumn="1" w:lastColumn="0" w:oddVBand="0" w:evenVBand="0" w:oddHBand="0" w:evenHBand="0" w:firstRowFirstColumn="0" w:firstRowLastColumn="0" w:lastRowFirstColumn="0" w:lastRowLastColumn="0"/>
            <w:tcW w:w="2376" w:type="dxa"/>
            <w:gridSpan w:val="2"/>
          </w:tcPr>
          <w:p w14:paraId="36A39D69" w14:textId="67AF409F" w:rsidR="00B6299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gbUnitDescription</w:t>
            </w:r>
          </w:p>
        </w:tc>
        <w:tc>
          <w:tcPr>
            <w:tcW w:w="2268" w:type="dxa"/>
          </w:tcPr>
          <w:p w14:paraId="3DDA8E93" w14:textId="356CBA35" w:rsidR="00B62995" w:rsidRDefault="00B6299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GeologicUnitAbstractDescription</w:t>
            </w:r>
          </w:p>
        </w:tc>
        <w:tc>
          <w:tcPr>
            <w:tcW w:w="5091" w:type="dxa"/>
          </w:tcPr>
          <w:p w14:paraId="049C778C" w14:textId="1710F71C" w:rsidR="00B62995" w:rsidRPr="00B62995" w:rsidRDefault="00B62995" w:rsidP="00B6299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unit description.  This is a stub property in GeoSciML Basic</w:t>
            </w:r>
          </w:p>
        </w:tc>
      </w:tr>
    </w:tbl>
    <w:p w14:paraId="556E000D" w14:textId="77777777" w:rsidR="00A07C65" w:rsidRDefault="00A07C65" w:rsidP="00ED2525"/>
    <w:p w14:paraId="7804C30B" w14:textId="77777777" w:rsidR="00A07C65" w:rsidRDefault="00A07C65" w:rsidP="00A07C65">
      <w:pPr>
        <w:pStyle w:val="Titre4"/>
      </w:pPr>
      <w:r>
        <w:t>GeologicUnitHierarchy</w:t>
      </w:r>
    </w:p>
    <w:p w14:paraId="69BB7268" w14:textId="77777777" w:rsidR="00A07C65" w:rsidRDefault="00A07C65" w:rsidP="00ED2525"/>
    <w:p w14:paraId="4A6EC43A" w14:textId="77777777"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p>
    <w:p w14:paraId="7B6AC75A" w14:textId="77777777" w:rsidR="00B62995" w:rsidRDefault="00B62995" w:rsidP="00ED2525"/>
    <w:p w14:paraId="5720F1E5" w14:textId="77777777" w:rsidR="00A07C65" w:rsidRDefault="00A07C65" w:rsidP="00A07C65">
      <w:pPr>
        <w:pStyle w:val="Lgende"/>
        <w:keepNext/>
      </w:pPr>
      <w:r>
        <w:t xml:space="preserve">Table </w:t>
      </w:r>
      <w:r w:rsidR="00676158">
        <w:fldChar w:fldCharType="begin"/>
      </w:r>
      <w:r w:rsidR="00676158">
        <w:instrText xml:space="preserve"> SEQ Table \* ARABIC </w:instrText>
      </w:r>
      <w:r w:rsidR="00676158">
        <w:fldChar w:fldCharType="separate"/>
      </w:r>
      <w:r w:rsidR="00C80D4B">
        <w:rPr>
          <w:noProof/>
        </w:rPr>
        <w:t>13</w:t>
      </w:r>
      <w:r w:rsidR="00676158">
        <w:rPr>
          <w:noProof/>
        </w:rPr>
        <w:fldChar w:fldCharType="end"/>
      </w:r>
      <w:r>
        <w:t xml:space="preserve"> : GeologicUnitHierarchy properties</w:t>
      </w:r>
    </w:p>
    <w:tbl>
      <w:tblPr>
        <w:tblStyle w:val="Ombrageclair"/>
        <w:tblW w:w="9735" w:type="dxa"/>
        <w:tblLayout w:type="fixed"/>
        <w:tblLook w:val="04A0" w:firstRow="1" w:lastRow="0" w:firstColumn="1" w:lastColumn="0" w:noHBand="0" w:noVBand="1"/>
      </w:tblPr>
      <w:tblGrid>
        <w:gridCol w:w="1384"/>
        <w:gridCol w:w="2977"/>
        <w:gridCol w:w="5374"/>
      </w:tblGrid>
      <w:tr w:rsidR="00A07C65" w:rsidRPr="00A07C65" w14:paraId="48A58610" w14:textId="77777777" w:rsidTr="00A07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5ECD089"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8" w:name="BKM_F1AE88A3_ADC1_4E05_8AA4_DF5F90DB4C60"/>
            <w:bookmarkEnd w:id="378"/>
            <w:r w:rsidRPr="00A07C65">
              <w:rPr>
                <w:rFonts w:asciiTheme="minorHAnsi" w:hAnsiTheme="minorHAnsi"/>
                <w:color w:val="000000"/>
                <w:sz w:val="20"/>
                <w:szCs w:val="20"/>
                <w:lang w:val="en-CA"/>
              </w:rPr>
              <w:t>Name</w:t>
            </w:r>
          </w:p>
        </w:tc>
        <w:tc>
          <w:tcPr>
            <w:tcW w:w="2977" w:type="dxa"/>
          </w:tcPr>
          <w:p w14:paraId="0908D24B"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374" w:type="dxa"/>
          </w:tcPr>
          <w:p w14:paraId="32783567"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14A2C959"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1114DEE5"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977" w:type="dxa"/>
          </w:tcPr>
          <w:p w14:paraId="68B7AAD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GeologicUnitHierarchyRoleTerm</w:t>
            </w:r>
          </w:p>
        </w:tc>
        <w:tc>
          <w:tcPr>
            <w:tcW w:w="5374" w:type="dxa"/>
          </w:tcPr>
          <w:p w14:paraId="6920F388"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Nature of the parts, e.g. facies, stratigraphic, interbeds, geographic, eastern facies, </w:t>
            </w:r>
          </w:p>
          <w:p w14:paraId="302B9FEB"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7CBA2D8F" w14:textId="77777777" w:rsidTr="00A07C65">
        <w:tc>
          <w:tcPr>
            <w:cnfStyle w:val="001000000000" w:firstRow="0" w:lastRow="0" w:firstColumn="1" w:lastColumn="0" w:oddVBand="0" w:evenVBand="0" w:oddHBand="0" w:evenHBand="0" w:firstRowFirstColumn="0" w:firstRowLastColumn="0" w:lastRowFirstColumn="0" w:lastRowLastColumn="0"/>
            <w:tcW w:w="1384" w:type="dxa"/>
          </w:tcPr>
          <w:p w14:paraId="4413200B"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79" w:name="BKM_C5C77165_16DE_4DA6_948B_748CCB10594C"/>
            <w:bookmarkEnd w:id="379"/>
            <w:r w:rsidRPr="00A07C65">
              <w:rPr>
                <w:rFonts w:asciiTheme="minorHAnsi" w:hAnsiTheme="minorHAnsi"/>
                <w:color w:val="000000"/>
                <w:sz w:val="20"/>
                <w:szCs w:val="20"/>
                <w:lang w:val="en-CA"/>
              </w:rPr>
              <w:t>proportion</w:t>
            </w:r>
          </w:p>
        </w:tc>
        <w:tc>
          <w:tcPr>
            <w:tcW w:w="2977" w:type="dxa"/>
          </w:tcPr>
          <w:p w14:paraId="2CC10F2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374" w:type="dxa"/>
          </w:tcPr>
          <w:p w14:paraId="056E2342"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formed by the part.</w:t>
            </w:r>
          </w:p>
          <w:p w14:paraId="6D4B4C47"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722CD9DC" w14:textId="77777777" w:rsidTr="00A07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1716270" w14:textId="3DAEAE67"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targetUnit</w:t>
            </w:r>
          </w:p>
        </w:tc>
        <w:tc>
          <w:tcPr>
            <w:tcW w:w="2977" w:type="dxa"/>
          </w:tcPr>
          <w:p w14:paraId="65DA2958" w14:textId="71658B65"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5374" w:type="dxa"/>
          </w:tcPr>
          <w:p w14:paraId="7D70F9D2" w14:textId="6A4508BC"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62995">
              <w:rPr>
                <w:rFonts w:asciiTheme="minorHAnsi" w:hAnsiTheme="minorHAnsi"/>
                <w:color w:val="000000"/>
                <w:sz w:val="20"/>
                <w:szCs w:val="20"/>
                <w:lang w:val="en-CA"/>
              </w:rPr>
              <w:t>Indicates the parent unit that contains the GeologicUnitPart.</w:t>
            </w:r>
          </w:p>
        </w:tc>
      </w:tr>
    </w:tbl>
    <w:p w14:paraId="0D72CB33" w14:textId="77777777" w:rsidR="00A07C65" w:rsidRDefault="00A07C65" w:rsidP="00ED2525"/>
    <w:p w14:paraId="07EA2DEF" w14:textId="77777777" w:rsidR="00A07C65" w:rsidRDefault="00A07C65" w:rsidP="00A07C65">
      <w:pPr>
        <w:pStyle w:val="Titre4"/>
      </w:pPr>
      <w:r>
        <w:t>CompositionPart</w:t>
      </w:r>
    </w:p>
    <w:p w14:paraId="69BACF1D" w14:textId="77777777" w:rsidR="00856F51" w:rsidRDefault="00856F51" w:rsidP="00ED2525"/>
    <w:p w14:paraId="2DBFC270" w14:textId="09791E86" w:rsidR="00856F51" w:rsidRPr="00856F51" w:rsidRDefault="00B62995" w:rsidP="00ED2525">
      <w:r>
        <w:lastRenderedPageBreak/>
        <w:t xml:space="preserve">CompositionPart </w:t>
      </w:r>
      <w:r w:rsidRPr="00F3223D">
        <w:t>represent</w:t>
      </w:r>
      <w:r>
        <w:t>s</w:t>
      </w:r>
      <w:r w:rsidRPr="00F3223D">
        <w:t xml:space="preserve"> composition of a geologic unit in terms</w:t>
      </w:r>
      <w:r>
        <w:t xml:space="preserve"> of earth material constituents (CompoundMaterial)</w:t>
      </w:r>
    </w:p>
    <w:tbl>
      <w:tblPr>
        <w:tblStyle w:val="Ombrageclair"/>
        <w:tblW w:w="9735" w:type="dxa"/>
        <w:tblLayout w:type="fixed"/>
        <w:tblLook w:val="04A0" w:firstRow="1" w:lastRow="0" w:firstColumn="1" w:lastColumn="0" w:noHBand="0" w:noVBand="1"/>
      </w:tblPr>
      <w:tblGrid>
        <w:gridCol w:w="1242"/>
        <w:gridCol w:w="2694"/>
        <w:gridCol w:w="5799"/>
      </w:tblGrid>
      <w:tr w:rsidR="00A07C65" w:rsidRPr="00A07C65" w14:paraId="07E1F64E" w14:textId="77777777" w:rsidTr="000D2F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5E85EC33"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0" w:name="BKM_D0CF8372_E2E7_44FE_8452_567F1CFF1C66"/>
            <w:bookmarkEnd w:id="380"/>
            <w:r w:rsidRPr="00A07C65">
              <w:rPr>
                <w:rFonts w:asciiTheme="minorHAnsi" w:hAnsiTheme="minorHAnsi"/>
                <w:color w:val="000000"/>
                <w:sz w:val="20"/>
                <w:szCs w:val="20"/>
                <w:lang w:val="en-CA"/>
              </w:rPr>
              <w:t>Name</w:t>
            </w:r>
          </w:p>
        </w:tc>
        <w:tc>
          <w:tcPr>
            <w:tcW w:w="2694" w:type="dxa"/>
          </w:tcPr>
          <w:p w14:paraId="52C354AA"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Type</w:t>
            </w:r>
          </w:p>
        </w:tc>
        <w:tc>
          <w:tcPr>
            <w:tcW w:w="5799" w:type="dxa"/>
          </w:tcPr>
          <w:p w14:paraId="2A93EC6E" w14:textId="77777777" w:rsidR="00A07C65" w:rsidRPr="00A07C65" w:rsidRDefault="00A07C65" w:rsidP="00A07C6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Description</w:t>
            </w:r>
          </w:p>
        </w:tc>
      </w:tr>
      <w:tr w:rsidR="00A07C65" w:rsidRPr="00A07C65" w14:paraId="0DE7896D"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02B2C69C"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r w:rsidRPr="00A07C65">
              <w:rPr>
                <w:rFonts w:asciiTheme="minorHAnsi" w:hAnsiTheme="minorHAnsi"/>
                <w:color w:val="000000"/>
                <w:sz w:val="20"/>
                <w:szCs w:val="20"/>
                <w:lang w:val="en-CA"/>
              </w:rPr>
              <w:t>role</w:t>
            </w:r>
          </w:p>
        </w:tc>
        <w:tc>
          <w:tcPr>
            <w:tcW w:w="2694" w:type="dxa"/>
          </w:tcPr>
          <w:p w14:paraId="1F7A11F6"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CompositionPartRoleTerm</w:t>
            </w:r>
          </w:p>
        </w:tc>
        <w:tc>
          <w:tcPr>
            <w:tcW w:w="5799" w:type="dxa"/>
          </w:tcPr>
          <w:p w14:paraId="290FC231"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 xml:space="preserve">Defines the relationship of the </w:t>
            </w:r>
            <w:r w:rsidR="000D2F14">
              <w:rPr>
                <w:rFonts w:asciiTheme="minorHAnsi" w:hAnsiTheme="minorHAnsi"/>
                <w:color w:val="000000"/>
                <w:sz w:val="20"/>
                <w:szCs w:val="20"/>
                <w:lang w:val="en-CA"/>
              </w:rPr>
              <w:t>CompoundMaterial</w:t>
            </w:r>
            <w:r w:rsidRPr="00A07C65">
              <w:rPr>
                <w:rFonts w:asciiTheme="minorHAnsi" w:hAnsiTheme="minorHAnsi"/>
                <w:color w:val="000000"/>
                <w:sz w:val="20"/>
                <w:szCs w:val="20"/>
                <w:lang w:val="en-CA"/>
              </w:rPr>
              <w:t xml:space="preserve"> constituent in the geologic unit, e.g. vein, interbedded constituent, layers, dominant constituent. </w:t>
            </w:r>
            <w:commentRangeStart w:id="381"/>
            <w:r w:rsidRPr="00A07C65">
              <w:rPr>
                <w:rFonts w:asciiTheme="minorHAnsi" w:hAnsiTheme="minorHAnsi"/>
                <w:color w:val="000000"/>
                <w:sz w:val="20"/>
                <w:szCs w:val="20"/>
                <w:lang w:val="en-CA"/>
              </w:rPr>
              <w:t>Scoped name because role is asserted by the geologist building the description.</w:t>
            </w:r>
            <w:commentRangeEnd w:id="381"/>
            <w:r w:rsidR="000D2F14">
              <w:rPr>
                <w:rStyle w:val="Marquedecommentaire"/>
                <w:color w:val="auto"/>
              </w:rPr>
              <w:commentReference w:id="381"/>
            </w:r>
          </w:p>
          <w:p w14:paraId="5C99A8A4" w14:textId="77777777" w:rsidR="00A07C65" w:rsidRPr="00A07C65" w:rsidRDefault="00A07C6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07C65" w:rsidRPr="00A07C65" w14:paraId="33400516" w14:textId="77777777" w:rsidTr="000D2F14">
        <w:tc>
          <w:tcPr>
            <w:cnfStyle w:val="001000000000" w:firstRow="0" w:lastRow="0" w:firstColumn="1" w:lastColumn="0" w:oddVBand="0" w:evenVBand="0" w:oddHBand="0" w:evenHBand="0" w:firstRowFirstColumn="0" w:firstRowLastColumn="0" w:lastRowFirstColumn="0" w:lastRowLastColumn="0"/>
            <w:tcW w:w="1242" w:type="dxa"/>
          </w:tcPr>
          <w:p w14:paraId="068FD904" w14:textId="77777777" w:rsidR="00A07C65" w:rsidRPr="00A07C65" w:rsidRDefault="00A07C65" w:rsidP="00A07C65">
            <w:pPr>
              <w:autoSpaceDE w:val="0"/>
              <w:autoSpaceDN w:val="0"/>
              <w:adjustRightInd w:val="0"/>
              <w:spacing w:after="0"/>
              <w:rPr>
                <w:rFonts w:asciiTheme="minorHAnsi" w:hAnsiTheme="minorHAnsi"/>
                <w:color w:val="000000"/>
                <w:sz w:val="20"/>
                <w:szCs w:val="20"/>
                <w:lang w:val="en-CA"/>
              </w:rPr>
            </w:pPr>
            <w:bookmarkStart w:id="382" w:name="BKM_F115EB74_32B6_4EFC_8D26_C2D2AD40E6EB"/>
            <w:bookmarkEnd w:id="382"/>
            <w:r w:rsidRPr="00A07C65">
              <w:rPr>
                <w:rFonts w:asciiTheme="minorHAnsi" w:hAnsiTheme="minorHAnsi"/>
                <w:color w:val="000000"/>
                <w:sz w:val="20"/>
                <w:szCs w:val="20"/>
                <w:lang w:val="en-CA"/>
              </w:rPr>
              <w:t>proportion</w:t>
            </w:r>
          </w:p>
        </w:tc>
        <w:tc>
          <w:tcPr>
            <w:tcW w:w="2694" w:type="dxa"/>
          </w:tcPr>
          <w:p w14:paraId="57852DB1"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QuantityRange</w:t>
            </w:r>
          </w:p>
        </w:tc>
        <w:tc>
          <w:tcPr>
            <w:tcW w:w="5799" w:type="dxa"/>
          </w:tcPr>
          <w:p w14:paraId="2B36C4D5"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07C65">
              <w:rPr>
                <w:rFonts w:asciiTheme="minorHAnsi" w:hAnsiTheme="minorHAnsi"/>
                <w:color w:val="000000"/>
                <w:sz w:val="20"/>
                <w:szCs w:val="20"/>
                <w:lang w:val="en-CA"/>
              </w:rPr>
              <w:t>Quantity that specifies the fraction of the geologic unit composed of the compound material.</w:t>
            </w:r>
          </w:p>
          <w:p w14:paraId="6F29D793" w14:textId="77777777" w:rsidR="00A07C65" w:rsidRPr="00A07C65" w:rsidRDefault="00A07C65" w:rsidP="00A07C6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62995" w:rsidRPr="00A07C65" w14:paraId="460AC61B" w14:textId="77777777" w:rsidTr="000D2F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2C746970" w14:textId="6E62A554" w:rsidR="00B62995" w:rsidRPr="00A07C65" w:rsidRDefault="00B62995" w:rsidP="00A07C6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Material</w:t>
            </w:r>
          </w:p>
        </w:tc>
        <w:tc>
          <w:tcPr>
            <w:tcW w:w="2694" w:type="dxa"/>
          </w:tcPr>
          <w:p w14:paraId="08FDC80E" w14:textId="596D7582"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CompoundMaterial</w:t>
            </w:r>
          </w:p>
        </w:tc>
        <w:tc>
          <w:tcPr>
            <w:tcW w:w="5799" w:type="dxa"/>
          </w:tcPr>
          <w:p w14:paraId="0AF076D0" w14:textId="33B07AAF" w:rsidR="00B62995" w:rsidRPr="00A07C65" w:rsidRDefault="00B62995" w:rsidP="00A07C6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Material composing the part.</w:t>
            </w:r>
          </w:p>
        </w:tc>
      </w:tr>
    </w:tbl>
    <w:p w14:paraId="3A0FD903" w14:textId="77777777" w:rsidR="00A07C65" w:rsidRDefault="00A07C65" w:rsidP="00ED2525"/>
    <w:p w14:paraId="7619CEFE" w14:textId="2972A20E" w:rsidR="00856F51" w:rsidRDefault="00856F51" w:rsidP="00B537EA">
      <w:pPr>
        <w:pStyle w:val="Titre4"/>
      </w:pPr>
      <w:r>
        <w:t>EarthMaterial</w:t>
      </w:r>
    </w:p>
    <w:p w14:paraId="6AC292D5" w14:textId="77777777" w:rsidR="00856F51" w:rsidRDefault="00856F51" w:rsidP="00856F51"/>
    <w:p w14:paraId="1A8FBB7D" w14:textId="6951309B" w:rsidR="00856F51" w:rsidRPr="00856F51" w:rsidRDefault="00856F51" w:rsidP="00856F51">
      <w:r w:rsidRPr="00856F51">
        <w:t xml:space="preserve">The Earth Material class holds a description of a naturally occurring substance in the Earth.  Earth Material represents material composition or substance, and is thus independent of quantity or location. Ideally, Earth Materials are defined strictly based on physical properties, but because of standard geological usage, genetic interpretations may enter into the description as well.   </w:t>
      </w:r>
    </w:p>
    <w:p w14:paraId="4732600B" w14:textId="77777777" w:rsidR="00856F51" w:rsidRDefault="00856F51" w:rsidP="00856F51">
      <w:pPr>
        <w:keepNext/>
      </w:pPr>
      <w:r>
        <w:rPr>
          <w:noProof/>
          <w:lang w:val="en-CA" w:eastAsia="en-CA"/>
        </w:rPr>
        <w:lastRenderedPageBreak/>
        <w:drawing>
          <wp:inline distT="0" distB="0" distL="0" distR="0" wp14:anchorId="47BF5145" wp14:editId="15CFBD3C">
            <wp:extent cx="5391785" cy="4209415"/>
            <wp:effectExtent l="0" t="0" r="0" b="63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91785" cy="4209415"/>
                    </a:xfrm>
                    <a:prstGeom prst="rect">
                      <a:avLst/>
                    </a:prstGeom>
                    <a:noFill/>
                    <a:ln>
                      <a:noFill/>
                    </a:ln>
                  </pic:spPr>
                </pic:pic>
              </a:graphicData>
            </a:graphic>
          </wp:inline>
        </w:drawing>
      </w:r>
    </w:p>
    <w:p w14:paraId="0D050E87" w14:textId="5BD47865" w:rsidR="00A07C65" w:rsidRDefault="00856F51" w:rsidP="00856F51">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20</w:t>
      </w:r>
      <w:r w:rsidR="00676158">
        <w:rPr>
          <w:noProof/>
        </w:rPr>
        <w:fldChar w:fldCharType="end"/>
      </w:r>
      <w:r>
        <w:t xml:space="preserve"> : EarthMaterial and related classes</w:t>
      </w:r>
    </w:p>
    <w:p w14:paraId="1E644CDF" w14:textId="2CED2FE6" w:rsidR="00856F51" w:rsidRPr="00856F51" w:rsidRDefault="00856F51" w:rsidP="00856F51">
      <w:pPr>
        <w:autoSpaceDE w:val="0"/>
        <w:autoSpaceDN w:val="0"/>
        <w:adjustRightInd w:val="0"/>
        <w:spacing w:after="0" w:line="240" w:lineRule="atLeast"/>
        <w:rPr>
          <w:rFonts w:cs="Arial"/>
          <w:color w:val="000000"/>
          <w:sz w:val="20"/>
          <w:lang w:val="en-CA"/>
        </w:rPr>
      </w:pPr>
      <w:bookmarkStart w:id="383" w:name="BKM_BD5C03BF_666A_4A06_9108_21CA3469AFBC"/>
      <w:bookmarkEnd w:id="383"/>
    </w:p>
    <w:tbl>
      <w:tblPr>
        <w:tblStyle w:val="Ombrageclair"/>
        <w:tblW w:w="9735" w:type="dxa"/>
        <w:tblLayout w:type="fixed"/>
        <w:tblLook w:val="04A0" w:firstRow="1" w:lastRow="0" w:firstColumn="1" w:lastColumn="0" w:noHBand="0" w:noVBand="1"/>
      </w:tblPr>
      <w:tblGrid>
        <w:gridCol w:w="1668"/>
        <w:gridCol w:w="2126"/>
        <w:gridCol w:w="5941"/>
      </w:tblGrid>
      <w:tr w:rsidR="00856F51" w:rsidRPr="00856F51" w14:paraId="2C269105" w14:textId="77777777" w:rsidTr="00B629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8E5CF8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4" w:name="BKM_18D25AC3_6FC0_4C65_A8A5_F0142E2E6CE0"/>
            <w:bookmarkEnd w:id="384"/>
            <w:r w:rsidRPr="00856F51">
              <w:rPr>
                <w:rFonts w:asciiTheme="minorHAnsi" w:hAnsiTheme="minorHAnsi" w:cs="Arial"/>
                <w:color w:val="000000"/>
                <w:sz w:val="20"/>
                <w:lang w:val="en-CA"/>
              </w:rPr>
              <w:t>Name</w:t>
            </w:r>
          </w:p>
        </w:tc>
        <w:tc>
          <w:tcPr>
            <w:tcW w:w="2126" w:type="dxa"/>
          </w:tcPr>
          <w:p w14:paraId="7357DABD"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5941" w:type="dxa"/>
          </w:tcPr>
          <w:p w14:paraId="0C6F7D4C"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124BC23B"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E96406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color</w:t>
            </w:r>
          </w:p>
        </w:tc>
        <w:tc>
          <w:tcPr>
            <w:tcW w:w="2126" w:type="dxa"/>
          </w:tcPr>
          <w:p w14:paraId="4532D770"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Category</w:t>
            </w:r>
          </w:p>
        </w:tc>
        <w:tc>
          <w:tcPr>
            <w:tcW w:w="5941" w:type="dxa"/>
          </w:tcPr>
          <w:p w14:paraId="4A7FB9D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Terms to specify color of the earth material. Color schemes such as the Munsell rock and soil color schemes could be used.</w:t>
            </w:r>
          </w:p>
          <w:p w14:paraId="2109DC0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56F51" w:rsidRPr="00856F51" w14:paraId="2371E23C" w14:textId="77777777" w:rsidTr="00B62995">
        <w:tc>
          <w:tcPr>
            <w:cnfStyle w:val="001000000000" w:firstRow="0" w:lastRow="0" w:firstColumn="1" w:lastColumn="0" w:oddVBand="0" w:evenVBand="0" w:oddHBand="0" w:evenHBand="0" w:firstRowFirstColumn="0" w:firstRowLastColumn="0" w:lastRowFirstColumn="0" w:lastRowLastColumn="0"/>
            <w:tcW w:w="1668" w:type="dxa"/>
          </w:tcPr>
          <w:p w14:paraId="7F670D4C"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5" w:name="BKM_18EC1705_589B_4DEF_A044_9A1610E567B6"/>
            <w:bookmarkEnd w:id="385"/>
            <w:r w:rsidRPr="00856F51">
              <w:rPr>
                <w:rFonts w:asciiTheme="minorHAnsi" w:hAnsiTheme="minorHAnsi" w:cs="Arial"/>
                <w:color w:val="000000"/>
                <w:sz w:val="20"/>
                <w:lang w:val="en-CA"/>
              </w:rPr>
              <w:t>purpose</w:t>
            </w:r>
          </w:p>
        </w:tc>
        <w:tc>
          <w:tcPr>
            <w:tcW w:w="2126" w:type="dxa"/>
          </w:tcPr>
          <w:p w14:paraId="2F7621D5"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DescriptionPurpose</w:t>
            </w:r>
          </w:p>
        </w:tc>
        <w:tc>
          <w:tcPr>
            <w:tcW w:w="5941" w:type="dxa"/>
          </w:tcPr>
          <w:p w14:paraId="61FCC091"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 xml:space="preserve">Specification of the intended purpose/level of abstraction for the given EarthMaterial. Scoped name because intention is asserted by author of the data instance. </w:t>
            </w:r>
          </w:p>
          <w:p w14:paraId="387472DD"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Values: Instance, TypicalNorm, IdentifyingNorm.</w:t>
            </w:r>
          </w:p>
          <w:p w14:paraId="6667493F" w14:textId="77777777" w:rsidR="00856F51" w:rsidRPr="00856F51" w:rsidRDefault="00856F51" w:rsidP="00856F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B62995" w:rsidRPr="00856F51" w14:paraId="452CDC1C" w14:textId="77777777" w:rsidTr="00B629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CC86718" w14:textId="6504EBDF" w:rsidR="00B62995" w:rsidRPr="00856F51" w:rsidRDefault="00B62995" w:rsidP="00856F51">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gbEarthMaterialDescription</w:t>
            </w:r>
          </w:p>
        </w:tc>
        <w:tc>
          <w:tcPr>
            <w:tcW w:w="2126" w:type="dxa"/>
          </w:tcPr>
          <w:p w14:paraId="0F27E521" w14:textId="08D9B1B7"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EarthMaterialAbstractDescription</w:t>
            </w:r>
          </w:p>
        </w:tc>
        <w:tc>
          <w:tcPr>
            <w:tcW w:w="5941" w:type="dxa"/>
          </w:tcPr>
          <w:p w14:paraId="088DDB90" w14:textId="3143B45F" w:rsidR="00B62995" w:rsidRPr="00856F51" w:rsidRDefault="00B62995"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olor w:val="000000"/>
                <w:sz w:val="20"/>
                <w:szCs w:val="20"/>
                <w:lang w:val="en-CA"/>
              </w:rPr>
              <w:t>Detailed material description.  This is a stub property in GeoSciML Basic</w:t>
            </w:r>
          </w:p>
        </w:tc>
      </w:tr>
    </w:tbl>
    <w:p w14:paraId="4AA66B9D" w14:textId="77777777" w:rsidR="00856F51" w:rsidRDefault="00856F51" w:rsidP="00856F51">
      <w:pPr>
        <w:autoSpaceDE w:val="0"/>
        <w:autoSpaceDN w:val="0"/>
        <w:adjustRightInd w:val="0"/>
        <w:spacing w:after="0" w:line="240" w:lineRule="atLeast"/>
        <w:rPr>
          <w:rFonts w:cs="Arial"/>
          <w:color w:val="000000"/>
          <w:sz w:val="20"/>
          <w:lang w:val="en-CA"/>
        </w:rPr>
      </w:pPr>
      <w:bookmarkStart w:id="386" w:name="BKM_69643EA7_2142_46B5_9F91_BA2962E773C2"/>
      <w:bookmarkEnd w:id="386"/>
    </w:p>
    <w:p w14:paraId="3B1FEAED" w14:textId="77777777" w:rsidR="00856F51" w:rsidRDefault="00856F51" w:rsidP="00856F51">
      <w:pPr>
        <w:autoSpaceDE w:val="0"/>
        <w:autoSpaceDN w:val="0"/>
        <w:adjustRightInd w:val="0"/>
        <w:spacing w:after="0" w:line="240" w:lineRule="atLeast"/>
        <w:rPr>
          <w:rFonts w:cs="Arial"/>
          <w:color w:val="000000"/>
          <w:sz w:val="20"/>
          <w:lang w:val="en-CA"/>
        </w:rPr>
      </w:pPr>
    </w:p>
    <w:p w14:paraId="6D7B53A7" w14:textId="15ECDE7C" w:rsidR="00856F51" w:rsidRDefault="00856F51" w:rsidP="00B537EA">
      <w:pPr>
        <w:pStyle w:val="Titre4"/>
        <w:rPr>
          <w:lang w:val="en-CA"/>
        </w:rPr>
      </w:pPr>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41E8D19" w:rsidR="00856F51" w:rsidRDefault="00856F51" w:rsidP="00856F51">
      <w:pPr>
        <w:rPr>
          <w:lang w:val="en-CA"/>
        </w:rPr>
      </w:pPr>
      <w:r w:rsidRPr="00856F51">
        <w:rPr>
          <w:lang w:val="en-CA"/>
        </w:rPr>
        <w:t xml:space="preserve">An EarthMaterial composed of particles composed of EarthMaterials, possibly including other CompoundMaterials. </w:t>
      </w:r>
      <w:r>
        <w:rPr>
          <w:lang w:val="en-CA"/>
        </w:rPr>
        <w:t xml:space="preserve"> </w:t>
      </w:r>
      <w:r w:rsidRPr="00856F51">
        <w:rPr>
          <w:lang w:val="en-CA"/>
        </w:rPr>
        <w:t>This class is provided primarily as an extensibility point for related domain models that wish to import and build on GeoSciML, and wish to define material types that are compound but are not rock or rock-like material. For most users of GeoSciML "RockMaterial" should be used.</w:t>
      </w:r>
    </w:p>
    <w:p w14:paraId="6300E44C" w14:textId="77777777" w:rsidR="00856F51" w:rsidRDefault="00856F51" w:rsidP="00B537EA">
      <w:pPr>
        <w:pStyle w:val="Titre4"/>
        <w:rPr>
          <w:lang w:val="en-CA"/>
        </w:rPr>
      </w:pPr>
      <w:r w:rsidRPr="00856F51">
        <w:rPr>
          <w:lang w:val="en-CA"/>
        </w:rPr>
        <w:lastRenderedPageBreak/>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630298FD" w:rsidR="00856F51" w:rsidRDefault="00856F51" w:rsidP="00856F51">
      <w:pPr>
        <w:autoSpaceDE w:val="0"/>
        <w:autoSpaceDN w:val="0"/>
        <w:adjustRightInd w:val="0"/>
        <w:spacing w:after="0" w:line="240" w:lineRule="atLeast"/>
      </w:pPr>
      <w:r>
        <w:t>Rock material is a specialized CompoundMaterial that includes consolidated and unconsolidated materials as well as mixtures of consolidated and unconsolidated materials.</w:t>
      </w:r>
    </w:p>
    <w:p w14:paraId="2F1396AE" w14:textId="77777777" w:rsidR="00856F51" w:rsidRPr="00856F51" w:rsidRDefault="00856F51" w:rsidP="00856F51">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242"/>
        <w:gridCol w:w="1701"/>
        <w:gridCol w:w="6792"/>
      </w:tblGrid>
      <w:tr w:rsidR="00856F51" w:rsidRPr="00856F51" w14:paraId="075C6A18" w14:textId="77777777" w:rsidTr="00856F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344322E8"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bookmarkStart w:id="387" w:name="BKM_0198932B_28DD_424D_8B50_FABE0D235C84"/>
            <w:bookmarkEnd w:id="387"/>
            <w:r w:rsidRPr="00856F51">
              <w:rPr>
                <w:rFonts w:asciiTheme="minorHAnsi" w:hAnsiTheme="minorHAnsi" w:cs="Arial"/>
                <w:color w:val="000000"/>
                <w:sz w:val="20"/>
                <w:lang w:val="en-CA"/>
              </w:rPr>
              <w:t>Name</w:t>
            </w:r>
          </w:p>
        </w:tc>
        <w:tc>
          <w:tcPr>
            <w:tcW w:w="1701" w:type="dxa"/>
          </w:tcPr>
          <w:p w14:paraId="0E9EFC5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Type</w:t>
            </w:r>
          </w:p>
        </w:tc>
        <w:tc>
          <w:tcPr>
            <w:tcW w:w="6792" w:type="dxa"/>
          </w:tcPr>
          <w:p w14:paraId="044287B2" w14:textId="77777777" w:rsidR="00856F51" w:rsidRPr="00856F51" w:rsidRDefault="00856F51" w:rsidP="00856F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Description</w:t>
            </w:r>
          </w:p>
        </w:tc>
      </w:tr>
      <w:tr w:rsidR="00856F51" w:rsidRPr="00856F51" w14:paraId="7BC3367A" w14:textId="77777777" w:rsidTr="00856F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7F5ED78F" w14:textId="77777777" w:rsidR="00856F51" w:rsidRPr="00856F51" w:rsidRDefault="00856F51" w:rsidP="00856F51">
            <w:pPr>
              <w:autoSpaceDE w:val="0"/>
              <w:autoSpaceDN w:val="0"/>
              <w:adjustRightInd w:val="0"/>
              <w:spacing w:after="0" w:line="240" w:lineRule="atLeast"/>
              <w:rPr>
                <w:rFonts w:asciiTheme="minorHAnsi" w:hAnsiTheme="minorHAnsi" w:cs="Arial"/>
                <w:color w:val="000000"/>
                <w:sz w:val="20"/>
                <w:lang w:val="en-CA"/>
              </w:rPr>
            </w:pPr>
            <w:r w:rsidRPr="00856F51">
              <w:rPr>
                <w:rFonts w:asciiTheme="minorHAnsi" w:hAnsiTheme="minorHAnsi" w:cs="Arial"/>
                <w:color w:val="000000"/>
                <w:sz w:val="20"/>
                <w:lang w:val="en-CA"/>
              </w:rPr>
              <w:t>lithology</w:t>
            </w:r>
          </w:p>
        </w:tc>
        <w:tc>
          <w:tcPr>
            <w:tcW w:w="1701" w:type="dxa"/>
          </w:tcPr>
          <w:p w14:paraId="748075AB"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LithologyTerm</w:t>
            </w:r>
          </w:p>
        </w:tc>
        <w:tc>
          <w:tcPr>
            <w:tcW w:w="6792" w:type="dxa"/>
          </w:tcPr>
          <w:p w14:paraId="7F2F1089"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56F51">
              <w:rPr>
                <w:rFonts w:asciiTheme="minorHAnsi" w:hAnsiTheme="minorHAnsi" w:cs="Arial"/>
                <w:color w:val="000000"/>
                <w:sz w:val="20"/>
                <w:lang w:val="en-CA"/>
              </w:rPr>
              <w:t>lithology class from a controlled vocabulary</w:t>
            </w:r>
          </w:p>
          <w:p w14:paraId="4B9A5BDE" w14:textId="77777777" w:rsidR="00856F51" w:rsidRPr="00856F51" w:rsidRDefault="00856F51" w:rsidP="00856F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1CF8163B" w14:textId="77777777" w:rsidR="00856F51" w:rsidRDefault="00856F51" w:rsidP="00856F51">
      <w:bookmarkStart w:id="388" w:name="BKM_7A5570E9_5272_4DAD_BC83_4E0D06E5C57A"/>
      <w:bookmarkEnd w:id="388"/>
    </w:p>
    <w:p w14:paraId="59154230" w14:textId="2D53B5DE" w:rsidR="00EA4029" w:rsidRDefault="00B537EA" w:rsidP="00DB2D3A">
      <w:pPr>
        <w:pStyle w:val="Titre3"/>
      </w:pPr>
      <w:r>
        <w:t>Geologic Event</w:t>
      </w:r>
    </w:p>
    <w:p w14:paraId="61E87169" w14:textId="77777777" w:rsidR="00EA4029" w:rsidRPr="00EA4029" w:rsidRDefault="00EA4029" w:rsidP="00EA4029"/>
    <w:p w14:paraId="1AB278F4" w14:textId="12C1AACF" w:rsidR="00DA45AF" w:rsidRDefault="00DA45AF" w:rsidP="00DA45AF">
      <w:r>
        <w:t>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document the process and environment without imposing it.</w:t>
      </w:r>
    </w:p>
    <w:p w14:paraId="71C41147" w14:textId="50751D71" w:rsidR="00DA45AF" w:rsidRDefault="00DA45AF" w:rsidP="00DA45AF">
      <w:r>
        <w:t>Geological history is an ordered aggregation of Geological Event objects, each of which may have an associated geological Age, geological environment, and one or more geological process</w:t>
      </w:r>
    </w:p>
    <w:p w14:paraId="0148B653" w14:textId="7219EF1A" w:rsidR="00DA45AF" w:rsidRPr="00DA45AF" w:rsidRDefault="00DA45AF" w:rsidP="00DA45AF">
      <w:r>
        <w:t xml:space="preserve">The age attributes are age representation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or by comparison with other geological events or features (relative age). An event</w:t>
      </w:r>
      <w:r w:rsidR="00EA4029">
        <w:t xml:space="preserve"> a</w:t>
      </w:r>
      <w:r>
        <w:t>ge can represent an instant in time, an interval of time, or any combination of multiple instants or intervals. 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p>
    <w:p w14:paraId="03FE6CA6" w14:textId="77777777" w:rsidR="00B537EA" w:rsidRDefault="00B537EA" w:rsidP="00856F51"/>
    <w:p w14:paraId="3DACF261" w14:textId="77777777" w:rsidR="00B537EA" w:rsidRDefault="00B537EA" w:rsidP="00B537EA">
      <w:pPr>
        <w:keepNext/>
      </w:pPr>
      <w:r>
        <w:rPr>
          <w:noProof/>
          <w:lang w:val="en-CA" w:eastAsia="en-CA"/>
        </w:rPr>
        <w:lastRenderedPageBreak/>
        <w:drawing>
          <wp:inline distT="0" distB="0" distL="0" distR="0" wp14:anchorId="606CB594" wp14:editId="6546FBF7">
            <wp:extent cx="5486400" cy="464028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640289"/>
                    </a:xfrm>
                    <a:prstGeom prst="rect">
                      <a:avLst/>
                    </a:prstGeom>
                    <a:noFill/>
                    <a:ln>
                      <a:noFill/>
                    </a:ln>
                  </pic:spPr>
                </pic:pic>
              </a:graphicData>
            </a:graphic>
          </wp:inline>
        </w:drawing>
      </w:r>
    </w:p>
    <w:p w14:paraId="634E7DC8" w14:textId="2E565512" w:rsidR="00B537EA" w:rsidRDefault="00B537EA" w:rsidP="00B537EA">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21</w:t>
      </w:r>
      <w:r w:rsidR="00676158">
        <w:rPr>
          <w:noProof/>
        </w:rPr>
        <w:fldChar w:fldCharType="end"/>
      </w:r>
      <w:r>
        <w:t>: Geologic Event</w:t>
      </w:r>
    </w:p>
    <w:p w14:paraId="59870292" w14:textId="00E80337" w:rsidR="00EA4029" w:rsidRDefault="00DB2D3A" w:rsidP="00DB2D3A">
      <w:pPr>
        <w:pStyle w:val="Titre4"/>
        <w:rPr>
          <w:lang w:val="en-CA"/>
        </w:rPr>
      </w:pPr>
      <w:bookmarkStart w:id="389" w:name="BKM_0E4402F5_70D7_41B4_8F46_2909F6D349A5"/>
      <w:bookmarkEnd w:id="389"/>
      <w:r>
        <w:rPr>
          <w:lang w:val="en-CA"/>
        </w:rPr>
        <w:t>GeologicEvent</w:t>
      </w:r>
    </w:p>
    <w:p w14:paraId="3C616EE4"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1951"/>
        <w:gridCol w:w="2268"/>
        <w:gridCol w:w="5516"/>
      </w:tblGrid>
      <w:tr w:rsidR="00EA4029" w:rsidRPr="00EA4029" w14:paraId="7F8AFFDD" w14:textId="77777777" w:rsidTr="00EA40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B7A7C39"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0" w:name="BKM_E578F2B2_741C_4353_B7F8_02F0AE878A52"/>
            <w:bookmarkEnd w:id="390"/>
            <w:r w:rsidRPr="00EA4029">
              <w:rPr>
                <w:rFonts w:asciiTheme="minorHAnsi" w:hAnsiTheme="minorHAnsi"/>
                <w:color w:val="000000"/>
                <w:sz w:val="20"/>
                <w:szCs w:val="20"/>
                <w:lang w:val="en-CA"/>
              </w:rPr>
              <w:t>Name</w:t>
            </w:r>
          </w:p>
        </w:tc>
        <w:tc>
          <w:tcPr>
            <w:tcW w:w="2268" w:type="dxa"/>
          </w:tcPr>
          <w:p w14:paraId="14FC60B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5516" w:type="dxa"/>
          </w:tcPr>
          <w:p w14:paraId="3117F7D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50C1665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86B38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eventProcess</w:t>
            </w:r>
          </w:p>
        </w:tc>
        <w:tc>
          <w:tcPr>
            <w:tcW w:w="2268" w:type="dxa"/>
          </w:tcPr>
          <w:p w14:paraId="54A30236"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EventProcessTerm</w:t>
            </w:r>
          </w:p>
        </w:tc>
        <w:tc>
          <w:tcPr>
            <w:tcW w:w="5516" w:type="dxa"/>
          </w:tcPr>
          <w:p w14:paraId="0C98B13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eventProcess specifies the process or processes that occurred during the event. Examples include deposition, extrusion, intrusion, cooling.</w:t>
            </w:r>
          </w:p>
          <w:p w14:paraId="58D3CF37"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0A993BF5"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267F1C80"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1" w:name="BKM_B4649898_DB40_445B_BA02_FB50DB166B1F"/>
            <w:bookmarkEnd w:id="391"/>
            <w:r w:rsidRPr="00EA4029">
              <w:rPr>
                <w:rFonts w:asciiTheme="minorHAnsi" w:hAnsiTheme="minorHAnsi"/>
                <w:color w:val="000000"/>
                <w:sz w:val="20"/>
                <w:szCs w:val="20"/>
                <w:lang w:val="en-CA"/>
              </w:rPr>
              <w:t>numericAge</w:t>
            </w:r>
          </w:p>
        </w:tc>
        <w:tc>
          <w:tcPr>
            <w:tcW w:w="2268" w:type="dxa"/>
          </w:tcPr>
          <w:p w14:paraId="757523A1"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NumericAgeRange</w:t>
            </w:r>
          </w:p>
        </w:tc>
        <w:tc>
          <w:tcPr>
            <w:tcW w:w="5516" w:type="dxa"/>
          </w:tcPr>
          <w:p w14:paraId="29E4BC1E" w14:textId="46A16AA3"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Age in absolute year before present</w:t>
            </w:r>
          </w:p>
          <w:p w14:paraId="4711A2A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E51AA61"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39DD955"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2" w:name="BKM_97F5720D_724D_44A6_8C82_6D7A6D6B5F0E"/>
            <w:bookmarkEnd w:id="392"/>
            <w:r w:rsidRPr="00EA4029">
              <w:rPr>
                <w:rFonts w:asciiTheme="minorHAnsi" w:hAnsiTheme="minorHAnsi"/>
                <w:color w:val="000000"/>
                <w:sz w:val="20"/>
                <w:szCs w:val="20"/>
                <w:lang w:val="en-CA"/>
              </w:rPr>
              <w:t>olderNamedAge</w:t>
            </w:r>
          </w:p>
        </w:tc>
        <w:tc>
          <w:tcPr>
            <w:tcW w:w="2268" w:type="dxa"/>
          </w:tcPr>
          <w:p w14:paraId="49A7559D"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338C49A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Older boundary of age of event expressed using a geochronologic era defined according to a geologic time scale per GeologicTime schema</w:t>
            </w:r>
          </w:p>
          <w:p w14:paraId="27F2F29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2B240BCA"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0E021A11"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3" w:name="BKM_94B4A111_399A_4144_8BC6_D1BBA5249175"/>
            <w:bookmarkEnd w:id="393"/>
            <w:r w:rsidRPr="00EA4029">
              <w:rPr>
                <w:rFonts w:asciiTheme="minorHAnsi" w:hAnsiTheme="minorHAnsi"/>
                <w:color w:val="000000"/>
                <w:sz w:val="20"/>
                <w:szCs w:val="20"/>
                <w:lang w:val="en-CA"/>
              </w:rPr>
              <w:t>youngerNamedAge</w:t>
            </w:r>
          </w:p>
        </w:tc>
        <w:tc>
          <w:tcPr>
            <w:tcW w:w="2268" w:type="dxa"/>
          </w:tcPr>
          <w:p w14:paraId="01AEB4F4"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GeochronologicEraTerm</w:t>
            </w:r>
          </w:p>
        </w:tc>
        <w:tc>
          <w:tcPr>
            <w:tcW w:w="5516" w:type="dxa"/>
          </w:tcPr>
          <w:p w14:paraId="26609FA7"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Younger boundary of age of event expressed using a geochronologic era defined according to a geologic time scale per GeologicTime schema</w:t>
            </w:r>
          </w:p>
          <w:p w14:paraId="63D9872F"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617621D5" w14:textId="77777777" w:rsidTr="00EA402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0E5059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4" w:name="BKM_23198178_9024_4323_9F34_11F193914E4D"/>
            <w:bookmarkEnd w:id="394"/>
            <w:r w:rsidRPr="00EA4029">
              <w:rPr>
                <w:rFonts w:asciiTheme="minorHAnsi" w:hAnsiTheme="minorHAnsi"/>
                <w:color w:val="000000"/>
                <w:sz w:val="20"/>
                <w:szCs w:val="20"/>
                <w:lang w:val="en-CA"/>
              </w:rPr>
              <w:t>eventEnvironment</w:t>
            </w:r>
          </w:p>
        </w:tc>
        <w:tc>
          <w:tcPr>
            <w:tcW w:w="2268" w:type="dxa"/>
          </w:tcPr>
          <w:p w14:paraId="0D138CEE"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Category</w:t>
            </w:r>
          </w:p>
        </w:tc>
        <w:tc>
          <w:tcPr>
            <w:tcW w:w="5516" w:type="dxa"/>
          </w:tcPr>
          <w:p w14:paraId="4212469A"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 xml:space="preserve">The physical setting within which a GeologicEvent takes place. GeologicEnvironment is construed broadly to include physical </w:t>
            </w:r>
            <w:r w:rsidRPr="00EA4029">
              <w:rPr>
                <w:rFonts w:asciiTheme="minorHAnsi" w:hAnsiTheme="minorHAnsi"/>
                <w:color w:val="000000"/>
                <w:sz w:val="20"/>
                <w:szCs w:val="20"/>
                <w:lang w:val="en-CA"/>
              </w:rPr>
              <w:lastRenderedPageBreak/>
              <w:t xml:space="preserve">settings on the Earth surface specified by climate, tectonics, physiography or geography, and settings in the Earth’s interior specified by pressure, temperature, chemical environment, or tectonics. </w:t>
            </w:r>
          </w:p>
          <w:p w14:paraId="522B4801"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F6174" w:rsidRPr="00EA4029" w14:paraId="73859A7F" w14:textId="77777777" w:rsidTr="00EA4029">
        <w:tc>
          <w:tcPr>
            <w:cnfStyle w:val="001000000000" w:firstRow="0" w:lastRow="0" w:firstColumn="1" w:lastColumn="0" w:oddVBand="0" w:evenVBand="0" w:oddHBand="0" w:evenHBand="0" w:firstRowFirstColumn="0" w:firstRowLastColumn="0" w:lastRowFirstColumn="0" w:lastRowLastColumn="0"/>
            <w:tcW w:w="1951" w:type="dxa"/>
          </w:tcPr>
          <w:p w14:paraId="553522A2" w14:textId="6784FAF0" w:rsidR="00CF6174" w:rsidRPr="00EA4029" w:rsidRDefault="00CF6174" w:rsidP="00EA4029">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geEventDescription</w:t>
            </w:r>
          </w:p>
        </w:tc>
        <w:tc>
          <w:tcPr>
            <w:tcW w:w="2268" w:type="dxa"/>
          </w:tcPr>
          <w:p w14:paraId="727E7571" w14:textId="31B802F7" w:rsidR="00CF6174" w:rsidRPr="00EA4029" w:rsidRDefault="00CF6174"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F6174">
              <w:rPr>
                <w:rFonts w:asciiTheme="minorHAnsi" w:hAnsiTheme="minorHAnsi"/>
                <w:color w:val="000000"/>
                <w:sz w:val="20"/>
                <w:szCs w:val="20"/>
                <w:lang w:val="en-CA"/>
              </w:rPr>
              <w:t>GeologicEventAbstractDescription</w:t>
            </w:r>
          </w:p>
        </w:tc>
        <w:tc>
          <w:tcPr>
            <w:tcW w:w="5516" w:type="dxa"/>
          </w:tcPr>
          <w:p w14:paraId="786C7306" w14:textId="5A2E6826" w:rsidR="00CF6174" w:rsidRPr="00EA4029" w:rsidRDefault="00CF6174" w:rsidP="00CF61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event description.  This is a stub property in GeoSciML Basic</w:t>
            </w:r>
          </w:p>
        </w:tc>
      </w:tr>
    </w:tbl>
    <w:p w14:paraId="60C3DA30" w14:textId="77777777" w:rsidR="00EA4029" w:rsidRDefault="00EA4029" w:rsidP="00EA4029">
      <w:pPr>
        <w:autoSpaceDE w:val="0"/>
        <w:autoSpaceDN w:val="0"/>
        <w:adjustRightInd w:val="0"/>
        <w:spacing w:after="0"/>
        <w:rPr>
          <w:color w:val="000000"/>
          <w:sz w:val="20"/>
          <w:szCs w:val="20"/>
          <w:lang w:val="en-CA"/>
        </w:rPr>
      </w:pPr>
      <w:bookmarkStart w:id="395" w:name="BKM_669B19C2_AABA_42AD_8B76_978659231695"/>
      <w:bookmarkEnd w:id="395"/>
    </w:p>
    <w:p w14:paraId="5084654E" w14:textId="7C2956F4" w:rsidR="00481AF6" w:rsidRDefault="00481AF6" w:rsidP="00EA4029">
      <w:pPr>
        <w:autoSpaceDE w:val="0"/>
        <w:autoSpaceDN w:val="0"/>
        <w:adjustRightInd w:val="0"/>
        <w:spacing w:after="0"/>
        <w:rPr>
          <w:color w:val="000000"/>
          <w:sz w:val="20"/>
          <w:szCs w:val="20"/>
          <w:lang w:val="en-CA"/>
        </w:rPr>
      </w:pPr>
      <w:r>
        <w:rPr>
          <w:color w:val="000000"/>
          <w:sz w:val="20"/>
          <w:szCs w:val="20"/>
          <w:lang w:val="en-CA"/>
        </w:rPr>
        <w:t xml:space="preserve">A single event cannot be shared between DisplacementEvent, AlterationDescription of MetamorphicDescription.  </w:t>
      </w:r>
    </w:p>
    <w:p w14:paraId="549647C4" w14:textId="77777777" w:rsidR="00EA4029" w:rsidRDefault="00EA4029"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71197AE6" w14:textId="77777777" w:rsidTr="00531DC8">
        <w:trPr>
          <w:cantSplit/>
        </w:trPr>
        <w:tc>
          <w:tcPr>
            <w:tcW w:w="4219" w:type="dxa"/>
            <w:tcBorders>
              <w:right w:val="nil"/>
            </w:tcBorders>
            <w:shd w:val="clear" w:color="auto" w:fill="auto"/>
          </w:tcPr>
          <w:p w14:paraId="06AAB89F" w14:textId="094ED341" w:rsidR="00481AF6" w:rsidRPr="00D12552" w:rsidRDefault="00481AF6" w:rsidP="00481AF6">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5E795E09" w14:textId="6CD7F2A9" w:rsidR="00481AF6" w:rsidRPr="00D12552" w:rsidRDefault="00481AF6" w:rsidP="00481AF6">
            <w:pPr>
              <w:pStyle w:val="Tabletext10"/>
              <w:jc w:val="left"/>
              <w:rPr>
                <w:rStyle w:val="reqtext"/>
                <w:lang w:val="en-CA"/>
              </w:rPr>
            </w:pPr>
            <w:r w:rsidRPr="00481AF6">
              <w:rPr>
                <w:rStyle w:val="reqtext"/>
                <w:lang w:val="en-CA"/>
              </w:rPr>
              <w:t xml:space="preserve">An individual event </w:t>
            </w:r>
            <w:r>
              <w:rPr>
                <w:rStyle w:val="reqtext"/>
                <w:lang w:val="en-CA"/>
              </w:rPr>
              <w:t>SHALL</w:t>
            </w:r>
            <w:r w:rsidRPr="00481AF6">
              <w:rPr>
                <w:rStyle w:val="reqtext"/>
                <w:lang w:val="en-CA"/>
              </w:rPr>
              <w:t xml:space="preserve"> only apply to one of {DisplacementEvent, AlterationDescription, MetamorphicDescription}</w:t>
            </w:r>
          </w:p>
        </w:tc>
      </w:tr>
    </w:tbl>
    <w:p w14:paraId="5F8B8644" w14:textId="77777777" w:rsidR="00481AF6" w:rsidRDefault="00481AF6" w:rsidP="00EA4029">
      <w:pPr>
        <w:autoSpaceDE w:val="0"/>
        <w:autoSpaceDN w:val="0"/>
        <w:adjustRightInd w:val="0"/>
        <w:spacing w:after="0"/>
        <w:rPr>
          <w:color w:val="000000"/>
          <w:sz w:val="20"/>
          <w:szCs w:val="20"/>
          <w:lang w:val="en-CA"/>
        </w:rPr>
      </w:pPr>
    </w:p>
    <w:p w14:paraId="043950AB" w14:textId="25D875BB" w:rsidR="00481AF6" w:rsidRDefault="00481AF6" w:rsidP="00EA4029">
      <w:pPr>
        <w:autoSpaceDE w:val="0"/>
        <w:autoSpaceDN w:val="0"/>
        <w:adjustRightInd w:val="0"/>
        <w:spacing w:after="0"/>
        <w:rPr>
          <w:color w:val="000000"/>
          <w:sz w:val="20"/>
          <w:szCs w:val="20"/>
          <w:lang w:val="en-CA"/>
        </w:rPr>
      </w:pPr>
      <w:r>
        <w:rPr>
          <w:color w:val="000000"/>
          <w:sz w:val="20"/>
          <w:szCs w:val="20"/>
          <w:lang w:val="en-CA"/>
        </w:rPr>
        <w:t>A geologic event must at least have one age representation, either numerical or named.</w:t>
      </w:r>
    </w:p>
    <w:p w14:paraId="6936F2CE" w14:textId="77777777" w:rsidR="00481AF6" w:rsidRDefault="00481AF6" w:rsidP="00EA4029">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81AF6" w:rsidRPr="00D12552" w14:paraId="193320B2" w14:textId="77777777" w:rsidTr="00531DC8">
        <w:trPr>
          <w:cantSplit/>
        </w:trPr>
        <w:tc>
          <w:tcPr>
            <w:tcW w:w="4219" w:type="dxa"/>
            <w:tcBorders>
              <w:right w:val="nil"/>
            </w:tcBorders>
            <w:shd w:val="clear" w:color="auto" w:fill="auto"/>
          </w:tcPr>
          <w:p w14:paraId="2E15A2EA" w14:textId="300B0C1A" w:rsidR="00481AF6" w:rsidRPr="00D12552" w:rsidRDefault="00481AF6" w:rsidP="00531DC8">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0F17A575" w14:textId="19163699" w:rsidR="00481AF6" w:rsidRPr="00D12552" w:rsidRDefault="00481AF6" w:rsidP="00481AF6">
            <w:pPr>
              <w:pStyle w:val="Tabletext10"/>
              <w:jc w:val="left"/>
              <w:rPr>
                <w:rStyle w:val="reqtext"/>
                <w:lang w:val="en-CA"/>
              </w:rPr>
            </w:pPr>
            <w:r w:rsidRPr="00481AF6">
              <w:rPr>
                <w:rStyle w:val="reqtext"/>
                <w:lang w:val="en-CA"/>
              </w:rPr>
              <w:t xml:space="preserve">Either (olderNamedAge + youngerNamedAge) or NumericAgeDate </w:t>
            </w:r>
            <w:r>
              <w:rPr>
                <w:rStyle w:val="reqtext"/>
                <w:lang w:val="en-CA"/>
              </w:rPr>
              <w:t>SHALL</w:t>
            </w:r>
            <w:r w:rsidRPr="00481AF6">
              <w:rPr>
                <w:rStyle w:val="reqtext"/>
                <w:lang w:val="en-CA"/>
              </w:rPr>
              <w:t xml:space="preserve"> not be null.</w:t>
            </w:r>
          </w:p>
        </w:tc>
      </w:tr>
    </w:tbl>
    <w:p w14:paraId="1AE714CC" w14:textId="77777777" w:rsidR="00481AF6" w:rsidRDefault="00481AF6" w:rsidP="00EA4029">
      <w:pPr>
        <w:autoSpaceDE w:val="0"/>
        <w:autoSpaceDN w:val="0"/>
        <w:adjustRightInd w:val="0"/>
        <w:spacing w:after="0"/>
        <w:rPr>
          <w:color w:val="000000"/>
          <w:sz w:val="20"/>
          <w:szCs w:val="20"/>
          <w:lang w:val="en-CA"/>
        </w:rPr>
      </w:pPr>
    </w:p>
    <w:p w14:paraId="0BFCCF8F" w14:textId="77777777" w:rsidR="00EA4029" w:rsidRDefault="00EA4029" w:rsidP="00DB2D3A">
      <w:pPr>
        <w:pStyle w:val="Titre4"/>
        <w:rPr>
          <w:lang w:val="en-CA"/>
        </w:rPr>
      </w:pPr>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4F7D7B2C" w:rsidR="00DB2D3A" w:rsidRDefault="00DB2D3A" w:rsidP="00EA4029">
      <w:pPr>
        <w:autoSpaceDE w:val="0"/>
        <w:autoSpaceDN w:val="0"/>
        <w:adjustRightInd w:val="0"/>
        <w:spacing w:after="0"/>
      </w:pPr>
      <w:r>
        <w:t xml:space="preserve">Numeric age Range class represents absolute age assignment using numeric measurement results. </w:t>
      </w:r>
    </w:p>
    <w:p w14:paraId="345F0F1A" w14:textId="77777777" w:rsidR="00DB2D3A" w:rsidRPr="00EA4029" w:rsidRDefault="00DB2D3A" w:rsidP="00EA4029">
      <w:pPr>
        <w:autoSpaceDE w:val="0"/>
        <w:autoSpaceDN w:val="0"/>
        <w:adjustRightInd w:val="0"/>
        <w:spacing w:after="0"/>
        <w:rPr>
          <w:color w:val="000000"/>
          <w:sz w:val="20"/>
          <w:szCs w:val="20"/>
          <w:lang w:val="en-CA"/>
        </w:rPr>
      </w:pPr>
    </w:p>
    <w:tbl>
      <w:tblPr>
        <w:tblStyle w:val="Ombrageclair"/>
        <w:tblW w:w="9735" w:type="dxa"/>
        <w:tblLayout w:type="fixed"/>
        <w:tblLook w:val="04A0" w:firstRow="1" w:lastRow="0" w:firstColumn="1" w:lastColumn="0" w:noHBand="0" w:noVBand="1"/>
      </w:tblPr>
      <w:tblGrid>
        <w:gridCol w:w="2093"/>
        <w:gridCol w:w="1276"/>
        <w:gridCol w:w="6366"/>
      </w:tblGrid>
      <w:tr w:rsidR="00EA4029" w:rsidRPr="00EA4029" w14:paraId="5AAC05F8" w14:textId="77777777" w:rsidTr="00DB2D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CB358FE"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6" w:name="BKM_6B9E4BC3_EF2C_43B8_97EF_B6AD57F690A4"/>
            <w:bookmarkEnd w:id="396"/>
            <w:r w:rsidRPr="00EA4029">
              <w:rPr>
                <w:rFonts w:asciiTheme="minorHAnsi" w:hAnsiTheme="minorHAnsi"/>
                <w:color w:val="000000"/>
                <w:sz w:val="20"/>
                <w:szCs w:val="20"/>
                <w:lang w:val="en-CA"/>
              </w:rPr>
              <w:t>Name</w:t>
            </w:r>
          </w:p>
        </w:tc>
        <w:tc>
          <w:tcPr>
            <w:tcW w:w="1276" w:type="dxa"/>
          </w:tcPr>
          <w:p w14:paraId="076A0362"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Type</w:t>
            </w:r>
          </w:p>
        </w:tc>
        <w:tc>
          <w:tcPr>
            <w:tcW w:w="6366" w:type="dxa"/>
          </w:tcPr>
          <w:p w14:paraId="09108ADD" w14:textId="77777777" w:rsidR="00EA4029" w:rsidRPr="00EA4029" w:rsidRDefault="00EA4029" w:rsidP="00EA4029">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Description</w:t>
            </w:r>
          </w:p>
        </w:tc>
      </w:tr>
      <w:tr w:rsidR="00EA4029" w:rsidRPr="00EA4029" w14:paraId="002B56CD"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46DD217"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r w:rsidRPr="00EA4029">
              <w:rPr>
                <w:rFonts w:asciiTheme="minorHAnsi" w:hAnsiTheme="minorHAnsi"/>
                <w:color w:val="000000"/>
                <w:sz w:val="20"/>
                <w:szCs w:val="20"/>
                <w:lang w:val="en-CA"/>
              </w:rPr>
              <w:t>reportingDate</w:t>
            </w:r>
          </w:p>
        </w:tc>
        <w:tc>
          <w:tcPr>
            <w:tcW w:w="1276" w:type="dxa"/>
          </w:tcPr>
          <w:p w14:paraId="54216B69"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212277AF"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Single time coordinate value to report as representative for this NumericAge assignment</w:t>
            </w:r>
          </w:p>
          <w:p w14:paraId="42563490"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A4029" w:rsidRPr="00EA4029" w14:paraId="355063D0" w14:textId="77777777" w:rsidTr="00DB2D3A">
        <w:tc>
          <w:tcPr>
            <w:cnfStyle w:val="001000000000" w:firstRow="0" w:lastRow="0" w:firstColumn="1" w:lastColumn="0" w:oddVBand="0" w:evenVBand="0" w:oddHBand="0" w:evenHBand="0" w:firstRowFirstColumn="0" w:firstRowLastColumn="0" w:lastRowFirstColumn="0" w:lastRowLastColumn="0"/>
            <w:tcW w:w="2093" w:type="dxa"/>
          </w:tcPr>
          <w:p w14:paraId="19ADABD3"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7" w:name="BKM_2ED006FF_62EF_4E32_BE1A_054C3322F7C1"/>
            <w:bookmarkEnd w:id="397"/>
            <w:r w:rsidRPr="00EA4029">
              <w:rPr>
                <w:rFonts w:asciiTheme="minorHAnsi" w:hAnsiTheme="minorHAnsi"/>
                <w:color w:val="000000"/>
                <w:sz w:val="20"/>
                <w:szCs w:val="20"/>
                <w:lang w:val="en-CA"/>
              </w:rPr>
              <w:t>olderBoundDate</w:t>
            </w:r>
          </w:p>
        </w:tc>
        <w:tc>
          <w:tcPr>
            <w:tcW w:w="1276" w:type="dxa"/>
          </w:tcPr>
          <w:p w14:paraId="36A57DB8"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5D4C94E"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older bounding time coordinate in an age range</w:t>
            </w:r>
          </w:p>
          <w:p w14:paraId="4F3B69A3" w14:textId="77777777" w:rsidR="00EA4029" w:rsidRPr="00EA4029" w:rsidRDefault="00EA4029" w:rsidP="00EA4029">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A4029" w:rsidRPr="00EA4029" w14:paraId="2BBD8643" w14:textId="77777777" w:rsidTr="00DB2D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811F4FB" w14:textId="77777777" w:rsidR="00EA4029" w:rsidRPr="00EA4029" w:rsidRDefault="00EA4029" w:rsidP="00EA4029">
            <w:pPr>
              <w:autoSpaceDE w:val="0"/>
              <w:autoSpaceDN w:val="0"/>
              <w:adjustRightInd w:val="0"/>
              <w:spacing w:after="0"/>
              <w:rPr>
                <w:rFonts w:asciiTheme="minorHAnsi" w:hAnsiTheme="minorHAnsi"/>
                <w:color w:val="000000"/>
                <w:sz w:val="20"/>
                <w:szCs w:val="20"/>
                <w:lang w:val="en-CA"/>
              </w:rPr>
            </w:pPr>
            <w:bookmarkStart w:id="398" w:name="BKM_BE4D4818_8828_40DD_8E59_5906619F59A7"/>
            <w:bookmarkEnd w:id="398"/>
            <w:r w:rsidRPr="00EA4029">
              <w:rPr>
                <w:rFonts w:asciiTheme="minorHAnsi" w:hAnsiTheme="minorHAnsi"/>
                <w:color w:val="000000"/>
                <w:sz w:val="20"/>
                <w:szCs w:val="20"/>
                <w:lang w:val="en-CA"/>
              </w:rPr>
              <w:t>youngerBoundDate</w:t>
            </w:r>
          </w:p>
        </w:tc>
        <w:tc>
          <w:tcPr>
            <w:tcW w:w="1276" w:type="dxa"/>
          </w:tcPr>
          <w:p w14:paraId="13F039E5"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Quantity</w:t>
            </w:r>
          </w:p>
        </w:tc>
        <w:tc>
          <w:tcPr>
            <w:tcW w:w="6366" w:type="dxa"/>
          </w:tcPr>
          <w:p w14:paraId="01E9D193"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A4029">
              <w:rPr>
                <w:rFonts w:asciiTheme="minorHAnsi" w:hAnsiTheme="minorHAnsi"/>
                <w:color w:val="000000"/>
                <w:sz w:val="20"/>
                <w:szCs w:val="20"/>
                <w:lang w:val="en-CA"/>
              </w:rPr>
              <w:t>The younger bounding time coordinate in an age range</w:t>
            </w:r>
          </w:p>
          <w:p w14:paraId="02199D8B" w14:textId="77777777" w:rsidR="00EA4029" w:rsidRPr="00EA4029" w:rsidRDefault="00EA4029" w:rsidP="00EA4029">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53C40D0" w14:textId="77777777" w:rsidR="00B537EA" w:rsidRDefault="00B537EA" w:rsidP="00856F51"/>
    <w:p w14:paraId="038F5FA1" w14:textId="5AAD5342" w:rsidR="00B537EA" w:rsidRDefault="00CF6174" w:rsidP="00CF6174">
      <w:pPr>
        <w:pStyle w:val="Titre3"/>
      </w:pPr>
      <w:r>
        <w:t>Geologic Structure</w:t>
      </w:r>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399"/>
      <w:r w:rsidRPr="00CF6174">
        <w:t xml:space="preserve">inhomogeneities </w:t>
      </w:r>
      <w:commentRangeEnd w:id="399"/>
      <w:r>
        <w:rPr>
          <w:rStyle w:val="Marquedecommentaire"/>
        </w:rPr>
        <w:commentReference w:id="399"/>
      </w:r>
      <w:r w:rsidRPr="00CF6174">
        <w:t xml:space="preserve">include fractures, mineral grain boundaries, and boundaries between parts of the rock with different particle geometry (texture) or composition. </w:t>
      </w:r>
    </w:p>
    <w:p w14:paraId="381C76BF" w14:textId="77777777" w:rsidR="00CF6174" w:rsidRDefault="00CF6174" w:rsidP="00856F51">
      <w:r w:rsidRPr="00CF6174">
        <w:t xml:space="preserve">Geologic structure is grounded in relationships between parts of a rock or rock body. As used here, it includes sedimentary structures. The identity of a Geologic Structure is independent of the material that is the substrate for the structure. There are almost always </w:t>
      </w:r>
      <w:r w:rsidRPr="00CF6174">
        <w:lastRenderedPageBreak/>
        <w:t xml:space="preserve">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77777777" w:rsidR="00415CBF" w:rsidRDefault="00415CBF" w:rsidP="00415CBF">
      <w:pPr>
        <w:keepNext/>
      </w:pPr>
      <w:r>
        <w:rPr>
          <w:noProof/>
          <w:lang w:val="en-CA" w:eastAsia="en-CA"/>
        </w:rPr>
        <w:drawing>
          <wp:inline distT="0" distB="0" distL="0" distR="0" wp14:anchorId="4C6B85E6" wp14:editId="11B35116">
            <wp:extent cx="5486400" cy="334210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3342103"/>
                    </a:xfrm>
                    <a:prstGeom prst="rect">
                      <a:avLst/>
                    </a:prstGeom>
                    <a:noFill/>
                    <a:ln>
                      <a:noFill/>
                    </a:ln>
                  </pic:spPr>
                </pic:pic>
              </a:graphicData>
            </a:graphic>
          </wp:inline>
        </w:drawing>
      </w:r>
    </w:p>
    <w:p w14:paraId="679021F4" w14:textId="65C864ED" w:rsidR="00CF6174" w:rsidRDefault="00415CBF" w:rsidP="00415CB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22</w:t>
      </w:r>
      <w:r w:rsidR="00676158">
        <w:rPr>
          <w:noProof/>
        </w:rPr>
        <w:fldChar w:fldCharType="end"/>
      </w:r>
      <w:r>
        <w:t xml:space="preserve">: </w:t>
      </w:r>
      <w:r w:rsidRPr="009A428B">
        <w:t>Summary diagram of Geologic structures</w:t>
      </w:r>
    </w:p>
    <w:p w14:paraId="61BB8E46" w14:textId="1C007F79" w:rsidR="00CF6174" w:rsidRDefault="008B7091" w:rsidP="008B7091">
      <w:pPr>
        <w:pStyle w:val="Titre4"/>
      </w:pPr>
      <w:r>
        <w:t>GeologicStructure</w:t>
      </w:r>
    </w:p>
    <w:p w14:paraId="5B470527" w14:textId="77777777" w:rsidR="008B7091" w:rsidRDefault="008B7091" w:rsidP="008B7091"/>
    <w:p w14:paraId="4C420682" w14:textId="5315DDA5" w:rsidR="008B7091" w:rsidRDefault="008B7091" w:rsidP="008B7091">
      <w:r>
        <w:t>A configuration of matter in the Earth based on describable inhomogeneity, pattern, or fracture in an EarthMaterial.  The identity of a GeologicStructure is independent of the material that is the substrate for the structure.  The general GeologicRelation is used to associate penetrative GeologicStructures with GeologicUnits.</w:t>
      </w:r>
    </w:p>
    <w:p w14:paraId="7D773C4E" w14:textId="4EC2F8A8" w:rsidR="008B7091" w:rsidRDefault="008B7091" w:rsidP="008B7091">
      <w:pPr>
        <w:pStyle w:val="Titre4"/>
      </w:pPr>
      <w:r>
        <w:t>Contact</w:t>
      </w:r>
    </w:p>
    <w:p w14:paraId="0ED54E79" w14:textId="77777777" w:rsidR="008B7091" w:rsidRDefault="008B7091" w:rsidP="008B7091"/>
    <w:p w14:paraId="59C92C48" w14:textId="77777777" w:rsidR="008B7091" w:rsidRDefault="008B7091" w:rsidP="008B7091">
      <w:r>
        <w:lastRenderedPageBreak/>
        <w:t>Very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r>
        <w:t>Bedding measured as discrete surfaces in the case that those are the feature of interest (e.g. individual cross set surfaces for paleocurrent analysis) should be represented here.</w:t>
      </w:r>
    </w:p>
    <w:p w14:paraId="0051FF29" w14:textId="77777777" w:rsidR="008B7091" w:rsidRDefault="008B7091" w:rsidP="008B7091">
      <w:pPr>
        <w:keepNext/>
      </w:pPr>
      <w:r>
        <w:rPr>
          <w:noProof/>
          <w:lang w:val="en-CA" w:eastAsia="en-CA"/>
        </w:rPr>
        <w:drawing>
          <wp:inline distT="0" distB="0" distL="0" distR="0" wp14:anchorId="6A0474DD" wp14:editId="1DB59CB4">
            <wp:extent cx="4054475" cy="4373880"/>
            <wp:effectExtent l="0" t="0" r="3175"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54475" cy="4373880"/>
                    </a:xfrm>
                    <a:prstGeom prst="rect">
                      <a:avLst/>
                    </a:prstGeom>
                    <a:noFill/>
                    <a:ln>
                      <a:noFill/>
                    </a:ln>
                  </pic:spPr>
                </pic:pic>
              </a:graphicData>
            </a:graphic>
          </wp:inline>
        </w:drawing>
      </w:r>
    </w:p>
    <w:p w14:paraId="28CA1BE0" w14:textId="369A75E7" w:rsidR="008B7091" w:rsidRDefault="008B7091" w:rsidP="008B7091">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23</w:t>
      </w:r>
      <w:r w:rsidR="00676158">
        <w:rPr>
          <w:noProof/>
        </w:rPr>
        <w:fldChar w:fldCharType="end"/>
      </w:r>
      <w:r>
        <w:t>: Contact</w:t>
      </w:r>
    </w:p>
    <w:p w14:paraId="192D30EB" w14:textId="036BCE1A" w:rsidR="008B7091" w:rsidRPr="008B7091" w:rsidRDefault="008B7091" w:rsidP="008B7091">
      <w:pPr>
        <w:autoSpaceDE w:val="0"/>
        <w:autoSpaceDN w:val="0"/>
        <w:adjustRightInd w:val="0"/>
        <w:spacing w:after="0"/>
        <w:rPr>
          <w:color w:val="000000"/>
          <w:sz w:val="20"/>
          <w:szCs w:val="20"/>
          <w:lang w:val="en-CA"/>
        </w:rPr>
      </w:pPr>
      <w:bookmarkStart w:id="400" w:name="BKM_1A59C48F_A7B9_4BDC_B008_53504A772FCF"/>
      <w:bookmarkEnd w:id="400"/>
    </w:p>
    <w:tbl>
      <w:tblPr>
        <w:tblStyle w:val="Ombrageclair"/>
        <w:tblW w:w="9735" w:type="dxa"/>
        <w:tblLayout w:type="fixed"/>
        <w:tblLook w:val="04A0" w:firstRow="1" w:lastRow="0" w:firstColumn="1" w:lastColumn="0" w:noHBand="0" w:noVBand="1"/>
      </w:tblPr>
      <w:tblGrid>
        <w:gridCol w:w="2235"/>
        <w:gridCol w:w="1842"/>
        <w:gridCol w:w="5658"/>
      </w:tblGrid>
      <w:tr w:rsidR="008B7091" w:rsidRPr="008B7091" w14:paraId="59A6DA5A" w14:textId="77777777" w:rsidTr="008B70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5BA66E8"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1" w:name="BKM_F722D1E4_88A1_4807_BB66_32AB9BD44381"/>
            <w:bookmarkEnd w:id="401"/>
            <w:r w:rsidRPr="008B7091">
              <w:rPr>
                <w:rFonts w:asciiTheme="minorHAnsi" w:hAnsiTheme="minorHAnsi"/>
                <w:color w:val="000000"/>
                <w:sz w:val="20"/>
                <w:szCs w:val="20"/>
                <w:lang w:val="en-CA"/>
              </w:rPr>
              <w:t>Name</w:t>
            </w:r>
          </w:p>
        </w:tc>
        <w:tc>
          <w:tcPr>
            <w:tcW w:w="1842" w:type="dxa"/>
          </w:tcPr>
          <w:p w14:paraId="0B0AD3B0"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967AEBA"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5ED74480" w14:textId="77777777" w:rsidTr="008B70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113A527"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contactType</w:t>
            </w:r>
          </w:p>
        </w:tc>
        <w:tc>
          <w:tcPr>
            <w:tcW w:w="1842" w:type="dxa"/>
          </w:tcPr>
          <w:p w14:paraId="19B3D00B"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ContactTypeTerm</w:t>
            </w:r>
          </w:p>
        </w:tc>
        <w:tc>
          <w:tcPr>
            <w:tcW w:w="5658" w:type="dxa"/>
          </w:tcPr>
          <w:p w14:paraId="2240E7AD"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Classifies the contact (eg intrusive, unconformity, bedding surface, lithologic boundary, phase boundary)</w:t>
            </w:r>
          </w:p>
          <w:p w14:paraId="2F049BBC"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B7091" w:rsidRPr="008B7091" w14:paraId="3C063FD4" w14:textId="77777777" w:rsidTr="008B7091">
        <w:tc>
          <w:tcPr>
            <w:cnfStyle w:val="001000000000" w:firstRow="0" w:lastRow="0" w:firstColumn="1" w:lastColumn="0" w:oddVBand="0" w:evenVBand="0" w:oddHBand="0" w:evenHBand="0" w:firstRowFirstColumn="0" w:firstRowLastColumn="0" w:lastRowFirstColumn="0" w:lastRowLastColumn="0"/>
            <w:tcW w:w="2235" w:type="dxa"/>
          </w:tcPr>
          <w:p w14:paraId="29C8015A" w14:textId="56CB85FA"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stContactDescription</w:t>
            </w:r>
          </w:p>
        </w:tc>
        <w:tc>
          <w:tcPr>
            <w:tcW w:w="1842" w:type="dxa"/>
          </w:tcPr>
          <w:p w14:paraId="78E89051" w14:textId="58DF991E" w:rsidR="008B7091" w:rsidRPr="008B7091" w:rsidRDefault="008B7091"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ContactAbstractDescription</w:t>
            </w:r>
          </w:p>
        </w:tc>
        <w:tc>
          <w:tcPr>
            <w:tcW w:w="5658" w:type="dxa"/>
          </w:tcPr>
          <w:p w14:paraId="0CF55D3A" w14:textId="5FAF546C" w:rsidR="008B7091"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w:t>
            </w:r>
            <w:r w:rsidR="008B7091">
              <w:rPr>
                <w:rFonts w:asciiTheme="minorHAnsi" w:hAnsiTheme="minorHAnsi"/>
                <w:color w:val="000000"/>
                <w:sz w:val="20"/>
                <w:szCs w:val="20"/>
                <w:lang w:val="en-CA"/>
              </w:rPr>
              <w:t>etailed contact description.  This is a stub property in GeoSciML Basic</w:t>
            </w:r>
          </w:p>
        </w:tc>
      </w:tr>
    </w:tbl>
    <w:p w14:paraId="29DA17B1" w14:textId="77777777" w:rsidR="008B7091" w:rsidRDefault="008B7091" w:rsidP="00856F51"/>
    <w:p w14:paraId="3C0F655E" w14:textId="549E35C3" w:rsidR="008B7091" w:rsidRDefault="008B7091" w:rsidP="008B7091">
      <w:pPr>
        <w:pStyle w:val="Titre4"/>
      </w:pPr>
      <w:r>
        <w:t>Fold</w:t>
      </w:r>
    </w:p>
    <w:p w14:paraId="63EB48F3" w14:textId="77777777" w:rsidR="008B7091" w:rsidRDefault="008B7091" w:rsidP="00856F51"/>
    <w:p w14:paraId="54815999" w14:textId="6D034D9C" w:rsidR="008B7091" w:rsidRDefault="008B7091" w:rsidP="00856F51">
      <w:r>
        <w:lastRenderedPageBreak/>
        <w:t>A fold is formed by o</w:t>
      </w:r>
      <w:r w:rsidRPr="008B7091">
        <w:t xml:space="preserve">ne or more systematically curved layers, surfaces, or lines in a rock body. Fold denotes a structure formed by the deformation of a GeologicStructure 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7C8993E2" w14:textId="77777777" w:rsidR="008B7091" w:rsidRDefault="008B7091" w:rsidP="008B7091">
      <w:pPr>
        <w:keepNext/>
      </w:pPr>
      <w:r>
        <w:rPr>
          <w:noProof/>
          <w:lang w:val="en-CA" w:eastAsia="en-CA"/>
        </w:rPr>
        <w:drawing>
          <wp:inline distT="0" distB="0" distL="0" distR="0" wp14:anchorId="58DDCD73" wp14:editId="5AD18D80">
            <wp:extent cx="4347845" cy="45808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7845" cy="4580890"/>
                    </a:xfrm>
                    <a:prstGeom prst="rect">
                      <a:avLst/>
                    </a:prstGeom>
                    <a:noFill/>
                    <a:ln>
                      <a:noFill/>
                    </a:ln>
                  </pic:spPr>
                </pic:pic>
              </a:graphicData>
            </a:graphic>
          </wp:inline>
        </w:drawing>
      </w:r>
    </w:p>
    <w:p w14:paraId="10BE36B7" w14:textId="5227248C" w:rsidR="008B7091" w:rsidRDefault="008B7091" w:rsidP="008B7091">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24</w:t>
      </w:r>
      <w:r w:rsidR="00676158">
        <w:rPr>
          <w:noProof/>
        </w:rPr>
        <w:fldChar w:fldCharType="end"/>
      </w:r>
      <w:r>
        <w:t>: Fold</w:t>
      </w:r>
    </w:p>
    <w:p w14:paraId="46F97B34" w14:textId="444AAA7E" w:rsidR="008B7091" w:rsidRPr="008B7091" w:rsidRDefault="008B7091" w:rsidP="008B7091">
      <w:pPr>
        <w:autoSpaceDE w:val="0"/>
        <w:autoSpaceDN w:val="0"/>
        <w:adjustRightInd w:val="0"/>
        <w:spacing w:after="0"/>
        <w:rPr>
          <w:color w:val="000000"/>
          <w:sz w:val="20"/>
          <w:szCs w:val="20"/>
          <w:lang w:val="en-CA"/>
        </w:rPr>
      </w:pPr>
      <w:bookmarkStart w:id="402" w:name="BKM_1562D6E5_754D_41F1_8BCA_821E81C1C77B"/>
      <w:bookmarkEnd w:id="402"/>
    </w:p>
    <w:tbl>
      <w:tblPr>
        <w:tblStyle w:val="Ombrageclair"/>
        <w:tblW w:w="9735" w:type="dxa"/>
        <w:tblLayout w:type="fixed"/>
        <w:tblLook w:val="04A0" w:firstRow="1" w:lastRow="0" w:firstColumn="1" w:lastColumn="0" w:noHBand="0" w:noVBand="1"/>
      </w:tblPr>
      <w:tblGrid>
        <w:gridCol w:w="1809"/>
        <w:gridCol w:w="2268"/>
        <w:gridCol w:w="5658"/>
      </w:tblGrid>
      <w:tr w:rsidR="008B7091" w:rsidRPr="008B7091" w14:paraId="0EE6730C"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F85E5E"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bookmarkStart w:id="403" w:name="BKM_2577AA17_B965_493F_8575_D32112AD8348"/>
            <w:bookmarkEnd w:id="403"/>
            <w:r w:rsidRPr="008B7091">
              <w:rPr>
                <w:rFonts w:asciiTheme="minorHAnsi" w:hAnsiTheme="minorHAnsi"/>
                <w:color w:val="000000"/>
                <w:sz w:val="20"/>
                <w:szCs w:val="20"/>
                <w:lang w:val="en-CA"/>
              </w:rPr>
              <w:t>Name</w:t>
            </w:r>
          </w:p>
        </w:tc>
        <w:tc>
          <w:tcPr>
            <w:tcW w:w="2268" w:type="dxa"/>
          </w:tcPr>
          <w:p w14:paraId="32492C3E"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Type</w:t>
            </w:r>
          </w:p>
        </w:tc>
        <w:tc>
          <w:tcPr>
            <w:tcW w:w="5658" w:type="dxa"/>
          </w:tcPr>
          <w:p w14:paraId="3C33162C" w14:textId="77777777" w:rsidR="008B7091" w:rsidRPr="008B7091" w:rsidRDefault="008B7091" w:rsidP="008B7091">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Description</w:t>
            </w:r>
          </w:p>
        </w:tc>
      </w:tr>
      <w:tr w:rsidR="008B7091" w:rsidRPr="008B7091" w14:paraId="2067AC53"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9D85DC4" w14:textId="77777777" w:rsidR="008B7091" w:rsidRPr="008B7091" w:rsidRDefault="008B7091" w:rsidP="008B7091">
            <w:pPr>
              <w:autoSpaceDE w:val="0"/>
              <w:autoSpaceDN w:val="0"/>
              <w:adjustRightInd w:val="0"/>
              <w:spacing w:after="0"/>
              <w:rPr>
                <w:rFonts w:asciiTheme="minorHAnsi" w:hAnsiTheme="minorHAnsi"/>
                <w:color w:val="000000"/>
                <w:sz w:val="20"/>
                <w:szCs w:val="20"/>
                <w:lang w:val="en-CA"/>
              </w:rPr>
            </w:pPr>
            <w:r w:rsidRPr="008B7091">
              <w:rPr>
                <w:rFonts w:asciiTheme="minorHAnsi" w:hAnsiTheme="minorHAnsi"/>
                <w:color w:val="000000"/>
                <w:sz w:val="20"/>
                <w:szCs w:val="20"/>
                <w:lang w:val="en-CA"/>
              </w:rPr>
              <w:t>profileType</w:t>
            </w:r>
          </w:p>
        </w:tc>
        <w:tc>
          <w:tcPr>
            <w:tcW w:w="2268" w:type="dxa"/>
          </w:tcPr>
          <w:p w14:paraId="3C91E9D7"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FoldProfileTypeTerm</w:t>
            </w:r>
          </w:p>
        </w:tc>
        <w:tc>
          <w:tcPr>
            <w:tcW w:w="5658" w:type="dxa"/>
          </w:tcPr>
          <w:p w14:paraId="44C4BB71"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B7091">
              <w:rPr>
                <w:rFonts w:asciiTheme="minorHAnsi" w:hAnsiTheme="minorHAnsi"/>
                <w:color w:val="000000"/>
                <w:sz w:val="20"/>
                <w:szCs w:val="20"/>
                <w:lang w:val="en-CA"/>
              </w:rPr>
              <w:t>Terminology specifying concave/convex geometry of fold relative to earth surface, and relationship to younging direction in folded strata if known. (eg; antiform, synform, neutral, anticline, syncline, monocline, ptygmatic)</w:t>
            </w:r>
          </w:p>
          <w:p w14:paraId="4A57ABD3" w14:textId="77777777" w:rsidR="008B7091" w:rsidRPr="008B7091" w:rsidRDefault="008B7091" w:rsidP="008B709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8B7091" w14:paraId="1A8EADA3" w14:textId="77777777" w:rsidTr="00415CBF">
        <w:tc>
          <w:tcPr>
            <w:cnfStyle w:val="001000000000" w:firstRow="0" w:lastRow="0" w:firstColumn="1" w:lastColumn="0" w:oddVBand="0" w:evenVBand="0" w:oddHBand="0" w:evenHBand="0" w:firstRowFirstColumn="0" w:firstRowLastColumn="0" w:lastRowFirstColumn="0" w:lastRowLastColumn="0"/>
            <w:tcW w:w="1809" w:type="dxa"/>
          </w:tcPr>
          <w:p w14:paraId="0022E651" w14:textId="6EA81017" w:rsidR="00415CBF" w:rsidRPr="008B7091" w:rsidRDefault="00415CBF" w:rsidP="008B7091">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stFoldDescription</w:t>
            </w:r>
          </w:p>
        </w:tc>
        <w:tc>
          <w:tcPr>
            <w:tcW w:w="2268" w:type="dxa"/>
          </w:tcPr>
          <w:p w14:paraId="55EA6607" w14:textId="4816336A" w:rsidR="00415CBF" w:rsidRPr="008B7091" w:rsidRDefault="00415CBF" w:rsidP="008B7091">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FoldAbstractDescription</w:t>
            </w:r>
          </w:p>
        </w:tc>
        <w:tc>
          <w:tcPr>
            <w:tcW w:w="5658" w:type="dxa"/>
          </w:tcPr>
          <w:p w14:paraId="1C58ED27" w14:textId="40BDB003" w:rsidR="00415CBF" w:rsidRPr="008B7091"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fold description.  This is a stub property in GeoSciML Basic</w:t>
            </w:r>
          </w:p>
        </w:tc>
      </w:tr>
    </w:tbl>
    <w:p w14:paraId="015721AC" w14:textId="77777777" w:rsidR="008B7091" w:rsidRDefault="008B7091" w:rsidP="00856F51"/>
    <w:p w14:paraId="16BF388F" w14:textId="5B84927F" w:rsidR="00415CBF" w:rsidRDefault="00415CBF" w:rsidP="00415CBF">
      <w:pPr>
        <w:pStyle w:val="Titre4"/>
      </w:pPr>
      <w:r>
        <w:lastRenderedPageBreak/>
        <w:t>Foliation</w:t>
      </w:r>
    </w:p>
    <w:p w14:paraId="2C1613B9" w14:textId="77777777" w:rsidR="00415CBF" w:rsidRDefault="00415CBF" w:rsidP="00415CBF"/>
    <w:p w14:paraId="49E18747" w14:textId="3E59FBC4" w:rsidR="00415CBF" w:rsidRDefault="00415CBF" w:rsidP="00415CBF">
      <w:r>
        <w:t xml:space="preserve">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77777777" w:rsidR="00415CBF" w:rsidRDefault="00415CBF" w:rsidP="00415CBF">
      <w:pPr>
        <w:keepNext/>
      </w:pPr>
      <w:r>
        <w:rPr>
          <w:noProof/>
          <w:lang w:val="en-CA" w:eastAsia="en-CA"/>
        </w:rPr>
        <w:drawing>
          <wp:inline distT="0" distB="0" distL="0" distR="0" wp14:anchorId="4CFC3454" wp14:editId="436FC7A8">
            <wp:extent cx="4080510" cy="42875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80510" cy="4287520"/>
                    </a:xfrm>
                    <a:prstGeom prst="rect">
                      <a:avLst/>
                    </a:prstGeom>
                    <a:noFill/>
                    <a:ln>
                      <a:noFill/>
                    </a:ln>
                  </pic:spPr>
                </pic:pic>
              </a:graphicData>
            </a:graphic>
          </wp:inline>
        </w:drawing>
      </w:r>
    </w:p>
    <w:p w14:paraId="7217E5C7" w14:textId="2B821E84" w:rsidR="00415CBF" w:rsidRDefault="00415CBF" w:rsidP="00415CB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25</w:t>
      </w:r>
      <w:r w:rsidR="00676158">
        <w:rPr>
          <w:noProof/>
        </w:rPr>
        <w:fldChar w:fldCharType="end"/>
      </w:r>
      <w:r>
        <w:t>: Foliation</w:t>
      </w:r>
    </w:p>
    <w:p w14:paraId="2F639981" w14:textId="0261F8B1" w:rsidR="00415CBF" w:rsidRPr="00415CBF" w:rsidRDefault="00415CBF" w:rsidP="00415CBF">
      <w:pPr>
        <w:autoSpaceDE w:val="0"/>
        <w:autoSpaceDN w:val="0"/>
        <w:adjustRightInd w:val="0"/>
        <w:spacing w:after="0"/>
        <w:rPr>
          <w:color w:val="000000"/>
          <w:sz w:val="20"/>
          <w:szCs w:val="20"/>
          <w:lang w:val="en-CA"/>
        </w:rPr>
      </w:pPr>
      <w:bookmarkStart w:id="404" w:name="BKM_22F72D69_6FF6_4012_89A7_3FFAC0091563"/>
      <w:bookmarkEnd w:id="404"/>
    </w:p>
    <w:tbl>
      <w:tblPr>
        <w:tblStyle w:val="Ombrageclair"/>
        <w:tblW w:w="9735" w:type="dxa"/>
        <w:tblLayout w:type="fixed"/>
        <w:tblLook w:val="04A0" w:firstRow="1" w:lastRow="0" w:firstColumn="1" w:lastColumn="0" w:noHBand="0" w:noVBand="1"/>
      </w:tblPr>
      <w:tblGrid>
        <w:gridCol w:w="2235"/>
        <w:gridCol w:w="2551"/>
        <w:gridCol w:w="4949"/>
      </w:tblGrid>
      <w:tr w:rsidR="00415CBF" w:rsidRPr="00415CBF" w14:paraId="4F2426C3" w14:textId="77777777" w:rsidTr="00415C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B04AF40"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5" w:name="BKM_D602E51F_1A69_4732_803D_A550C06800AD"/>
            <w:bookmarkEnd w:id="405"/>
            <w:r w:rsidRPr="00415CBF">
              <w:rPr>
                <w:rFonts w:asciiTheme="minorHAnsi" w:hAnsiTheme="minorHAnsi"/>
                <w:color w:val="000000"/>
                <w:sz w:val="20"/>
                <w:szCs w:val="20"/>
                <w:lang w:val="en-CA"/>
              </w:rPr>
              <w:t>Name</w:t>
            </w:r>
          </w:p>
        </w:tc>
        <w:tc>
          <w:tcPr>
            <w:tcW w:w="2551" w:type="dxa"/>
          </w:tcPr>
          <w:p w14:paraId="1DC3E55F"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F432D0C"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524D8130" w14:textId="77777777" w:rsidTr="00415C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8EFD4FE"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w:t>
            </w:r>
          </w:p>
        </w:tc>
        <w:tc>
          <w:tcPr>
            <w:tcW w:w="2551" w:type="dxa"/>
          </w:tcPr>
          <w:p w14:paraId="63CAD90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FoliationTypeTerm</w:t>
            </w:r>
          </w:p>
        </w:tc>
        <w:tc>
          <w:tcPr>
            <w:tcW w:w="4949" w:type="dxa"/>
          </w:tcPr>
          <w:p w14:paraId="77F5E48B"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Specifies the type of foliation.  Examples include crenulation cleavage, slaty cleavage, schistosity</w:t>
            </w:r>
          </w:p>
          <w:p w14:paraId="2F4DAF5E"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415CBF" w:rsidRPr="00415CBF" w14:paraId="6D093498" w14:textId="77777777" w:rsidTr="00415CBF">
        <w:tc>
          <w:tcPr>
            <w:cnfStyle w:val="001000000000" w:firstRow="0" w:lastRow="0" w:firstColumn="1" w:lastColumn="0" w:oddVBand="0" w:evenVBand="0" w:oddHBand="0" w:evenHBand="0" w:firstRowFirstColumn="0" w:firstRowLastColumn="0" w:lastRowFirstColumn="0" w:lastRowLastColumn="0"/>
            <w:tcW w:w="2235" w:type="dxa"/>
          </w:tcPr>
          <w:p w14:paraId="23099E81" w14:textId="1533AAC0"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stFoliationDescription</w:t>
            </w:r>
          </w:p>
        </w:tc>
        <w:tc>
          <w:tcPr>
            <w:tcW w:w="2551" w:type="dxa"/>
          </w:tcPr>
          <w:p w14:paraId="43127FDF" w14:textId="7A2A4137"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FoliationAbstractDescription</w:t>
            </w:r>
          </w:p>
        </w:tc>
        <w:tc>
          <w:tcPr>
            <w:tcW w:w="4949" w:type="dxa"/>
          </w:tcPr>
          <w:p w14:paraId="37C07304" w14:textId="7BF0137E" w:rsidR="00415CBF" w:rsidRPr="00415CBF" w:rsidRDefault="00415CBF"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Detailed foliation description.  This is a stub property in </w:t>
            </w:r>
            <w:r>
              <w:rPr>
                <w:rFonts w:asciiTheme="minorHAnsi" w:hAnsiTheme="minorHAnsi"/>
                <w:color w:val="000000"/>
                <w:sz w:val="20"/>
                <w:szCs w:val="20"/>
                <w:lang w:val="en-CA"/>
              </w:rPr>
              <w:lastRenderedPageBreak/>
              <w:t>GeoSciML Basic</w:t>
            </w:r>
          </w:p>
        </w:tc>
      </w:tr>
    </w:tbl>
    <w:p w14:paraId="39D96E51" w14:textId="77777777" w:rsidR="00415CBF" w:rsidRDefault="00415CBF" w:rsidP="00415CBF"/>
    <w:p w14:paraId="4428B379" w14:textId="230A3945" w:rsidR="00415CBF" w:rsidRDefault="00415CBF" w:rsidP="00415CBF">
      <w:pPr>
        <w:pStyle w:val="Titre4"/>
      </w:pPr>
      <w:r>
        <w:t>ShearDisplacementStructure</w:t>
      </w:r>
    </w:p>
    <w:p w14:paraId="22DD68CD" w14:textId="77777777" w:rsidR="00415CBF" w:rsidRDefault="00415CBF" w:rsidP="00415CBF"/>
    <w:p w14:paraId="18F972D4" w14:textId="1A4DBA17"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10's of strands of both brittle and ductile nature. This structure may have some significant thickness (a deformation zone) and have an associated body of deformed rock that may be considered a </w:t>
      </w:r>
      <w:r>
        <w:t>deformation unit (geologicUnitType = ‘</w:t>
      </w:r>
      <w:r w:rsidRPr="00415CBF">
        <w:t>DeformationUnit</w:t>
      </w:r>
      <w:r>
        <w:t>’)</w:t>
      </w:r>
    </w:p>
    <w:p w14:paraId="6E425B04" w14:textId="77777777" w:rsidR="00415CBF" w:rsidRDefault="00415CBF" w:rsidP="00415CBF">
      <w:pPr>
        <w:keepNext/>
      </w:pPr>
      <w:r>
        <w:rPr>
          <w:noProof/>
          <w:lang w:val="en-CA" w:eastAsia="en-CA"/>
        </w:rPr>
        <w:drawing>
          <wp:inline distT="0" distB="0" distL="0" distR="0" wp14:anchorId="3CD5AEBC" wp14:editId="03463AF8">
            <wp:extent cx="3968115" cy="43129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68115" cy="4312920"/>
                    </a:xfrm>
                    <a:prstGeom prst="rect">
                      <a:avLst/>
                    </a:prstGeom>
                    <a:noFill/>
                    <a:ln>
                      <a:noFill/>
                    </a:ln>
                  </pic:spPr>
                </pic:pic>
              </a:graphicData>
            </a:graphic>
          </wp:inline>
        </w:drawing>
      </w:r>
    </w:p>
    <w:p w14:paraId="34B6DF0C" w14:textId="51E7E6F7" w:rsidR="00415CBF" w:rsidRDefault="00415CBF" w:rsidP="00415CB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26</w:t>
      </w:r>
      <w:r w:rsidR="00676158">
        <w:rPr>
          <w:noProof/>
        </w:rPr>
        <w:fldChar w:fldCharType="end"/>
      </w:r>
      <w:r>
        <w:t xml:space="preserve"> : ShearDisplacementStructure</w:t>
      </w:r>
    </w:p>
    <w:p w14:paraId="0A7D20B1" w14:textId="2F0E0A73" w:rsidR="00415CBF" w:rsidRPr="00415CBF" w:rsidRDefault="00415CBF" w:rsidP="00415CBF">
      <w:pPr>
        <w:autoSpaceDE w:val="0"/>
        <w:autoSpaceDN w:val="0"/>
        <w:adjustRightInd w:val="0"/>
        <w:spacing w:after="0"/>
        <w:rPr>
          <w:color w:val="000000"/>
          <w:sz w:val="20"/>
          <w:szCs w:val="20"/>
          <w:lang w:val="en-CA"/>
        </w:rPr>
      </w:pPr>
      <w:bookmarkStart w:id="406" w:name="BKM_2C0BAC72_25F4_4403_B6F3_8CD29CC45162"/>
      <w:bookmarkEnd w:id="406"/>
    </w:p>
    <w:tbl>
      <w:tblPr>
        <w:tblStyle w:val="Ombrageclair"/>
        <w:tblW w:w="9735" w:type="dxa"/>
        <w:tblLayout w:type="fixed"/>
        <w:tblLook w:val="04A0" w:firstRow="1" w:lastRow="0" w:firstColumn="1" w:lastColumn="0" w:noHBand="0" w:noVBand="1"/>
      </w:tblPr>
      <w:tblGrid>
        <w:gridCol w:w="2093"/>
        <w:gridCol w:w="2693"/>
        <w:gridCol w:w="4949"/>
      </w:tblGrid>
      <w:tr w:rsidR="00415CBF" w:rsidRPr="00415CBF" w14:paraId="2CAB2151" w14:textId="77777777" w:rsidTr="008E71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D5BD8A6"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bookmarkStart w:id="407" w:name="BKM_6D164D9B_00C6_4467_A49F_201E1DB05D3E"/>
            <w:bookmarkEnd w:id="407"/>
            <w:r w:rsidRPr="00415CBF">
              <w:rPr>
                <w:rFonts w:asciiTheme="minorHAnsi" w:hAnsiTheme="minorHAnsi"/>
                <w:color w:val="000000"/>
                <w:sz w:val="20"/>
                <w:szCs w:val="20"/>
                <w:lang w:val="en-CA"/>
              </w:rPr>
              <w:t>Name</w:t>
            </w:r>
          </w:p>
        </w:tc>
        <w:tc>
          <w:tcPr>
            <w:tcW w:w="2693" w:type="dxa"/>
          </w:tcPr>
          <w:p w14:paraId="47935AE8"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7B1340D5" w14:textId="77777777" w:rsidR="00415CBF" w:rsidRPr="00415CBF" w:rsidRDefault="00415CBF" w:rsidP="00415CB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415CBF" w:rsidRPr="00415CBF" w14:paraId="2EA29A81" w14:textId="77777777" w:rsidTr="008E71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C29F6AB" w14:textId="77777777" w:rsidR="00415CBF" w:rsidRPr="00415CBF" w:rsidRDefault="00415CBF" w:rsidP="00415CB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t>faultType</w:t>
            </w:r>
          </w:p>
        </w:tc>
        <w:tc>
          <w:tcPr>
            <w:tcW w:w="2693" w:type="dxa"/>
          </w:tcPr>
          <w:p w14:paraId="30E8DA95"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FaultTypeTerm</w:t>
            </w:r>
          </w:p>
        </w:tc>
        <w:tc>
          <w:tcPr>
            <w:tcW w:w="4949" w:type="dxa"/>
          </w:tcPr>
          <w:p w14:paraId="7016658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Refers to a vocabulary of terms describing the type of shear displacement structure (eg; thrust fault, normal fault, wrench fault).</w:t>
            </w:r>
          </w:p>
          <w:p w14:paraId="26413533" w14:textId="77777777" w:rsidR="00415CBF" w:rsidRPr="00415CBF" w:rsidRDefault="00415CBF" w:rsidP="00415CB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711C" w:rsidRPr="00415CBF" w14:paraId="7F798462" w14:textId="77777777" w:rsidTr="008E711C">
        <w:tc>
          <w:tcPr>
            <w:cnfStyle w:val="001000000000" w:firstRow="0" w:lastRow="0" w:firstColumn="1" w:lastColumn="0" w:oddVBand="0" w:evenVBand="0" w:oddHBand="0" w:evenHBand="0" w:firstRowFirstColumn="0" w:firstRowLastColumn="0" w:lastRowFirstColumn="0" w:lastRowLastColumn="0"/>
            <w:tcW w:w="2093" w:type="dxa"/>
          </w:tcPr>
          <w:p w14:paraId="2EC74DD8" w14:textId="73D895DD" w:rsidR="008E711C" w:rsidRPr="00415CBF" w:rsidRDefault="008E711C" w:rsidP="00415CB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stStructureDescription</w:t>
            </w:r>
          </w:p>
        </w:tc>
        <w:tc>
          <w:tcPr>
            <w:tcW w:w="2693" w:type="dxa"/>
          </w:tcPr>
          <w:p w14:paraId="2F021224" w14:textId="18CEA470" w:rsidR="008E711C" w:rsidRPr="00415CBF" w:rsidRDefault="008E711C" w:rsidP="00415CB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ShearDisplacementStructure</w:t>
            </w:r>
            <w:r>
              <w:rPr>
                <w:rFonts w:asciiTheme="minorHAnsi" w:hAnsiTheme="minorHAnsi"/>
                <w:color w:val="000000"/>
                <w:sz w:val="20"/>
                <w:szCs w:val="20"/>
                <w:lang w:val="en-CA"/>
              </w:rPr>
              <w:br/>
            </w:r>
            <w:r>
              <w:rPr>
                <w:rFonts w:asciiTheme="minorHAnsi" w:hAnsiTheme="minorHAnsi"/>
                <w:color w:val="000000"/>
                <w:sz w:val="20"/>
                <w:szCs w:val="20"/>
                <w:lang w:val="en-CA"/>
              </w:rPr>
              <w:lastRenderedPageBreak/>
              <w:t>AbstractDescription</w:t>
            </w:r>
          </w:p>
        </w:tc>
        <w:tc>
          <w:tcPr>
            <w:tcW w:w="4949" w:type="dxa"/>
          </w:tcPr>
          <w:p w14:paraId="7D7EAB2B" w14:textId="1CBDC893" w:rsidR="008E711C" w:rsidRPr="00415CBF" w:rsidRDefault="008E711C" w:rsidP="008E711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lastRenderedPageBreak/>
              <w:t xml:space="preserve">Detailed shear displacement description.  This is a stub </w:t>
            </w:r>
            <w:r>
              <w:rPr>
                <w:rFonts w:asciiTheme="minorHAnsi" w:hAnsiTheme="minorHAnsi"/>
                <w:color w:val="000000"/>
                <w:sz w:val="20"/>
                <w:szCs w:val="20"/>
                <w:lang w:val="en-CA"/>
              </w:rPr>
              <w:lastRenderedPageBreak/>
              <w:t>property in GeoSciML Basic</w:t>
            </w:r>
          </w:p>
        </w:tc>
      </w:tr>
    </w:tbl>
    <w:p w14:paraId="32E8D547" w14:textId="77777777" w:rsidR="00415CBF" w:rsidRDefault="00415CBF" w:rsidP="00415CBF"/>
    <w:p w14:paraId="37C47BAE" w14:textId="5BF03658" w:rsidR="008E711C" w:rsidRDefault="008E711C" w:rsidP="005A7580">
      <w:pPr>
        <w:pStyle w:val="Titre3"/>
      </w:pPr>
      <w:r>
        <w:t>Geomorphology</w:t>
      </w:r>
    </w:p>
    <w:p w14:paraId="54B0C7D1" w14:textId="77777777" w:rsidR="00FB057B" w:rsidRDefault="00FB057B" w:rsidP="00415CBF"/>
    <w:p w14:paraId="07C9989B" w14:textId="0DA381A1" w:rsidR="008E711C" w:rsidRDefault="00FB057B" w:rsidP="00415CBF">
      <w:r w:rsidRPr="00FB057B">
        <w:t>The Geomorphology package describes features that comprise the shape and nature of the Earth's land surface (ie, landforms).  These landforms may be created by natural Earth processes (eg, river channel, beach, moraine, mountain) or through human (anthropogenic) activity (eg, dredged channel, reclaimed land, mine waste dumps).</w:t>
      </w:r>
    </w:p>
    <w:p w14:paraId="294AE53A" w14:textId="77777777" w:rsidR="00415CBF" w:rsidRDefault="00415CBF" w:rsidP="00415CBF"/>
    <w:p w14:paraId="618391C0" w14:textId="77777777" w:rsidR="00FB057B" w:rsidRDefault="00FB057B" w:rsidP="00FB057B">
      <w:pPr>
        <w:keepNext/>
      </w:pPr>
      <w:r>
        <w:rPr>
          <w:noProof/>
          <w:lang w:val="en-CA" w:eastAsia="en-CA"/>
        </w:rPr>
        <w:drawing>
          <wp:inline distT="0" distB="0" distL="0" distR="0" wp14:anchorId="5439ACA5" wp14:editId="7C7C756F">
            <wp:extent cx="5486400" cy="3797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86400" cy="3797050"/>
                    </a:xfrm>
                    <a:prstGeom prst="rect">
                      <a:avLst/>
                    </a:prstGeom>
                    <a:noFill/>
                    <a:ln>
                      <a:noFill/>
                    </a:ln>
                  </pic:spPr>
                </pic:pic>
              </a:graphicData>
            </a:graphic>
          </wp:inline>
        </w:drawing>
      </w:r>
    </w:p>
    <w:p w14:paraId="77BC1D0D" w14:textId="1F7B2A23" w:rsidR="00FB057B" w:rsidRDefault="00FB057B" w:rsidP="00FB057B">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27</w:t>
      </w:r>
      <w:r w:rsidR="00676158">
        <w:rPr>
          <w:noProof/>
        </w:rPr>
        <w:fldChar w:fldCharType="end"/>
      </w:r>
      <w:r>
        <w:t xml:space="preserve"> : Geomorphologic feature</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7A49B4D8" w:rsidR="00FB057B" w:rsidRDefault="00FB057B" w:rsidP="00FB057B">
      <w:r>
        <w:t>A geomorphologic feature is a</w:t>
      </w:r>
      <w:r w:rsidRPr="00FB057B">
        <w:t xml:space="preserve"> feature describing the shape and nature of the Earth's land surface (ie, a landform).  These landforms may be created by natural Earth processes (eg, river channel, beach, moraine, mountain) or through human (anthropogenic) activity (eg, dredged channel, reclaimed land, mine waste dumps).</w:t>
      </w:r>
    </w:p>
    <w:tbl>
      <w:tblPr>
        <w:tblStyle w:val="Ombrageclair"/>
        <w:tblW w:w="9735" w:type="dxa"/>
        <w:tblLayout w:type="fixed"/>
        <w:tblLook w:val="04A0" w:firstRow="1" w:lastRow="0" w:firstColumn="1" w:lastColumn="0" w:noHBand="0" w:noVBand="1"/>
      </w:tblPr>
      <w:tblGrid>
        <w:gridCol w:w="2093"/>
        <w:gridCol w:w="2693"/>
        <w:gridCol w:w="4949"/>
      </w:tblGrid>
      <w:tr w:rsidR="00FB057B" w:rsidRPr="00415CBF" w14:paraId="309C8D40"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D5BF1D8" w14:textId="77777777"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sidRPr="00415CBF">
              <w:rPr>
                <w:rFonts w:asciiTheme="minorHAnsi" w:hAnsiTheme="minorHAnsi"/>
                <w:color w:val="000000"/>
                <w:sz w:val="20"/>
                <w:szCs w:val="20"/>
                <w:lang w:val="en-CA"/>
              </w:rPr>
              <w:lastRenderedPageBreak/>
              <w:t>Name</w:t>
            </w:r>
          </w:p>
        </w:tc>
        <w:tc>
          <w:tcPr>
            <w:tcW w:w="2693" w:type="dxa"/>
          </w:tcPr>
          <w:p w14:paraId="7B59D590"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Type</w:t>
            </w:r>
          </w:p>
        </w:tc>
        <w:tc>
          <w:tcPr>
            <w:tcW w:w="4949" w:type="dxa"/>
          </w:tcPr>
          <w:p w14:paraId="4062FD4F" w14:textId="77777777" w:rsidR="00FB057B" w:rsidRPr="00415CBF" w:rsidRDefault="00FB057B"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415CBF">
              <w:rPr>
                <w:rFonts w:asciiTheme="minorHAnsi" w:hAnsiTheme="minorHAnsi"/>
                <w:color w:val="000000"/>
                <w:sz w:val="20"/>
                <w:szCs w:val="20"/>
                <w:lang w:val="en-CA"/>
              </w:rPr>
              <w:t>Description</w:t>
            </w:r>
          </w:p>
        </w:tc>
      </w:tr>
      <w:tr w:rsidR="00FB057B" w:rsidRPr="00415CBF" w14:paraId="65186151"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E3AA05" w14:textId="1D389814"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unitDescription</w:t>
            </w:r>
          </w:p>
        </w:tc>
        <w:tc>
          <w:tcPr>
            <w:tcW w:w="2693" w:type="dxa"/>
          </w:tcPr>
          <w:p w14:paraId="38FE2628" w14:textId="668B85B6" w:rsidR="00FB057B" w:rsidRPr="00415CBF" w:rsidRDefault="00FB057B"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GeologicUnit</w:t>
            </w:r>
          </w:p>
        </w:tc>
        <w:tc>
          <w:tcPr>
            <w:tcW w:w="4949" w:type="dxa"/>
          </w:tcPr>
          <w:p w14:paraId="792A414F" w14:textId="0351611E" w:rsidR="00FB057B" w:rsidRPr="00415CBF" w:rsidRDefault="00FB057B" w:rsidP="00FB057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Geologic description of the morphologic feature </w:t>
            </w:r>
            <w:r w:rsidRPr="00FB057B">
              <w:rPr>
                <w:rFonts w:asciiTheme="minorHAnsi" w:hAnsiTheme="minorHAnsi"/>
                <w:color w:val="000000"/>
                <w:sz w:val="20"/>
                <w:szCs w:val="20"/>
                <w:lang w:val="en-CA"/>
              </w:rPr>
              <w:t>(eg, related stratigraphic units and earth materials</w:t>
            </w:r>
          </w:p>
        </w:tc>
      </w:tr>
      <w:tr w:rsidR="00FB057B" w:rsidRPr="00415CBF" w14:paraId="2FCE4BCC" w14:textId="77777777" w:rsidTr="003A479F">
        <w:tc>
          <w:tcPr>
            <w:cnfStyle w:val="001000000000" w:firstRow="0" w:lastRow="0" w:firstColumn="1" w:lastColumn="0" w:oddVBand="0" w:evenVBand="0" w:oddHBand="0" w:evenHBand="0" w:firstRowFirstColumn="0" w:firstRowLastColumn="0" w:lastRowFirstColumn="0" w:lastRowLastColumn="0"/>
            <w:tcW w:w="2093" w:type="dxa"/>
          </w:tcPr>
          <w:p w14:paraId="735A56BC" w14:textId="0B82307A" w:rsidR="00FB057B" w:rsidRPr="00415CBF" w:rsidRDefault="00FB057B" w:rsidP="003A47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gmFeatureDescription</w:t>
            </w:r>
          </w:p>
        </w:tc>
        <w:tc>
          <w:tcPr>
            <w:tcW w:w="2693" w:type="dxa"/>
          </w:tcPr>
          <w:p w14:paraId="6BBE633B" w14:textId="594CCC0B" w:rsidR="00FB057B" w:rsidRPr="00415CBF" w:rsidRDefault="00FB057B" w:rsidP="003A47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GeomorphologicUnitAbstractDescription</w:t>
            </w:r>
          </w:p>
        </w:tc>
        <w:tc>
          <w:tcPr>
            <w:tcW w:w="4949" w:type="dxa"/>
          </w:tcPr>
          <w:p w14:paraId="01F1AEDF" w14:textId="09168B22" w:rsidR="00FB057B" w:rsidRPr="00FB057B" w:rsidRDefault="00FB057B" w:rsidP="00FB057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B057B">
              <w:rPr>
                <w:rFonts w:asciiTheme="minorHAnsi" w:hAnsiTheme="minorHAnsi"/>
                <w:color w:val="000000"/>
                <w:sz w:val="20"/>
                <w:szCs w:val="20"/>
                <w:lang w:val="en-CA"/>
              </w:rPr>
              <w:t>Detailed geomorphologic description.  This is a stub property in GeoSciML Basic</w:t>
            </w:r>
          </w:p>
        </w:tc>
      </w:tr>
    </w:tbl>
    <w:p w14:paraId="6AA8DB29" w14:textId="77777777" w:rsidR="00FB057B" w:rsidRDefault="00FB057B" w:rsidP="00FB057B"/>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6E2AAAB2" w:rsidR="00E1402F" w:rsidRDefault="00E1402F" w:rsidP="00FB057B">
      <w:r w:rsidRPr="00E1402F">
        <w:t>A geomorphologic feature (ie, landform) that has been created by natural Earth processes. For example, river channel, beach ridge, caldera, canyon, moraine, mud flat.</w:t>
      </w:r>
    </w:p>
    <w:p w14:paraId="7A5651AC" w14:textId="378AA02B" w:rsidR="00E1402F" w:rsidRPr="00E1402F" w:rsidRDefault="00E1402F" w:rsidP="00E1402F">
      <w:pPr>
        <w:autoSpaceDE w:val="0"/>
        <w:autoSpaceDN w:val="0"/>
        <w:adjustRightInd w:val="0"/>
        <w:spacing w:after="0"/>
        <w:rPr>
          <w:color w:val="000000"/>
          <w:sz w:val="20"/>
          <w:szCs w:val="20"/>
          <w:lang w:val="en-CA"/>
        </w:rPr>
      </w:pPr>
      <w:bookmarkStart w:id="408" w:name="BKM_4E3AD03A_F983_4BE7_BAD7_D46FA41454DA"/>
      <w:bookmarkEnd w:id="408"/>
    </w:p>
    <w:tbl>
      <w:tblPr>
        <w:tblStyle w:val="Ombrageclair"/>
        <w:tblW w:w="0" w:type="auto"/>
        <w:tblLayout w:type="fixed"/>
        <w:tblLook w:val="04A0" w:firstRow="1" w:lastRow="0" w:firstColumn="1" w:lastColumn="0" w:noHBand="0" w:noVBand="1"/>
      </w:tblPr>
      <w:tblGrid>
        <w:gridCol w:w="3245"/>
        <w:gridCol w:w="3245"/>
        <w:gridCol w:w="3245"/>
      </w:tblGrid>
      <w:tr w:rsidR="00E1402F" w:rsidRPr="00E1402F" w14:paraId="3E02F76A" w14:textId="77777777" w:rsidTr="00E140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5C8821B4"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09" w:name="BKM_D58E407D_6BD7_451C_AC84_ED75498146C5"/>
            <w:bookmarkEnd w:id="409"/>
            <w:r w:rsidRPr="00E1402F">
              <w:rPr>
                <w:rFonts w:asciiTheme="minorHAnsi" w:hAnsiTheme="minorHAnsi"/>
                <w:color w:val="000000"/>
                <w:sz w:val="20"/>
                <w:szCs w:val="20"/>
                <w:lang w:val="en-CA"/>
              </w:rPr>
              <w:t>Name</w:t>
            </w:r>
          </w:p>
        </w:tc>
        <w:tc>
          <w:tcPr>
            <w:tcW w:w="3245" w:type="dxa"/>
          </w:tcPr>
          <w:p w14:paraId="6D81D7B8"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Type</w:t>
            </w:r>
          </w:p>
        </w:tc>
        <w:tc>
          <w:tcPr>
            <w:tcW w:w="3245" w:type="dxa"/>
          </w:tcPr>
          <w:p w14:paraId="293DAC2D" w14:textId="77777777" w:rsidR="00E1402F" w:rsidRPr="00E1402F" w:rsidRDefault="00E1402F" w:rsidP="00E1402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Description</w:t>
            </w:r>
          </w:p>
        </w:tc>
      </w:tr>
      <w:tr w:rsidR="00E1402F" w:rsidRPr="00E1402F" w14:paraId="5844895E" w14:textId="77777777" w:rsidTr="00E140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5" w:type="dxa"/>
          </w:tcPr>
          <w:p w14:paraId="12DA78C6"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w:t>
            </w:r>
          </w:p>
        </w:tc>
        <w:tc>
          <w:tcPr>
            <w:tcW w:w="3245" w:type="dxa"/>
          </w:tcPr>
          <w:p w14:paraId="6258008B"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NaturalGeomorphologicFeatureTypeTerm</w:t>
            </w:r>
          </w:p>
        </w:tc>
        <w:tc>
          <w:tcPr>
            <w:tcW w:w="3245" w:type="dxa"/>
          </w:tcPr>
          <w:p w14:paraId="6519D2AC"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A byReference link to a dictionary of terms describing the type of geomorphologic feature</w:t>
            </w:r>
          </w:p>
          <w:p w14:paraId="2AB40C31" w14:textId="77777777" w:rsidR="00E1402F" w:rsidRPr="00E1402F" w:rsidRDefault="00E1402F" w:rsidP="00E1402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1402F" w:rsidRPr="00E1402F" w14:paraId="31F8F98F" w14:textId="77777777" w:rsidTr="00E1402F">
        <w:tc>
          <w:tcPr>
            <w:cnfStyle w:val="001000000000" w:firstRow="0" w:lastRow="0" w:firstColumn="1" w:lastColumn="0" w:oddVBand="0" w:evenVBand="0" w:oddHBand="0" w:evenHBand="0" w:firstRowFirstColumn="0" w:firstRowLastColumn="0" w:lastRowFirstColumn="0" w:lastRowLastColumn="0"/>
            <w:tcW w:w="3245" w:type="dxa"/>
          </w:tcPr>
          <w:p w14:paraId="5856C59F" w14:textId="77777777" w:rsidR="00E1402F" w:rsidRPr="00E1402F" w:rsidRDefault="00E1402F" w:rsidP="00E1402F">
            <w:pPr>
              <w:autoSpaceDE w:val="0"/>
              <w:autoSpaceDN w:val="0"/>
              <w:adjustRightInd w:val="0"/>
              <w:spacing w:after="0"/>
              <w:rPr>
                <w:rFonts w:asciiTheme="minorHAnsi" w:hAnsiTheme="minorHAnsi"/>
                <w:color w:val="000000"/>
                <w:sz w:val="20"/>
                <w:szCs w:val="20"/>
                <w:lang w:val="en-CA"/>
              </w:rPr>
            </w:pPr>
            <w:bookmarkStart w:id="410" w:name="BKM_60D7A041_DA67_4836_A9CF_067E59A5AD76"/>
            <w:bookmarkEnd w:id="410"/>
            <w:r w:rsidRPr="00E1402F">
              <w:rPr>
                <w:rFonts w:asciiTheme="minorHAnsi" w:hAnsiTheme="minorHAnsi"/>
                <w:color w:val="000000"/>
                <w:sz w:val="20"/>
                <w:szCs w:val="20"/>
                <w:lang w:val="en-CA"/>
              </w:rPr>
              <w:t>activity</w:t>
            </w:r>
          </w:p>
        </w:tc>
        <w:tc>
          <w:tcPr>
            <w:tcW w:w="3245" w:type="dxa"/>
          </w:tcPr>
          <w:p w14:paraId="13E842E0" w14:textId="77777777"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Category</w:t>
            </w:r>
          </w:p>
        </w:tc>
        <w:tc>
          <w:tcPr>
            <w:tcW w:w="3245" w:type="dxa"/>
          </w:tcPr>
          <w:p w14:paraId="505A443F" w14:textId="09FE25EE" w:rsidR="00E1402F" w:rsidRPr="00E1402F" w:rsidRDefault="00E1402F" w:rsidP="00E1402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1402F">
              <w:rPr>
                <w:rFonts w:asciiTheme="minorHAnsi" w:hAnsiTheme="minorHAnsi"/>
                <w:color w:val="000000"/>
                <w:sz w:val="20"/>
                <w:szCs w:val="20"/>
                <w:lang w:val="en-CA"/>
              </w:rPr>
              <w:t>Describes the current activity status of the geomorphologic feature (eg, currently active, dormant, inactive, reactivated, etc)</w:t>
            </w:r>
          </w:p>
        </w:tc>
      </w:tr>
    </w:tbl>
    <w:p w14:paraId="6AEC9A05" w14:textId="77777777" w:rsidR="00FB057B" w:rsidRDefault="00FB057B" w:rsidP="00FB057B"/>
    <w:p w14:paraId="7601DBAC" w14:textId="22D988BA" w:rsidR="00E1402F" w:rsidRDefault="00E1402F" w:rsidP="00E1402F">
      <w:pPr>
        <w:pStyle w:val="Titre4"/>
      </w:pPr>
      <w:r w:rsidRPr="00E1402F">
        <w:t>AnthropogenicGeomorphologicFeature</w:t>
      </w:r>
    </w:p>
    <w:p w14:paraId="003D96E3" w14:textId="77777777" w:rsidR="00E1402F" w:rsidRPr="00E1402F" w:rsidRDefault="00E1402F" w:rsidP="00E1402F"/>
    <w:p w14:paraId="0E5F08C3" w14:textId="7A01392D" w:rsidR="00E1402F" w:rsidRDefault="00E1402F" w:rsidP="00FB057B">
      <w:r w:rsidRPr="00E1402F">
        <w:t xml:space="preserve">A geomorphologic feature (ie, landform) which has been created by human activity. </w:t>
      </w:r>
      <w:r w:rsidR="001A53ED">
        <w:t xml:space="preserve"> </w:t>
      </w:r>
      <w:r w:rsidRPr="00E1402F">
        <w:t>For example, dredged channel, midden, open pit, reclaimed land.</w:t>
      </w:r>
    </w:p>
    <w:p w14:paraId="789867C8" w14:textId="45BE9504" w:rsidR="001A53ED" w:rsidRPr="001A53ED" w:rsidRDefault="001A53ED" w:rsidP="001A53ED">
      <w:pPr>
        <w:autoSpaceDE w:val="0"/>
        <w:autoSpaceDN w:val="0"/>
        <w:adjustRightInd w:val="0"/>
        <w:spacing w:after="0"/>
        <w:rPr>
          <w:color w:val="000000"/>
          <w:sz w:val="20"/>
          <w:szCs w:val="20"/>
          <w:lang w:val="en-CA"/>
        </w:rPr>
      </w:pPr>
      <w:bookmarkStart w:id="411" w:name="BKM_226E2406_CB91_4741_B565_53E336A2E054"/>
      <w:bookmarkEnd w:id="411"/>
    </w:p>
    <w:tbl>
      <w:tblPr>
        <w:tblStyle w:val="Ombrageclair"/>
        <w:tblW w:w="9735" w:type="dxa"/>
        <w:tblLayout w:type="fixed"/>
        <w:tblLook w:val="04A0" w:firstRow="1" w:lastRow="0" w:firstColumn="1" w:lastColumn="0" w:noHBand="0" w:noVBand="1"/>
      </w:tblPr>
      <w:tblGrid>
        <w:gridCol w:w="2943"/>
        <w:gridCol w:w="2977"/>
        <w:gridCol w:w="3815"/>
      </w:tblGrid>
      <w:tr w:rsidR="001A53ED" w:rsidRPr="001A53ED" w14:paraId="5DEDF430" w14:textId="77777777" w:rsidTr="001A53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9D26BBB" w14:textId="77777777" w:rsidR="001A53ED" w:rsidRPr="001A53ED" w:rsidRDefault="001A53ED" w:rsidP="001A53ED">
            <w:pPr>
              <w:autoSpaceDE w:val="0"/>
              <w:autoSpaceDN w:val="0"/>
              <w:adjustRightInd w:val="0"/>
              <w:spacing w:after="0"/>
              <w:rPr>
                <w:rFonts w:asciiTheme="minorHAnsi" w:hAnsiTheme="minorHAnsi"/>
                <w:color w:val="000000"/>
                <w:sz w:val="20"/>
                <w:szCs w:val="20"/>
                <w:lang w:val="en-CA"/>
              </w:rPr>
            </w:pPr>
            <w:bookmarkStart w:id="412" w:name="BKM_FB2680F3_627E_464F_82B9_677F1AC277D7"/>
            <w:bookmarkEnd w:id="412"/>
            <w:r w:rsidRPr="001A53ED">
              <w:rPr>
                <w:rFonts w:asciiTheme="minorHAnsi" w:hAnsiTheme="minorHAnsi"/>
                <w:color w:val="000000"/>
                <w:sz w:val="20"/>
                <w:szCs w:val="20"/>
                <w:lang w:val="en-CA"/>
              </w:rPr>
              <w:t>Name</w:t>
            </w:r>
          </w:p>
        </w:tc>
        <w:tc>
          <w:tcPr>
            <w:tcW w:w="2977" w:type="dxa"/>
          </w:tcPr>
          <w:p w14:paraId="687B9303"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Type</w:t>
            </w:r>
          </w:p>
        </w:tc>
        <w:tc>
          <w:tcPr>
            <w:tcW w:w="3815" w:type="dxa"/>
          </w:tcPr>
          <w:p w14:paraId="67C3CF20" w14:textId="77777777" w:rsidR="001A53ED" w:rsidRPr="001A53ED" w:rsidRDefault="001A53ED" w:rsidP="001A53ED">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Description</w:t>
            </w:r>
          </w:p>
        </w:tc>
      </w:tr>
      <w:tr w:rsidR="001A53ED" w:rsidRPr="001A53ED" w14:paraId="7933728D" w14:textId="77777777" w:rsidTr="001A53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CBDAF0E" w14:textId="0E065688" w:rsidR="001A53ED" w:rsidRPr="001A53ED" w:rsidRDefault="001A53ED" w:rsidP="001A53ED">
            <w:pPr>
              <w:autoSpaceDE w:val="0"/>
              <w:autoSpaceDN w:val="0"/>
              <w:adjustRightInd w:val="0"/>
              <w:spacing w:after="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w:t>
            </w:r>
          </w:p>
        </w:tc>
        <w:tc>
          <w:tcPr>
            <w:tcW w:w="2977" w:type="dxa"/>
          </w:tcPr>
          <w:p w14:paraId="63F168DA" w14:textId="24326910"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AnthropogenicGeomorphologic</w:t>
            </w:r>
            <w:r>
              <w:rPr>
                <w:rFonts w:asciiTheme="minorHAnsi" w:hAnsiTheme="minorHAnsi"/>
                <w:color w:val="000000"/>
                <w:sz w:val="20"/>
                <w:szCs w:val="20"/>
                <w:lang w:val="en-CA"/>
              </w:rPr>
              <w:br/>
            </w:r>
            <w:r w:rsidRPr="001A53ED">
              <w:rPr>
                <w:rFonts w:asciiTheme="minorHAnsi" w:hAnsiTheme="minorHAnsi"/>
                <w:color w:val="000000"/>
                <w:sz w:val="20"/>
                <w:szCs w:val="20"/>
                <w:lang w:val="en-CA"/>
              </w:rPr>
              <w:t>FeatureTypeTerm</w:t>
            </w:r>
          </w:p>
        </w:tc>
        <w:tc>
          <w:tcPr>
            <w:tcW w:w="3815" w:type="dxa"/>
          </w:tcPr>
          <w:p w14:paraId="3F5058F3" w14:textId="2A90E9F5"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1A53ED">
              <w:rPr>
                <w:rFonts w:asciiTheme="minorHAnsi" w:hAnsiTheme="minorHAnsi"/>
                <w:color w:val="000000"/>
                <w:sz w:val="20"/>
                <w:szCs w:val="20"/>
                <w:lang w:val="en-CA"/>
              </w:rPr>
              <w:t xml:space="preserve">A </w:t>
            </w:r>
            <w:r>
              <w:rPr>
                <w:rFonts w:asciiTheme="minorHAnsi" w:hAnsiTheme="minorHAnsi"/>
                <w:color w:val="000000"/>
                <w:sz w:val="20"/>
                <w:szCs w:val="20"/>
                <w:lang w:val="en-CA"/>
              </w:rPr>
              <w:t>reference</w:t>
            </w:r>
            <w:r w:rsidRPr="001A53ED">
              <w:rPr>
                <w:rFonts w:asciiTheme="minorHAnsi" w:hAnsiTheme="minorHAnsi"/>
                <w:color w:val="000000"/>
                <w:sz w:val="20"/>
                <w:szCs w:val="20"/>
                <w:lang w:val="en-CA"/>
              </w:rPr>
              <w:t xml:space="preserve"> link to a dictionary of terms describing the type of geomorphologic feature</w:t>
            </w:r>
          </w:p>
          <w:p w14:paraId="08712F62" w14:textId="77777777" w:rsidR="001A53ED" w:rsidRPr="001A53ED" w:rsidRDefault="001A53ED" w:rsidP="001A53ED">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AE902FE" w14:textId="77777777" w:rsidR="00E1402F" w:rsidRPr="00FB057B" w:rsidRDefault="00E1402F" w:rsidP="00FB057B"/>
    <w:p w14:paraId="5E8855AE" w14:textId="77777777" w:rsidR="00390DF7" w:rsidRDefault="00390DF7" w:rsidP="00DB2D3A">
      <w:pPr>
        <w:pStyle w:val="Titre3"/>
        <w:rPr>
          <w:lang w:val="en-CA"/>
        </w:rPr>
      </w:pPr>
      <w:r>
        <w:rPr>
          <w:lang w:val="en-CA"/>
        </w:rPr>
        <w:t>Collection</w:t>
      </w:r>
    </w:p>
    <w:p w14:paraId="43EFB6DB" w14:textId="77777777" w:rsidR="00390DF7" w:rsidRDefault="00390DF7" w:rsidP="00390DF7">
      <w:r>
        <w:t xml:space="preserve">Collection contains facade classes that facilitate the structuring of WFS response documents and other application uses.   </w:t>
      </w:r>
    </w:p>
    <w:p w14:paraId="709CBDB4" w14:textId="77777777" w:rsidR="00390DF7" w:rsidRDefault="00390DF7" w:rsidP="00390DF7">
      <w:pPr>
        <w:keepNext/>
      </w:pPr>
      <w:r>
        <w:rPr>
          <w:noProof/>
          <w:lang w:val="en-CA" w:eastAsia="en-CA"/>
        </w:rPr>
        <w:lastRenderedPageBreak/>
        <w:drawing>
          <wp:inline distT="0" distB="0" distL="0" distR="0" wp14:anchorId="033BEA30" wp14:editId="3260F242">
            <wp:extent cx="5486400" cy="3752073"/>
            <wp:effectExtent l="0" t="0" r="0" b="127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752073"/>
                    </a:xfrm>
                    <a:prstGeom prst="rect">
                      <a:avLst/>
                    </a:prstGeom>
                    <a:noFill/>
                    <a:ln>
                      <a:noFill/>
                    </a:ln>
                  </pic:spPr>
                </pic:pic>
              </a:graphicData>
            </a:graphic>
          </wp:inline>
        </w:drawing>
      </w:r>
    </w:p>
    <w:p w14:paraId="16086824" w14:textId="4E388C7D" w:rsidR="00390DF7" w:rsidRDefault="00390DF7" w:rsidP="00390DF7">
      <w:pPr>
        <w:pStyle w:val="Lgende"/>
      </w:pPr>
      <w:bookmarkStart w:id="413" w:name="_Ref432749513"/>
      <w:r>
        <w:t xml:space="preserve">Figure </w:t>
      </w:r>
      <w:r w:rsidR="00676158">
        <w:fldChar w:fldCharType="begin"/>
      </w:r>
      <w:r w:rsidR="00676158">
        <w:instrText xml:space="preserve"> SEQ Figure \* ARABIC </w:instrText>
      </w:r>
      <w:r w:rsidR="00676158">
        <w:fldChar w:fldCharType="separate"/>
      </w:r>
      <w:r w:rsidR="00090DCF">
        <w:rPr>
          <w:noProof/>
        </w:rPr>
        <w:t>28</w:t>
      </w:r>
      <w:r w:rsidR="00676158">
        <w:rPr>
          <w:noProof/>
        </w:rPr>
        <w:fldChar w:fldCharType="end"/>
      </w:r>
      <w:bookmarkEnd w:id="413"/>
      <w:r>
        <w:t>: GSML collection diagram</w:t>
      </w:r>
    </w:p>
    <w:p w14:paraId="0A1E3B0B" w14:textId="4F67BA55" w:rsidR="00390DF7" w:rsidRDefault="00390DF7" w:rsidP="00390DF7">
      <w:r>
        <w:t>GSML (</w:t>
      </w:r>
      <w:r>
        <w:fldChar w:fldCharType="begin"/>
      </w:r>
      <w:r>
        <w:instrText xml:space="preserve"> REF _Ref432749513 \h </w:instrText>
      </w:r>
      <w:r>
        <w:fldChar w:fldCharType="separate"/>
      </w:r>
      <w:r>
        <w:t xml:space="preserve">Figure </w:t>
      </w:r>
      <w:r>
        <w:rPr>
          <w:noProof/>
        </w:rPr>
        <w:t>17</w:t>
      </w:r>
      <w:r>
        <w:fldChar w:fldCharType="end"/>
      </w:r>
      <w:r>
        <w:t>) constrains the collection members to instances of EarthMaterial, GeologicFeature, GM_Object, MappedFeature, AbstractFeatureRelation and SF_SamplingFeature.  It is important to note that the &lt;&lt;Union&gt;&gt; stereotype can be encoded in two distinct ways</w:t>
      </w:r>
    </w:p>
    <w:p w14:paraId="44CBDCA1" w14:textId="77777777" w:rsidR="00390DF7" w:rsidRPr="00390DF7" w:rsidRDefault="00390DF7" w:rsidP="00390DF7">
      <w:pPr>
        <w:pStyle w:val="Paragraphedeliste"/>
        <w:numPr>
          <w:ilvl w:val="0"/>
          <w:numId w:val="17"/>
        </w:numPr>
        <w:rPr>
          <w:lang w:val="en-CA"/>
        </w:rPr>
      </w:pPr>
      <w:r>
        <w:t>by materializing the GSMLItem  (as prescribed by ISO 19136 for example)</w:t>
      </w:r>
      <w:r>
        <w:br/>
      </w:r>
      <w:r>
        <w:br/>
      </w:r>
      <w:r w:rsidRPr="00390DF7">
        <w:rPr>
          <w:rFonts w:ascii="Courier New" w:hAnsi="Courier New" w:cs="Courier New"/>
        </w:rPr>
        <w:t>GSML.member.GSMLItem.earthMaterial.EarthMaterial</w:t>
      </w:r>
      <w:r>
        <w:br/>
      </w:r>
    </w:p>
    <w:p w14:paraId="5BDBD8D7" w14:textId="77777777" w:rsidR="00390DF7" w:rsidRPr="00390DF7" w:rsidRDefault="00390DF7" w:rsidP="00390DF7">
      <w:pPr>
        <w:pStyle w:val="Paragraphedeliste"/>
        <w:numPr>
          <w:ilvl w:val="0"/>
          <w:numId w:val="17"/>
        </w:numPr>
        <w:rPr>
          <w:rFonts w:ascii="Courier New" w:hAnsi="Courier New" w:cs="Courier New"/>
          <w:lang w:val="en-CA"/>
        </w:rPr>
      </w:pPr>
      <w:r>
        <w:t xml:space="preserve">using GSMLItem as a validation constrain </w:t>
      </w:r>
      <w:commentRangeStart w:id="414"/>
      <w:r>
        <w:t xml:space="preserve">(as prescribed by iso19136 2007 INSPIRE </w:t>
      </w:r>
      <w:r w:rsidRPr="00390DF7">
        <w:t>Extensions</w:t>
      </w:r>
      <w:r>
        <w:t xml:space="preserve">) </w:t>
      </w:r>
      <w:r>
        <w:br/>
      </w:r>
      <w:commentRangeEnd w:id="414"/>
      <w:r>
        <w:rPr>
          <w:rStyle w:val="Marquedecommentaire"/>
        </w:rPr>
        <w:commentReference w:id="414"/>
      </w:r>
      <w:r>
        <w:br/>
      </w:r>
      <w:r w:rsidRPr="00390DF7">
        <w:rPr>
          <w:rFonts w:ascii="Courier New" w:hAnsi="Courier New" w:cs="Courier New"/>
          <w:lang w:val="en-CA"/>
        </w:rPr>
        <w:t>GSML.member.EarthMaterial</w:t>
      </w:r>
    </w:p>
    <w:p w14:paraId="1C1A8D78" w14:textId="258B8FD6" w:rsidR="00390DF7" w:rsidRDefault="00390DF7" w:rsidP="00390DF7">
      <w:pPr>
        <w:rPr>
          <w:lang w:val="en-CA"/>
        </w:rPr>
      </w:pPr>
      <w:r>
        <w:rPr>
          <w:lang w:val="en-CA"/>
        </w:rPr>
        <w:t xml:space="preserve">This requirements class does not impose any encoding style for Union stereotype, although XML encoding requirements class chose the second </w:t>
      </w:r>
      <w:r w:rsidR="00856F51">
        <w:rPr>
          <w:lang w:val="en-CA"/>
        </w:rPr>
        <w:t>option</w:t>
      </w:r>
      <w:r>
        <w:rPr>
          <w:lang w:val="en-CA"/>
        </w:rPr>
        <w:t>.</w:t>
      </w:r>
    </w:p>
    <w:p w14:paraId="051700DA" w14:textId="77777777" w:rsidR="00390DF7" w:rsidRDefault="00390DF7" w:rsidP="00ED2525">
      <w:pPr>
        <w:rPr>
          <w:lang w:val="en-CA"/>
        </w:rPr>
      </w:pPr>
    </w:p>
    <w:p w14:paraId="4682298A" w14:textId="0A807884" w:rsidR="00856F51" w:rsidRDefault="00856F51">
      <w:pPr>
        <w:spacing w:after="0"/>
        <w:rPr>
          <w:lang w:val="en-CA"/>
        </w:rPr>
      </w:pPr>
      <w:r>
        <w:rPr>
          <w:lang w:val="en-CA"/>
        </w:rPr>
        <w:br w:type="page"/>
      </w:r>
    </w:p>
    <w:p w14:paraId="7D9C0A36" w14:textId="6640A48A" w:rsidR="00856F51" w:rsidRDefault="00856F51">
      <w:pPr>
        <w:spacing w:after="0"/>
        <w:rPr>
          <w:lang w:val="en-CA"/>
        </w:rPr>
      </w:pPr>
      <w:r>
        <w:rPr>
          <w:lang w:val="en-CA"/>
        </w:rPr>
        <w:lastRenderedPageBreak/>
        <w:br w:type="page"/>
      </w:r>
    </w:p>
    <w:p w14:paraId="58F523C3" w14:textId="27F21DD5" w:rsidR="00856F51" w:rsidRDefault="00DB2D3A" w:rsidP="00DB2D3A">
      <w:pPr>
        <w:pStyle w:val="Titre3"/>
        <w:rPr>
          <w:lang w:val="en-CA"/>
        </w:rPr>
      </w:pPr>
      <w:r>
        <w:rPr>
          <w:lang w:val="en-CA"/>
        </w:rPr>
        <w:lastRenderedPageBreak/>
        <w:t>GeoSciML basic vocabularies</w:t>
      </w:r>
    </w:p>
    <w:p w14:paraId="1BEB2B8A" w14:textId="77777777" w:rsidR="00DB2D3A" w:rsidRDefault="00DB2D3A" w:rsidP="00ED2525">
      <w:pPr>
        <w:rPr>
          <w:lang w:val="en-CA"/>
        </w:rPr>
      </w:pPr>
    </w:p>
    <w:p w14:paraId="72DBCE36" w14:textId="2B26D214" w:rsidR="00DB2D3A"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3C190E">
        <w:t xml:space="preserve">Table </w:t>
      </w:r>
      <w:r w:rsidR="003C190E">
        <w:rPr>
          <w:noProof/>
        </w:rPr>
        <w:t>14</w:t>
      </w:r>
      <w:r w:rsidR="003C190E">
        <w:rPr>
          <w:lang w:val="en-CA"/>
        </w:rPr>
        <w:fldChar w:fldCharType="end"/>
      </w:r>
      <w:r w:rsidR="003C190E">
        <w:rPr>
          <w:lang w:val="en-CA"/>
        </w:rPr>
        <w:t xml:space="preserve"> lists the vocabularies used in Basic.  Each of those vocabularies should be implemented using </w:t>
      </w:r>
      <w:r w:rsidR="001453F6">
        <w:rPr>
          <w:lang w:val="en-CA"/>
        </w:rPr>
        <w:t>externally managed vocabularies</w:t>
      </w:r>
      <w:r w:rsidR="003C190E">
        <w:rPr>
          <w:lang w:val="en-CA"/>
        </w:rPr>
        <w:t xml:space="preserve"> as specified in clause </w:t>
      </w:r>
      <w:r w:rsidR="003C190E">
        <w:rPr>
          <w:lang w:val="en-CA"/>
        </w:rPr>
        <w:fldChar w:fldCharType="begin"/>
      </w:r>
      <w:r w:rsidR="003C190E">
        <w:rPr>
          <w:lang w:val="en-CA"/>
        </w:rPr>
        <w:instrText xml:space="preserve"> REF _Ref432861816 \r \h </w:instrText>
      </w:r>
      <w:r w:rsidR="003C190E">
        <w:rPr>
          <w:lang w:val="en-CA"/>
        </w:rPr>
      </w:r>
      <w:r w:rsidR="003C190E">
        <w:rPr>
          <w:lang w:val="en-CA"/>
        </w:rPr>
        <w:fldChar w:fldCharType="separate"/>
      </w:r>
      <w:r w:rsidR="003C190E">
        <w:rPr>
          <w:lang w:val="en-CA"/>
        </w:rPr>
        <w:t>8.2.4</w:t>
      </w:r>
      <w:r w:rsidR="003C190E">
        <w:rPr>
          <w:lang w:val="en-CA"/>
        </w:rPr>
        <w:fldChar w:fldCharType="end"/>
      </w:r>
    </w:p>
    <w:p w14:paraId="090C5302" w14:textId="32BE5AE7" w:rsidR="003C190E" w:rsidRDefault="003C190E" w:rsidP="003C190E">
      <w:pPr>
        <w:pStyle w:val="Lgende"/>
        <w:keepNext/>
      </w:pPr>
      <w:bookmarkStart w:id="415" w:name="_Ref432861594"/>
      <w:r>
        <w:t xml:space="preserve">Table </w:t>
      </w:r>
      <w:r w:rsidR="00676158">
        <w:fldChar w:fldCharType="begin"/>
      </w:r>
      <w:r w:rsidR="00676158">
        <w:instrText xml:space="preserve"> SEQ Table \* ARABIC </w:instrText>
      </w:r>
      <w:r w:rsidR="00676158">
        <w:fldChar w:fldCharType="separate"/>
      </w:r>
      <w:r w:rsidR="00C80D4B">
        <w:rPr>
          <w:noProof/>
        </w:rPr>
        <w:t>14</w:t>
      </w:r>
      <w:r w:rsidR="00676158">
        <w:rPr>
          <w:noProof/>
        </w:rPr>
        <w:fldChar w:fldCharType="end"/>
      </w:r>
      <w:bookmarkEnd w:id="415"/>
      <w:r>
        <w:t>: Vocabularies used in GeoSciML Basic</w:t>
      </w:r>
    </w:p>
    <w:tbl>
      <w:tblPr>
        <w:tblStyle w:val="Ombrageclair"/>
        <w:tblW w:w="0" w:type="auto"/>
        <w:tblLook w:val="04A0" w:firstRow="1" w:lastRow="0" w:firstColumn="1" w:lastColumn="0" w:noHBand="0" w:noVBand="1"/>
      </w:tblPr>
      <w:tblGrid>
        <w:gridCol w:w="2951"/>
        <w:gridCol w:w="5804"/>
      </w:tblGrid>
      <w:tr w:rsidR="00CF6174" w:rsidRPr="00740F77" w14:paraId="6B17D9AE" w14:textId="77777777" w:rsidTr="00CF61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B8236BA" w14:textId="54E280AF"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Vocabulary</w:t>
            </w:r>
          </w:p>
        </w:tc>
        <w:tc>
          <w:tcPr>
            <w:tcW w:w="5804" w:type="dxa"/>
          </w:tcPr>
          <w:p w14:paraId="5D7A621F" w14:textId="106F9D9B" w:rsidR="00CF6174" w:rsidRPr="00740F77" w:rsidRDefault="00CF6174" w:rsidP="00ED2525">
            <w:pPr>
              <w:cnfStyle w:val="100000000000" w:firstRow="1"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lang w:val="en-CA"/>
              </w:rPr>
              <w:t>Description</w:t>
            </w:r>
          </w:p>
        </w:tc>
      </w:tr>
      <w:tr w:rsidR="00CF6174" w:rsidRPr="00740F77" w14:paraId="7831D5D5"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835A179" w14:textId="65F6578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CompositionPartRoleTerm</w:t>
            </w:r>
          </w:p>
        </w:tc>
        <w:tc>
          <w:tcPr>
            <w:tcW w:w="5804" w:type="dxa"/>
          </w:tcPr>
          <w:p w14:paraId="3C80A83A" w14:textId="69A307B0"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sz w:val="20"/>
                <w:szCs w:val="20"/>
              </w:rPr>
              <w:t>This class is a blank placeholder for a vocabulary of terms to describe the role that a compositional part plays in a geologic unit.</w:t>
            </w:r>
          </w:p>
        </w:tc>
      </w:tr>
      <w:tr w:rsidR="00CF6174" w:rsidRPr="00740F77" w14:paraId="29394C2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D161FD5" w14:textId="77F8DD8D" w:rsidR="00CF6174" w:rsidRPr="00740F77" w:rsidRDefault="00CF6174" w:rsidP="00ED2525">
            <w:pPr>
              <w:rPr>
                <w:rFonts w:asciiTheme="minorHAnsi" w:hAnsiTheme="minorHAnsi"/>
                <w:sz w:val="20"/>
                <w:szCs w:val="20"/>
                <w:lang w:val="en-CA"/>
              </w:rPr>
            </w:pPr>
            <w:commentRangeStart w:id="416"/>
            <w:r w:rsidRPr="00740F77">
              <w:rPr>
                <w:rFonts w:asciiTheme="minorHAnsi" w:hAnsiTheme="minorHAnsi"/>
                <w:sz w:val="20"/>
                <w:szCs w:val="20"/>
                <w:lang w:val="en-CA"/>
              </w:rPr>
              <w:t>DescriptionPurpose</w:t>
            </w:r>
          </w:p>
        </w:tc>
        <w:tc>
          <w:tcPr>
            <w:tcW w:w="5804" w:type="dxa"/>
          </w:tcPr>
          <w:p w14:paraId="65BF3F4E" w14:textId="77777777" w:rsidR="00CF6174" w:rsidRPr="00DB2D3A" w:rsidRDefault="00CF6174" w:rsidP="00DB2D3A">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 xml:space="preserve">Codes used for the specification of the intended purpose/level of abstraction for a given feature or object instance, ie the reason for the existence of the GeologicFeature. </w:t>
            </w:r>
          </w:p>
          <w:p w14:paraId="24CFEEAB" w14:textId="74EC762A" w:rsidR="00CF6174" w:rsidRPr="00740F77" w:rsidRDefault="00CF6174" w:rsidP="00DB2D3A">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Fonts w:asciiTheme="minorHAnsi" w:hAnsiTheme="minorHAnsi" w:cs="Segoe UI"/>
                <w:color w:val="auto"/>
                <w:sz w:val="20"/>
                <w:szCs w:val="20"/>
                <w:lang w:val="en-CA"/>
              </w:rPr>
              <w:t>Values: instance, typicalNorm, definingNorm.</w:t>
            </w:r>
            <w:commentRangeEnd w:id="416"/>
            <w:r>
              <w:rPr>
                <w:rStyle w:val="Marquedecommentaire"/>
                <w:color w:val="auto"/>
              </w:rPr>
              <w:commentReference w:id="416"/>
            </w:r>
          </w:p>
        </w:tc>
      </w:tr>
      <w:tr w:rsidR="00CF6174" w:rsidRPr="00740F77" w14:paraId="3D45611F"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162A4F8E" w14:textId="3F7FEDFB"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ExposureTerm</w:t>
            </w:r>
          </w:p>
        </w:tc>
        <w:tc>
          <w:tcPr>
            <w:tcW w:w="5804" w:type="dxa"/>
          </w:tcPr>
          <w:p w14:paraId="02FDE2CA" w14:textId="77777777" w:rsidR="00CF6174" w:rsidRPr="00DB2D3A" w:rsidRDefault="00CF6174" w:rsidP="00DB2D3A">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DB2D3A">
              <w:rPr>
                <w:rFonts w:asciiTheme="minorHAnsi" w:hAnsiTheme="minorHAnsi" w:cs="Segoe UI"/>
                <w:sz w:val="20"/>
                <w:szCs w:val="20"/>
                <w:lang w:val="en-CA"/>
              </w:rPr>
              <w:t>This class is a blank placeholder for a vocabulary of terms describing the nature of the expression of the mapped feature at the earth's surface (eg, exposed, concealed)</w:t>
            </w:r>
          </w:p>
          <w:p w14:paraId="703AAB96"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48923B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63F1A15" w14:textId="6BE9196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GeologicUnitHierarchyRoleTerm</w:t>
            </w:r>
          </w:p>
        </w:tc>
        <w:tc>
          <w:tcPr>
            <w:tcW w:w="5804" w:type="dxa"/>
          </w:tcPr>
          <w:p w14:paraId="4107B30D"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Role of the unit in the hierarchy</w:t>
            </w:r>
          </w:p>
          <w:p w14:paraId="5DD85D2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7A88332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C4BFE" w14:textId="00D1538A"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GeologicUnitTypeTerm</w:t>
            </w:r>
          </w:p>
        </w:tc>
        <w:tc>
          <w:tcPr>
            <w:tcW w:w="5804" w:type="dxa"/>
          </w:tcPr>
          <w:p w14:paraId="11F30104"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p>
          <w:p w14:paraId="1910B054" w14:textId="35D53CA5"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Example values: GeologicUnit, AllostratigraphicUnit, </w:t>
            </w:r>
          </w:p>
          <w:p w14:paraId="7D8C44CC" w14:textId="756D5222"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AlterationUnit, ArtificialGround, BiostratigraphicUnit, ChronostratigraphicUnit ,DeformationUnit,ExcavationUnit, GeophysicalUnit, LithodemicUnit, LithogeneticUnit, LithologicUnit, LithostratigraphicUnit, LithotectonicUnit, MagnetostratigraphicUnit, MassMovementUnit, Pedoderm, PedostratigraphicUnit, PolarityChronostratigraphicUnit</w:t>
            </w:r>
          </w:p>
          <w:p w14:paraId="7A6C3CA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59312F8A"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562055F5" w14:textId="7BF28E86"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GeologicUnitPartRoleTerm</w:t>
            </w:r>
          </w:p>
        </w:tc>
        <w:tc>
          <w:tcPr>
            <w:tcW w:w="5804" w:type="dxa"/>
          </w:tcPr>
          <w:p w14:paraId="7DC7A2CE" w14:textId="77777777" w:rsidR="00CF6174" w:rsidRPr="00740F77" w:rsidRDefault="00CF6174" w:rsidP="00740F77">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 xml:space="preserve">This class is a blank placeholder for a vocabulary of terms describing the nature of the parts of a geologic unit, e.g. facies, stratigraphic, interbeds, geographic, eastern facies, </w:t>
            </w:r>
          </w:p>
          <w:p w14:paraId="318E87B9"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681ED370"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EF9B007" w14:textId="409BF1C2"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LithologyTerm</w:t>
            </w:r>
          </w:p>
        </w:tc>
        <w:tc>
          <w:tcPr>
            <w:tcW w:w="5804" w:type="dxa"/>
          </w:tcPr>
          <w:p w14:paraId="55CF0BDD"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Refers to a vocabulary of terms describing the lithology of the compound earth material (eg, granite, sandstone, schist)</w:t>
            </w:r>
          </w:p>
          <w:p w14:paraId="5BE2CFC9"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31EED7B7"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1CF195B1" w14:textId="151F1C15"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MappingFrameTerm</w:t>
            </w:r>
          </w:p>
        </w:tc>
        <w:tc>
          <w:tcPr>
            <w:tcW w:w="5804" w:type="dxa"/>
          </w:tcPr>
          <w:p w14:paraId="7B085C6C" w14:textId="5D3B472D" w:rsidR="00CF6174" w:rsidRPr="00740F77" w:rsidRDefault="00CF6174" w:rsidP="00740F77">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sidRPr="00740F77">
              <w:rPr>
                <w:rStyle w:val="apple-converted-space"/>
                <w:rFonts w:asciiTheme="minorHAnsi" w:hAnsiTheme="minorHAnsi"/>
                <w:color w:val="1A1A1A"/>
                <w:sz w:val="20"/>
                <w:szCs w:val="20"/>
                <w:shd w:val="clear" w:color="auto" w:fill="FAFAFA"/>
              </w:rPr>
              <w:t xml:space="preserve">A </w:t>
            </w:r>
            <w:r w:rsidRPr="00740F77">
              <w:rPr>
                <w:rFonts w:asciiTheme="minorHAnsi" w:hAnsiTheme="minorHAnsi"/>
                <w:color w:val="1A1A1A"/>
                <w:sz w:val="20"/>
                <w:szCs w:val="20"/>
                <w:shd w:val="clear" w:color="auto" w:fill="FAFAFA"/>
              </w:rPr>
              <w:t xml:space="preserve">mapping surface, a section, a Borehole </w:t>
            </w:r>
          </w:p>
        </w:tc>
      </w:tr>
      <w:tr w:rsidR="00CF6174" w:rsidRPr="00740F77" w14:paraId="4A911914"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32D65DF3" w14:textId="30C02777"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lastRenderedPageBreak/>
              <w:t>RankTerm</w:t>
            </w:r>
          </w:p>
        </w:tc>
        <w:tc>
          <w:tcPr>
            <w:tcW w:w="5804" w:type="dxa"/>
          </w:tcPr>
          <w:p w14:paraId="650A819C"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Theme="minorHAnsi" w:hAnsiTheme="minorHAnsi" w:cs="Segoe UI"/>
                <w:sz w:val="20"/>
                <w:szCs w:val="20"/>
                <w:lang w:val="en-CA"/>
              </w:rPr>
            </w:pPr>
            <w:r w:rsidRPr="00740F77">
              <w:rPr>
                <w:rFonts w:asciiTheme="minorHAnsi" w:hAnsiTheme="minorHAnsi" w:cs="Segoe UI"/>
                <w:sz w:val="20"/>
                <w:szCs w:val="20"/>
                <w:lang w:val="en-CA"/>
              </w:rPr>
              <w:t>This class is a blank placeholder for a vocabulary of terms describing the rank of a geologic unit (eg, Group, Formation, Member, etc)</w:t>
            </w:r>
          </w:p>
          <w:p w14:paraId="64DEFE47"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46CD1198"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B7BE50A" w14:textId="28D96779"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CollectionTypeTerm</w:t>
            </w:r>
          </w:p>
        </w:tc>
        <w:tc>
          <w:tcPr>
            <w:tcW w:w="5804" w:type="dxa"/>
          </w:tcPr>
          <w:p w14:paraId="1B0E8322" w14:textId="37634D52"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Type of collection</w:t>
            </w:r>
          </w:p>
        </w:tc>
      </w:tr>
      <w:tr w:rsidR="00CF6174" w:rsidRPr="00740F77" w14:paraId="5FAC4EEC"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428C418" w14:textId="15005D83"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EventProcessTerm</w:t>
            </w:r>
          </w:p>
        </w:tc>
        <w:tc>
          <w:tcPr>
            <w:tcW w:w="5804" w:type="dxa"/>
          </w:tcPr>
          <w:p w14:paraId="7C3718B7" w14:textId="77777777" w:rsidR="00CF6174" w:rsidRPr="00740F77" w:rsidRDefault="00CF6174" w:rsidP="00740F77">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740F77">
              <w:rPr>
                <w:rFonts w:ascii="Segoe UI" w:hAnsi="Segoe UI" w:cs="Segoe UI"/>
                <w:sz w:val="18"/>
                <w:szCs w:val="18"/>
                <w:lang w:val="en-CA"/>
              </w:rPr>
              <w:t>Refers to a vocabulary of terms specifying the process or processes that occurred during an event. Examples include deposition, extrusion, intrusion, cooling.</w:t>
            </w:r>
          </w:p>
          <w:p w14:paraId="6AF79852"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783DBEBB"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705CADDD" w14:textId="0A28C1F1" w:rsidR="00CF6174" w:rsidRPr="00740F77" w:rsidRDefault="00CF6174" w:rsidP="00ED2525">
            <w:pPr>
              <w:rPr>
                <w:rFonts w:asciiTheme="minorHAnsi" w:hAnsiTheme="minorHAnsi"/>
                <w:sz w:val="20"/>
                <w:szCs w:val="20"/>
                <w:lang w:val="en-CA"/>
              </w:rPr>
            </w:pPr>
            <w:r w:rsidRPr="00740F77">
              <w:rPr>
                <w:rFonts w:asciiTheme="minorHAnsi" w:hAnsiTheme="minorHAnsi"/>
                <w:sz w:val="20"/>
                <w:szCs w:val="20"/>
                <w:lang w:val="en-CA"/>
              </w:rPr>
              <w:t>GeochronologicEraTerm</w:t>
            </w:r>
          </w:p>
        </w:tc>
        <w:tc>
          <w:tcPr>
            <w:tcW w:w="5804" w:type="dxa"/>
          </w:tcPr>
          <w:p w14:paraId="2E86FA56" w14:textId="187A6D9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r>
              <w:rPr>
                <w:rFonts w:asciiTheme="minorHAnsi" w:hAnsiTheme="minorHAnsi"/>
                <w:sz w:val="20"/>
                <w:szCs w:val="20"/>
                <w:lang w:val="en-CA"/>
              </w:rPr>
              <w:t>Term from a Geological Time Scale</w:t>
            </w:r>
          </w:p>
        </w:tc>
      </w:tr>
      <w:tr w:rsidR="00CF6174" w:rsidRPr="00740F77" w14:paraId="0BCBD5FE"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73CB0AA2" w14:textId="212DE9FD"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ContactTypeTerm</w:t>
            </w:r>
          </w:p>
        </w:tc>
        <w:tc>
          <w:tcPr>
            <w:tcW w:w="5804" w:type="dxa"/>
          </w:tcPr>
          <w:p w14:paraId="26BFBC5C"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describing types of geological contacts</w:t>
            </w:r>
          </w:p>
          <w:p w14:paraId="4F63EF0C"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51879E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5DD32FD" w14:textId="47AA8F81"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FaultTypeTerm</w:t>
            </w:r>
          </w:p>
        </w:tc>
        <w:tc>
          <w:tcPr>
            <w:tcW w:w="5804" w:type="dxa"/>
          </w:tcPr>
          <w:p w14:paraId="71B4F92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A vocabulary of terms describing the type of shear displacement structure (eg; thrust fault, normal fault, wrench fault)</w:t>
            </w:r>
          </w:p>
          <w:p w14:paraId="31F9D2DA" w14:textId="77777777" w:rsidR="00CF6174" w:rsidRPr="00740F77" w:rsidRDefault="00CF6174" w:rsidP="00ED2525">
            <w:pPr>
              <w:cnfStyle w:val="000000000000" w:firstRow="0" w:lastRow="0" w:firstColumn="0" w:lastColumn="0" w:oddVBand="0" w:evenVBand="0" w:oddHBand="0" w:evenHBand="0" w:firstRowFirstColumn="0" w:firstRowLastColumn="0" w:lastRowFirstColumn="0" w:lastRowLastColumn="0"/>
              <w:rPr>
                <w:rFonts w:asciiTheme="minorHAnsi" w:hAnsiTheme="minorHAnsi"/>
                <w:sz w:val="20"/>
                <w:szCs w:val="20"/>
                <w:lang w:val="en-CA"/>
              </w:rPr>
            </w:pPr>
          </w:p>
        </w:tc>
      </w:tr>
      <w:tr w:rsidR="00CF6174" w:rsidRPr="00740F77" w14:paraId="090DC88D"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708678E" w14:textId="6CD64810" w:rsidR="00CF6174" w:rsidRPr="00740F77" w:rsidRDefault="00CF6174" w:rsidP="00ED2525">
            <w:pPr>
              <w:rPr>
                <w:rFonts w:asciiTheme="minorHAnsi" w:hAnsiTheme="minorHAnsi"/>
                <w:sz w:val="20"/>
                <w:szCs w:val="20"/>
                <w:lang w:val="en-CA"/>
              </w:rPr>
            </w:pPr>
            <w:r w:rsidRPr="003343DC">
              <w:rPr>
                <w:rFonts w:asciiTheme="minorHAnsi" w:hAnsiTheme="minorHAnsi"/>
                <w:sz w:val="20"/>
                <w:szCs w:val="20"/>
                <w:lang w:val="en-CA"/>
              </w:rPr>
              <w:t>FoldProfileTypeTerm</w:t>
            </w:r>
          </w:p>
        </w:tc>
        <w:tc>
          <w:tcPr>
            <w:tcW w:w="5804" w:type="dxa"/>
          </w:tcPr>
          <w:p w14:paraId="475D5815"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3343DC">
              <w:rPr>
                <w:rFonts w:ascii="Segoe UI" w:hAnsi="Segoe UI" w:cs="Segoe UI"/>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p w14:paraId="4879A2FA" w14:textId="77777777" w:rsidR="00CF6174" w:rsidRPr="00740F77" w:rsidRDefault="00CF6174" w:rsidP="00ED2525">
            <w:pPr>
              <w:cnfStyle w:val="000000100000" w:firstRow="0" w:lastRow="0" w:firstColumn="0" w:lastColumn="0" w:oddVBand="0" w:evenVBand="0" w:oddHBand="1" w:evenHBand="0" w:firstRowFirstColumn="0" w:firstRowLastColumn="0" w:lastRowFirstColumn="0" w:lastRowLastColumn="0"/>
              <w:rPr>
                <w:rFonts w:asciiTheme="minorHAnsi" w:hAnsiTheme="minorHAnsi"/>
                <w:sz w:val="20"/>
                <w:szCs w:val="20"/>
                <w:lang w:val="en-CA"/>
              </w:rPr>
            </w:pPr>
          </w:p>
        </w:tc>
      </w:tr>
      <w:tr w:rsidR="00CF6174" w:rsidRPr="00740F77" w14:paraId="16096F75"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75F91BE" w14:textId="34735E7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FoliationTypeTerm</w:t>
            </w:r>
          </w:p>
        </w:tc>
        <w:tc>
          <w:tcPr>
            <w:tcW w:w="5804" w:type="dxa"/>
          </w:tcPr>
          <w:p w14:paraId="783C3E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 of terms defining the type of foliation (eg, crenulation cleavage, gneissic layering, slaty cleavage, schistosity, etc)</w:t>
            </w:r>
          </w:p>
          <w:p w14:paraId="1866DCE0"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40BC23B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0305943B" w14:textId="2735745C"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AnthropogenicGeomorphologic</w:t>
            </w:r>
            <w:r>
              <w:rPr>
                <w:rFonts w:asciiTheme="minorHAnsi" w:hAnsiTheme="minorHAnsi"/>
                <w:sz w:val="20"/>
                <w:szCs w:val="20"/>
                <w:lang w:val="en-CA"/>
              </w:rPr>
              <w:br/>
            </w:r>
            <w:r w:rsidRPr="006D719B">
              <w:rPr>
                <w:rFonts w:asciiTheme="minorHAnsi" w:hAnsiTheme="minorHAnsi"/>
                <w:sz w:val="20"/>
                <w:szCs w:val="20"/>
                <w:lang w:val="en-CA"/>
              </w:rPr>
              <w:t>FeatureTypeTerm</w:t>
            </w:r>
          </w:p>
        </w:tc>
        <w:tc>
          <w:tcPr>
            <w:tcW w:w="5804" w:type="dxa"/>
          </w:tcPr>
          <w:p w14:paraId="2480A4C2"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anthropogenic geomorphologic feature</w:t>
            </w:r>
          </w:p>
          <w:p w14:paraId="08143BCE" w14:textId="77777777" w:rsidR="00CF6174" w:rsidRPr="003343DC"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7249E36"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0CB206C3" w14:textId="19139A70" w:rsidR="00CF6174" w:rsidRPr="003343DC" w:rsidRDefault="00CF6174" w:rsidP="00ED2525">
            <w:pPr>
              <w:rPr>
                <w:rFonts w:asciiTheme="minorHAnsi" w:hAnsiTheme="minorHAnsi"/>
                <w:sz w:val="20"/>
                <w:szCs w:val="20"/>
                <w:lang w:val="en-CA"/>
              </w:rPr>
            </w:pPr>
            <w:r w:rsidRPr="006D719B">
              <w:rPr>
                <w:rFonts w:ascii="Segoe UI" w:hAnsi="Segoe UI" w:cs="Segoe UI"/>
                <w:sz w:val="18"/>
                <w:szCs w:val="18"/>
                <w:lang w:val="en-CA"/>
              </w:rPr>
              <w:t>NaturalGeomorphologic</w:t>
            </w:r>
            <w:r>
              <w:rPr>
                <w:rFonts w:ascii="Segoe UI" w:hAnsi="Segoe UI" w:cs="Segoe UI"/>
                <w:sz w:val="18"/>
                <w:szCs w:val="18"/>
                <w:lang w:val="en-CA"/>
              </w:rPr>
              <w:br/>
            </w:r>
            <w:r w:rsidRPr="006D719B">
              <w:rPr>
                <w:rFonts w:ascii="Segoe UI" w:hAnsi="Segoe UI" w:cs="Segoe UI"/>
                <w:sz w:val="18"/>
                <w:szCs w:val="18"/>
                <w:lang w:val="en-CA"/>
              </w:rPr>
              <w:t>FeatureTypeTerm</w:t>
            </w:r>
          </w:p>
        </w:tc>
        <w:tc>
          <w:tcPr>
            <w:tcW w:w="5804" w:type="dxa"/>
          </w:tcPr>
          <w:p w14:paraId="61BFE07A"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Refers to a vocabulary of terms describing the type of natural geomorphologic feature</w:t>
            </w:r>
          </w:p>
          <w:p w14:paraId="24BA2209"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34CFBA11"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42D64C11" w14:textId="26EB8D0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ConventionCode</w:t>
            </w:r>
          </w:p>
        </w:tc>
        <w:tc>
          <w:tcPr>
            <w:tcW w:w="5804" w:type="dxa"/>
          </w:tcPr>
          <w:p w14:paraId="6A4C3EB9" w14:textId="39425EE9"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Suggested values: "dip dip direction", "strike dip right hand rule" (The strike and dip of planar data is listed according to the ‘right-hand rule’ or, as one looks along the strike direction, the surface dips to the right.)</w:t>
            </w:r>
            <w:r>
              <w:rPr>
                <w:rFonts w:ascii="Segoe UI" w:hAnsi="Segoe UI" w:cs="Segoe UI"/>
                <w:sz w:val="18"/>
                <w:szCs w:val="18"/>
                <w:lang w:val="en-CA"/>
              </w:rPr>
              <w:t xml:space="preserve"> </w:t>
            </w:r>
          </w:p>
          <w:p w14:paraId="0A0F202B"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60B3C8B1"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2021E822" w14:textId="2A8F8D63"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DeterminationMethodTerm</w:t>
            </w:r>
          </w:p>
        </w:tc>
        <w:tc>
          <w:tcPr>
            <w:tcW w:w="5804" w:type="dxa"/>
          </w:tcPr>
          <w:p w14:paraId="1B550A1C"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r w:rsidR="00CF6174" w:rsidRPr="00740F77" w14:paraId="754D4DC6" w14:textId="77777777" w:rsidTr="00CF61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51" w:type="dxa"/>
          </w:tcPr>
          <w:p w14:paraId="6C270BBC" w14:textId="31D51F34"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t>LinearDirectedCode</w:t>
            </w:r>
          </w:p>
        </w:tc>
        <w:tc>
          <w:tcPr>
            <w:tcW w:w="5804" w:type="dxa"/>
          </w:tcPr>
          <w:p w14:paraId="68B00FAE"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eg, </w:t>
            </w:r>
          </w:p>
          <w:p w14:paraId="455672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(indicates that the orientation is directed)</w:t>
            </w:r>
          </w:p>
          <w:p w14:paraId="206D04D7"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"directed down" (indicates that the linear orientation is directed below </w:t>
            </w:r>
            <w:r w:rsidRPr="006D719B">
              <w:rPr>
                <w:rFonts w:ascii="Segoe UI" w:hAnsi="Segoe UI" w:cs="Segoe UI"/>
                <w:sz w:val="18"/>
                <w:szCs w:val="18"/>
                <w:lang w:val="en-CA"/>
              </w:rPr>
              <w:lastRenderedPageBreak/>
              <w:t>the horizon)</w:t>
            </w:r>
          </w:p>
          <w:p w14:paraId="115F7D68"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"directed up" (indicates that the linear orientation is directed above the horizon)</w:t>
            </w:r>
          </w:p>
          <w:p w14:paraId="175AB555"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p w14:paraId="0DEB3A59" w14:textId="77777777" w:rsidR="00CF6174" w:rsidRPr="006D719B" w:rsidRDefault="00CF6174" w:rsidP="006D719B">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343DC" w:rsidRDefault="00CF6174" w:rsidP="003343DC">
            <w:pPr>
              <w:autoSpaceDE w:val="0"/>
              <w:autoSpaceDN w:val="0"/>
              <w:adjustRightInd w:val="0"/>
              <w:spacing w:after="1"/>
              <w:cnfStyle w:val="000000100000" w:firstRow="0" w:lastRow="0" w:firstColumn="0" w:lastColumn="0" w:oddVBand="0" w:evenVBand="0" w:oddHBand="1" w:evenHBand="0" w:firstRowFirstColumn="0" w:firstRowLastColumn="0" w:lastRowFirstColumn="0" w:lastRowLastColumn="0"/>
              <w:rPr>
                <w:rFonts w:ascii="Segoe UI" w:hAnsi="Segoe UI" w:cs="Segoe UI"/>
                <w:sz w:val="18"/>
                <w:szCs w:val="18"/>
                <w:lang w:val="en-CA"/>
              </w:rPr>
            </w:pPr>
          </w:p>
        </w:tc>
      </w:tr>
      <w:tr w:rsidR="00CF6174" w:rsidRPr="00740F77" w14:paraId="2CAA505F" w14:textId="77777777" w:rsidTr="00CF6174">
        <w:tc>
          <w:tcPr>
            <w:cnfStyle w:val="001000000000" w:firstRow="0" w:lastRow="0" w:firstColumn="1" w:lastColumn="0" w:oddVBand="0" w:evenVBand="0" w:oddHBand="0" w:evenHBand="0" w:firstRowFirstColumn="0" w:firstRowLastColumn="0" w:lastRowFirstColumn="0" w:lastRowLastColumn="0"/>
            <w:tcW w:w="2951" w:type="dxa"/>
          </w:tcPr>
          <w:p w14:paraId="31ADA595" w14:textId="62A19CDF" w:rsidR="00CF6174" w:rsidRPr="003343DC" w:rsidRDefault="00CF6174" w:rsidP="00ED2525">
            <w:pPr>
              <w:rPr>
                <w:rFonts w:asciiTheme="minorHAnsi" w:hAnsiTheme="minorHAnsi"/>
                <w:sz w:val="20"/>
                <w:szCs w:val="20"/>
                <w:lang w:val="en-CA"/>
              </w:rPr>
            </w:pPr>
            <w:r w:rsidRPr="006D719B">
              <w:rPr>
                <w:rFonts w:asciiTheme="minorHAnsi" w:hAnsiTheme="minorHAnsi"/>
                <w:sz w:val="20"/>
                <w:szCs w:val="20"/>
                <w:lang w:val="en-CA"/>
              </w:rPr>
              <w:lastRenderedPageBreak/>
              <w:t>PlanarPolarityCode</w:t>
            </w:r>
          </w:p>
        </w:tc>
        <w:tc>
          <w:tcPr>
            <w:tcW w:w="5804" w:type="dxa"/>
          </w:tcPr>
          <w:p w14:paraId="024F5DA6"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eg: "upright", "overturned", "vertical"</w:t>
            </w:r>
          </w:p>
          <w:p w14:paraId="39C84E65"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p w14:paraId="54744F29" w14:textId="77777777" w:rsidR="00CF6174" w:rsidRPr="006D719B" w:rsidRDefault="00CF6174" w:rsidP="006D719B">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r w:rsidRPr="006D719B">
              <w:rPr>
                <w:rFonts w:ascii="Segoe UI" w:hAnsi="Segoe UI" w:cs="Segoe UI"/>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343DC" w:rsidRDefault="00CF6174" w:rsidP="003343DC">
            <w:pPr>
              <w:autoSpaceDE w:val="0"/>
              <w:autoSpaceDN w:val="0"/>
              <w:adjustRightInd w:val="0"/>
              <w:spacing w:after="1"/>
              <w:cnfStyle w:val="000000000000" w:firstRow="0" w:lastRow="0" w:firstColumn="0" w:lastColumn="0" w:oddVBand="0" w:evenVBand="0" w:oddHBand="0" w:evenHBand="0" w:firstRowFirstColumn="0" w:firstRowLastColumn="0" w:lastRowFirstColumn="0" w:lastRowLastColumn="0"/>
              <w:rPr>
                <w:rFonts w:ascii="Segoe UI" w:hAnsi="Segoe UI" w:cs="Segoe UI"/>
                <w:sz w:val="18"/>
                <w:szCs w:val="18"/>
                <w:lang w:val="en-CA"/>
              </w:rPr>
            </w:pPr>
          </w:p>
        </w:tc>
      </w:tr>
    </w:tbl>
    <w:p w14:paraId="7582DBAF" w14:textId="77777777" w:rsidR="00DB2D3A" w:rsidRDefault="00DB2D3A" w:rsidP="00ED2525">
      <w:pPr>
        <w:rPr>
          <w:lang w:val="en-CA"/>
        </w:rPr>
      </w:pPr>
    </w:p>
    <w:p w14:paraId="6A9E6E7B" w14:textId="77777777" w:rsidR="00CF6174" w:rsidRPr="00390DF7" w:rsidRDefault="00CF6174" w:rsidP="00ED2525">
      <w:pPr>
        <w:rPr>
          <w:lang w:val="en-CA"/>
        </w:rPr>
      </w:pPr>
    </w:p>
    <w:p w14:paraId="160AFAA2"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Requirements Class</w:t>
      </w:r>
    </w:p>
    <w:p w14:paraId="3E3DC50F" w14:textId="77777777"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 between basic classes.  It extends AbstractDescription stubs declared in basic package.</w:t>
      </w:r>
      <w:r w:rsidR="003E1755">
        <w:rPr>
          <w:lang w:val="en-CA"/>
        </w:rPr>
        <w:t xml:space="preserve">  It also introduces new GeologicStructure features.</w:t>
      </w:r>
    </w:p>
    <w:p w14:paraId="5E31202F" w14:textId="77777777" w:rsidR="00364200" w:rsidRDefault="00364200" w:rsidP="00355CAB">
      <w:pPr>
        <w:rPr>
          <w:lang w:val="en-CA"/>
        </w:rPr>
      </w:pPr>
    </w:p>
    <w:p w14:paraId="365797E6" w14:textId="77777777" w:rsidR="00364200" w:rsidRDefault="00364200" w:rsidP="00364200">
      <w:pPr>
        <w:keepNext/>
      </w:pPr>
      <w:r>
        <w:rPr>
          <w:noProof/>
          <w:lang w:val="en-CA" w:eastAsia="en-CA"/>
        </w:rPr>
        <w:lastRenderedPageBreak/>
        <w:drawing>
          <wp:inline distT="0" distB="0" distL="0" distR="0" wp14:anchorId="0AB030D2" wp14:editId="0C012B3E">
            <wp:extent cx="5486400" cy="4163158"/>
            <wp:effectExtent l="0" t="0" r="0" b="8890"/>
            <wp:docPr id="496" name="Image 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86400" cy="4163158"/>
                    </a:xfrm>
                    <a:prstGeom prst="rect">
                      <a:avLst/>
                    </a:prstGeom>
                    <a:noFill/>
                    <a:ln>
                      <a:noFill/>
                    </a:ln>
                  </pic:spPr>
                </pic:pic>
              </a:graphicData>
            </a:graphic>
          </wp:inline>
        </w:drawing>
      </w:r>
    </w:p>
    <w:p w14:paraId="1DAC8896" w14:textId="7A4ACB26" w:rsidR="00364200" w:rsidRDefault="00364200" w:rsidP="00364200">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29</w:t>
      </w:r>
      <w:r w:rsidR="00676158">
        <w:rPr>
          <w:noProof/>
        </w:rPr>
        <w:fldChar w:fldCharType="end"/>
      </w:r>
      <w:r>
        <w:t>: GeoSciML extension dependencies</w:t>
      </w:r>
    </w:p>
    <w:p w14:paraId="04CD263B" w14:textId="77777777" w:rsidR="00463AE7" w:rsidRDefault="00463AE7" w:rsidP="00463AE7">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463AE7" w:rsidRPr="00D12552" w14:paraId="390CEF6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D405BC2" w14:textId="77777777" w:rsidR="00463AE7" w:rsidRPr="00D12552" w:rsidRDefault="00463AE7"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463AE7" w:rsidRPr="00D12552" w14:paraId="4F43E7D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04918A9" w14:textId="20575D5A" w:rsidR="00463AE7" w:rsidRPr="00D12552" w:rsidRDefault="00463AE7"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463AE7" w:rsidRPr="00D12552" w14:paraId="217A8CDF" w14:textId="77777777" w:rsidTr="006A7DD0">
        <w:tc>
          <w:tcPr>
            <w:tcW w:w="1809" w:type="dxa"/>
            <w:tcBorders>
              <w:top w:val="single" w:sz="12" w:space="0" w:color="auto"/>
              <w:left w:val="single" w:sz="12" w:space="0" w:color="auto"/>
              <w:bottom w:val="single" w:sz="4" w:space="0" w:color="auto"/>
              <w:right w:val="single" w:sz="4" w:space="0" w:color="auto"/>
            </w:tcBorders>
          </w:tcPr>
          <w:p w14:paraId="7B229BF0" w14:textId="77777777" w:rsidR="00463AE7" w:rsidRPr="00D12552" w:rsidRDefault="00463AE7"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9C54F27"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463AE7" w:rsidRPr="00D12552" w14:paraId="3DFDDA67" w14:textId="77777777" w:rsidTr="006A7DD0">
        <w:tc>
          <w:tcPr>
            <w:tcW w:w="1809" w:type="dxa"/>
            <w:tcBorders>
              <w:top w:val="single" w:sz="4" w:space="0" w:color="auto"/>
              <w:left w:val="single" w:sz="12" w:space="0" w:color="auto"/>
              <w:bottom w:val="single" w:sz="4" w:space="0" w:color="auto"/>
              <w:right w:val="single" w:sz="4" w:space="0" w:color="auto"/>
            </w:tcBorders>
          </w:tcPr>
          <w:p w14:paraId="757B0AAB" w14:textId="77777777" w:rsidR="00463AE7" w:rsidRPr="00D12552" w:rsidRDefault="00463AE7"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C554327" w14:textId="791E0457" w:rsidR="00463AE7" w:rsidRPr="00D12552" w:rsidRDefault="00463AE7" w:rsidP="006A7DD0">
            <w:pPr>
              <w:spacing w:before="100" w:beforeAutospacing="1" w:after="100" w:afterAutospacing="1" w:line="230" w:lineRule="atLeast"/>
              <w:jc w:val="both"/>
              <w:rPr>
                <w:rFonts w:eastAsia="MS Mincho"/>
                <w:b/>
                <w:color w:val="FF0000"/>
                <w:sz w:val="22"/>
                <w:lang w:val="en-CA"/>
              </w:rPr>
            </w:pPr>
            <w:commentRangeStart w:id="417"/>
            <w:r>
              <w:rPr>
                <w:rFonts w:eastAsia="MS Mincho"/>
                <w:b/>
                <w:color w:val="FF0000"/>
                <w:sz w:val="22"/>
                <w:lang w:val="en-CA"/>
              </w:rPr>
              <w:t>/req/gsml4-basic</w:t>
            </w:r>
            <w:commentRangeEnd w:id="417"/>
            <w:r w:rsidR="00C61E47">
              <w:rPr>
                <w:rStyle w:val="Marquedecommentaire"/>
              </w:rPr>
              <w:commentReference w:id="417"/>
            </w:r>
          </w:p>
        </w:tc>
      </w:tr>
      <w:tr w:rsidR="002A58E0" w:rsidRPr="00D12552" w14:paraId="779276B4" w14:textId="77777777" w:rsidTr="006A7DD0">
        <w:tc>
          <w:tcPr>
            <w:tcW w:w="1809" w:type="dxa"/>
            <w:tcBorders>
              <w:top w:val="single" w:sz="4" w:space="0" w:color="auto"/>
              <w:left w:val="single" w:sz="12" w:space="0" w:color="auto"/>
              <w:bottom w:val="single" w:sz="4" w:space="0" w:color="auto"/>
              <w:right w:val="single" w:sz="4" w:space="0" w:color="auto"/>
            </w:tcBorders>
          </w:tcPr>
          <w:p w14:paraId="60838EA8" w14:textId="750F1023"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204A749" w14:textId="3AB3057B" w:rsidR="002A58E0"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FF0000"/>
                <w:sz w:val="22"/>
                <w:lang w:val="en-CA"/>
              </w:rPr>
              <w:t>/req/gsml4-geologictime</w:t>
            </w:r>
          </w:p>
        </w:tc>
      </w:tr>
      <w:tr w:rsidR="002A58E0" w:rsidRPr="00D12552" w14:paraId="04681A86" w14:textId="77777777" w:rsidTr="006A7DD0">
        <w:tc>
          <w:tcPr>
            <w:tcW w:w="1809" w:type="dxa"/>
            <w:tcBorders>
              <w:top w:val="single" w:sz="4" w:space="0" w:color="auto"/>
              <w:left w:val="single" w:sz="12" w:space="0" w:color="auto"/>
              <w:bottom w:val="single" w:sz="4" w:space="0" w:color="auto"/>
              <w:right w:val="single" w:sz="4" w:space="0" w:color="auto"/>
            </w:tcBorders>
          </w:tcPr>
          <w:p w14:paraId="4EB073D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258D173" w14:textId="774E3C50"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r w:rsidR="00C61E47">
              <w:rPr>
                <w:rFonts w:eastAsia="MS Mincho"/>
                <w:b/>
                <w:color w:val="0000FF"/>
                <w:sz w:val="22"/>
                <w:lang w:val="en-CA"/>
              </w:rPr>
              <w:t xml:space="preserve"> ISO19156</w:t>
            </w:r>
          </w:p>
        </w:tc>
      </w:tr>
      <w:tr w:rsidR="00C61E47" w:rsidRPr="00D12552" w14:paraId="20D1E3D9" w14:textId="77777777" w:rsidTr="006A7DD0">
        <w:tc>
          <w:tcPr>
            <w:tcW w:w="1809" w:type="dxa"/>
            <w:tcBorders>
              <w:top w:val="single" w:sz="4" w:space="0" w:color="auto"/>
              <w:left w:val="single" w:sz="12" w:space="0" w:color="auto"/>
              <w:bottom w:val="single" w:sz="4" w:space="0" w:color="auto"/>
              <w:right w:val="single" w:sz="4" w:space="0" w:color="auto"/>
            </w:tcBorders>
          </w:tcPr>
          <w:p w14:paraId="1E199BCE" w14:textId="49B93E88" w:rsidR="00C61E47" w:rsidRPr="00D12552" w:rsidRDefault="00C61E47"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77AE5E2" w14:textId="62A0C284" w:rsidR="00C61E47"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Sampling Feature ISO19156</w:t>
            </w:r>
          </w:p>
        </w:tc>
      </w:tr>
      <w:tr w:rsidR="00364200" w:rsidRPr="00D12552" w14:paraId="182ABF00" w14:textId="77777777" w:rsidTr="006A7DD0">
        <w:tc>
          <w:tcPr>
            <w:tcW w:w="1809" w:type="dxa"/>
            <w:tcBorders>
              <w:top w:val="single" w:sz="4" w:space="0" w:color="auto"/>
              <w:left w:val="single" w:sz="12" w:space="0" w:color="auto"/>
              <w:bottom w:val="single" w:sz="4" w:space="0" w:color="auto"/>
              <w:right w:val="single" w:sz="4" w:space="0" w:color="auto"/>
            </w:tcBorders>
          </w:tcPr>
          <w:p w14:paraId="5DED1366" w14:textId="3DFE32E4" w:rsidR="00364200" w:rsidRPr="00D12552" w:rsidRDefault="00364200"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B0E2192" w14:textId="0F6CCE23" w:rsidR="00364200" w:rsidRDefault="00C61E47"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SWE Common data model </w:t>
            </w:r>
          </w:p>
        </w:tc>
      </w:tr>
    </w:tbl>
    <w:p w14:paraId="28CE2FD1" w14:textId="77777777" w:rsidR="00463AE7" w:rsidRDefault="00463AE7" w:rsidP="00463AE7">
      <w:pPr>
        <w:rPr>
          <w:lang w:val="en-CA"/>
        </w:rPr>
      </w:pP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r>
        <w:rPr>
          <w:lang w:val="en-CA"/>
        </w:rPr>
        <w:t>Geologic Relations</w:t>
      </w:r>
    </w:p>
    <w:p w14:paraId="05E3DBF0" w14:textId="77777777" w:rsidR="000D4260" w:rsidRPr="000D4260" w:rsidRDefault="000D4260" w:rsidP="000D4260">
      <w:pPr>
        <w:rPr>
          <w:lang w:val="en-CA"/>
        </w:rPr>
      </w:pPr>
    </w:p>
    <w:p w14:paraId="11E3941A" w14:textId="77777777" w:rsidR="009C64B2" w:rsidRDefault="009C64B2" w:rsidP="009C64B2">
      <w:pPr>
        <w:keepNext/>
      </w:pPr>
      <w:r>
        <w:rPr>
          <w:noProof/>
          <w:lang w:val="en-CA" w:eastAsia="en-CA"/>
        </w:rPr>
        <w:lastRenderedPageBreak/>
        <w:drawing>
          <wp:inline distT="0" distB="0" distL="0" distR="0" wp14:anchorId="3645D3F6" wp14:editId="1D64ED5A">
            <wp:extent cx="5486400" cy="5934710"/>
            <wp:effectExtent l="0" t="0" r="0" b="889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6400" cy="5934710"/>
                    </a:xfrm>
                    <a:prstGeom prst="rect">
                      <a:avLst/>
                    </a:prstGeom>
                    <a:noFill/>
                    <a:ln>
                      <a:noFill/>
                    </a:ln>
                  </pic:spPr>
                </pic:pic>
              </a:graphicData>
            </a:graphic>
          </wp:inline>
        </w:drawing>
      </w:r>
    </w:p>
    <w:p w14:paraId="6AC44A74" w14:textId="464B5119" w:rsidR="009C64B2" w:rsidRDefault="009C64B2" w:rsidP="009C64B2">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30</w:t>
      </w:r>
      <w:r w:rsidR="00676158">
        <w:rPr>
          <w:noProof/>
        </w:rPr>
        <w:fldChar w:fldCharType="end"/>
      </w:r>
      <w:r>
        <w:t xml:space="preserve">: </w:t>
      </w:r>
      <w:r w:rsidRPr="00077DFC">
        <w:t>GeologicFeatureRelation is a concrete subtype of AbstractFeatureRelation stub class</w:t>
      </w:r>
    </w:p>
    <w:p w14:paraId="6BED8677" w14:textId="77777777" w:rsidR="00390DF7" w:rsidRDefault="00390DF7" w:rsidP="00355CAB">
      <w:pPr>
        <w:rPr>
          <w:lang w:val="en-CA"/>
        </w:rPr>
      </w:pPr>
    </w:p>
    <w:p w14:paraId="4B693FF2" w14:textId="77777777" w:rsidR="00894DAA" w:rsidRDefault="00894DAA" w:rsidP="00894DAA">
      <w:r>
        <w:t xml:space="preserve">GeoSciML uses the generic relatedFeature/GeologicRelation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1FC71297" w14:textId="77777777" w:rsidR="00894DAA" w:rsidRDefault="00894DAA" w:rsidP="00894DAA">
      <w:r>
        <w:t xml:space="preserve">To avoid extra complexity, Basic provides an explicit geologicHistory property to associate GeologicFeature with an GeologicEvent without using a GeologicRelation.  </w:t>
      </w:r>
      <w:r>
        <w:lastRenderedPageBreak/>
        <w:t>The consequence for someone using Extension is that he/she is now offered two ways to link a GeologicFeature and GeologicEvent: through geologicHistory and through a generic GeologicRelation.</w:t>
      </w:r>
    </w:p>
    <w:p w14:paraId="3320DF02" w14:textId="77777777" w:rsidR="00894DAA" w:rsidRDefault="00894DAA" w:rsidP="00894DAA">
      <w:r>
        <w:t>To prevent confusion and promote consistency, association between GeologicFeature and GeologicEvent, for the purpose of describing geologic history, and therefore geologic age, shall use geologicHistory property.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77777777" w:rsidR="00894DAA" w:rsidRPr="00D12552" w:rsidRDefault="00894DAA" w:rsidP="003C190E">
            <w:pPr>
              <w:pStyle w:val="Tabletext10"/>
              <w:jc w:val="left"/>
              <w:rPr>
                <w:rStyle w:val="reqtext"/>
                <w:lang w:val="en-CA"/>
              </w:rPr>
            </w:pPr>
            <w:r>
              <w:rPr>
                <w:rStyle w:val="reqtext"/>
                <w:lang w:val="en-CA"/>
              </w:rPr>
              <w:t>Association between GeologicFeature and GeologicEvent SHALL not use GeologicRelation</w:t>
            </w:r>
          </w:p>
        </w:tc>
      </w:tr>
    </w:tbl>
    <w:p w14:paraId="4065976A" w14:textId="77777777" w:rsidR="00894DAA" w:rsidRDefault="00894DAA" w:rsidP="00894DAA"/>
    <w:p w14:paraId="35279AC5" w14:textId="7B6D8570" w:rsidR="00894DAA" w:rsidRDefault="000D4260" w:rsidP="000D4260">
      <w:pPr>
        <w:pStyle w:val="Titre4"/>
        <w:rPr>
          <w:lang w:val="en-CA"/>
        </w:rPr>
      </w:pPr>
      <w:r>
        <w:rPr>
          <w:lang w:val="en-CA"/>
        </w:rPr>
        <w:t>GeologicFeatureRelation</w:t>
      </w:r>
    </w:p>
    <w:p w14:paraId="40EA6690" w14:textId="77777777" w:rsidR="000D4260" w:rsidRDefault="000D4260" w:rsidP="00355CAB">
      <w:pPr>
        <w:rPr>
          <w:lang w:val="en-CA"/>
        </w:rPr>
      </w:pPr>
    </w:p>
    <w:p w14:paraId="20B29203" w14:textId="3DC9C181" w:rsidR="000D4260" w:rsidRPr="000D4260" w:rsidRDefault="000D4260" w:rsidP="000D4260">
      <w:pPr>
        <w:rPr>
          <w:lang w:val="en-CA"/>
        </w:rPr>
      </w:pPr>
      <w:r w:rsidRPr="000D4260">
        <w:rPr>
          <w:lang w:val="en-CA"/>
        </w:rPr>
        <w:t>The GeologicRelation class is an abstract class that defines the general structure used to define relationships between any feature type within GeoSciML.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5440E8B0" w:rsidR="000D4260" w:rsidRDefault="000D4260" w:rsidP="000D4260">
      <w:pPr>
        <w:rPr>
          <w:lang w:val="en-CA"/>
        </w:rPr>
      </w:pPr>
      <w:r w:rsidRPr="000D4260">
        <w:rPr>
          <w:lang w:val="en-CA"/>
        </w:rPr>
        <w:t>Many other types of relationships can also be accommodated via GeologicRelation, for example, topological relations between spatial objects could be described where they are scientifically significant.</w:t>
      </w:r>
    </w:p>
    <w:p w14:paraId="2E642AFC" w14:textId="77777777" w:rsidR="000D4260" w:rsidRDefault="000D4260" w:rsidP="000D4260">
      <w:pPr>
        <w:keepNext/>
      </w:pPr>
      <w:r>
        <w:rPr>
          <w:noProof/>
          <w:lang w:val="en-CA" w:eastAsia="en-CA"/>
        </w:rPr>
        <w:lastRenderedPageBreak/>
        <w:drawing>
          <wp:inline distT="0" distB="0" distL="0" distR="0" wp14:anchorId="1180CA98" wp14:editId="556898A4">
            <wp:extent cx="4856480" cy="3433445"/>
            <wp:effectExtent l="0" t="0" r="1270" b="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56480" cy="3433445"/>
                    </a:xfrm>
                    <a:prstGeom prst="rect">
                      <a:avLst/>
                    </a:prstGeom>
                    <a:noFill/>
                    <a:ln>
                      <a:noFill/>
                    </a:ln>
                  </pic:spPr>
                </pic:pic>
              </a:graphicData>
            </a:graphic>
          </wp:inline>
        </w:drawing>
      </w:r>
    </w:p>
    <w:p w14:paraId="146E8FDB" w14:textId="323C5F30" w:rsidR="00894DAA" w:rsidRDefault="000D4260" w:rsidP="000D4260">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31</w:t>
      </w:r>
      <w:r w:rsidR="00676158">
        <w:rPr>
          <w:noProof/>
        </w:rPr>
        <w:fldChar w:fldCharType="end"/>
      </w:r>
      <w:r>
        <w:t>: Generic geologic feature relation</w:t>
      </w:r>
    </w:p>
    <w:p w14:paraId="00113C7F" w14:textId="77777777" w:rsidR="000D4260" w:rsidRDefault="000D4260" w:rsidP="00355CAB">
      <w:pPr>
        <w:rPr>
          <w:lang w:val="en-CA"/>
        </w:rPr>
      </w:pPr>
    </w:p>
    <w:p w14:paraId="29C61658" w14:textId="78690D4B" w:rsidR="000D4260" w:rsidRPr="000D4260" w:rsidRDefault="000D4260" w:rsidP="000D4260">
      <w:pPr>
        <w:autoSpaceDE w:val="0"/>
        <w:autoSpaceDN w:val="0"/>
        <w:adjustRightInd w:val="0"/>
        <w:spacing w:after="0"/>
        <w:rPr>
          <w:color w:val="000000"/>
          <w:sz w:val="20"/>
          <w:szCs w:val="20"/>
          <w:lang w:val="en-CA"/>
        </w:rPr>
      </w:pPr>
      <w:bookmarkStart w:id="418" w:name="BKM_D050A55A_5C1C_4F4B_986C_7C31687F2ED2"/>
      <w:bookmarkEnd w:id="418"/>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3C4B5EA0"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2F53F1A1"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19" w:name="BKM_18C9D12A_7280_4CA8_9066_431A68398F08"/>
            <w:bookmarkEnd w:id="419"/>
            <w:r w:rsidRPr="000D4260">
              <w:rPr>
                <w:rFonts w:asciiTheme="minorHAnsi" w:hAnsiTheme="minorHAnsi"/>
                <w:color w:val="000000"/>
                <w:sz w:val="20"/>
                <w:szCs w:val="20"/>
                <w:lang w:val="en-CA"/>
              </w:rPr>
              <w:t>Name</w:t>
            </w:r>
          </w:p>
        </w:tc>
        <w:tc>
          <w:tcPr>
            <w:tcW w:w="2552" w:type="dxa"/>
          </w:tcPr>
          <w:p w14:paraId="42698827"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659911C3"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507A174"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279F279"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0B57D757"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43ECCDBE"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stratigraphic relation, structural relation, intrusive relation)</w:t>
            </w:r>
          </w:p>
          <w:p w14:paraId="6E9DC12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7C71CE5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0C9A01C"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0" w:name="BKM_B740241F_3BC0_40B4_9972_D590F470452B"/>
            <w:bookmarkEnd w:id="420"/>
            <w:r w:rsidRPr="000D4260">
              <w:rPr>
                <w:rFonts w:asciiTheme="minorHAnsi" w:hAnsiTheme="minorHAnsi"/>
                <w:color w:val="000000"/>
                <w:sz w:val="20"/>
                <w:szCs w:val="20"/>
                <w:lang w:val="en-CA"/>
              </w:rPr>
              <w:t>sourceRole</w:t>
            </w:r>
          </w:p>
        </w:tc>
        <w:tc>
          <w:tcPr>
            <w:tcW w:w="2552" w:type="dxa"/>
          </w:tcPr>
          <w:p w14:paraId="520FF1CA"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48BBC540"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geologic feature or object (eg, overlying unit, underlying unit)</w:t>
            </w:r>
          </w:p>
          <w:p w14:paraId="668AF8A5"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7A21A94E"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35050DB6"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1" w:name="BKM_38727CDD_F0E8_4D00_A48C_555F0912BF41"/>
            <w:bookmarkEnd w:id="421"/>
            <w:r w:rsidRPr="000D4260">
              <w:rPr>
                <w:rFonts w:asciiTheme="minorHAnsi" w:hAnsiTheme="minorHAnsi"/>
                <w:color w:val="000000"/>
                <w:sz w:val="20"/>
                <w:szCs w:val="20"/>
                <w:lang w:val="en-CA"/>
              </w:rPr>
              <w:t>targetRole</w:t>
            </w:r>
          </w:p>
        </w:tc>
        <w:tc>
          <w:tcPr>
            <w:tcW w:w="2552" w:type="dxa"/>
          </w:tcPr>
          <w:p w14:paraId="1DEBC49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78E123D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geologic feature or object. (eg, overlying unit, underlying unit)</w:t>
            </w:r>
          </w:p>
          <w:p w14:paraId="702943F9"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11C947F" w14:textId="77777777" w:rsidR="000D4260" w:rsidRDefault="000D4260" w:rsidP="00355CAB">
      <w:pPr>
        <w:rPr>
          <w:lang w:val="en-CA"/>
        </w:rPr>
      </w:pPr>
    </w:p>
    <w:p w14:paraId="0C850F85" w14:textId="1094149E" w:rsidR="000D4260" w:rsidRDefault="000D4260" w:rsidP="000D4260">
      <w:pPr>
        <w:pStyle w:val="Titre4"/>
        <w:rPr>
          <w:lang w:val="en-CA"/>
        </w:rPr>
      </w:pPr>
      <w:r>
        <w:rPr>
          <w:lang w:val="en-CA"/>
        </w:rPr>
        <w:t>MaterialRelation</w:t>
      </w:r>
    </w:p>
    <w:p w14:paraId="58666531" w14:textId="77777777" w:rsidR="00AE357E" w:rsidRDefault="00AE357E" w:rsidP="000D4260">
      <w:pPr>
        <w:rPr>
          <w:lang w:val="en-CA"/>
        </w:rPr>
      </w:pPr>
    </w:p>
    <w:p w14:paraId="472F088D" w14:textId="20868FB8" w:rsidR="000D4260" w:rsidRPr="000D4260" w:rsidRDefault="000D4260" w:rsidP="000D4260">
      <w:pPr>
        <w:rPr>
          <w:lang w:val="en-CA"/>
        </w:rPr>
      </w:pPr>
      <w:r w:rsidRPr="000D4260">
        <w:rPr>
          <w:lang w:val="en-CA"/>
        </w:rPr>
        <w:t>The MaterialRelation class describes the relationships between constituent parts in an Earth Material (eg: A mineral overgrowth on a phenocryst within a granite).</w:t>
      </w:r>
      <w:r>
        <w:rPr>
          <w:lang w:val="en-CA"/>
        </w:rPr>
        <w:t xml:space="preserve">  </w:t>
      </w:r>
    </w:p>
    <w:p w14:paraId="67B11C35" w14:textId="3DD7CCA6" w:rsidR="000D4260" w:rsidRDefault="000D4260" w:rsidP="000D4260">
      <w:pPr>
        <w:rPr>
          <w:lang w:val="en-CA"/>
        </w:rPr>
      </w:pPr>
      <w:r w:rsidRPr="000D4260">
        <w:rPr>
          <w:lang w:val="en-CA"/>
        </w:rPr>
        <w:t xml:space="preserve">Example:  Consider an overgrowth of albite on plagioclase in a granite. The  Source would originate with the albite constituentPart description.  In this case, the Target would point to the plagioclase constituentPart description and the relationship attribute would be 'overgrowth' and the sourceRole is 'overgrows'.  Other appropriate role attributes might </w:t>
      </w:r>
      <w:r w:rsidRPr="000D4260">
        <w:rPr>
          <w:lang w:val="en-CA"/>
        </w:rPr>
        <w:lastRenderedPageBreak/>
        <w:t>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77777777" w:rsidR="000D4260" w:rsidRDefault="000D4260" w:rsidP="000D4260">
      <w:pPr>
        <w:keepNext/>
      </w:pPr>
      <w:r>
        <w:rPr>
          <w:noProof/>
          <w:lang w:val="en-CA" w:eastAsia="en-CA"/>
        </w:rPr>
        <w:drawing>
          <wp:inline distT="0" distB="0" distL="0" distR="0" wp14:anchorId="730D303B" wp14:editId="4A1106EC">
            <wp:extent cx="4718685" cy="4822190"/>
            <wp:effectExtent l="0" t="0" r="5715" b="0"/>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18685" cy="4822190"/>
                    </a:xfrm>
                    <a:prstGeom prst="rect">
                      <a:avLst/>
                    </a:prstGeom>
                    <a:noFill/>
                    <a:ln>
                      <a:noFill/>
                    </a:ln>
                  </pic:spPr>
                </pic:pic>
              </a:graphicData>
            </a:graphic>
          </wp:inline>
        </w:drawing>
      </w:r>
    </w:p>
    <w:p w14:paraId="01E71704" w14:textId="31EA3F72" w:rsidR="000D4260" w:rsidRDefault="000D4260" w:rsidP="000D4260">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32</w:t>
      </w:r>
      <w:r w:rsidR="00676158">
        <w:rPr>
          <w:noProof/>
        </w:rPr>
        <w:fldChar w:fldCharType="end"/>
      </w:r>
      <w:r>
        <w:t>: Material relations</w:t>
      </w:r>
    </w:p>
    <w:p w14:paraId="2487E3B1" w14:textId="1FF6A279" w:rsidR="000D4260" w:rsidRPr="000D4260" w:rsidRDefault="000D4260" w:rsidP="000D4260">
      <w:pPr>
        <w:autoSpaceDE w:val="0"/>
        <w:autoSpaceDN w:val="0"/>
        <w:adjustRightInd w:val="0"/>
        <w:spacing w:after="0"/>
        <w:rPr>
          <w:color w:val="000000"/>
          <w:sz w:val="20"/>
          <w:szCs w:val="20"/>
          <w:lang w:val="en-CA"/>
        </w:rPr>
      </w:pPr>
      <w:bookmarkStart w:id="422" w:name="BKM_C0695B09_DC02_4BDD_AE59_38E8AE1F4632"/>
      <w:bookmarkEnd w:id="422"/>
    </w:p>
    <w:tbl>
      <w:tblPr>
        <w:tblStyle w:val="Ombrageclair"/>
        <w:tblW w:w="9735" w:type="dxa"/>
        <w:tblLayout w:type="fixed"/>
        <w:tblLook w:val="04A0" w:firstRow="1" w:lastRow="0" w:firstColumn="1" w:lastColumn="0" w:noHBand="0" w:noVBand="1"/>
      </w:tblPr>
      <w:tblGrid>
        <w:gridCol w:w="1384"/>
        <w:gridCol w:w="2552"/>
        <w:gridCol w:w="5799"/>
      </w:tblGrid>
      <w:tr w:rsidR="000D4260" w:rsidRPr="000D4260" w14:paraId="6ECAFFDF" w14:textId="77777777" w:rsidTr="000D42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0C36CB88"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3" w:name="BKM_F11CCC02_4943_439C_97BD_3878F0BA0970"/>
            <w:bookmarkEnd w:id="423"/>
            <w:r w:rsidRPr="000D4260">
              <w:rPr>
                <w:rFonts w:asciiTheme="minorHAnsi" w:hAnsiTheme="minorHAnsi"/>
                <w:color w:val="000000"/>
                <w:sz w:val="20"/>
                <w:szCs w:val="20"/>
                <w:lang w:val="en-CA"/>
              </w:rPr>
              <w:t>Name</w:t>
            </w:r>
          </w:p>
        </w:tc>
        <w:tc>
          <w:tcPr>
            <w:tcW w:w="2552" w:type="dxa"/>
          </w:tcPr>
          <w:p w14:paraId="2D2AC5CC"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Type</w:t>
            </w:r>
          </w:p>
        </w:tc>
        <w:tc>
          <w:tcPr>
            <w:tcW w:w="5799" w:type="dxa"/>
          </w:tcPr>
          <w:p w14:paraId="5CF2EF16" w14:textId="77777777" w:rsidR="000D4260" w:rsidRPr="000D4260" w:rsidRDefault="000D4260" w:rsidP="000D4260">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Description</w:t>
            </w:r>
          </w:p>
        </w:tc>
      </w:tr>
      <w:tr w:rsidR="000D4260" w:rsidRPr="000D4260" w14:paraId="379C992A"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7CC708E4"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r w:rsidRPr="000D4260">
              <w:rPr>
                <w:rFonts w:asciiTheme="minorHAnsi" w:hAnsiTheme="minorHAnsi"/>
                <w:color w:val="000000"/>
                <w:sz w:val="20"/>
                <w:szCs w:val="20"/>
                <w:lang w:val="en-CA"/>
              </w:rPr>
              <w:t>relationship</w:t>
            </w:r>
          </w:p>
        </w:tc>
        <w:tc>
          <w:tcPr>
            <w:tcW w:w="2552" w:type="dxa"/>
          </w:tcPr>
          <w:p w14:paraId="7AAD0ED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GeologicRelationshipTerm</w:t>
            </w:r>
          </w:p>
        </w:tc>
        <w:tc>
          <w:tcPr>
            <w:tcW w:w="5799" w:type="dxa"/>
          </w:tcPr>
          <w:p w14:paraId="5C1EF2E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A term from a controlled vocabulary to describe the geologic relationship (eg; sedimentary relation, igneous relation)</w:t>
            </w:r>
          </w:p>
          <w:p w14:paraId="2A591C3A"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D4260" w:rsidRPr="000D4260" w14:paraId="248CA502" w14:textId="77777777" w:rsidTr="000D4260">
        <w:tc>
          <w:tcPr>
            <w:cnfStyle w:val="001000000000" w:firstRow="0" w:lastRow="0" w:firstColumn="1" w:lastColumn="0" w:oddVBand="0" w:evenVBand="0" w:oddHBand="0" w:evenHBand="0" w:firstRowFirstColumn="0" w:firstRowLastColumn="0" w:lastRowFirstColumn="0" w:lastRowLastColumn="0"/>
            <w:tcW w:w="1384" w:type="dxa"/>
          </w:tcPr>
          <w:p w14:paraId="0DACADAA"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4" w:name="BKM_8ABBD347_C257_4419_A3F6_0485375DCF7F"/>
            <w:bookmarkEnd w:id="424"/>
            <w:r w:rsidRPr="000D4260">
              <w:rPr>
                <w:rFonts w:asciiTheme="minorHAnsi" w:hAnsiTheme="minorHAnsi"/>
                <w:color w:val="000000"/>
                <w:sz w:val="20"/>
                <w:szCs w:val="20"/>
                <w:lang w:val="en-CA"/>
              </w:rPr>
              <w:t>sourceRole</w:t>
            </w:r>
          </w:p>
        </w:tc>
        <w:tc>
          <w:tcPr>
            <w:tcW w:w="2552" w:type="dxa"/>
          </w:tcPr>
          <w:p w14:paraId="348EF839"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6BD575A6"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source earth material part (eg, matrix, clast, overgrowth)</w:t>
            </w:r>
          </w:p>
          <w:p w14:paraId="770F646D" w14:textId="77777777" w:rsidR="000D4260" w:rsidRPr="000D4260" w:rsidRDefault="000D4260" w:rsidP="000D4260">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D4260" w:rsidRPr="000D4260" w14:paraId="63ADDCA5" w14:textId="77777777" w:rsidTr="000D42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2A2F77F" w14:textId="77777777" w:rsidR="000D4260" w:rsidRPr="000D4260" w:rsidRDefault="000D4260" w:rsidP="000D4260">
            <w:pPr>
              <w:autoSpaceDE w:val="0"/>
              <w:autoSpaceDN w:val="0"/>
              <w:adjustRightInd w:val="0"/>
              <w:spacing w:after="0"/>
              <w:rPr>
                <w:rFonts w:asciiTheme="minorHAnsi" w:hAnsiTheme="minorHAnsi"/>
                <w:color w:val="000000"/>
                <w:sz w:val="20"/>
                <w:szCs w:val="20"/>
                <w:lang w:val="en-CA"/>
              </w:rPr>
            </w:pPr>
            <w:bookmarkStart w:id="425" w:name="BKM_40919ABF_3C16_41E1_8906_0D3CE189EB1B"/>
            <w:bookmarkEnd w:id="425"/>
            <w:r w:rsidRPr="000D4260">
              <w:rPr>
                <w:rFonts w:asciiTheme="minorHAnsi" w:hAnsiTheme="minorHAnsi"/>
                <w:color w:val="000000"/>
                <w:sz w:val="20"/>
                <w:szCs w:val="20"/>
                <w:lang w:val="en-CA"/>
              </w:rPr>
              <w:t>targetRole</w:t>
            </w:r>
          </w:p>
        </w:tc>
        <w:tc>
          <w:tcPr>
            <w:tcW w:w="2552" w:type="dxa"/>
          </w:tcPr>
          <w:p w14:paraId="00FD9EB4"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RelationRoleTerm</w:t>
            </w:r>
          </w:p>
        </w:tc>
        <w:tc>
          <w:tcPr>
            <w:tcW w:w="5799" w:type="dxa"/>
          </w:tcPr>
          <w:p w14:paraId="1CBE1185"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D4260">
              <w:rPr>
                <w:rFonts w:asciiTheme="minorHAnsi" w:hAnsiTheme="minorHAnsi"/>
                <w:color w:val="000000"/>
                <w:sz w:val="20"/>
                <w:szCs w:val="20"/>
                <w:lang w:val="en-CA"/>
              </w:rPr>
              <w:t>The role played by the target earth material part (eg, matrix, clast, overgrowth).</w:t>
            </w:r>
          </w:p>
          <w:p w14:paraId="42B2E2A6" w14:textId="77777777" w:rsidR="000D4260" w:rsidRPr="000D4260" w:rsidRDefault="000D4260" w:rsidP="000D4260">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56ED0674" w14:textId="77777777" w:rsidR="000D4260" w:rsidRDefault="000D4260" w:rsidP="00355CAB">
      <w:pPr>
        <w:rPr>
          <w:lang w:val="en-CA"/>
        </w:rPr>
      </w:pPr>
    </w:p>
    <w:p w14:paraId="0290CCF0" w14:textId="77777777" w:rsidR="000D4260" w:rsidRDefault="000D4260" w:rsidP="00355CAB">
      <w:pPr>
        <w:rPr>
          <w:lang w:val="en-CA"/>
        </w:rPr>
      </w:pPr>
    </w:p>
    <w:p w14:paraId="0812C279" w14:textId="77777777" w:rsidR="000D4260" w:rsidRDefault="000D4260" w:rsidP="00355CAB">
      <w:pPr>
        <w:rPr>
          <w:lang w:val="en-CA"/>
        </w:rPr>
      </w:pPr>
    </w:p>
    <w:p w14:paraId="52BB40AC" w14:textId="77777777" w:rsidR="000D4260" w:rsidRDefault="000D4260" w:rsidP="00355CAB">
      <w:pPr>
        <w:rPr>
          <w:lang w:val="en-CA"/>
        </w:rPr>
      </w:pPr>
    </w:p>
    <w:p w14:paraId="74ACF777" w14:textId="5B50C3FD" w:rsidR="000D4260" w:rsidRDefault="00AE357E" w:rsidP="00AE357E">
      <w:pPr>
        <w:pStyle w:val="Titre3"/>
        <w:rPr>
          <w:lang w:val="en-CA"/>
        </w:rPr>
      </w:pPr>
      <w:r>
        <w:rPr>
          <w:lang w:val="en-CA"/>
        </w:rPr>
        <w:t xml:space="preserve">Earth material </w:t>
      </w:r>
      <w:r w:rsidR="00481AF6">
        <w:rPr>
          <w:lang w:val="en-CA"/>
        </w:rPr>
        <w:t>details</w:t>
      </w:r>
    </w:p>
    <w:p w14:paraId="5D73C1E8" w14:textId="77777777" w:rsidR="00AE357E" w:rsidRDefault="00AE357E" w:rsidP="00355CAB">
      <w:pPr>
        <w:rPr>
          <w:lang w:val="en-CA"/>
        </w:rPr>
      </w:pPr>
    </w:p>
    <w:p w14:paraId="36F243C1" w14:textId="59B059D9" w:rsidR="00AE357E" w:rsidRDefault="00AE357E" w:rsidP="00355CAB">
      <w:pPr>
        <w:rPr>
          <w:lang w:val="en-CA"/>
        </w:rPr>
      </w:pPr>
      <w:r w:rsidRPr="00AE357E">
        <w:rPr>
          <w:lang w:val="en-CA"/>
        </w:rPr>
        <w:t>Extended descriptions of earth materials that comprise geologic features.</w:t>
      </w:r>
    </w:p>
    <w:p w14:paraId="4FF40A3A" w14:textId="77777777" w:rsidR="00AE357E" w:rsidRDefault="00AE357E" w:rsidP="00AE357E">
      <w:pPr>
        <w:keepNext/>
      </w:pPr>
      <w:r>
        <w:rPr>
          <w:noProof/>
          <w:lang w:val="en-CA" w:eastAsia="en-CA"/>
        </w:rPr>
        <w:drawing>
          <wp:inline distT="0" distB="0" distL="0" distR="0" wp14:anchorId="18D936BB" wp14:editId="25A49B9B">
            <wp:extent cx="5486400" cy="3301514"/>
            <wp:effectExtent l="0" t="0" r="0" b="0"/>
            <wp:docPr id="480" name="Picture 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86400" cy="3301514"/>
                    </a:xfrm>
                    <a:prstGeom prst="rect">
                      <a:avLst/>
                    </a:prstGeom>
                    <a:noFill/>
                    <a:ln>
                      <a:noFill/>
                    </a:ln>
                  </pic:spPr>
                </pic:pic>
              </a:graphicData>
            </a:graphic>
          </wp:inline>
        </w:drawing>
      </w:r>
    </w:p>
    <w:p w14:paraId="787DD0D7" w14:textId="3E58A97E" w:rsidR="00AE357E" w:rsidRDefault="00AE357E" w:rsidP="00AE357E">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33</w:t>
      </w:r>
      <w:r w:rsidR="00676158">
        <w:rPr>
          <w:noProof/>
        </w:rPr>
        <w:fldChar w:fldCharType="end"/>
      </w:r>
      <w:r>
        <w:t>: Overview of earth material description</w:t>
      </w:r>
    </w:p>
    <w:p w14:paraId="6A6B155F" w14:textId="2A473E63" w:rsidR="00AE357E" w:rsidRDefault="00AE357E" w:rsidP="00AE357E">
      <w:pPr>
        <w:pStyle w:val="Titre4"/>
      </w:pPr>
      <w:r>
        <w:t>Alteration description</w:t>
      </w:r>
    </w:p>
    <w:p w14:paraId="53CAE886" w14:textId="25CF5B1A" w:rsidR="00AE357E" w:rsidRDefault="00AE357E" w:rsidP="00AE357E">
      <w:r>
        <w:t>AlterationDescription decribes aspects of a geologic unit or earth material that are the result of bulk chemical, mineralogical or physical changes related to change in the physical or chemical environment.  Includes weathering, supergene alteration, hydrothermal alteration and metasomatic effects not considered metamorphic.  A soil profile description would have to be constructed as a GeologicUnit with unit parts representing the various horizons in the profile.  Thickness of a weathering profile can be delivered as unitThickness of an AlterationUnit.</w:t>
      </w:r>
    </w:p>
    <w:p w14:paraId="0A31306A" w14:textId="72102E16" w:rsidR="00AE357E" w:rsidRDefault="00AE357E" w:rsidP="00AE357E">
      <w:r>
        <w:rPr>
          <w:noProof/>
          <w:lang w:val="en-CA" w:eastAsia="en-CA"/>
        </w:rPr>
        <w:lastRenderedPageBreak/>
        <w:drawing>
          <wp:inline distT="0" distB="0" distL="0" distR="0" wp14:anchorId="52AA8B4F" wp14:editId="1A2D7156">
            <wp:extent cx="5486400" cy="5870602"/>
            <wp:effectExtent l="0" t="0" r="0" b="0"/>
            <wp:docPr id="481" name="Picture 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86400" cy="5870602"/>
                    </a:xfrm>
                    <a:prstGeom prst="rect">
                      <a:avLst/>
                    </a:prstGeom>
                    <a:noFill/>
                    <a:ln>
                      <a:noFill/>
                    </a:ln>
                  </pic:spPr>
                </pic:pic>
              </a:graphicData>
            </a:graphic>
          </wp:inline>
        </w:drawing>
      </w:r>
    </w:p>
    <w:p w14:paraId="291FCC1C" w14:textId="77777777" w:rsidR="00AE357E" w:rsidRDefault="00AE357E" w:rsidP="00AE357E"/>
    <w:p w14:paraId="3BB9444D" w14:textId="3977885C" w:rsidR="00AE357E" w:rsidRPr="00AE357E" w:rsidRDefault="00AE357E" w:rsidP="00AE357E">
      <w:pPr>
        <w:autoSpaceDE w:val="0"/>
        <w:autoSpaceDN w:val="0"/>
        <w:adjustRightInd w:val="0"/>
        <w:spacing w:after="0"/>
        <w:rPr>
          <w:color w:val="000000"/>
          <w:sz w:val="20"/>
          <w:szCs w:val="20"/>
          <w:lang w:val="en-CA"/>
        </w:rPr>
      </w:pPr>
      <w:bookmarkStart w:id="426" w:name="BKM_8201810A_8593_4A0C_A4FE_B4A134FDF11D"/>
      <w:bookmarkEnd w:id="426"/>
    </w:p>
    <w:tbl>
      <w:tblPr>
        <w:tblStyle w:val="Ombrageclair"/>
        <w:tblW w:w="9735" w:type="dxa"/>
        <w:tblLayout w:type="fixed"/>
        <w:tblLook w:val="04A0" w:firstRow="1" w:lastRow="0" w:firstColumn="1" w:lastColumn="0" w:noHBand="0" w:noVBand="1"/>
      </w:tblPr>
      <w:tblGrid>
        <w:gridCol w:w="2093"/>
        <w:gridCol w:w="1984"/>
        <w:gridCol w:w="5658"/>
      </w:tblGrid>
      <w:tr w:rsidR="00AE357E" w:rsidRPr="00AE357E" w14:paraId="33697A0A" w14:textId="77777777" w:rsidTr="00011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D7E1A82"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7" w:name="BKM_7C508FBF_33D9_484F_911B_6377C69AD667"/>
            <w:bookmarkEnd w:id="427"/>
            <w:r w:rsidRPr="00AE357E">
              <w:rPr>
                <w:rFonts w:asciiTheme="minorHAnsi" w:hAnsiTheme="minorHAnsi"/>
                <w:color w:val="000000"/>
                <w:sz w:val="20"/>
                <w:szCs w:val="20"/>
                <w:lang w:val="en-CA"/>
              </w:rPr>
              <w:t>Name</w:t>
            </w:r>
          </w:p>
        </w:tc>
        <w:tc>
          <w:tcPr>
            <w:tcW w:w="1984" w:type="dxa"/>
          </w:tcPr>
          <w:p w14:paraId="79CBD393"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Type</w:t>
            </w:r>
          </w:p>
        </w:tc>
        <w:tc>
          <w:tcPr>
            <w:tcW w:w="5658" w:type="dxa"/>
          </w:tcPr>
          <w:p w14:paraId="1B80B341" w14:textId="77777777" w:rsidR="00AE357E" w:rsidRPr="00AE357E" w:rsidRDefault="00AE357E" w:rsidP="00AE357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Description</w:t>
            </w:r>
          </w:p>
        </w:tc>
      </w:tr>
      <w:tr w:rsidR="00AE357E" w:rsidRPr="00AE357E" w14:paraId="297C3BC2"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707B98A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w:t>
            </w:r>
          </w:p>
        </w:tc>
        <w:tc>
          <w:tcPr>
            <w:tcW w:w="1984" w:type="dxa"/>
          </w:tcPr>
          <w:p w14:paraId="509C9317"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AlterationTypeTerm</w:t>
            </w:r>
          </w:p>
        </w:tc>
        <w:tc>
          <w:tcPr>
            <w:tcW w:w="5658" w:type="dxa"/>
          </w:tcPr>
          <w:p w14:paraId="21C3B166"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of alteration types (eg; potassic, argillic, advanced argillic)</w:t>
            </w:r>
          </w:p>
          <w:p w14:paraId="6B7959F0"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1B75CFAC"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1E0D46CA"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8" w:name="BKM_ED5D19E5_9BBB_4493_91D3_D708625FA37A"/>
            <w:bookmarkEnd w:id="428"/>
            <w:r w:rsidRPr="00AE357E">
              <w:rPr>
                <w:rFonts w:asciiTheme="minorHAnsi" w:hAnsiTheme="minorHAnsi"/>
                <w:color w:val="000000"/>
                <w:sz w:val="20"/>
                <w:szCs w:val="20"/>
                <w:lang w:val="en-CA"/>
              </w:rPr>
              <w:t>alterationProduct</w:t>
            </w:r>
          </w:p>
        </w:tc>
        <w:tc>
          <w:tcPr>
            <w:tcW w:w="1984" w:type="dxa"/>
          </w:tcPr>
          <w:p w14:paraId="7E616788"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EarthMaterial</w:t>
            </w:r>
          </w:p>
        </w:tc>
        <w:tc>
          <w:tcPr>
            <w:tcW w:w="5658" w:type="dxa"/>
          </w:tcPr>
          <w:p w14:paraId="79CDB66D"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AlterationProduct is the material result of alteration processes, e.g. alteration minerals, saprolite, ferricrete, clay, calcrete, skarn, etc. Materials observed in a soil profile could be identified using this property.</w:t>
            </w:r>
          </w:p>
          <w:p w14:paraId="63DC74B2"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AE357E" w:rsidRPr="00AE357E" w14:paraId="1D512C07"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1ACA865"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29" w:name="BKM_E45C3931_F3F9_4BB2_B916_F57604E1D027"/>
            <w:bookmarkEnd w:id="429"/>
            <w:r w:rsidRPr="00AE357E">
              <w:rPr>
                <w:rFonts w:asciiTheme="minorHAnsi" w:hAnsiTheme="minorHAnsi"/>
                <w:color w:val="000000"/>
                <w:sz w:val="20"/>
                <w:szCs w:val="20"/>
                <w:lang w:val="en-CA"/>
              </w:rPr>
              <w:t>alterationDistribution</w:t>
            </w:r>
          </w:p>
        </w:tc>
        <w:tc>
          <w:tcPr>
            <w:tcW w:w="1984" w:type="dxa"/>
          </w:tcPr>
          <w:p w14:paraId="27C4D2EE"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44DCBCB1"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 xml:space="preserve">AlterationDistribution describes the spatial distribution or </w:t>
            </w:r>
            <w:r w:rsidRPr="00AE357E">
              <w:rPr>
                <w:rFonts w:asciiTheme="minorHAnsi" w:hAnsiTheme="minorHAnsi"/>
                <w:color w:val="000000"/>
                <w:sz w:val="20"/>
                <w:szCs w:val="20"/>
                <w:lang w:val="en-CA"/>
              </w:rPr>
              <w:lastRenderedPageBreak/>
              <w:t>geometry of alteration zones. eg: patchy, spotted, banded, viens, vein breccia, pervasive, disseminated, etc</w:t>
            </w:r>
          </w:p>
          <w:p w14:paraId="633FB009" w14:textId="77777777" w:rsidR="00AE357E" w:rsidRPr="00AE357E" w:rsidRDefault="00AE357E"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E357E" w:rsidRPr="00AE357E" w14:paraId="37D31FCB" w14:textId="77777777" w:rsidTr="00011F66">
        <w:tc>
          <w:tcPr>
            <w:cnfStyle w:val="001000000000" w:firstRow="0" w:lastRow="0" w:firstColumn="1" w:lastColumn="0" w:oddVBand="0" w:evenVBand="0" w:oddHBand="0" w:evenHBand="0" w:firstRowFirstColumn="0" w:firstRowLastColumn="0" w:lastRowFirstColumn="0" w:lastRowLastColumn="0"/>
            <w:tcW w:w="2093" w:type="dxa"/>
          </w:tcPr>
          <w:p w14:paraId="4E12CB74" w14:textId="77777777" w:rsidR="00AE357E" w:rsidRPr="00AE357E" w:rsidRDefault="00AE357E" w:rsidP="00AE357E">
            <w:pPr>
              <w:autoSpaceDE w:val="0"/>
              <w:autoSpaceDN w:val="0"/>
              <w:adjustRightInd w:val="0"/>
              <w:spacing w:after="0"/>
              <w:rPr>
                <w:rFonts w:asciiTheme="minorHAnsi" w:hAnsiTheme="minorHAnsi"/>
                <w:color w:val="000000"/>
                <w:sz w:val="20"/>
                <w:szCs w:val="20"/>
                <w:lang w:val="en-CA"/>
              </w:rPr>
            </w:pPr>
            <w:bookmarkStart w:id="430" w:name="BKM_26449531_DA00_4286_BEAD_53641C8C6B18"/>
            <w:bookmarkEnd w:id="430"/>
            <w:r w:rsidRPr="00AE357E">
              <w:rPr>
                <w:rFonts w:asciiTheme="minorHAnsi" w:hAnsiTheme="minorHAnsi"/>
                <w:color w:val="000000"/>
                <w:sz w:val="20"/>
                <w:szCs w:val="20"/>
                <w:lang w:val="en-CA"/>
              </w:rPr>
              <w:lastRenderedPageBreak/>
              <w:t>alterationDegree</w:t>
            </w:r>
          </w:p>
        </w:tc>
        <w:tc>
          <w:tcPr>
            <w:tcW w:w="1984" w:type="dxa"/>
          </w:tcPr>
          <w:p w14:paraId="421402D9"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Category</w:t>
            </w:r>
          </w:p>
        </w:tc>
        <w:tc>
          <w:tcPr>
            <w:tcW w:w="5658" w:type="dxa"/>
          </w:tcPr>
          <w:p w14:paraId="14BE134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E357E">
              <w:rPr>
                <w:rFonts w:asciiTheme="minorHAnsi" w:hAnsiTheme="minorHAnsi"/>
                <w:color w:val="000000"/>
                <w:sz w:val="20"/>
                <w:szCs w:val="20"/>
                <w:lang w:val="en-CA"/>
              </w:rPr>
              <w:t>Term from a controlled vocabulary to indicate the strength of observed alteration.</w:t>
            </w:r>
          </w:p>
          <w:p w14:paraId="5AF65977" w14:textId="77777777" w:rsidR="00AE357E" w:rsidRPr="00AE357E" w:rsidRDefault="00AE357E" w:rsidP="00AE357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11F66" w:rsidRPr="00AE357E" w14:paraId="11B8B6D9" w14:textId="77777777" w:rsidTr="00011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61EA90" w14:textId="764B637E" w:rsidR="00011F66" w:rsidRPr="00AE357E" w:rsidRDefault="00011F66" w:rsidP="00AE357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alterationEvent</w:t>
            </w:r>
          </w:p>
        </w:tc>
        <w:tc>
          <w:tcPr>
            <w:tcW w:w="1984" w:type="dxa"/>
          </w:tcPr>
          <w:p w14:paraId="39705E18" w14:textId="4534CF9C"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GeologicEvent</w:t>
            </w:r>
          </w:p>
        </w:tc>
        <w:tc>
          <w:tcPr>
            <w:tcW w:w="5658" w:type="dxa"/>
          </w:tcPr>
          <w:p w14:paraId="26D69902" w14:textId="3A158015" w:rsidR="00011F66" w:rsidRPr="00AE357E" w:rsidRDefault="00011F66" w:rsidP="00AE357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Alteration age</w:t>
            </w:r>
          </w:p>
        </w:tc>
      </w:tr>
    </w:tbl>
    <w:p w14:paraId="43E6058B" w14:textId="77777777" w:rsidR="00AE357E" w:rsidRDefault="00AE357E" w:rsidP="00AE357E"/>
    <w:p w14:paraId="2697A4C6" w14:textId="1579B09A" w:rsidR="00604E1E" w:rsidRDefault="00604E1E" w:rsidP="00604E1E">
      <w:pPr>
        <w:pStyle w:val="Titre4"/>
      </w:pPr>
      <w:r>
        <w:t>Chemical Composition</w:t>
      </w:r>
    </w:p>
    <w:p w14:paraId="22990790" w14:textId="5F1232B8" w:rsidR="00604E1E" w:rsidRDefault="00604E1E" w:rsidP="00AE357E">
      <w:r w:rsidRPr="00604E1E">
        <w:t>A class to deliver the chemical composition of a geological unit or earth material, as a list of element or oxide concentrations.</w:t>
      </w:r>
    </w:p>
    <w:p w14:paraId="1ECEDC1B" w14:textId="77777777" w:rsidR="00604E1E" w:rsidRDefault="00604E1E" w:rsidP="00604E1E">
      <w:pPr>
        <w:keepNext/>
      </w:pPr>
      <w:r>
        <w:rPr>
          <w:noProof/>
          <w:lang w:val="en-CA" w:eastAsia="en-CA"/>
        </w:rPr>
        <w:drawing>
          <wp:inline distT="0" distB="0" distL="0" distR="0" wp14:anchorId="41242CF0" wp14:editId="0BC7E49F">
            <wp:extent cx="4658360" cy="3036570"/>
            <wp:effectExtent l="0" t="0" r="8890" b="0"/>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58360" cy="3036570"/>
                    </a:xfrm>
                    <a:prstGeom prst="rect">
                      <a:avLst/>
                    </a:prstGeom>
                    <a:noFill/>
                    <a:ln>
                      <a:noFill/>
                    </a:ln>
                  </pic:spPr>
                </pic:pic>
              </a:graphicData>
            </a:graphic>
          </wp:inline>
        </w:drawing>
      </w:r>
    </w:p>
    <w:p w14:paraId="63C3EBAA" w14:textId="07C993EC" w:rsidR="00604E1E" w:rsidRDefault="00604E1E" w:rsidP="00604E1E">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34</w:t>
      </w:r>
      <w:r w:rsidR="00676158">
        <w:rPr>
          <w:noProof/>
        </w:rPr>
        <w:fldChar w:fldCharType="end"/>
      </w:r>
      <w:r>
        <w:t>: Chemical composition</w:t>
      </w:r>
    </w:p>
    <w:p w14:paraId="6EB7E3F8" w14:textId="5B3C7211" w:rsidR="00604E1E" w:rsidRPr="00604E1E" w:rsidRDefault="00604E1E" w:rsidP="00604E1E">
      <w:pPr>
        <w:autoSpaceDE w:val="0"/>
        <w:autoSpaceDN w:val="0"/>
        <w:adjustRightInd w:val="0"/>
        <w:spacing w:after="0"/>
        <w:rPr>
          <w:color w:val="000000"/>
          <w:sz w:val="20"/>
          <w:szCs w:val="20"/>
          <w:lang w:val="en-CA"/>
        </w:rPr>
      </w:pPr>
      <w:bookmarkStart w:id="431" w:name="BKM_D4FBCA43_958A_4AEF_8332_5F96792672DF"/>
      <w:bookmarkEnd w:id="431"/>
    </w:p>
    <w:tbl>
      <w:tblPr>
        <w:tblStyle w:val="Ombrageclair"/>
        <w:tblW w:w="9735" w:type="dxa"/>
        <w:tblLayout w:type="fixed"/>
        <w:tblLook w:val="04A0" w:firstRow="1" w:lastRow="0" w:firstColumn="1" w:lastColumn="0" w:noHBand="0" w:noVBand="1"/>
      </w:tblPr>
      <w:tblGrid>
        <w:gridCol w:w="1809"/>
        <w:gridCol w:w="1418"/>
        <w:gridCol w:w="6508"/>
      </w:tblGrid>
      <w:tr w:rsidR="00604E1E" w:rsidRPr="00604E1E" w14:paraId="4E90D7C6"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FB18221"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2" w:name="BKM_7DA6E39E_93F3_43B7_9C51_9F05A691932A"/>
            <w:bookmarkEnd w:id="432"/>
            <w:r w:rsidRPr="00604E1E">
              <w:rPr>
                <w:rFonts w:asciiTheme="minorHAnsi" w:hAnsiTheme="minorHAnsi"/>
                <w:color w:val="000000"/>
                <w:sz w:val="20"/>
                <w:szCs w:val="20"/>
                <w:lang w:val="en-CA"/>
              </w:rPr>
              <w:t>Name</w:t>
            </w:r>
          </w:p>
        </w:tc>
        <w:tc>
          <w:tcPr>
            <w:tcW w:w="1418" w:type="dxa"/>
          </w:tcPr>
          <w:p w14:paraId="77D9E827"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6508" w:type="dxa"/>
          </w:tcPr>
          <w:p w14:paraId="7DAC1AE6"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4FCCF36E"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5B2A843"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chemicalAnalysis</w:t>
            </w:r>
          </w:p>
        </w:tc>
        <w:tc>
          <w:tcPr>
            <w:tcW w:w="1418" w:type="dxa"/>
          </w:tcPr>
          <w:p w14:paraId="51EDEA4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DataRecord</w:t>
            </w:r>
          </w:p>
        </w:tc>
        <w:tc>
          <w:tcPr>
            <w:tcW w:w="6508" w:type="dxa"/>
          </w:tcPr>
          <w:p w14:paraId="2F42959E"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This element delivers a swe:DataRecord of analyte concentrations (ie, swe:Quantity elements) which describe the chemical composition of an earth material or geologic unit</w:t>
            </w:r>
          </w:p>
          <w:p w14:paraId="28729BBA"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A6F8840" w14:textId="77777777" w:rsidR="00AE357E" w:rsidRDefault="00AE357E" w:rsidP="00AE357E"/>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07DA21CA" w:rsidR="00604E1E" w:rsidRDefault="00604E1E" w:rsidP="00AE357E">
      <w:r w:rsidRPr="00604E1E">
        <w:t>Extended description of a compound earth material (ie, rocks and unconsolidated solid earth materials).</w:t>
      </w:r>
    </w:p>
    <w:p w14:paraId="79751289" w14:textId="77777777" w:rsidR="00604E1E" w:rsidRDefault="00604E1E" w:rsidP="00AE357E"/>
    <w:p w14:paraId="15980233" w14:textId="77777777" w:rsidR="00604E1E" w:rsidRDefault="00604E1E" w:rsidP="00604E1E">
      <w:pPr>
        <w:keepNext/>
      </w:pPr>
      <w:r>
        <w:rPr>
          <w:noProof/>
          <w:lang w:val="en-CA" w:eastAsia="en-CA"/>
        </w:rPr>
        <w:lastRenderedPageBreak/>
        <w:drawing>
          <wp:inline distT="0" distB="0" distL="0" distR="0" wp14:anchorId="27BE1CFF" wp14:editId="3C838B52">
            <wp:extent cx="5486400" cy="4856610"/>
            <wp:effectExtent l="0" t="0" r="0" b="127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6400" cy="4856610"/>
                    </a:xfrm>
                    <a:prstGeom prst="rect">
                      <a:avLst/>
                    </a:prstGeom>
                    <a:noFill/>
                    <a:ln>
                      <a:noFill/>
                    </a:ln>
                  </pic:spPr>
                </pic:pic>
              </a:graphicData>
            </a:graphic>
          </wp:inline>
        </w:drawing>
      </w:r>
    </w:p>
    <w:p w14:paraId="34F96725" w14:textId="38B7D0EB" w:rsidR="00604E1E" w:rsidRDefault="00604E1E" w:rsidP="00604E1E">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35</w:t>
      </w:r>
      <w:r w:rsidR="00676158">
        <w:rPr>
          <w:noProof/>
        </w:rPr>
        <w:fldChar w:fldCharType="end"/>
      </w:r>
      <w:r>
        <w:t>: Compound material description</w:t>
      </w:r>
    </w:p>
    <w:p w14:paraId="1817E2F9" w14:textId="67C80D03" w:rsidR="00604E1E" w:rsidRPr="00604E1E" w:rsidRDefault="00604E1E" w:rsidP="00604E1E">
      <w:pPr>
        <w:autoSpaceDE w:val="0"/>
        <w:autoSpaceDN w:val="0"/>
        <w:adjustRightInd w:val="0"/>
        <w:spacing w:after="0"/>
        <w:rPr>
          <w:color w:val="000000"/>
          <w:sz w:val="20"/>
          <w:szCs w:val="20"/>
          <w:lang w:val="en-CA"/>
        </w:rPr>
      </w:pPr>
      <w:bookmarkStart w:id="433" w:name="BKM_0126A46B_77F6_4F3D_8366_99D7292A119E"/>
      <w:bookmarkEnd w:id="433"/>
    </w:p>
    <w:tbl>
      <w:tblPr>
        <w:tblStyle w:val="Ombrageclair"/>
        <w:tblW w:w="9735" w:type="dxa"/>
        <w:tblLayout w:type="fixed"/>
        <w:tblLook w:val="04A0" w:firstRow="1" w:lastRow="0" w:firstColumn="1" w:lastColumn="0" w:noHBand="0" w:noVBand="1"/>
      </w:tblPr>
      <w:tblGrid>
        <w:gridCol w:w="2235"/>
        <w:gridCol w:w="1842"/>
        <w:gridCol w:w="5658"/>
      </w:tblGrid>
      <w:tr w:rsidR="00604E1E" w:rsidRPr="00604E1E" w14:paraId="18D0EC1C" w14:textId="77777777" w:rsidTr="00604E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76B1EFB"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4" w:name="BKM_68F68CA6_F7FB_411D_8560_851B7315C00E"/>
            <w:bookmarkEnd w:id="434"/>
            <w:r w:rsidRPr="00604E1E">
              <w:rPr>
                <w:rFonts w:asciiTheme="minorHAnsi" w:hAnsiTheme="minorHAnsi"/>
                <w:color w:val="000000"/>
                <w:sz w:val="20"/>
                <w:szCs w:val="20"/>
                <w:lang w:val="en-CA"/>
              </w:rPr>
              <w:t>Name</w:t>
            </w:r>
          </w:p>
        </w:tc>
        <w:tc>
          <w:tcPr>
            <w:tcW w:w="1842" w:type="dxa"/>
          </w:tcPr>
          <w:p w14:paraId="139069B0"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Type</w:t>
            </w:r>
          </w:p>
        </w:tc>
        <w:tc>
          <w:tcPr>
            <w:tcW w:w="5658" w:type="dxa"/>
          </w:tcPr>
          <w:p w14:paraId="26334AFF" w14:textId="77777777" w:rsidR="00604E1E" w:rsidRPr="00604E1E" w:rsidRDefault="00604E1E" w:rsidP="00604E1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Description</w:t>
            </w:r>
          </w:p>
        </w:tc>
      </w:tr>
      <w:tr w:rsidR="00604E1E" w:rsidRPr="00604E1E" w14:paraId="07D5D0E8"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FEAEFD"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sidRPr="00604E1E">
              <w:rPr>
                <w:rFonts w:asciiTheme="minorHAnsi" w:hAnsiTheme="minorHAnsi"/>
                <w:color w:val="000000"/>
                <w:sz w:val="20"/>
                <w:szCs w:val="20"/>
                <w:lang w:val="en-CA"/>
              </w:rPr>
              <w:t>compositionCategory</w:t>
            </w:r>
          </w:p>
        </w:tc>
        <w:tc>
          <w:tcPr>
            <w:tcW w:w="1842" w:type="dxa"/>
          </w:tcPr>
          <w:p w14:paraId="428BD7F5"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09E8A6C0"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Term to specify the gross compositional character of a compound material. Composition as used here is loosely construed to include both chemical composition and petrograpic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3D51D7EF" w14:textId="77777777"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E1E" w:rsidRPr="00604E1E" w14:paraId="0AE3FF5B"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0BC0908" w14:textId="77777777" w:rsidR="00604E1E" w:rsidRPr="00604E1E" w:rsidRDefault="00604E1E" w:rsidP="00604E1E">
            <w:pPr>
              <w:autoSpaceDE w:val="0"/>
              <w:autoSpaceDN w:val="0"/>
              <w:adjustRightInd w:val="0"/>
              <w:spacing w:after="0"/>
              <w:rPr>
                <w:rFonts w:asciiTheme="minorHAnsi" w:hAnsiTheme="minorHAnsi"/>
                <w:color w:val="000000"/>
                <w:sz w:val="20"/>
                <w:szCs w:val="20"/>
                <w:lang w:val="en-CA"/>
              </w:rPr>
            </w:pPr>
            <w:bookmarkStart w:id="435" w:name="BKM_F5243BEF_0ABC_4433_AFCB_2FCD01906472"/>
            <w:bookmarkEnd w:id="435"/>
            <w:r w:rsidRPr="00604E1E">
              <w:rPr>
                <w:rFonts w:asciiTheme="minorHAnsi" w:hAnsiTheme="minorHAnsi"/>
                <w:color w:val="000000"/>
                <w:sz w:val="20"/>
                <w:szCs w:val="20"/>
                <w:lang w:val="en-CA"/>
              </w:rPr>
              <w:t>geneticCategory</w:t>
            </w:r>
          </w:p>
        </w:tc>
        <w:tc>
          <w:tcPr>
            <w:tcW w:w="1842" w:type="dxa"/>
          </w:tcPr>
          <w:p w14:paraId="38B34CF3"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Category</w:t>
            </w:r>
          </w:p>
        </w:tc>
        <w:tc>
          <w:tcPr>
            <w:tcW w:w="5658" w:type="dxa"/>
          </w:tcPr>
          <w:p w14:paraId="519BE65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A term that represents a summary geologic history of the material. (ie, a genetic process classifier term). Examples include igneous, sedimentary, metamorphic, shock metamorphic, volcanic, pyroclastic.</w:t>
            </w:r>
          </w:p>
          <w:p w14:paraId="64E045D6" w14:textId="77777777"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E1E" w:rsidRPr="00604E1E" w14:paraId="48B0B512" w14:textId="77777777" w:rsidTr="00604E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7975667A" w14:textId="1EACDBA0"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particleGeometry</w:t>
            </w:r>
          </w:p>
        </w:tc>
        <w:tc>
          <w:tcPr>
            <w:tcW w:w="1842" w:type="dxa"/>
          </w:tcPr>
          <w:p w14:paraId="27E943F1" w14:textId="20BB3D7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ParticleGeometry</w:t>
            </w:r>
            <w:r>
              <w:rPr>
                <w:rFonts w:asciiTheme="minorHAnsi" w:hAnsiTheme="minorHAnsi"/>
                <w:color w:val="000000"/>
                <w:sz w:val="20"/>
                <w:szCs w:val="20"/>
                <w:lang w:val="en-CA"/>
              </w:rPr>
              <w:br/>
              <w:t>Description</w:t>
            </w:r>
          </w:p>
        </w:tc>
        <w:tc>
          <w:tcPr>
            <w:tcW w:w="5658" w:type="dxa"/>
          </w:tcPr>
          <w:p w14:paraId="3AE04480" w14:textId="55E9CE92" w:rsidR="00604E1E" w:rsidRPr="00604E1E" w:rsidRDefault="00604E1E" w:rsidP="00604E1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Detailed particle geometry description</w:t>
            </w:r>
          </w:p>
        </w:tc>
      </w:tr>
      <w:tr w:rsidR="00604E1E" w:rsidRPr="00604E1E" w14:paraId="6FD377EE" w14:textId="77777777" w:rsidTr="00604E1E">
        <w:tc>
          <w:tcPr>
            <w:cnfStyle w:val="001000000000" w:firstRow="0" w:lastRow="0" w:firstColumn="1" w:lastColumn="0" w:oddVBand="0" w:evenVBand="0" w:oddHBand="0" w:evenHBand="0" w:firstRowFirstColumn="0" w:firstRowLastColumn="0" w:lastRowFirstColumn="0" w:lastRowLastColumn="0"/>
            <w:tcW w:w="2235" w:type="dxa"/>
          </w:tcPr>
          <w:p w14:paraId="3E1F53D3" w14:textId="68724DD5" w:rsidR="00604E1E" w:rsidRPr="00604E1E" w:rsidRDefault="00604E1E" w:rsidP="00604E1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constituent</w:t>
            </w:r>
          </w:p>
        </w:tc>
        <w:tc>
          <w:tcPr>
            <w:tcW w:w="1842" w:type="dxa"/>
          </w:tcPr>
          <w:p w14:paraId="52DF88CA" w14:textId="7A6CF6A3"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ConstituentPart</w:t>
            </w:r>
          </w:p>
        </w:tc>
        <w:tc>
          <w:tcPr>
            <w:tcW w:w="5658" w:type="dxa"/>
          </w:tcPr>
          <w:p w14:paraId="648F7DA1" w14:textId="143BD1BC" w:rsidR="00604E1E" w:rsidRPr="00604E1E" w:rsidRDefault="00604E1E" w:rsidP="00604E1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E1E">
              <w:rPr>
                <w:rFonts w:asciiTheme="minorHAnsi" w:hAnsiTheme="minorHAnsi"/>
                <w:color w:val="000000"/>
                <w:sz w:val="20"/>
                <w:szCs w:val="20"/>
                <w:lang w:val="en-CA"/>
              </w:rPr>
              <w:t>Specifies the ConstituentPart that makes up part of the CompoundMaterial</w:t>
            </w:r>
          </w:p>
        </w:tc>
      </w:tr>
    </w:tbl>
    <w:p w14:paraId="5B1D08BA" w14:textId="77777777" w:rsidR="00604E1E" w:rsidRDefault="00604E1E" w:rsidP="00AE357E"/>
    <w:p w14:paraId="7ED6961E" w14:textId="1C7BC235" w:rsidR="00604E1E" w:rsidRDefault="00E66A9E" w:rsidP="00E66A9E">
      <w:pPr>
        <w:pStyle w:val="Titre4"/>
      </w:pPr>
      <w:r>
        <w:t>ParticleGeometryDescription</w:t>
      </w:r>
    </w:p>
    <w:p w14:paraId="125F1862" w14:textId="77777777" w:rsidR="00E66A9E" w:rsidRDefault="00E66A9E" w:rsidP="00AE357E"/>
    <w:p w14:paraId="705F8B9C" w14:textId="16889F97" w:rsidR="00E66A9E" w:rsidRDefault="00E66A9E" w:rsidP="00AE357E">
      <w:r w:rsidRPr="00E66A9E">
        <w:t>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eg: well sorted, poorly sorted, bimodal sorting), particle shape (surface rounding or crystal face development, eg: well rounded, euhedral, anhedral), and particle aspectRatio (eg: elongated, platy, bladed, compact, acicular).</w:t>
      </w:r>
    </w:p>
    <w:p w14:paraId="55347F5A" w14:textId="653727BD" w:rsidR="00E66A9E" w:rsidRPr="00E66A9E" w:rsidRDefault="00E66A9E" w:rsidP="00E66A9E">
      <w:pPr>
        <w:autoSpaceDE w:val="0"/>
        <w:autoSpaceDN w:val="0"/>
        <w:adjustRightInd w:val="0"/>
        <w:spacing w:after="0"/>
        <w:rPr>
          <w:color w:val="000000"/>
          <w:sz w:val="20"/>
          <w:szCs w:val="20"/>
          <w:lang w:val="en-CA"/>
        </w:rPr>
      </w:pPr>
      <w:bookmarkStart w:id="436" w:name="BKM_D2D5D1B2_3FF4_4650_95E3_DA08EE4A7DFF"/>
      <w:bookmarkEnd w:id="436"/>
    </w:p>
    <w:tbl>
      <w:tblPr>
        <w:tblStyle w:val="Ombrageclair"/>
        <w:tblW w:w="9735" w:type="dxa"/>
        <w:tblLayout w:type="fixed"/>
        <w:tblLook w:val="04A0" w:firstRow="1" w:lastRow="0" w:firstColumn="1" w:lastColumn="0" w:noHBand="0" w:noVBand="1"/>
      </w:tblPr>
      <w:tblGrid>
        <w:gridCol w:w="1668"/>
        <w:gridCol w:w="1701"/>
        <w:gridCol w:w="6366"/>
      </w:tblGrid>
      <w:tr w:rsidR="00E66A9E" w:rsidRPr="00E66A9E" w14:paraId="21F1D0B3" w14:textId="77777777" w:rsidTr="00E66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A068A51"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7" w:name="BKM_7D2E3FD4_C90D_40DB_8BA1_3E5458C981C0"/>
            <w:bookmarkEnd w:id="437"/>
            <w:r w:rsidRPr="00E66A9E">
              <w:rPr>
                <w:rFonts w:asciiTheme="minorHAnsi" w:hAnsiTheme="minorHAnsi"/>
                <w:color w:val="000000"/>
                <w:sz w:val="20"/>
                <w:szCs w:val="20"/>
                <w:lang w:val="en-CA"/>
              </w:rPr>
              <w:t>Name</w:t>
            </w:r>
          </w:p>
        </w:tc>
        <w:tc>
          <w:tcPr>
            <w:tcW w:w="1701" w:type="dxa"/>
          </w:tcPr>
          <w:p w14:paraId="47F53179"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Type</w:t>
            </w:r>
          </w:p>
        </w:tc>
        <w:tc>
          <w:tcPr>
            <w:tcW w:w="6366" w:type="dxa"/>
          </w:tcPr>
          <w:p w14:paraId="2477C5F3" w14:textId="77777777" w:rsidR="00E66A9E" w:rsidRPr="00E66A9E" w:rsidRDefault="00E66A9E" w:rsidP="00E66A9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Description</w:t>
            </w:r>
          </w:p>
        </w:tc>
      </w:tr>
      <w:tr w:rsidR="00E66A9E" w:rsidRPr="00E66A9E" w14:paraId="3C66EF10"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54E01933"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r w:rsidRPr="00E66A9E">
              <w:rPr>
                <w:rFonts w:asciiTheme="minorHAnsi" w:hAnsiTheme="minorHAnsi"/>
                <w:color w:val="000000"/>
                <w:sz w:val="20"/>
                <w:szCs w:val="20"/>
                <w:lang w:val="en-CA"/>
              </w:rPr>
              <w:t>particleType</w:t>
            </w:r>
          </w:p>
        </w:tc>
        <w:tc>
          <w:tcPr>
            <w:tcW w:w="1701" w:type="dxa"/>
          </w:tcPr>
          <w:p w14:paraId="34339FE1"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ParticleTypeTerm</w:t>
            </w:r>
          </w:p>
        </w:tc>
        <w:tc>
          <w:tcPr>
            <w:tcW w:w="6366" w:type="dxa"/>
          </w:tcPr>
          <w:p w14:paraId="3B895939"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Terms to specify the nature of individual particles of each constituent in an Earth Material aggregation, based mostly on their genesis.  If applied on ParticleDescription for CompoundMaterial, then would characterize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 compound material aggregation.</w:t>
            </w:r>
          </w:p>
          <w:p w14:paraId="1F30BB6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See discussion of particleType vs ConstituentPart.role in the scope notes for ConstituentPart.</w:t>
            </w:r>
          </w:p>
          <w:p w14:paraId="2B92DE4D"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78BC5CD6"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53EE1067"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8" w:name="BKM_13EF909A_AB70_4901_8CA1_C3BA3F992378"/>
            <w:bookmarkEnd w:id="438"/>
            <w:r w:rsidRPr="00E66A9E">
              <w:rPr>
                <w:rFonts w:asciiTheme="minorHAnsi" w:hAnsiTheme="minorHAnsi"/>
                <w:color w:val="000000"/>
                <w:sz w:val="20"/>
                <w:szCs w:val="20"/>
                <w:lang w:val="en-CA"/>
              </w:rPr>
              <w:t>aspectRatio</w:t>
            </w:r>
          </w:p>
        </w:tc>
        <w:tc>
          <w:tcPr>
            <w:tcW w:w="1701" w:type="dxa"/>
          </w:tcPr>
          <w:p w14:paraId="6EF82638"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40DF1446"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AspectRatio describes the geometry of particles based on the ratios of lengths of long, intermediate and short axes of grains. Equates to sphericity in sedimentary rocks (ie: the degree to which the shape of a particle approximates a sphere).  A quantitative specification based on the ratio of lengths of long, intermediate and short axes of grain shape (Sneed and Folk, 1958; Zingg, 1935). (eg: prolate, slightly flattened, very bladed, equant, acicular, tabular)</w:t>
            </w:r>
          </w:p>
          <w:p w14:paraId="4919AADB"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36C31C3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6D42704E"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39" w:name="BKM_A7128990_6B6B_49DD_9D88_9E8D7207A879"/>
            <w:bookmarkEnd w:id="439"/>
            <w:r w:rsidRPr="00E66A9E">
              <w:rPr>
                <w:rFonts w:asciiTheme="minorHAnsi" w:hAnsiTheme="minorHAnsi"/>
                <w:color w:val="000000"/>
                <w:sz w:val="20"/>
                <w:szCs w:val="20"/>
                <w:lang w:val="en-CA"/>
              </w:rPr>
              <w:t>shape</w:t>
            </w:r>
          </w:p>
        </w:tc>
        <w:tc>
          <w:tcPr>
            <w:tcW w:w="1701" w:type="dxa"/>
          </w:tcPr>
          <w:p w14:paraId="28DB5633"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0186B1BB"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Shape attribute describes, a) the development of crystal faces bounding particles in crystalline compond materials, and b) surface rounding of grains in sedimentary rocks. Roundness is a measure of the sharpness of the edges between surfaces bounding a particle (see Jackson, 1997; Wadell, 1932). Terms should be appropriate for the kind of compound material (eg: for crystalline rocks- euhedral, ideoblastic, subhedral, anhedral, xenoblastic; for sedimentary rocks - angular, rounded)</w:t>
            </w:r>
          </w:p>
          <w:p w14:paraId="275D0630"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E66A9E" w:rsidRPr="00E66A9E" w14:paraId="603A92F2" w14:textId="77777777" w:rsidTr="00E66A9E">
        <w:tc>
          <w:tcPr>
            <w:cnfStyle w:val="001000000000" w:firstRow="0" w:lastRow="0" w:firstColumn="1" w:lastColumn="0" w:oddVBand="0" w:evenVBand="0" w:oddHBand="0" w:evenHBand="0" w:firstRowFirstColumn="0" w:firstRowLastColumn="0" w:lastRowFirstColumn="0" w:lastRowLastColumn="0"/>
            <w:tcW w:w="1668" w:type="dxa"/>
          </w:tcPr>
          <w:p w14:paraId="761DE824"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40" w:name="BKM_92F07FBA_BBCD_4C39_9112_B2569C6076C8"/>
            <w:bookmarkEnd w:id="440"/>
            <w:r w:rsidRPr="00E66A9E">
              <w:rPr>
                <w:rFonts w:asciiTheme="minorHAnsi" w:hAnsiTheme="minorHAnsi"/>
                <w:color w:val="000000"/>
                <w:sz w:val="20"/>
                <w:szCs w:val="20"/>
                <w:lang w:val="en-CA"/>
              </w:rPr>
              <w:t>size</w:t>
            </w:r>
          </w:p>
        </w:tc>
        <w:tc>
          <w:tcPr>
            <w:tcW w:w="1701" w:type="dxa"/>
          </w:tcPr>
          <w:p w14:paraId="745FAF27"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QuantityRange</w:t>
            </w:r>
          </w:p>
        </w:tc>
        <w:tc>
          <w:tcPr>
            <w:tcW w:w="6366" w:type="dxa"/>
          </w:tcPr>
          <w:p w14:paraId="15CF5199"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 xml:space="preserve">The Size attribute specifies particle grainsize.  Values may be reported using absolute measurements (eg: range, mean, median, mode, maximum) or as descriptive terms from a schema appropriate to the type of </w:t>
            </w:r>
            <w:r w:rsidRPr="00E66A9E">
              <w:rPr>
                <w:rFonts w:asciiTheme="minorHAnsi" w:hAnsiTheme="minorHAnsi"/>
                <w:color w:val="000000"/>
                <w:sz w:val="20"/>
                <w:szCs w:val="20"/>
                <w:lang w:val="en-CA"/>
              </w:rPr>
              <w:lastRenderedPageBreak/>
              <w:t>Compound Material (eg: the Udden-Wentworth sheme for clastic sedimentary rocks - silt, sand, gravel; volcaniclastic rocks - ash, lapilli, bomb; crystalline rocks - fine, medium, coarse, cryptocrystalline)</w:t>
            </w:r>
          </w:p>
          <w:p w14:paraId="4D7A19BF" w14:textId="77777777" w:rsidR="00E66A9E" w:rsidRPr="00E66A9E" w:rsidRDefault="00E66A9E" w:rsidP="00E66A9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E66A9E" w:rsidRPr="00E66A9E" w14:paraId="2A9ABB45" w14:textId="77777777" w:rsidTr="00E66A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42243098" w14:textId="77777777" w:rsidR="00E66A9E" w:rsidRPr="00E66A9E" w:rsidRDefault="00E66A9E" w:rsidP="00E66A9E">
            <w:pPr>
              <w:autoSpaceDE w:val="0"/>
              <w:autoSpaceDN w:val="0"/>
              <w:adjustRightInd w:val="0"/>
              <w:spacing w:after="0"/>
              <w:rPr>
                <w:rFonts w:asciiTheme="minorHAnsi" w:hAnsiTheme="minorHAnsi"/>
                <w:color w:val="000000"/>
                <w:sz w:val="20"/>
                <w:szCs w:val="20"/>
                <w:lang w:val="en-CA"/>
              </w:rPr>
            </w:pPr>
            <w:bookmarkStart w:id="441" w:name="BKM_02F24C6F_6A70_4304_88F6_978891E8D391"/>
            <w:bookmarkEnd w:id="441"/>
            <w:r w:rsidRPr="00E66A9E">
              <w:rPr>
                <w:rFonts w:asciiTheme="minorHAnsi" w:hAnsiTheme="minorHAnsi"/>
                <w:color w:val="000000"/>
                <w:sz w:val="20"/>
                <w:szCs w:val="20"/>
                <w:lang w:val="en-CA"/>
              </w:rPr>
              <w:lastRenderedPageBreak/>
              <w:t>sorting</w:t>
            </w:r>
          </w:p>
        </w:tc>
        <w:tc>
          <w:tcPr>
            <w:tcW w:w="1701" w:type="dxa"/>
          </w:tcPr>
          <w:p w14:paraId="01691987"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Category</w:t>
            </w:r>
          </w:p>
        </w:tc>
        <w:tc>
          <w:tcPr>
            <w:tcW w:w="6366" w:type="dxa"/>
          </w:tcPr>
          <w:p w14:paraId="38050F82"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E66A9E">
              <w:rPr>
                <w:rFonts w:asciiTheme="minorHAnsi" w:hAnsiTheme="minorHAnsi"/>
                <w:color w:val="000000"/>
                <w:sz w:val="20"/>
                <w:szCs w:val="20"/>
                <w:lang w:val="en-CA"/>
              </w:rPr>
              <w:t>The Sorting attribute holds text terms to specify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sorted, or igneous terms such as porphyritic, equigranuilar, seriate.</w:t>
            </w:r>
          </w:p>
          <w:p w14:paraId="3530C24C" w14:textId="77777777" w:rsidR="00E66A9E" w:rsidRPr="00E66A9E" w:rsidRDefault="00E66A9E" w:rsidP="00E66A9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3B49CA6" w14:textId="77777777" w:rsidR="00E66A9E" w:rsidRDefault="00E66A9E" w:rsidP="00AE357E"/>
    <w:p w14:paraId="0949F96F" w14:textId="7FD35FD5" w:rsidR="00604E1E" w:rsidRDefault="00E66A9E" w:rsidP="00E66A9E">
      <w:pPr>
        <w:pStyle w:val="Titre4"/>
      </w:pPr>
      <w:r w:rsidRPr="00E66A9E">
        <w:t>ConstituentPart</w:t>
      </w:r>
    </w:p>
    <w:p w14:paraId="6B1069C9" w14:textId="77777777" w:rsidR="00E66A9E" w:rsidRDefault="00E66A9E" w:rsidP="00AE357E"/>
    <w:p w14:paraId="58AC1117" w14:textId="6013F4E0" w:rsidR="00E66A9E" w:rsidRDefault="00E66A9E" w:rsidP="00E66A9E">
      <w:r>
        <w:t>The Constituent Part class describes how Earth Materials may be made up of other Earth Materials, including the proportion of the constituent part in the whole (eg: 20%, minor, dominant); the role that the constituent plays in the whole (eg: matrix, groundmass, framework, phenocryst, xenolith, vein). The particleType property that specifies type of particle (eg: grain, clast, crystal, fossil, oolite) has been moved to the ParticleGeometryDescription data type, associated with both Consti</w:t>
      </w:r>
      <w:r w:rsidR="008E4068">
        <w:t xml:space="preserve">tuentPart and CompoundMaterial </w:t>
      </w:r>
    </w:p>
    <w:p w14:paraId="5C188B7A" w14:textId="77777777" w:rsidR="00E66A9E" w:rsidRDefault="00E66A9E" w:rsidP="00E66A9E">
      <w:r>
        <w:t>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Consider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4121DA61" w:rsidR="008E4068" w:rsidRPr="008E4068" w:rsidRDefault="008E4068" w:rsidP="008E4068">
      <w:pPr>
        <w:autoSpaceDE w:val="0"/>
        <w:autoSpaceDN w:val="0"/>
        <w:adjustRightInd w:val="0"/>
        <w:spacing w:after="0"/>
        <w:rPr>
          <w:color w:val="000000"/>
          <w:sz w:val="20"/>
          <w:szCs w:val="20"/>
          <w:lang w:val="en-CA"/>
        </w:rPr>
      </w:pPr>
      <w:bookmarkStart w:id="442" w:name="BKM_D2385579_8CEC_41FC_ACD0_1242C0AEF96E"/>
      <w:bookmarkEnd w:id="442"/>
    </w:p>
    <w:tbl>
      <w:tblPr>
        <w:tblStyle w:val="Ombrageclair"/>
        <w:tblW w:w="9735" w:type="dxa"/>
        <w:tblLayout w:type="fixed"/>
        <w:tblLook w:val="04A0" w:firstRow="1" w:lastRow="0" w:firstColumn="1" w:lastColumn="0" w:noHBand="0" w:noVBand="1"/>
      </w:tblPr>
      <w:tblGrid>
        <w:gridCol w:w="1242"/>
        <w:gridCol w:w="2552"/>
        <w:gridCol w:w="5941"/>
      </w:tblGrid>
      <w:tr w:rsidR="008E4068" w:rsidRPr="008E4068" w14:paraId="2A4B0266" w14:textId="77777777" w:rsidTr="008E40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656D26AA"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3" w:name="BKM_C5A88E79_2FB3_4893_8914_60419C00F2D2"/>
            <w:bookmarkEnd w:id="443"/>
            <w:r w:rsidRPr="008E4068">
              <w:rPr>
                <w:rFonts w:asciiTheme="minorHAnsi" w:hAnsiTheme="minorHAnsi"/>
                <w:color w:val="000000"/>
                <w:sz w:val="20"/>
                <w:szCs w:val="20"/>
                <w:lang w:val="en-CA"/>
              </w:rPr>
              <w:t>Name</w:t>
            </w:r>
          </w:p>
        </w:tc>
        <w:tc>
          <w:tcPr>
            <w:tcW w:w="2552" w:type="dxa"/>
          </w:tcPr>
          <w:p w14:paraId="277128DE"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Type</w:t>
            </w:r>
          </w:p>
        </w:tc>
        <w:tc>
          <w:tcPr>
            <w:tcW w:w="5941" w:type="dxa"/>
          </w:tcPr>
          <w:p w14:paraId="3B398FB6" w14:textId="77777777" w:rsidR="008E4068" w:rsidRPr="008E4068" w:rsidRDefault="008E4068" w:rsidP="008E4068">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Description</w:t>
            </w:r>
          </w:p>
        </w:tc>
      </w:tr>
      <w:tr w:rsidR="008E4068" w:rsidRPr="008E4068" w14:paraId="3E06AB80" w14:textId="77777777" w:rsidTr="008E40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tcPr>
          <w:p w14:paraId="1AA7CF42"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r w:rsidRPr="008E4068">
              <w:rPr>
                <w:rFonts w:asciiTheme="minorHAnsi" w:hAnsiTheme="minorHAnsi"/>
                <w:color w:val="000000"/>
                <w:sz w:val="20"/>
                <w:szCs w:val="20"/>
                <w:lang w:val="en-CA"/>
              </w:rPr>
              <w:t>role</w:t>
            </w:r>
          </w:p>
        </w:tc>
        <w:tc>
          <w:tcPr>
            <w:tcW w:w="2552" w:type="dxa"/>
          </w:tcPr>
          <w:p w14:paraId="32C6E667"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ConstituentPartRoleTerm</w:t>
            </w:r>
          </w:p>
        </w:tc>
        <w:tc>
          <w:tcPr>
            <w:tcW w:w="5941" w:type="dxa"/>
          </w:tcPr>
          <w:p w14:paraId="1381C594"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The role a ConstituentPart plays in a CompoundMaterial aggregation. The same EarthMaterial may occur as different ConstituentParts playing different roles within the same CompoundMaterial.  For example, feldspar may be present as groundmass (a ConstituentPart::role) and as phenocrysts (an ConstituentPart::role) within a single igneous rock.</w:t>
            </w:r>
          </w:p>
          <w:p w14:paraId="74856F2B" w14:textId="77777777" w:rsidR="008E4068" w:rsidRPr="008E4068" w:rsidRDefault="008E4068" w:rsidP="008E4068">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E4068" w:rsidRPr="008E4068" w14:paraId="1C1DDFDD" w14:textId="77777777" w:rsidTr="008E4068">
        <w:tc>
          <w:tcPr>
            <w:cnfStyle w:val="001000000000" w:firstRow="0" w:lastRow="0" w:firstColumn="1" w:lastColumn="0" w:oddVBand="0" w:evenVBand="0" w:oddHBand="0" w:evenHBand="0" w:firstRowFirstColumn="0" w:firstRowLastColumn="0" w:lastRowFirstColumn="0" w:lastRowLastColumn="0"/>
            <w:tcW w:w="1242" w:type="dxa"/>
          </w:tcPr>
          <w:p w14:paraId="20EE101D" w14:textId="77777777" w:rsidR="008E4068" w:rsidRPr="008E4068" w:rsidRDefault="008E4068" w:rsidP="008E4068">
            <w:pPr>
              <w:autoSpaceDE w:val="0"/>
              <w:autoSpaceDN w:val="0"/>
              <w:adjustRightInd w:val="0"/>
              <w:spacing w:after="0"/>
              <w:rPr>
                <w:rFonts w:asciiTheme="minorHAnsi" w:hAnsiTheme="minorHAnsi"/>
                <w:color w:val="000000"/>
                <w:sz w:val="20"/>
                <w:szCs w:val="20"/>
                <w:lang w:val="en-CA"/>
              </w:rPr>
            </w:pPr>
            <w:bookmarkStart w:id="444" w:name="BKM_A4F3FCE3_772C_4588_A2A4_96535416D1B6"/>
            <w:bookmarkEnd w:id="444"/>
            <w:r w:rsidRPr="008E4068">
              <w:rPr>
                <w:rFonts w:asciiTheme="minorHAnsi" w:hAnsiTheme="minorHAnsi"/>
                <w:color w:val="000000"/>
                <w:sz w:val="20"/>
                <w:szCs w:val="20"/>
                <w:lang w:val="en-CA"/>
              </w:rPr>
              <w:t>proportion</w:t>
            </w:r>
          </w:p>
        </w:tc>
        <w:tc>
          <w:tcPr>
            <w:tcW w:w="2552" w:type="dxa"/>
          </w:tcPr>
          <w:p w14:paraId="67ECEE5E"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QuantityRange</w:t>
            </w:r>
          </w:p>
        </w:tc>
        <w:tc>
          <w:tcPr>
            <w:tcW w:w="5941" w:type="dxa"/>
          </w:tcPr>
          <w:p w14:paraId="07817115"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t xml:space="preserve">The fraction of the whole that is formed by a ConstituentPart in a part/whole relationship.  Used for the ConstituentPart portion in a CompoundMaterial. </w:t>
            </w:r>
          </w:p>
          <w:p w14:paraId="0BDBD972"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p w14:paraId="0C31A157"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E4068">
              <w:rPr>
                <w:rFonts w:asciiTheme="minorHAnsi" w:hAnsiTheme="minorHAnsi"/>
                <w:color w:val="000000"/>
                <w:sz w:val="20"/>
                <w:szCs w:val="20"/>
                <w:lang w:val="en-CA"/>
              </w:rPr>
              <w:lastRenderedPageBreak/>
              <w:t>Quantity that specifies the fraction of the Earth Material formed by the part (eg: 20%, minor, dominant)</w:t>
            </w:r>
          </w:p>
          <w:p w14:paraId="67073F8D" w14:textId="77777777" w:rsidR="008E4068" w:rsidRPr="008E4068" w:rsidRDefault="008E4068" w:rsidP="008E4068">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64BC74E" w14:textId="77777777" w:rsidR="00E66A9E" w:rsidRDefault="00E66A9E" w:rsidP="00AE357E"/>
    <w:p w14:paraId="5849D37D" w14:textId="77777777" w:rsidR="008E4068" w:rsidRDefault="008E4068" w:rsidP="00AE357E"/>
    <w:p w14:paraId="2343428C" w14:textId="59DBA3B7" w:rsidR="008E4068" w:rsidRDefault="003A479F" w:rsidP="003A479F">
      <w:pPr>
        <w:pStyle w:val="Titre4"/>
      </w:pPr>
      <w:r>
        <w:t>Fabric Description</w:t>
      </w:r>
    </w:p>
    <w:p w14:paraId="683123E5" w14:textId="77777777" w:rsidR="003A479F" w:rsidRDefault="003A479F" w:rsidP="003A479F"/>
    <w:p w14:paraId="20F0A6D9" w14:textId="77777777" w:rsidR="003A479F" w:rsidRDefault="003A479F" w:rsidP="003A479F">
      <w:r>
        <w:t xml:space="preserve">The FabricDescription class describes all types of fabrics associated with a CompoundMaterial (ie,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(Turner and Weiss [1963] p. 21-24; Hobbs and others [1976], p. 73; Jackson [1997]; Passchier and Trouw [1998]). </w:t>
      </w:r>
    </w:p>
    <w:p w14:paraId="12A9B2A0" w14:textId="77777777" w:rsidR="003A479F" w:rsidRDefault="003A479F" w:rsidP="003A479F">
      <w:r>
        <w:t>FabricDescription is distinguished from Particle Geometry based on the criteria that Particle Geometry is preserved if a CompoundMaterial is disaggregated, while FabricDescription is not defined if the material is disaggregated.</w:t>
      </w:r>
    </w:p>
    <w:p w14:paraId="18CFB605" w14:textId="77777777" w:rsidR="003A479F" w:rsidRDefault="003A479F" w:rsidP="003A479F">
      <w:pPr>
        <w:keepNext/>
      </w:pPr>
      <w:r>
        <w:rPr>
          <w:noProof/>
          <w:lang w:val="en-CA" w:eastAsia="en-CA"/>
        </w:rPr>
        <w:drawing>
          <wp:inline distT="0" distB="0" distL="0" distR="0" wp14:anchorId="042203C1" wp14:editId="2E738AFD">
            <wp:extent cx="4062730" cy="3088005"/>
            <wp:effectExtent l="0" t="0" r="0" b="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062730" cy="3088005"/>
                    </a:xfrm>
                    <a:prstGeom prst="rect">
                      <a:avLst/>
                    </a:prstGeom>
                    <a:noFill/>
                    <a:ln>
                      <a:noFill/>
                    </a:ln>
                  </pic:spPr>
                </pic:pic>
              </a:graphicData>
            </a:graphic>
          </wp:inline>
        </w:drawing>
      </w:r>
    </w:p>
    <w:p w14:paraId="13AEE541" w14:textId="70F8E092" w:rsidR="003A479F" w:rsidRDefault="003A479F" w:rsidP="003A479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36</w:t>
      </w:r>
      <w:r w:rsidR="00676158">
        <w:rPr>
          <w:noProof/>
        </w:rPr>
        <w:fldChar w:fldCharType="end"/>
      </w:r>
      <w:r>
        <w:t>: Fabric description</w:t>
      </w:r>
    </w:p>
    <w:p w14:paraId="5C2C2A8D" w14:textId="0FB3599F" w:rsidR="003A479F" w:rsidRPr="003A479F" w:rsidRDefault="003A479F" w:rsidP="003A479F">
      <w:pPr>
        <w:autoSpaceDE w:val="0"/>
        <w:autoSpaceDN w:val="0"/>
        <w:adjustRightInd w:val="0"/>
        <w:spacing w:after="0"/>
        <w:rPr>
          <w:color w:val="000000"/>
          <w:sz w:val="20"/>
          <w:szCs w:val="20"/>
          <w:lang w:val="en-CA"/>
        </w:rPr>
      </w:pPr>
      <w:bookmarkStart w:id="445" w:name="BKM_CEE739CE_1DAA_46F5_B493_438C458DE763"/>
      <w:bookmarkEnd w:id="445"/>
    </w:p>
    <w:tbl>
      <w:tblPr>
        <w:tblStyle w:val="Ombrageclair"/>
        <w:tblW w:w="9735" w:type="dxa"/>
        <w:tblLayout w:type="fixed"/>
        <w:tblLook w:val="04A0" w:firstRow="1" w:lastRow="0" w:firstColumn="1" w:lastColumn="0" w:noHBand="0" w:noVBand="1"/>
      </w:tblPr>
      <w:tblGrid>
        <w:gridCol w:w="1526"/>
        <w:gridCol w:w="1701"/>
        <w:gridCol w:w="6508"/>
      </w:tblGrid>
      <w:tr w:rsidR="003A479F" w:rsidRPr="003A479F" w14:paraId="57C7BC52" w14:textId="77777777" w:rsidTr="003A47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56942C2"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bookmarkStart w:id="446" w:name="BKM_F9869380_E0FA_4E99_89A5_99DF9CC6BB40"/>
            <w:bookmarkEnd w:id="446"/>
            <w:r w:rsidRPr="003A479F">
              <w:rPr>
                <w:rFonts w:asciiTheme="minorHAnsi" w:hAnsiTheme="minorHAnsi"/>
                <w:color w:val="000000"/>
                <w:sz w:val="20"/>
                <w:szCs w:val="20"/>
                <w:lang w:val="en-CA"/>
              </w:rPr>
              <w:t>Name</w:t>
            </w:r>
          </w:p>
        </w:tc>
        <w:tc>
          <w:tcPr>
            <w:tcW w:w="1701" w:type="dxa"/>
          </w:tcPr>
          <w:p w14:paraId="5232D6A8"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Type</w:t>
            </w:r>
          </w:p>
        </w:tc>
        <w:tc>
          <w:tcPr>
            <w:tcW w:w="6508" w:type="dxa"/>
          </w:tcPr>
          <w:p w14:paraId="0361BE21" w14:textId="77777777" w:rsidR="003A479F" w:rsidRPr="003A479F" w:rsidRDefault="003A479F" w:rsidP="003A47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Description</w:t>
            </w:r>
          </w:p>
        </w:tc>
      </w:tr>
      <w:tr w:rsidR="003A479F" w:rsidRPr="003A479F" w14:paraId="26E3E420" w14:textId="77777777" w:rsidTr="003A47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49088CE" w14:textId="77777777" w:rsidR="003A479F" w:rsidRPr="003A479F" w:rsidRDefault="003A479F" w:rsidP="003A479F">
            <w:pPr>
              <w:autoSpaceDE w:val="0"/>
              <w:autoSpaceDN w:val="0"/>
              <w:adjustRightInd w:val="0"/>
              <w:spacing w:after="0"/>
              <w:rPr>
                <w:rFonts w:asciiTheme="minorHAnsi" w:hAnsiTheme="minorHAnsi"/>
                <w:color w:val="000000"/>
                <w:sz w:val="20"/>
                <w:szCs w:val="20"/>
                <w:lang w:val="en-CA"/>
              </w:rPr>
            </w:pPr>
            <w:r w:rsidRPr="003A479F">
              <w:rPr>
                <w:rFonts w:asciiTheme="minorHAnsi" w:hAnsiTheme="minorHAnsi"/>
                <w:color w:val="000000"/>
                <w:sz w:val="20"/>
                <w:szCs w:val="20"/>
                <w:lang w:val="en-CA"/>
              </w:rPr>
              <w:lastRenderedPageBreak/>
              <w:t>fabricType</w:t>
            </w:r>
          </w:p>
        </w:tc>
        <w:tc>
          <w:tcPr>
            <w:tcW w:w="1701" w:type="dxa"/>
          </w:tcPr>
          <w:p w14:paraId="57DD19B5"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FabricTypeTerm</w:t>
            </w:r>
          </w:p>
        </w:tc>
        <w:tc>
          <w:tcPr>
            <w:tcW w:w="6508" w:type="dxa"/>
          </w:tcPr>
          <w:p w14:paraId="58300A8C"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A479F">
              <w:rPr>
                <w:rFonts w:asciiTheme="minorHAnsi" w:hAnsiTheme="minorHAnsi"/>
                <w:color w:val="000000"/>
                <w:sz w:val="20"/>
                <w:szCs w:val="20"/>
                <w:lang w:val="en-CA"/>
              </w:rPr>
              <w:t xml:space="preserve">Attribute to denote the type of fabric in the CompoundMaterial (eg, rapikivi texture, autobrecciation, spaced cleavage, porphyroblastic, cross-bedding).  The fabricType describes a pattern, defined by one or more CompoundMaterial constituents, that is present throughout a rock body when considered at some scale. FabricDescription is defined based on the average configuration of many constituents. Penetrative fabric denotes that these constituents are distributed throughout the rock volume at the scale of observation [Passchier and Trouw, 1998], and are repeated at distances that are small relative to the scale of the whole, such that they can be considered to pervade the whole uniformly. </w:t>
            </w:r>
          </w:p>
          <w:p w14:paraId="461175E0" w14:textId="77777777" w:rsidR="003A479F" w:rsidRPr="003A479F" w:rsidRDefault="003A479F" w:rsidP="003A47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BF4D9F1" w14:textId="77777777" w:rsidR="008E4068" w:rsidRDefault="008E4068" w:rsidP="00AE357E"/>
    <w:p w14:paraId="4B59B9E2" w14:textId="206A933A" w:rsidR="008E4068" w:rsidRDefault="003A479F" w:rsidP="003A479F">
      <w:pPr>
        <w:pStyle w:val="Titre4"/>
      </w:pPr>
      <w:r>
        <w:t>Inorganic fluid</w:t>
      </w:r>
    </w:p>
    <w:p w14:paraId="47D3B8EF" w14:textId="58273770" w:rsidR="003A479F" w:rsidRDefault="003A479F" w:rsidP="003A479F">
      <w:r>
        <w:t>An inorganic, non-crystalline EarthMaterial (solid, liquid, or gas) that tends to flow or conform to the shape of its container.  Includes glass.  By convention liquid mercury is considered a mineral (examples: water, brine, glass).   This class is an empty placeholder for extension at a later date, or by other domain models.</w:t>
      </w:r>
    </w:p>
    <w:p w14:paraId="69E636DF" w14:textId="77777777" w:rsidR="003A479F" w:rsidRDefault="003A479F" w:rsidP="00AE357E"/>
    <w:p w14:paraId="4C29A535" w14:textId="77777777" w:rsidR="003A479F" w:rsidRDefault="003A479F" w:rsidP="003A479F">
      <w:pPr>
        <w:keepNext/>
      </w:pPr>
      <w:r>
        <w:rPr>
          <w:noProof/>
          <w:lang w:val="en-CA" w:eastAsia="en-CA"/>
        </w:rPr>
        <w:drawing>
          <wp:inline distT="0" distB="0" distL="0" distR="0" wp14:anchorId="2FB2D714" wp14:editId="39983798">
            <wp:extent cx="2743200" cy="3209290"/>
            <wp:effectExtent l="0" t="0" r="0" b="0"/>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43200" cy="3209290"/>
                    </a:xfrm>
                    <a:prstGeom prst="rect">
                      <a:avLst/>
                    </a:prstGeom>
                    <a:noFill/>
                    <a:ln>
                      <a:noFill/>
                    </a:ln>
                  </pic:spPr>
                </pic:pic>
              </a:graphicData>
            </a:graphic>
          </wp:inline>
        </w:drawing>
      </w:r>
    </w:p>
    <w:p w14:paraId="3FD3F38F" w14:textId="641465ED" w:rsidR="003A479F" w:rsidRDefault="003A479F" w:rsidP="003A479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37</w:t>
      </w:r>
      <w:r w:rsidR="00676158">
        <w:rPr>
          <w:noProof/>
        </w:rPr>
        <w:fldChar w:fldCharType="end"/>
      </w:r>
      <w:r>
        <w:t>: Inorganic fluid</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41B3D6B8" w:rsidR="003A479F" w:rsidRDefault="009021BE" w:rsidP="00AE357E">
      <w:r w:rsidRPr="009021BE">
        <w:t xml:space="preserve">MetamorphicDescription describes the character of metamorphism applied to a CompoundMaterial or GeologicUnit using one or more properties including estimated intensity (grade; eg high grade, low grade), characteristic metamorphic mineral </w:t>
      </w:r>
      <w:r w:rsidRPr="009021BE">
        <w:lastRenderedPageBreak/>
        <w:t>assemblages (facies; eg, greenschist, amphibolite), peak P-T estimates, and protolith material if known.</w:t>
      </w:r>
    </w:p>
    <w:p w14:paraId="25C51777" w14:textId="77777777" w:rsidR="003A479F" w:rsidRDefault="003A479F" w:rsidP="003A479F">
      <w:pPr>
        <w:keepNext/>
      </w:pPr>
      <w:r>
        <w:rPr>
          <w:noProof/>
          <w:lang w:val="en-CA" w:eastAsia="en-CA"/>
        </w:rPr>
        <w:drawing>
          <wp:inline distT="0" distB="0" distL="0" distR="0" wp14:anchorId="04AEED8F" wp14:editId="6DC68D27">
            <wp:extent cx="5486400" cy="5827469"/>
            <wp:effectExtent l="0" t="0" r="0" b="190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5827469"/>
                    </a:xfrm>
                    <a:prstGeom prst="rect">
                      <a:avLst/>
                    </a:prstGeom>
                    <a:noFill/>
                    <a:ln>
                      <a:noFill/>
                    </a:ln>
                  </pic:spPr>
                </pic:pic>
              </a:graphicData>
            </a:graphic>
          </wp:inline>
        </w:drawing>
      </w:r>
    </w:p>
    <w:p w14:paraId="57CFA55C" w14:textId="26EFDA2D" w:rsidR="003A479F" w:rsidRDefault="003A479F" w:rsidP="003A479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38</w:t>
      </w:r>
      <w:r w:rsidR="00676158">
        <w:rPr>
          <w:noProof/>
        </w:rPr>
        <w:fldChar w:fldCharType="end"/>
      </w:r>
      <w:r>
        <w:t>: Metamorphic Description</w:t>
      </w:r>
    </w:p>
    <w:p w14:paraId="7CBC1C81" w14:textId="77777777" w:rsidR="009021BE" w:rsidRDefault="009021BE" w:rsidP="009021BE"/>
    <w:p w14:paraId="718F9F5D" w14:textId="33FE82F3" w:rsidR="009021BE" w:rsidRPr="009021BE" w:rsidRDefault="009021BE" w:rsidP="009021BE">
      <w:pPr>
        <w:autoSpaceDE w:val="0"/>
        <w:autoSpaceDN w:val="0"/>
        <w:adjustRightInd w:val="0"/>
        <w:spacing w:after="0"/>
        <w:rPr>
          <w:color w:val="000000"/>
          <w:sz w:val="20"/>
          <w:szCs w:val="20"/>
          <w:lang w:val="en-CA"/>
        </w:rPr>
      </w:pPr>
      <w:bookmarkStart w:id="447" w:name="BKM_593C69E3_0EC2_4CB1_8B2B_D0FE22B7C017"/>
      <w:bookmarkEnd w:id="447"/>
    </w:p>
    <w:tbl>
      <w:tblPr>
        <w:tblStyle w:val="Ombrageclair"/>
        <w:tblW w:w="9735" w:type="dxa"/>
        <w:tblLayout w:type="fixed"/>
        <w:tblLook w:val="04A0" w:firstRow="1" w:lastRow="0" w:firstColumn="1" w:lastColumn="0" w:noHBand="0" w:noVBand="1"/>
      </w:tblPr>
      <w:tblGrid>
        <w:gridCol w:w="2235"/>
        <w:gridCol w:w="1417"/>
        <w:gridCol w:w="6083"/>
      </w:tblGrid>
      <w:tr w:rsidR="009021BE" w:rsidRPr="009021BE" w14:paraId="0D2054BD" w14:textId="77777777" w:rsidTr="00902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DE1A7F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8" w:name="BKM_0ACE92C1_088C_42CF_93C8_D003E3CC8FC3"/>
            <w:bookmarkEnd w:id="448"/>
            <w:r w:rsidRPr="009021BE">
              <w:rPr>
                <w:rFonts w:asciiTheme="minorHAnsi" w:hAnsiTheme="minorHAnsi"/>
                <w:color w:val="000000"/>
                <w:sz w:val="20"/>
                <w:szCs w:val="20"/>
                <w:lang w:val="en-CA"/>
              </w:rPr>
              <w:t>Name</w:t>
            </w:r>
          </w:p>
        </w:tc>
        <w:tc>
          <w:tcPr>
            <w:tcW w:w="1417" w:type="dxa"/>
          </w:tcPr>
          <w:p w14:paraId="44F5D8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Type</w:t>
            </w:r>
          </w:p>
        </w:tc>
        <w:tc>
          <w:tcPr>
            <w:tcW w:w="6083" w:type="dxa"/>
          </w:tcPr>
          <w:p w14:paraId="26831098" w14:textId="77777777" w:rsidR="009021BE" w:rsidRPr="009021BE" w:rsidRDefault="009021BE" w:rsidP="009021B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Description</w:t>
            </w:r>
          </w:p>
        </w:tc>
      </w:tr>
      <w:tr w:rsidR="009021BE" w:rsidRPr="009021BE" w14:paraId="179ED956"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C5F8F0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sidRPr="009021BE">
              <w:rPr>
                <w:rFonts w:asciiTheme="minorHAnsi" w:hAnsiTheme="minorHAnsi"/>
                <w:color w:val="000000"/>
                <w:sz w:val="20"/>
                <w:szCs w:val="20"/>
                <w:lang w:val="en-CA"/>
              </w:rPr>
              <w:t>metamorphicFacies</w:t>
            </w:r>
          </w:p>
        </w:tc>
        <w:tc>
          <w:tcPr>
            <w:tcW w:w="1417" w:type="dxa"/>
          </w:tcPr>
          <w:p w14:paraId="68FE09FA"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74D1BC3F"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description of characteristic mineral assemblages indicative of certain metamorphic P-T conditions. Examples include Barrovian metasedimentary zones (eg: biotite facies, kyanite facies) or assemblages developed in rocks of more mafic composition (eg: greenschist facies, amphibolite facies).</w:t>
            </w:r>
          </w:p>
          <w:p w14:paraId="2D2FA377"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156559A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44046832"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49" w:name="BKM_14E0F14F_4532_4342_B7F1_67313964C676"/>
            <w:bookmarkEnd w:id="449"/>
            <w:r w:rsidRPr="009021BE">
              <w:rPr>
                <w:rFonts w:asciiTheme="minorHAnsi" w:hAnsiTheme="minorHAnsi"/>
                <w:color w:val="000000"/>
                <w:sz w:val="20"/>
                <w:szCs w:val="20"/>
                <w:lang w:val="en-CA"/>
              </w:rPr>
              <w:lastRenderedPageBreak/>
              <w:t>metamorphicGrade</w:t>
            </w:r>
          </w:p>
        </w:tc>
        <w:tc>
          <w:tcPr>
            <w:tcW w:w="1417" w:type="dxa"/>
          </w:tcPr>
          <w:p w14:paraId="781E2997"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Category</w:t>
            </w:r>
          </w:p>
        </w:tc>
        <w:tc>
          <w:tcPr>
            <w:tcW w:w="6083" w:type="dxa"/>
          </w:tcPr>
          <w:p w14:paraId="382E877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term to indicate the intensity or rank of metamorphism applied to an EarthMaterial (eg: high metamorphic grade, low metamorphic grade)</w:t>
            </w:r>
          </w:p>
          <w:p w14:paraId="6C105CD0"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Indicates in a general way the P-T environment in which the metamorphism took place. Determination of metamorphic grade is based on mineral assemblages (ie, facies) present in a rock that are interpreted to have crystallized in equilibrium during a particular metamorphic event.</w:t>
            </w:r>
          </w:p>
          <w:p w14:paraId="4AC57D5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54B8139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C2E2619"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0" w:name="BKM_80AE61D4_C509_4CAA_B004_0231DB42B137"/>
            <w:bookmarkEnd w:id="450"/>
            <w:r w:rsidRPr="009021BE">
              <w:rPr>
                <w:rFonts w:asciiTheme="minorHAnsi" w:hAnsiTheme="minorHAnsi"/>
                <w:color w:val="000000"/>
                <w:sz w:val="20"/>
                <w:szCs w:val="20"/>
                <w:lang w:val="en-CA"/>
              </w:rPr>
              <w:t>peakPressureValue</w:t>
            </w:r>
          </w:p>
        </w:tc>
        <w:tc>
          <w:tcPr>
            <w:tcW w:w="1417" w:type="dxa"/>
          </w:tcPr>
          <w:p w14:paraId="41788EA2"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4904B8F0"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pressure at peak metamorphic conditions.</w:t>
            </w:r>
          </w:p>
          <w:p w14:paraId="5537B218"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490A0C9E"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34D37B24"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1" w:name="BKM_5F5D6549_09AD_4BCF_806A_9B95D5D4E734"/>
            <w:bookmarkEnd w:id="451"/>
            <w:r w:rsidRPr="009021BE">
              <w:rPr>
                <w:rFonts w:asciiTheme="minorHAnsi" w:hAnsiTheme="minorHAnsi"/>
                <w:color w:val="000000"/>
                <w:sz w:val="20"/>
                <w:szCs w:val="20"/>
                <w:lang w:val="en-CA"/>
              </w:rPr>
              <w:t>peakTemperatureValue</w:t>
            </w:r>
          </w:p>
        </w:tc>
        <w:tc>
          <w:tcPr>
            <w:tcW w:w="1417" w:type="dxa"/>
          </w:tcPr>
          <w:p w14:paraId="3027E946"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Quantity</w:t>
            </w:r>
          </w:p>
        </w:tc>
        <w:tc>
          <w:tcPr>
            <w:tcW w:w="6083" w:type="dxa"/>
          </w:tcPr>
          <w:p w14:paraId="062CEA11"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 numerical value to indicate the estimated temperature at peak metamorphic conditions.</w:t>
            </w:r>
          </w:p>
          <w:p w14:paraId="041C342B" w14:textId="77777777"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9021BE" w:rsidRPr="009021BE" w14:paraId="2D1905C1" w14:textId="77777777" w:rsidTr="00902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2192EFAE" w14:textId="77777777" w:rsidR="009021BE" w:rsidRPr="009021BE" w:rsidRDefault="009021BE" w:rsidP="009021BE">
            <w:pPr>
              <w:autoSpaceDE w:val="0"/>
              <w:autoSpaceDN w:val="0"/>
              <w:adjustRightInd w:val="0"/>
              <w:spacing w:after="0"/>
              <w:rPr>
                <w:rFonts w:asciiTheme="minorHAnsi" w:hAnsiTheme="minorHAnsi"/>
                <w:color w:val="000000"/>
                <w:sz w:val="20"/>
                <w:szCs w:val="20"/>
                <w:lang w:val="en-CA"/>
              </w:rPr>
            </w:pPr>
            <w:bookmarkStart w:id="452" w:name="BKM_80BAF21E_2C4E_40CD_B42E_41BCEA94DECC"/>
            <w:bookmarkEnd w:id="452"/>
            <w:r w:rsidRPr="009021BE">
              <w:rPr>
                <w:rFonts w:asciiTheme="minorHAnsi" w:hAnsiTheme="minorHAnsi"/>
                <w:color w:val="000000"/>
                <w:sz w:val="20"/>
                <w:szCs w:val="20"/>
                <w:lang w:val="en-CA"/>
              </w:rPr>
              <w:t>protolithLithology</w:t>
            </w:r>
          </w:p>
        </w:tc>
        <w:tc>
          <w:tcPr>
            <w:tcW w:w="1417" w:type="dxa"/>
          </w:tcPr>
          <w:p w14:paraId="1D01975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EarthMaterial</w:t>
            </w:r>
          </w:p>
        </w:tc>
        <w:tc>
          <w:tcPr>
            <w:tcW w:w="6083" w:type="dxa"/>
          </w:tcPr>
          <w:p w14:paraId="6118AA9E"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An interpretation of the EarthMaterial that constituted the pre-metamorphic lithology for this metamorphosed CompoundMaterial.</w:t>
            </w:r>
          </w:p>
          <w:p w14:paraId="0A565574" w14:textId="77777777" w:rsidR="009021BE" w:rsidRPr="009021BE" w:rsidRDefault="009021BE" w:rsidP="009021B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021BE" w:rsidRPr="009021BE" w14:paraId="73F9AE1F" w14:textId="77777777" w:rsidTr="009021BE">
        <w:tc>
          <w:tcPr>
            <w:cnfStyle w:val="001000000000" w:firstRow="0" w:lastRow="0" w:firstColumn="1" w:lastColumn="0" w:oddVBand="0" w:evenVBand="0" w:oddHBand="0" w:evenHBand="0" w:firstRowFirstColumn="0" w:firstRowLastColumn="0" w:lastRowFirstColumn="0" w:lastRowLastColumn="0"/>
            <w:tcW w:w="2235" w:type="dxa"/>
          </w:tcPr>
          <w:p w14:paraId="1516D639" w14:textId="4C99DBB0" w:rsidR="009021BE" w:rsidRPr="009021BE" w:rsidRDefault="009021BE" w:rsidP="009021B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metamorphicEvent</w:t>
            </w:r>
          </w:p>
        </w:tc>
        <w:tc>
          <w:tcPr>
            <w:tcW w:w="1417" w:type="dxa"/>
          </w:tcPr>
          <w:p w14:paraId="2825063A" w14:textId="18AFA3D8"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GeologicEvent</w:t>
            </w:r>
          </w:p>
        </w:tc>
        <w:tc>
          <w:tcPr>
            <w:tcW w:w="6083" w:type="dxa"/>
          </w:tcPr>
          <w:p w14:paraId="2F6C976B" w14:textId="5AA35973" w:rsidR="009021BE" w:rsidRPr="009021BE" w:rsidRDefault="009021BE" w:rsidP="009021B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021BE">
              <w:rPr>
                <w:rFonts w:asciiTheme="minorHAnsi" w:hAnsiTheme="minorHAnsi"/>
                <w:color w:val="000000"/>
                <w:sz w:val="20"/>
                <w:szCs w:val="20"/>
                <w:lang w:val="en-CA"/>
              </w:rPr>
              <w:t>To denote the age, environment and process associated with a particular metamorphic assemblage in a GeologicUnit</w:t>
            </w:r>
          </w:p>
        </w:tc>
      </w:tr>
    </w:tbl>
    <w:p w14:paraId="2FF42AE6" w14:textId="77777777" w:rsidR="009021BE" w:rsidRDefault="009021BE" w:rsidP="009021BE"/>
    <w:p w14:paraId="579E742D" w14:textId="3E22C134" w:rsidR="009021BE" w:rsidRDefault="00267D2C" w:rsidP="00267D2C">
      <w:pPr>
        <w:pStyle w:val="Titre4"/>
      </w:pPr>
      <w:r>
        <w:t>OrganicMaterial</w:t>
      </w:r>
    </w:p>
    <w:p w14:paraId="50ADFF2A" w14:textId="77777777" w:rsidR="00267D2C" w:rsidRDefault="00267D2C" w:rsidP="009021BE"/>
    <w:p w14:paraId="1370954B" w14:textId="742B3FEB" w:rsidR="00267D2C" w:rsidRDefault="00267D2C" w:rsidP="00267D2C">
      <w:r>
        <w:t>An EarthMaterial that belongs to the class of chemical compounds having a reduced carbon basis (as distinct from carbonates), and derived from living organisms.  Includes high-carbon EarthMaterials such as bitumen, peat, and coal.   This class is an empty placeholder for extension at a later date, or by other domain models</w:t>
      </w:r>
    </w:p>
    <w:p w14:paraId="565AC4A7" w14:textId="6C04B0D0" w:rsidR="00267D2C" w:rsidRDefault="00267D2C" w:rsidP="009021BE">
      <w:r>
        <w:rPr>
          <w:noProof/>
          <w:lang w:val="en-CA" w:eastAsia="en-CA"/>
        </w:rPr>
        <w:drawing>
          <wp:inline distT="0" distB="0" distL="0" distR="0" wp14:anchorId="07532550" wp14:editId="137E36B0">
            <wp:extent cx="2743200" cy="3096895"/>
            <wp:effectExtent l="0" t="0" r="0" b="8255"/>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743200" cy="3096895"/>
                    </a:xfrm>
                    <a:prstGeom prst="rect">
                      <a:avLst/>
                    </a:prstGeom>
                    <a:noFill/>
                    <a:ln>
                      <a:noFill/>
                    </a:ln>
                  </pic:spPr>
                </pic:pic>
              </a:graphicData>
            </a:graphic>
          </wp:inline>
        </w:drawing>
      </w:r>
    </w:p>
    <w:p w14:paraId="74DBD12A" w14:textId="4579AB7B" w:rsidR="009021BE" w:rsidRDefault="00267D2C" w:rsidP="00267D2C">
      <w:pPr>
        <w:pStyle w:val="Titre4"/>
      </w:pPr>
      <w:r>
        <w:lastRenderedPageBreak/>
        <w:t>Organism</w:t>
      </w:r>
    </w:p>
    <w:p w14:paraId="65AEEC56" w14:textId="77777777" w:rsidR="00267D2C" w:rsidRDefault="00267D2C" w:rsidP="009021BE"/>
    <w:p w14:paraId="3A4007D8" w14:textId="3A082637" w:rsidR="00267D2C" w:rsidRDefault="00267D2C" w:rsidP="009021BE">
      <w:r w:rsidRPr="00267D2C">
        <w:t>Broad class to represent any living or once living thing. This is the connection to taxonomy/biology for fossils.</w:t>
      </w:r>
    </w:p>
    <w:p w14:paraId="167EB540" w14:textId="77777777" w:rsidR="00267D2C" w:rsidRDefault="00267D2C" w:rsidP="00267D2C">
      <w:pPr>
        <w:keepNext/>
      </w:pPr>
      <w:r>
        <w:rPr>
          <w:noProof/>
          <w:lang w:val="en-CA" w:eastAsia="en-CA"/>
        </w:rPr>
        <w:drawing>
          <wp:inline distT="0" distB="0" distL="0" distR="0" wp14:anchorId="7F37D71D" wp14:editId="627774B8">
            <wp:extent cx="2415540" cy="4028440"/>
            <wp:effectExtent l="0" t="0" r="3810" b="0"/>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15540" cy="4028440"/>
                    </a:xfrm>
                    <a:prstGeom prst="rect">
                      <a:avLst/>
                    </a:prstGeom>
                    <a:noFill/>
                    <a:ln>
                      <a:noFill/>
                    </a:ln>
                  </pic:spPr>
                </pic:pic>
              </a:graphicData>
            </a:graphic>
          </wp:inline>
        </w:drawing>
      </w:r>
    </w:p>
    <w:p w14:paraId="107DAD59" w14:textId="49904E33" w:rsidR="00267D2C" w:rsidRDefault="00267D2C" w:rsidP="00267D2C">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39</w:t>
      </w:r>
      <w:r w:rsidR="00676158">
        <w:rPr>
          <w:noProof/>
        </w:rPr>
        <w:fldChar w:fldCharType="end"/>
      </w:r>
      <w:r>
        <w:t>: Organism</w:t>
      </w:r>
    </w:p>
    <w:p w14:paraId="67B4687F" w14:textId="77777777" w:rsidR="00267D2C" w:rsidRDefault="00267D2C" w:rsidP="009021BE"/>
    <w:p w14:paraId="4014D048" w14:textId="551E9592" w:rsidR="00267D2C" w:rsidRDefault="00267D2C" w:rsidP="00267D2C">
      <w:pPr>
        <w:pStyle w:val="Titre4"/>
      </w:pPr>
      <w:r>
        <w:t>Physical Description</w:t>
      </w:r>
    </w:p>
    <w:p w14:paraId="790A9EF7" w14:textId="77777777" w:rsidR="00267D2C" w:rsidRDefault="00267D2C" w:rsidP="00267D2C"/>
    <w:p w14:paraId="76D60FE7" w14:textId="77777777" w:rsidR="00267D2C" w:rsidRDefault="00267D2C" w:rsidP="00267D2C">
      <w:r>
        <w:t xml:space="preserve">A class to describe the numeric physical properties of a geologic unit, earth material, or geologic structure. (eg; density, porosity, magnetic susceptibility, remanent magnetism).  These properties are modelled here as scalar numeric values (swe:Quantity).  </w:t>
      </w:r>
    </w:p>
    <w:p w14:paraId="798742E7" w14:textId="114AAE3A" w:rsidR="00267D2C" w:rsidRDefault="00267D2C" w:rsidP="00267D2C">
      <w:r>
        <w:t>Vector and tensor physical properties are considered to be more applicable to located observations and should be delivered as SamplingFeature/Observations with associated geologic unit or geologic structure features.</w:t>
      </w:r>
    </w:p>
    <w:p w14:paraId="51ADD180" w14:textId="77777777" w:rsidR="00267D2C" w:rsidRDefault="00267D2C" w:rsidP="00267D2C">
      <w:pPr>
        <w:keepNext/>
      </w:pPr>
      <w:r>
        <w:rPr>
          <w:noProof/>
          <w:lang w:val="en-CA" w:eastAsia="en-CA"/>
        </w:rPr>
        <w:lastRenderedPageBreak/>
        <w:drawing>
          <wp:inline distT="0" distB="0" distL="0" distR="0" wp14:anchorId="6302DBA7" wp14:editId="4A1121E6">
            <wp:extent cx="4873625" cy="4761865"/>
            <wp:effectExtent l="0" t="0" r="3175" b="635"/>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873625" cy="4761865"/>
                    </a:xfrm>
                    <a:prstGeom prst="rect">
                      <a:avLst/>
                    </a:prstGeom>
                    <a:noFill/>
                    <a:ln>
                      <a:noFill/>
                    </a:ln>
                  </pic:spPr>
                </pic:pic>
              </a:graphicData>
            </a:graphic>
          </wp:inline>
        </w:drawing>
      </w:r>
    </w:p>
    <w:p w14:paraId="115CF369" w14:textId="19DEE681" w:rsidR="00267D2C" w:rsidRDefault="00267D2C" w:rsidP="00267D2C">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40</w:t>
      </w:r>
      <w:r w:rsidR="00676158">
        <w:rPr>
          <w:noProof/>
        </w:rPr>
        <w:fldChar w:fldCharType="end"/>
      </w:r>
      <w:r>
        <w:t>: Physical Description</w:t>
      </w:r>
    </w:p>
    <w:p w14:paraId="009D8A4A" w14:textId="77777777" w:rsidR="00267D2C" w:rsidRDefault="00267D2C" w:rsidP="00267D2C"/>
    <w:p w14:paraId="7F11FDF9" w14:textId="0D8AF78C" w:rsidR="00267D2C" w:rsidRPr="00267D2C" w:rsidRDefault="00267D2C" w:rsidP="00267D2C">
      <w:pPr>
        <w:autoSpaceDE w:val="0"/>
        <w:autoSpaceDN w:val="0"/>
        <w:adjustRightInd w:val="0"/>
        <w:spacing w:after="0"/>
        <w:rPr>
          <w:color w:val="000000"/>
          <w:sz w:val="20"/>
          <w:szCs w:val="20"/>
          <w:lang w:val="en-CA"/>
        </w:rPr>
      </w:pPr>
      <w:bookmarkStart w:id="453" w:name="BKM_DF21AB41_C085_4AC9_B6F6_DFFDFCF925FF"/>
      <w:bookmarkEnd w:id="453"/>
    </w:p>
    <w:tbl>
      <w:tblPr>
        <w:tblStyle w:val="Ombrageclair"/>
        <w:tblW w:w="9735" w:type="dxa"/>
        <w:tblLayout w:type="fixed"/>
        <w:tblLook w:val="04A0" w:firstRow="1" w:lastRow="0" w:firstColumn="1" w:lastColumn="0" w:noHBand="0" w:noVBand="1"/>
      </w:tblPr>
      <w:tblGrid>
        <w:gridCol w:w="1809"/>
        <w:gridCol w:w="2127"/>
        <w:gridCol w:w="5799"/>
      </w:tblGrid>
      <w:tr w:rsidR="00267D2C" w:rsidRPr="00267D2C" w14:paraId="0053E1B1"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0492726"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4" w:name="BKM_41B8BC40_9B55_499E_B59B_A3F4FD630754"/>
            <w:bookmarkEnd w:id="454"/>
            <w:r w:rsidRPr="00267D2C">
              <w:rPr>
                <w:rFonts w:asciiTheme="minorHAnsi" w:hAnsiTheme="minorHAnsi"/>
                <w:color w:val="000000"/>
                <w:sz w:val="20"/>
                <w:szCs w:val="20"/>
                <w:lang w:val="en-CA"/>
              </w:rPr>
              <w:t>Name</w:t>
            </w:r>
          </w:p>
        </w:tc>
        <w:tc>
          <w:tcPr>
            <w:tcW w:w="2127" w:type="dxa"/>
          </w:tcPr>
          <w:p w14:paraId="416FDA03"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5799" w:type="dxa"/>
          </w:tcPr>
          <w:p w14:paraId="7B0B6CA5"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1303C18C"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05FE92"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propertyName</w:t>
            </w:r>
          </w:p>
        </w:tc>
        <w:tc>
          <w:tcPr>
            <w:tcW w:w="2127" w:type="dxa"/>
          </w:tcPr>
          <w:p w14:paraId="5A03F484"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PhysicalPropertyTerm</w:t>
            </w:r>
          </w:p>
        </w:tc>
        <w:tc>
          <w:tcPr>
            <w:tcW w:w="5799" w:type="dxa"/>
          </w:tcPr>
          <w:p w14:paraId="64C84D22"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term from a controlled vocabulary of physical properties of rock materials (eg; density, porosity, magnetic susceptibility, remnant magnetism, permeability, seismic velocity)</w:t>
            </w:r>
          </w:p>
          <w:p w14:paraId="734401BE"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67D2C" w:rsidRPr="00267D2C" w14:paraId="170895E5" w14:textId="77777777" w:rsidTr="00267D2C">
        <w:tc>
          <w:tcPr>
            <w:cnfStyle w:val="001000000000" w:firstRow="0" w:lastRow="0" w:firstColumn="1" w:lastColumn="0" w:oddVBand="0" w:evenVBand="0" w:oddHBand="0" w:evenHBand="0" w:firstRowFirstColumn="0" w:firstRowLastColumn="0" w:lastRowFirstColumn="0" w:lastRowLastColumn="0"/>
            <w:tcW w:w="1809" w:type="dxa"/>
          </w:tcPr>
          <w:p w14:paraId="1224E48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5" w:name="BKM_1184394F_75EC_44D4_8904_2EB2061759E4"/>
            <w:bookmarkEnd w:id="455"/>
            <w:r w:rsidRPr="00267D2C">
              <w:rPr>
                <w:rFonts w:asciiTheme="minorHAnsi" w:hAnsiTheme="minorHAnsi"/>
                <w:color w:val="000000"/>
                <w:sz w:val="20"/>
                <w:szCs w:val="20"/>
                <w:lang w:val="en-CA"/>
              </w:rPr>
              <w:t>propertyMeasure</w:t>
            </w:r>
          </w:p>
        </w:tc>
        <w:tc>
          <w:tcPr>
            <w:tcW w:w="2127" w:type="dxa"/>
          </w:tcPr>
          <w:p w14:paraId="2C5F4876"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Quantity</w:t>
            </w:r>
          </w:p>
        </w:tc>
        <w:tc>
          <w:tcPr>
            <w:tcW w:w="5799" w:type="dxa"/>
          </w:tcPr>
          <w:p w14:paraId="5E6BACA9"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A scalar measurement of the physical property of a rock material, unit or structure</w:t>
            </w:r>
          </w:p>
          <w:p w14:paraId="63CBA868" w14:textId="77777777" w:rsidR="00267D2C" w:rsidRPr="00267D2C" w:rsidRDefault="00267D2C" w:rsidP="00267D2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1F13CDC5" w14:textId="77777777" w:rsidR="00267D2C" w:rsidRDefault="00267D2C" w:rsidP="00267D2C"/>
    <w:p w14:paraId="3F6B2C30" w14:textId="77777777" w:rsidR="00267D2C" w:rsidRDefault="00267D2C" w:rsidP="00267D2C"/>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766F18B5" w:rsidR="00267D2C" w:rsidRDefault="00267D2C" w:rsidP="00267D2C">
      <w:r w:rsidRPr="00267D2C">
        <w:lastRenderedPageBreak/>
        <w:t>Extended descriptive attributes of a rock material.</w:t>
      </w:r>
    </w:p>
    <w:p w14:paraId="51DD3B26" w14:textId="77777777" w:rsidR="00267D2C" w:rsidRDefault="00267D2C" w:rsidP="00267D2C">
      <w:pPr>
        <w:keepNext/>
      </w:pPr>
      <w:r>
        <w:rPr>
          <w:noProof/>
          <w:lang w:val="en-CA" w:eastAsia="en-CA"/>
        </w:rPr>
        <w:drawing>
          <wp:inline distT="0" distB="0" distL="0" distR="0" wp14:anchorId="1910F8DA" wp14:editId="28E04588">
            <wp:extent cx="2372360" cy="6607810"/>
            <wp:effectExtent l="0" t="0" r="8890" b="2540"/>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72360" cy="6607810"/>
                    </a:xfrm>
                    <a:prstGeom prst="rect">
                      <a:avLst/>
                    </a:prstGeom>
                    <a:noFill/>
                    <a:ln>
                      <a:noFill/>
                    </a:ln>
                  </pic:spPr>
                </pic:pic>
              </a:graphicData>
            </a:graphic>
          </wp:inline>
        </w:drawing>
      </w:r>
    </w:p>
    <w:p w14:paraId="5D13B185" w14:textId="46E844BF" w:rsidR="00267D2C" w:rsidRDefault="00267D2C" w:rsidP="00267D2C">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41</w:t>
      </w:r>
      <w:r w:rsidR="00676158">
        <w:rPr>
          <w:noProof/>
        </w:rPr>
        <w:fldChar w:fldCharType="end"/>
      </w:r>
      <w:r>
        <w:t>: Rock material description</w:t>
      </w:r>
    </w:p>
    <w:p w14:paraId="67FB9F13" w14:textId="0AB21E31" w:rsidR="00267D2C" w:rsidRPr="00267D2C" w:rsidRDefault="00267D2C" w:rsidP="00267D2C">
      <w:pPr>
        <w:autoSpaceDE w:val="0"/>
        <w:autoSpaceDN w:val="0"/>
        <w:adjustRightInd w:val="0"/>
        <w:spacing w:after="0"/>
        <w:rPr>
          <w:color w:val="000000"/>
          <w:sz w:val="20"/>
          <w:szCs w:val="20"/>
          <w:lang w:val="en-CA"/>
        </w:rPr>
      </w:pPr>
      <w:bookmarkStart w:id="456" w:name="BKM_54B0933A_5E39_4E6A_A950_9E63F5E10F0B"/>
      <w:bookmarkEnd w:id="456"/>
    </w:p>
    <w:tbl>
      <w:tblPr>
        <w:tblStyle w:val="Ombrageclair"/>
        <w:tblW w:w="9735" w:type="dxa"/>
        <w:tblLayout w:type="fixed"/>
        <w:tblLook w:val="04A0" w:firstRow="1" w:lastRow="0" w:firstColumn="1" w:lastColumn="0" w:noHBand="0" w:noVBand="1"/>
      </w:tblPr>
      <w:tblGrid>
        <w:gridCol w:w="2093"/>
        <w:gridCol w:w="1134"/>
        <w:gridCol w:w="6508"/>
      </w:tblGrid>
      <w:tr w:rsidR="00267D2C" w:rsidRPr="00267D2C" w14:paraId="0C8CCAF8" w14:textId="77777777" w:rsidTr="00267D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B127CA3"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bookmarkStart w:id="457" w:name="BKM_CE58381D_F747_4812_83C3_00C6282DB05A"/>
            <w:bookmarkEnd w:id="457"/>
            <w:r w:rsidRPr="00267D2C">
              <w:rPr>
                <w:rFonts w:asciiTheme="minorHAnsi" w:hAnsiTheme="minorHAnsi"/>
                <w:color w:val="000000"/>
                <w:sz w:val="20"/>
                <w:szCs w:val="20"/>
                <w:lang w:val="en-CA"/>
              </w:rPr>
              <w:t>Name</w:t>
            </w:r>
          </w:p>
        </w:tc>
        <w:tc>
          <w:tcPr>
            <w:tcW w:w="1134" w:type="dxa"/>
          </w:tcPr>
          <w:p w14:paraId="4F443FCC"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Type</w:t>
            </w:r>
          </w:p>
        </w:tc>
        <w:tc>
          <w:tcPr>
            <w:tcW w:w="6508" w:type="dxa"/>
          </w:tcPr>
          <w:p w14:paraId="08505300" w14:textId="77777777" w:rsidR="00267D2C" w:rsidRPr="00267D2C" w:rsidRDefault="00267D2C" w:rsidP="00267D2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Description</w:t>
            </w:r>
          </w:p>
        </w:tc>
      </w:tr>
      <w:tr w:rsidR="00267D2C" w:rsidRPr="00267D2C" w14:paraId="5A6FB651" w14:textId="77777777" w:rsidTr="00267D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05346C4" w14:textId="77777777" w:rsidR="00267D2C" w:rsidRPr="00267D2C" w:rsidRDefault="00267D2C" w:rsidP="00267D2C">
            <w:pPr>
              <w:autoSpaceDE w:val="0"/>
              <w:autoSpaceDN w:val="0"/>
              <w:adjustRightInd w:val="0"/>
              <w:spacing w:after="0"/>
              <w:rPr>
                <w:rFonts w:asciiTheme="minorHAnsi" w:hAnsiTheme="minorHAnsi"/>
                <w:color w:val="000000"/>
                <w:sz w:val="20"/>
                <w:szCs w:val="20"/>
                <w:lang w:val="en-CA"/>
              </w:rPr>
            </w:pPr>
            <w:r w:rsidRPr="00267D2C">
              <w:rPr>
                <w:rFonts w:asciiTheme="minorHAnsi" w:hAnsiTheme="minorHAnsi"/>
                <w:color w:val="000000"/>
                <w:sz w:val="20"/>
                <w:szCs w:val="20"/>
                <w:lang w:val="en-CA"/>
              </w:rPr>
              <w:t>consolidationDegree</w:t>
            </w:r>
          </w:p>
        </w:tc>
        <w:tc>
          <w:tcPr>
            <w:tcW w:w="1134" w:type="dxa"/>
          </w:tcPr>
          <w:p w14:paraId="65CE894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Category</w:t>
            </w:r>
          </w:p>
        </w:tc>
        <w:tc>
          <w:tcPr>
            <w:tcW w:w="6508" w:type="dxa"/>
          </w:tcPr>
          <w:p w14:paraId="3F75F603"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267D2C">
              <w:rPr>
                <w:rFonts w:asciiTheme="minorHAnsi" w:hAnsiTheme="minorHAnsi"/>
                <w:color w:val="000000"/>
                <w:sz w:val="20"/>
                <w:szCs w:val="20"/>
                <w:lang w:val="en-CA"/>
              </w:rPr>
              <w:t xml:space="preserve">A property that specifies the degree to which an aggregation of EarthMaterial particles is a distinct solid material. Consolidation and induration are related concepts specified by this property. They define a </w:t>
            </w:r>
            <w:r w:rsidRPr="00267D2C">
              <w:rPr>
                <w:rFonts w:asciiTheme="minorHAnsi" w:hAnsiTheme="minorHAnsi"/>
                <w:color w:val="000000"/>
                <w:sz w:val="20"/>
                <w:szCs w:val="20"/>
                <w:lang w:val="en-CA"/>
              </w:rPr>
              <w:lastRenderedPageBreak/>
              <w:t>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p>
          <w:p w14:paraId="2B6B9CEB" w14:textId="77777777" w:rsidR="00267D2C" w:rsidRPr="00267D2C" w:rsidRDefault="00267D2C" w:rsidP="00267D2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3CF4E416" w14:textId="77777777" w:rsidR="00267D2C" w:rsidRDefault="00267D2C" w:rsidP="00267D2C"/>
    <w:p w14:paraId="447B9940" w14:textId="73E087CF" w:rsidR="00481AF6" w:rsidRDefault="00481AF6" w:rsidP="00481AF6">
      <w:pPr>
        <w:pStyle w:val="Titre3"/>
      </w:pPr>
      <w:r>
        <w:t>GeologicAgeDetails</w:t>
      </w:r>
    </w:p>
    <w:p w14:paraId="2618636E" w14:textId="77777777" w:rsidR="00531DC8" w:rsidRDefault="00531DC8" w:rsidP="00267D2C"/>
    <w:p w14:paraId="54B30C02" w14:textId="536D0B7B"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458"/>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AB10FC">
        <w:t>8.6</w:t>
      </w:r>
      <w:r w:rsidR="00AB10FC">
        <w:fldChar w:fldCharType="end"/>
      </w:r>
      <w:r w:rsidR="00AB10FC">
        <w:t>).</w:t>
      </w:r>
      <w:commentRangeEnd w:id="458"/>
      <w:r w:rsidR="00AB10FC">
        <w:rPr>
          <w:rStyle w:val="Marquedecommentaire"/>
        </w:rPr>
        <w:commentReference w:id="458"/>
      </w:r>
    </w:p>
    <w:p w14:paraId="32597B25" w14:textId="77777777" w:rsidR="00AB10FC" w:rsidRDefault="00531DC8" w:rsidP="00AB10FC">
      <w:pPr>
        <w:keepNext/>
      </w:pPr>
      <w:r>
        <w:rPr>
          <w:noProof/>
          <w:lang w:val="en-CA" w:eastAsia="en-CA"/>
        </w:rPr>
        <w:lastRenderedPageBreak/>
        <w:drawing>
          <wp:inline distT="0" distB="0" distL="0" distR="0" wp14:anchorId="106DD164" wp14:editId="5E4EE1C8">
            <wp:extent cx="5486400" cy="726170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86400" cy="7261709"/>
                    </a:xfrm>
                    <a:prstGeom prst="rect">
                      <a:avLst/>
                    </a:prstGeom>
                    <a:noFill/>
                    <a:ln>
                      <a:noFill/>
                    </a:ln>
                  </pic:spPr>
                </pic:pic>
              </a:graphicData>
            </a:graphic>
          </wp:inline>
        </w:drawing>
      </w:r>
    </w:p>
    <w:p w14:paraId="41259C92" w14:textId="6EE16928" w:rsidR="00481AF6" w:rsidRDefault="00AB10FC" w:rsidP="00AB10FC">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42</w:t>
      </w:r>
      <w:r w:rsidR="00676158">
        <w:rPr>
          <w:noProof/>
        </w:rPr>
        <w:fldChar w:fldCharType="end"/>
      </w:r>
      <w:r>
        <w:t xml:space="preserve">: GeologicEventDescription </w:t>
      </w:r>
    </w:p>
    <w:p w14:paraId="195E5696" w14:textId="77777777" w:rsidR="00AB10FC" w:rsidRDefault="00AB10FC" w:rsidP="00267D2C"/>
    <w:tbl>
      <w:tblPr>
        <w:tblStyle w:val="Ombrageclair"/>
        <w:tblW w:w="9735" w:type="dxa"/>
        <w:tblLayout w:type="fixed"/>
        <w:tblLook w:val="04A0" w:firstRow="1" w:lastRow="0" w:firstColumn="1" w:lastColumn="0" w:noHBand="0" w:noVBand="1"/>
      </w:tblPr>
      <w:tblGrid>
        <w:gridCol w:w="2518"/>
        <w:gridCol w:w="1985"/>
        <w:gridCol w:w="5232"/>
      </w:tblGrid>
      <w:tr w:rsidR="00AB10FC" w:rsidRPr="00AB10FC" w14:paraId="0E5C7098" w14:textId="77777777" w:rsidTr="00AB10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660FA040"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59" w:name="BKM_D8A9D87B_FAA3_4CC2_BC9F_D27B111A2980"/>
            <w:bookmarkEnd w:id="459"/>
            <w:r w:rsidRPr="00AB10FC">
              <w:rPr>
                <w:rFonts w:asciiTheme="minorHAnsi" w:hAnsiTheme="minorHAnsi"/>
                <w:color w:val="000000"/>
                <w:sz w:val="20"/>
                <w:szCs w:val="20"/>
                <w:lang w:val="en-CA"/>
              </w:rPr>
              <w:t>Name</w:t>
            </w:r>
          </w:p>
        </w:tc>
        <w:tc>
          <w:tcPr>
            <w:tcW w:w="1985" w:type="dxa"/>
          </w:tcPr>
          <w:p w14:paraId="00839570"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Type</w:t>
            </w:r>
          </w:p>
        </w:tc>
        <w:tc>
          <w:tcPr>
            <w:tcW w:w="5232" w:type="dxa"/>
          </w:tcPr>
          <w:p w14:paraId="5308A987" w14:textId="77777777" w:rsidR="00AB10FC" w:rsidRPr="00AB10FC" w:rsidRDefault="00AB10FC" w:rsidP="00AB10FC">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Description</w:t>
            </w:r>
          </w:p>
        </w:tc>
      </w:tr>
      <w:tr w:rsidR="00AB10FC" w:rsidRPr="00AB10FC" w14:paraId="30AF124A" w14:textId="77777777" w:rsidTr="00AB10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18" w:type="dxa"/>
          </w:tcPr>
          <w:p w14:paraId="0B584047"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r w:rsidRPr="00AB10FC">
              <w:rPr>
                <w:rFonts w:asciiTheme="minorHAnsi" w:hAnsiTheme="minorHAnsi"/>
                <w:color w:val="000000"/>
                <w:sz w:val="20"/>
                <w:szCs w:val="20"/>
                <w:lang w:val="en-CA"/>
              </w:rPr>
              <w:lastRenderedPageBreak/>
              <w:t>olderGeochronologicEra</w:t>
            </w:r>
          </w:p>
        </w:tc>
        <w:tc>
          <w:tcPr>
            <w:tcW w:w="1985" w:type="dxa"/>
          </w:tcPr>
          <w:p w14:paraId="53A69B17"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39989D25"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older estimated age of a geologic feature.</w:t>
            </w:r>
          </w:p>
          <w:p w14:paraId="2ED15B7A" w14:textId="77777777" w:rsidR="00AB10FC" w:rsidRPr="00AB10FC" w:rsidRDefault="00AB10FC" w:rsidP="00AB10FC">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AB10FC" w:rsidRPr="00AB10FC" w14:paraId="65F0E682" w14:textId="77777777" w:rsidTr="00AB10FC">
        <w:tc>
          <w:tcPr>
            <w:cnfStyle w:val="001000000000" w:firstRow="0" w:lastRow="0" w:firstColumn="1" w:lastColumn="0" w:oddVBand="0" w:evenVBand="0" w:oddHBand="0" w:evenHBand="0" w:firstRowFirstColumn="0" w:firstRowLastColumn="0" w:lastRowFirstColumn="0" w:lastRowLastColumn="0"/>
            <w:tcW w:w="2518" w:type="dxa"/>
          </w:tcPr>
          <w:p w14:paraId="475D78D9" w14:textId="77777777" w:rsidR="00AB10FC" w:rsidRPr="00AB10FC" w:rsidRDefault="00AB10FC" w:rsidP="00AB10FC">
            <w:pPr>
              <w:autoSpaceDE w:val="0"/>
              <w:autoSpaceDN w:val="0"/>
              <w:adjustRightInd w:val="0"/>
              <w:spacing w:after="0"/>
              <w:rPr>
                <w:rFonts w:asciiTheme="minorHAnsi" w:hAnsiTheme="minorHAnsi"/>
                <w:color w:val="000000"/>
                <w:sz w:val="20"/>
                <w:szCs w:val="20"/>
                <w:lang w:val="en-CA"/>
              </w:rPr>
            </w:pPr>
            <w:bookmarkStart w:id="460" w:name="BKM_C843AC0B_80BB_4AD8_B2F6_459B6FFBBEB7"/>
            <w:bookmarkEnd w:id="460"/>
            <w:r w:rsidRPr="00AB10FC">
              <w:rPr>
                <w:rFonts w:asciiTheme="minorHAnsi" w:hAnsiTheme="minorHAnsi"/>
                <w:color w:val="000000"/>
                <w:sz w:val="20"/>
                <w:szCs w:val="20"/>
                <w:lang w:val="en-CA"/>
              </w:rPr>
              <w:t>youngerGeochronologicEra</w:t>
            </w:r>
          </w:p>
        </w:tc>
        <w:tc>
          <w:tcPr>
            <w:tcW w:w="1985" w:type="dxa"/>
          </w:tcPr>
          <w:p w14:paraId="67F2001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GeochronologicEra</w:t>
            </w:r>
          </w:p>
        </w:tc>
        <w:tc>
          <w:tcPr>
            <w:tcW w:w="5232" w:type="dxa"/>
          </w:tcPr>
          <w:p w14:paraId="49FB25DC"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AB10FC">
              <w:rPr>
                <w:rFonts w:asciiTheme="minorHAnsi" w:hAnsiTheme="minorHAnsi"/>
                <w:color w:val="000000"/>
                <w:sz w:val="20"/>
                <w:szCs w:val="20"/>
                <w:lang w:val="en-CA"/>
              </w:rPr>
              <w:t>Link to description of the GeochronologicEra that corresponds to the younger estimated age of a geologic feature.</w:t>
            </w:r>
          </w:p>
          <w:p w14:paraId="42E85425" w14:textId="77777777" w:rsidR="00AB10FC" w:rsidRPr="00AB10FC" w:rsidRDefault="00AB10FC" w:rsidP="00AB10FC">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532C775B" w14:textId="77777777" w:rsidR="00AB10FC" w:rsidRDefault="00AB10FC" w:rsidP="00267D2C"/>
    <w:p w14:paraId="08DD2120" w14:textId="616C8A28" w:rsidR="00AB10FC" w:rsidRDefault="00AB10FC" w:rsidP="00AB10FC">
      <w:pPr>
        <w:pStyle w:val="Titre3"/>
      </w:pPr>
      <w:r>
        <w:t>Geologic Structure Details</w:t>
      </w:r>
    </w:p>
    <w:p w14:paraId="264C8A90" w14:textId="2468D6EE" w:rsidR="00AB10FC" w:rsidRDefault="00AB10FC" w:rsidP="00267D2C">
      <w:r w:rsidRPr="00AB10FC">
        <w:t>The GeologicStructureDetails package provides for extended descriptions of geologic structures.</w:t>
      </w:r>
      <w:r>
        <w:t xml:space="preserve">  </w:t>
      </w:r>
    </w:p>
    <w:p w14:paraId="50C723CE" w14:textId="77777777" w:rsidR="00AB10FC" w:rsidRDefault="00AB10FC" w:rsidP="00AB10FC">
      <w:pPr>
        <w:keepNext/>
      </w:pPr>
      <w:r>
        <w:rPr>
          <w:noProof/>
          <w:lang w:val="en-CA" w:eastAsia="en-CA"/>
        </w:rPr>
        <w:drawing>
          <wp:inline distT="0" distB="0" distL="0" distR="0" wp14:anchorId="38ABCCD3" wp14:editId="3CE60ABE">
            <wp:extent cx="5486400" cy="4260717"/>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86400" cy="4260717"/>
                    </a:xfrm>
                    <a:prstGeom prst="rect">
                      <a:avLst/>
                    </a:prstGeom>
                    <a:noFill/>
                    <a:ln>
                      <a:noFill/>
                    </a:ln>
                  </pic:spPr>
                </pic:pic>
              </a:graphicData>
            </a:graphic>
          </wp:inline>
        </w:drawing>
      </w:r>
    </w:p>
    <w:p w14:paraId="35EDFFC2" w14:textId="368DD4C0" w:rsidR="00AB10FC" w:rsidRDefault="00AB10FC" w:rsidP="00AB10FC">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43</w:t>
      </w:r>
      <w:r w:rsidR="00676158">
        <w:rPr>
          <w:noProof/>
        </w:rPr>
        <w:fldChar w:fldCharType="end"/>
      </w:r>
      <w:r>
        <w:t>: Summary diagram of GeologicStructureDetailes</w:t>
      </w:r>
    </w:p>
    <w:p w14:paraId="7A27A6E2" w14:textId="77777777" w:rsidR="00AB10FC" w:rsidRDefault="00AB10FC" w:rsidP="00AB10FC"/>
    <w:p w14:paraId="5E3A23D6" w14:textId="34147625" w:rsidR="00AB10FC" w:rsidRDefault="00AB10FC" w:rsidP="00AB10FC">
      <w:pPr>
        <w:pStyle w:val="Titre4"/>
      </w:pPr>
      <w:r>
        <w:t>ContactDescription</w:t>
      </w:r>
    </w:p>
    <w:p w14:paraId="2B59EE37" w14:textId="35EEC473" w:rsidR="00AB10FC" w:rsidRDefault="00FC626E" w:rsidP="00FC626E">
      <w:r>
        <w:t>Contact description provides e</w:t>
      </w:r>
      <w:r w:rsidRPr="00FC626E">
        <w:t>xtended descriptive properties of a geologic contact.</w:t>
      </w:r>
      <w:r>
        <w:t xml:space="preserve">  If the contact type is </w:t>
      </w:r>
      <w:r w:rsidRPr="00FC626E">
        <w:t>ChronostratigraphicBoundary</w:t>
      </w:r>
      <w:r>
        <w:t xml:space="preserve">, it can be associated </w:t>
      </w:r>
      <w:r w:rsidRPr="00FC626E">
        <w:t>contact with a geochronologic (ie, time zone) boundary that may correlate with it.</w:t>
      </w:r>
    </w:p>
    <w:p w14:paraId="2B9EAF5E" w14:textId="77777777" w:rsidR="00FC626E" w:rsidRDefault="00FC626E" w:rsidP="00FC626E">
      <w:pPr>
        <w:keepNext/>
      </w:pPr>
      <w:r>
        <w:rPr>
          <w:noProof/>
          <w:lang w:val="en-CA" w:eastAsia="en-CA"/>
        </w:rPr>
        <w:lastRenderedPageBreak/>
        <w:drawing>
          <wp:inline distT="0" distB="0" distL="0" distR="0" wp14:anchorId="2F3F7335" wp14:editId="47E31C6C">
            <wp:extent cx="5486400" cy="49541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86400" cy="4954155"/>
                    </a:xfrm>
                    <a:prstGeom prst="rect">
                      <a:avLst/>
                    </a:prstGeom>
                    <a:noFill/>
                    <a:ln>
                      <a:noFill/>
                    </a:ln>
                  </pic:spPr>
                </pic:pic>
              </a:graphicData>
            </a:graphic>
          </wp:inline>
        </w:drawing>
      </w:r>
    </w:p>
    <w:p w14:paraId="777DACC5" w14:textId="753668FB" w:rsidR="00AB10FC" w:rsidRDefault="00FC626E" w:rsidP="00FC626E">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44</w:t>
      </w:r>
      <w:r w:rsidR="00676158">
        <w:rPr>
          <w:noProof/>
        </w:rPr>
        <w:fldChar w:fldCharType="end"/>
      </w:r>
      <w:r>
        <w:t>: ContactDescription</w:t>
      </w:r>
    </w:p>
    <w:p w14:paraId="6FB9FDC1" w14:textId="1E154429" w:rsidR="00FC626E" w:rsidRPr="00FC626E" w:rsidRDefault="00FC626E" w:rsidP="00FC626E">
      <w:pPr>
        <w:autoSpaceDE w:val="0"/>
        <w:autoSpaceDN w:val="0"/>
        <w:adjustRightInd w:val="0"/>
        <w:spacing w:after="0"/>
        <w:rPr>
          <w:color w:val="000000"/>
          <w:sz w:val="20"/>
          <w:szCs w:val="20"/>
          <w:lang w:val="en-CA"/>
        </w:rPr>
      </w:pPr>
      <w:bookmarkStart w:id="461" w:name="BKM_E2CFECC1_AAB5_40F6_ABD4_D77907DA9990"/>
      <w:bookmarkEnd w:id="461"/>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0069F785" w14:textId="77777777" w:rsidTr="00FC626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D48BFA9"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2" w:name="BKM_C1076615_3AE6_4988_8393_E66493CD8FB0"/>
            <w:bookmarkEnd w:id="462"/>
            <w:r w:rsidRPr="00FC626E">
              <w:rPr>
                <w:rFonts w:asciiTheme="minorHAnsi" w:hAnsiTheme="minorHAnsi"/>
                <w:color w:val="000000"/>
                <w:sz w:val="20"/>
                <w:szCs w:val="20"/>
                <w:lang w:val="en-CA"/>
              </w:rPr>
              <w:t>Name</w:t>
            </w:r>
          </w:p>
        </w:tc>
        <w:tc>
          <w:tcPr>
            <w:tcW w:w="2410" w:type="dxa"/>
          </w:tcPr>
          <w:p w14:paraId="7AED9B9F"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08780BD1" w14:textId="77777777" w:rsidR="00FC626E" w:rsidRPr="00FC626E" w:rsidRDefault="00FC626E" w:rsidP="00FC626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3E208D5A"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C494B55"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contactCharacter</w:t>
            </w:r>
          </w:p>
        </w:tc>
        <w:tc>
          <w:tcPr>
            <w:tcW w:w="2410" w:type="dxa"/>
          </w:tcPr>
          <w:p w14:paraId="22DBE78E"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Category</w:t>
            </w:r>
          </w:p>
        </w:tc>
        <w:tc>
          <w:tcPr>
            <w:tcW w:w="5374" w:type="dxa"/>
          </w:tcPr>
          <w:p w14:paraId="694EF532"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 xml:space="preserve">The character of the boundary, as opposed to its type. e.g. abrupt, gradational </w:t>
            </w:r>
          </w:p>
          <w:p w14:paraId="15216B5D" w14:textId="7777777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C626E" w:rsidRPr="00FC626E" w14:paraId="2C38E77C" w14:textId="77777777" w:rsidTr="00FC626E">
        <w:tc>
          <w:tcPr>
            <w:cnfStyle w:val="001000000000" w:firstRow="0" w:lastRow="0" w:firstColumn="1" w:lastColumn="0" w:oddVBand="0" w:evenVBand="0" w:oddHBand="0" w:evenHBand="0" w:firstRowFirstColumn="0" w:firstRowLastColumn="0" w:lastRowFirstColumn="0" w:lastRowLastColumn="0"/>
            <w:tcW w:w="1951" w:type="dxa"/>
          </w:tcPr>
          <w:p w14:paraId="01DB82E0" w14:textId="77777777" w:rsidR="00FC626E" w:rsidRPr="00FC626E" w:rsidRDefault="00FC626E" w:rsidP="00FC626E">
            <w:pPr>
              <w:autoSpaceDE w:val="0"/>
              <w:autoSpaceDN w:val="0"/>
              <w:adjustRightInd w:val="0"/>
              <w:spacing w:after="0"/>
              <w:rPr>
                <w:rFonts w:asciiTheme="minorHAnsi" w:hAnsiTheme="minorHAnsi"/>
                <w:color w:val="000000"/>
                <w:sz w:val="20"/>
                <w:szCs w:val="20"/>
                <w:lang w:val="en-CA"/>
              </w:rPr>
            </w:pPr>
            <w:bookmarkStart w:id="463" w:name="BKM_A9BDB16E_7011_463E_B96E_FB003E3472AA"/>
            <w:bookmarkEnd w:id="463"/>
            <w:r w:rsidRPr="00FC626E">
              <w:rPr>
                <w:rFonts w:asciiTheme="minorHAnsi" w:hAnsiTheme="minorHAnsi"/>
                <w:color w:val="000000"/>
                <w:sz w:val="20"/>
                <w:szCs w:val="20"/>
                <w:lang w:val="en-CA"/>
              </w:rPr>
              <w:t>orientation</w:t>
            </w:r>
          </w:p>
        </w:tc>
        <w:tc>
          <w:tcPr>
            <w:tcW w:w="2410" w:type="dxa"/>
          </w:tcPr>
          <w:p w14:paraId="5D38824C"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GSML_PlanarOrientation</w:t>
            </w:r>
          </w:p>
        </w:tc>
        <w:tc>
          <w:tcPr>
            <w:tcW w:w="5374" w:type="dxa"/>
          </w:tcPr>
          <w:p w14:paraId="5BEB7CEB"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The orientation of the contact surface</w:t>
            </w:r>
          </w:p>
          <w:p w14:paraId="74243602" w14:textId="77777777" w:rsidR="00FC626E" w:rsidRPr="00FC626E" w:rsidRDefault="00FC626E" w:rsidP="00FC626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C626E" w:rsidRPr="00FC626E" w14:paraId="5775E79D" w14:textId="77777777" w:rsidTr="00FC62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FE82D2" w14:textId="61436160" w:rsidR="00FC626E" w:rsidRPr="00FC626E" w:rsidRDefault="00FC626E" w:rsidP="00FC626E">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correlatesWith</w:t>
            </w:r>
          </w:p>
        </w:tc>
        <w:tc>
          <w:tcPr>
            <w:tcW w:w="2410" w:type="dxa"/>
          </w:tcPr>
          <w:p w14:paraId="3EED5EA6" w14:textId="19A06169"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GeochronologicBoundary</w:t>
            </w:r>
          </w:p>
        </w:tc>
        <w:tc>
          <w:tcPr>
            <w:tcW w:w="5374" w:type="dxa"/>
          </w:tcPr>
          <w:p w14:paraId="3354CE2A" w14:textId="65407787" w:rsidR="00FC626E" w:rsidRPr="00FC626E" w:rsidRDefault="00FC626E" w:rsidP="00FC626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This associates a physical geologic contact with a geochronologic (ie, time zone) boundary that may correlate with it.</w:t>
            </w:r>
          </w:p>
        </w:tc>
      </w:tr>
    </w:tbl>
    <w:p w14:paraId="682FD0AA" w14:textId="77777777" w:rsidR="00FC626E" w:rsidRDefault="00FC626E" w:rsidP="00AB10F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3D389F06" w:rsidR="00FC626E" w:rsidRPr="00D12552" w:rsidRDefault="00FC626E" w:rsidP="00FC626E">
            <w:pPr>
              <w:pStyle w:val="Tabletext10"/>
              <w:jc w:val="left"/>
              <w:rPr>
                <w:rStyle w:val="reqtext"/>
                <w:lang w:val="en-CA"/>
              </w:rPr>
            </w:pPr>
            <w:r>
              <w:rPr>
                <w:rStyle w:val="reqtext"/>
                <w:lang w:val="en-CA"/>
              </w:rPr>
              <w:t xml:space="preserve">correlatesWith association to a GeochronologicBondary SHALL be allowed only when contactType = </w:t>
            </w:r>
            <w:r w:rsidRPr="00FC626E">
              <w:rPr>
                <w:rStyle w:val="reqtext"/>
                <w:lang w:val="en-CA"/>
              </w:rPr>
              <w:t>ChronostratigraphicBoundary</w:t>
            </w:r>
          </w:p>
        </w:tc>
      </w:tr>
    </w:tbl>
    <w:p w14:paraId="63CFB2B5" w14:textId="77777777" w:rsidR="00FC626E" w:rsidRDefault="00FC626E" w:rsidP="00AB10FC"/>
    <w:p w14:paraId="06743E2A" w14:textId="68CAE696" w:rsidR="00FC626E" w:rsidRDefault="00FC626E" w:rsidP="00FC626E">
      <w:pPr>
        <w:pStyle w:val="Titre4"/>
      </w:pPr>
      <w:r>
        <w:lastRenderedPageBreak/>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77777777" w:rsidR="00FC626E" w:rsidRDefault="00FC626E" w:rsidP="00FC626E">
      <w:pPr>
        <w:keepNext/>
      </w:pPr>
      <w:r>
        <w:rPr>
          <w:noProof/>
          <w:lang w:val="en-CA" w:eastAsia="en-CA"/>
        </w:rPr>
        <w:drawing>
          <wp:inline distT="0" distB="0" distL="0" distR="0" wp14:anchorId="4019039E" wp14:editId="657659C6">
            <wp:extent cx="3924935" cy="5762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24935" cy="5762625"/>
                    </a:xfrm>
                    <a:prstGeom prst="rect">
                      <a:avLst/>
                    </a:prstGeom>
                    <a:noFill/>
                    <a:ln>
                      <a:noFill/>
                    </a:ln>
                  </pic:spPr>
                </pic:pic>
              </a:graphicData>
            </a:graphic>
          </wp:inline>
        </w:drawing>
      </w:r>
    </w:p>
    <w:p w14:paraId="40398DF5" w14:textId="654A7C4B" w:rsidR="00FC626E" w:rsidRDefault="00FC626E" w:rsidP="00FC626E">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45</w:t>
      </w:r>
      <w:r w:rsidR="00676158">
        <w:rPr>
          <w:noProof/>
        </w:rPr>
        <w:fldChar w:fldCharType="end"/>
      </w:r>
      <w:r>
        <w:t>: DisplacementEvent</w:t>
      </w:r>
    </w:p>
    <w:tbl>
      <w:tblPr>
        <w:tblStyle w:val="Ombrageclair"/>
        <w:tblW w:w="9735" w:type="dxa"/>
        <w:tblLayout w:type="fixed"/>
        <w:tblLook w:val="04A0" w:firstRow="1" w:lastRow="0" w:firstColumn="1" w:lastColumn="0" w:noHBand="0" w:noVBand="1"/>
      </w:tblPr>
      <w:tblGrid>
        <w:gridCol w:w="1951"/>
        <w:gridCol w:w="2410"/>
        <w:gridCol w:w="5374"/>
      </w:tblGrid>
      <w:tr w:rsidR="00FC626E" w:rsidRPr="00FC626E" w14:paraId="5099D458"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1C34A62" w14:textId="77777777"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sidRPr="00FC626E">
              <w:rPr>
                <w:rFonts w:asciiTheme="minorHAnsi" w:hAnsiTheme="minorHAnsi"/>
                <w:color w:val="000000"/>
                <w:sz w:val="20"/>
                <w:szCs w:val="20"/>
                <w:lang w:val="en-CA"/>
              </w:rPr>
              <w:t>Name</w:t>
            </w:r>
          </w:p>
        </w:tc>
        <w:tc>
          <w:tcPr>
            <w:tcW w:w="2410" w:type="dxa"/>
          </w:tcPr>
          <w:p w14:paraId="1C098658"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Type</w:t>
            </w:r>
          </w:p>
        </w:tc>
        <w:tc>
          <w:tcPr>
            <w:tcW w:w="5374" w:type="dxa"/>
          </w:tcPr>
          <w:p w14:paraId="3473914C" w14:textId="77777777" w:rsidR="00FC626E" w:rsidRPr="00FC626E" w:rsidRDefault="00FC626E"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C626E">
              <w:rPr>
                <w:rFonts w:asciiTheme="minorHAnsi" w:hAnsiTheme="minorHAnsi"/>
                <w:color w:val="000000"/>
                <w:sz w:val="20"/>
                <w:szCs w:val="20"/>
                <w:lang w:val="en-CA"/>
              </w:rPr>
              <w:t>Description</w:t>
            </w:r>
          </w:p>
        </w:tc>
      </w:tr>
      <w:tr w:rsidR="00FC626E" w:rsidRPr="00FC626E" w14:paraId="23595C12"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874159A" w14:textId="3B2FF3EE" w:rsidR="00FC626E" w:rsidRPr="00FC626E" w:rsidRDefault="00FC626E"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incrementalDisplacement</w:t>
            </w:r>
          </w:p>
        </w:tc>
        <w:tc>
          <w:tcPr>
            <w:tcW w:w="2410" w:type="dxa"/>
          </w:tcPr>
          <w:p w14:paraId="586D826C" w14:textId="1C2E8041"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DisplacementValue</w:t>
            </w:r>
          </w:p>
        </w:tc>
        <w:tc>
          <w:tcPr>
            <w:tcW w:w="5374" w:type="dxa"/>
          </w:tcPr>
          <w:p w14:paraId="7C313C07" w14:textId="60C3DD13" w:rsidR="00FC626E" w:rsidRPr="00FC626E" w:rsidRDefault="008C4F74"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commentRangeStart w:id="464"/>
            <w:r>
              <w:rPr>
                <w:rFonts w:asciiTheme="minorHAnsi" w:hAnsiTheme="minorHAnsi"/>
                <w:color w:val="000000"/>
                <w:sz w:val="20"/>
                <w:szCs w:val="20"/>
                <w:lang w:val="en-CA"/>
              </w:rPr>
              <w:t>Description of the parameters of the displacement</w:t>
            </w:r>
            <w:commentRangeEnd w:id="464"/>
            <w:r>
              <w:rPr>
                <w:rStyle w:val="Marquedecommentaire"/>
                <w:color w:val="auto"/>
              </w:rPr>
              <w:commentReference w:id="464"/>
            </w:r>
          </w:p>
          <w:p w14:paraId="07D8CDBC" w14:textId="77777777" w:rsidR="00FC626E" w:rsidRPr="00FC626E" w:rsidRDefault="00FC626E"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758F2541" w14:textId="77777777" w:rsidR="00FC626E" w:rsidRDefault="00FC626E" w:rsidP="00FC626E"/>
    <w:p w14:paraId="71B4C2ED" w14:textId="526D2804" w:rsidR="008C4F74" w:rsidRDefault="008C4F74" w:rsidP="00FC626E">
      <w:pPr>
        <w:pStyle w:val="Titre4"/>
      </w:pPr>
      <w:r>
        <w:lastRenderedPageBreak/>
        <w:t>DisplacementValue</w:t>
      </w:r>
    </w:p>
    <w:p w14:paraId="40A4F97F" w14:textId="77777777" w:rsidR="00777586" w:rsidRPr="00777586" w:rsidRDefault="00777586" w:rsidP="00777586"/>
    <w:p w14:paraId="1E689ECE" w14:textId="2EA0FFF5" w:rsidR="00777586" w:rsidRDefault="00777586" w:rsidP="00FC626E">
      <w:r>
        <w:t>A displacement value</w:t>
      </w:r>
      <w:r w:rsidRPr="008C4F74">
        <w:t xml:space="preserve"> express</w:t>
      </w:r>
      <w:r>
        <w:t>es</w:t>
      </w:r>
      <w:r w:rsidRPr="008C4F74">
        <w:t xml:space="preserve"> the displacement on a fault with respect to a planar approximation of its shape</w:t>
      </w:r>
    </w:p>
    <w:p w14:paraId="14044106" w14:textId="77777777" w:rsidR="00777586" w:rsidRDefault="00777586" w:rsidP="00FC626E"/>
    <w:p w14:paraId="470D8BA5" w14:textId="77777777" w:rsidR="00386910" w:rsidRDefault="00386910" w:rsidP="00386910">
      <w:pPr>
        <w:keepNext/>
      </w:pPr>
      <w:r>
        <w:rPr>
          <w:noProof/>
          <w:lang w:val="en-CA" w:eastAsia="en-CA"/>
        </w:rPr>
        <w:drawing>
          <wp:inline distT="0" distB="0" distL="0" distR="0" wp14:anchorId="5F316895" wp14:editId="3E330162">
            <wp:extent cx="5486400" cy="4640731"/>
            <wp:effectExtent l="0" t="0" r="0" b="7620"/>
            <wp:docPr id="451" name="Picture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4640731"/>
                    </a:xfrm>
                    <a:prstGeom prst="rect">
                      <a:avLst/>
                    </a:prstGeom>
                    <a:noFill/>
                    <a:ln>
                      <a:noFill/>
                    </a:ln>
                  </pic:spPr>
                </pic:pic>
              </a:graphicData>
            </a:graphic>
          </wp:inline>
        </w:drawing>
      </w:r>
    </w:p>
    <w:p w14:paraId="6B5034BE" w14:textId="2D138825" w:rsidR="00777586" w:rsidRDefault="00386910" w:rsidP="00386910">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46</w:t>
      </w:r>
      <w:r w:rsidR="00676158">
        <w:rPr>
          <w:noProof/>
        </w:rPr>
        <w:fldChar w:fldCharType="end"/>
      </w:r>
      <w:r>
        <w:t xml:space="preserve">: </w:t>
      </w:r>
      <w:r w:rsidRPr="00E94CE7">
        <w:t>Displacement value subtypes</w:t>
      </w:r>
    </w:p>
    <w:p w14:paraId="10EB9AA4" w14:textId="3F9C9837" w:rsidR="008C4F74" w:rsidRPr="008C4F74" w:rsidRDefault="008C4F74" w:rsidP="008C4F74">
      <w:pPr>
        <w:autoSpaceDE w:val="0"/>
        <w:autoSpaceDN w:val="0"/>
        <w:adjustRightInd w:val="0"/>
        <w:spacing w:after="0"/>
        <w:rPr>
          <w:color w:val="000000"/>
          <w:sz w:val="20"/>
          <w:szCs w:val="20"/>
          <w:lang w:val="en-CA"/>
        </w:rPr>
      </w:pPr>
      <w:bookmarkStart w:id="465" w:name="BKM_0148DBC7_BEFE_411F_BDA0_ED2509780C45"/>
      <w:bookmarkEnd w:id="465"/>
    </w:p>
    <w:tbl>
      <w:tblPr>
        <w:tblStyle w:val="Ombrageclair"/>
        <w:tblW w:w="9735" w:type="dxa"/>
        <w:tblLayout w:type="fixed"/>
        <w:tblLook w:val="04A0" w:firstRow="1" w:lastRow="0" w:firstColumn="1" w:lastColumn="0" w:noHBand="0" w:noVBand="1"/>
      </w:tblPr>
      <w:tblGrid>
        <w:gridCol w:w="2235"/>
        <w:gridCol w:w="2409"/>
        <w:gridCol w:w="5091"/>
      </w:tblGrid>
      <w:tr w:rsidR="008C4F74" w:rsidRPr="008C4F74" w14:paraId="30328A84" w14:textId="77777777" w:rsidTr="008C4F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9983F93"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6" w:name="BKM_3201DCDD_D133_49AE_90CB_9F86F5B18ACE"/>
            <w:bookmarkEnd w:id="466"/>
            <w:r w:rsidRPr="008C4F74">
              <w:rPr>
                <w:rFonts w:asciiTheme="minorHAnsi" w:hAnsiTheme="minorHAnsi"/>
                <w:color w:val="000000"/>
                <w:sz w:val="20"/>
                <w:szCs w:val="20"/>
                <w:lang w:val="en-CA"/>
              </w:rPr>
              <w:t>Name</w:t>
            </w:r>
          </w:p>
        </w:tc>
        <w:tc>
          <w:tcPr>
            <w:tcW w:w="2409" w:type="dxa"/>
          </w:tcPr>
          <w:p w14:paraId="20CBB482"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Type</w:t>
            </w:r>
          </w:p>
        </w:tc>
        <w:tc>
          <w:tcPr>
            <w:tcW w:w="5091" w:type="dxa"/>
          </w:tcPr>
          <w:p w14:paraId="41D8AB5B" w14:textId="77777777" w:rsidR="008C4F74" w:rsidRPr="008C4F74" w:rsidRDefault="008C4F74" w:rsidP="008C4F74">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Description</w:t>
            </w:r>
          </w:p>
        </w:tc>
      </w:tr>
      <w:tr w:rsidR="008C4F74" w:rsidRPr="008C4F74" w14:paraId="665A8EA3"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DF8B63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sidRPr="008C4F74">
              <w:rPr>
                <w:rFonts w:asciiTheme="minorHAnsi" w:hAnsiTheme="minorHAnsi"/>
                <w:color w:val="000000"/>
                <w:sz w:val="20"/>
                <w:szCs w:val="20"/>
                <w:lang w:val="en-CA"/>
              </w:rPr>
              <w:t>hangingWallDirection</w:t>
            </w:r>
          </w:p>
        </w:tc>
        <w:tc>
          <w:tcPr>
            <w:tcW w:w="2409" w:type="dxa"/>
          </w:tcPr>
          <w:p w14:paraId="6973CBD3"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GSML_LinearOrientation</w:t>
            </w:r>
          </w:p>
        </w:tc>
        <w:tc>
          <w:tcPr>
            <w:tcW w:w="5091" w:type="dxa"/>
          </w:tcPr>
          <w:p w14:paraId="1A5F480E" w14:textId="57317CF4"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Normally the compass quadrant indicating the hanging</w:t>
            </w:r>
            <w:r>
              <w:rPr>
                <w:rFonts w:asciiTheme="minorHAnsi" w:hAnsiTheme="minorHAnsi"/>
                <w:color w:val="000000"/>
                <w:sz w:val="20"/>
                <w:szCs w:val="20"/>
                <w:lang w:val="en-CA"/>
              </w:rPr>
              <w:t xml:space="preserve"> </w:t>
            </w:r>
            <w:r w:rsidRPr="008C4F74">
              <w:rPr>
                <w:rFonts w:asciiTheme="minorHAnsi" w:hAnsiTheme="minorHAnsi"/>
                <w:color w:val="000000"/>
                <w:sz w:val="20"/>
                <w:szCs w:val="20"/>
                <w:lang w:val="en-CA"/>
              </w:rPr>
              <w:t>wall side of the fault-system for faults that are steep enough to define a hanging-wall on the map trace</w:t>
            </w:r>
          </w:p>
          <w:p w14:paraId="545BF1DD"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1F67E4C0"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3B1EFDE0"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7" w:name="BKM_5AEA7724_2100_40A1_BA99_6516E4CE2A3E"/>
            <w:bookmarkEnd w:id="467"/>
            <w:r w:rsidRPr="008C4F74">
              <w:rPr>
                <w:rFonts w:asciiTheme="minorHAnsi" w:hAnsiTheme="minorHAnsi"/>
                <w:color w:val="000000"/>
                <w:sz w:val="20"/>
                <w:szCs w:val="20"/>
                <w:lang w:val="en-CA"/>
              </w:rPr>
              <w:t>movementSense</w:t>
            </w:r>
          </w:p>
        </w:tc>
        <w:tc>
          <w:tcPr>
            <w:tcW w:w="2409" w:type="dxa"/>
          </w:tcPr>
          <w:p w14:paraId="2EFE3B1D"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MovementSenseTerm</w:t>
            </w:r>
          </w:p>
        </w:tc>
        <w:tc>
          <w:tcPr>
            <w:tcW w:w="5091" w:type="dxa"/>
          </w:tcPr>
          <w:p w14:paraId="6A2E9EF9"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The movement sense of displacement along a geologic structure (eg, dextral, sinistral)</w:t>
            </w:r>
          </w:p>
          <w:p w14:paraId="1995B5B0" w14:textId="7777777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C4F74" w:rsidRPr="008C4F74" w14:paraId="0FE0D6C9" w14:textId="77777777" w:rsidTr="008C4F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FBF5BFC" w14:textId="77777777" w:rsidR="008C4F74" w:rsidRPr="008C4F74" w:rsidRDefault="008C4F74" w:rsidP="008C4F74">
            <w:pPr>
              <w:autoSpaceDE w:val="0"/>
              <w:autoSpaceDN w:val="0"/>
              <w:adjustRightInd w:val="0"/>
              <w:spacing w:after="0"/>
              <w:rPr>
                <w:rFonts w:asciiTheme="minorHAnsi" w:hAnsiTheme="minorHAnsi"/>
                <w:color w:val="000000"/>
                <w:sz w:val="20"/>
                <w:szCs w:val="20"/>
                <w:lang w:val="en-CA"/>
              </w:rPr>
            </w:pPr>
            <w:bookmarkStart w:id="468" w:name="BKM_65E9638C_341E_4069_9C8F_D8BC2F8B7601"/>
            <w:bookmarkEnd w:id="468"/>
            <w:r w:rsidRPr="008C4F74">
              <w:rPr>
                <w:rFonts w:asciiTheme="minorHAnsi" w:hAnsiTheme="minorHAnsi"/>
                <w:color w:val="000000"/>
                <w:sz w:val="20"/>
                <w:szCs w:val="20"/>
                <w:lang w:val="en-CA"/>
              </w:rPr>
              <w:t>movementType</w:t>
            </w:r>
          </w:p>
        </w:tc>
        <w:tc>
          <w:tcPr>
            <w:tcW w:w="2409" w:type="dxa"/>
          </w:tcPr>
          <w:p w14:paraId="1B38C244"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MovementTypeTerm</w:t>
            </w:r>
          </w:p>
        </w:tc>
        <w:tc>
          <w:tcPr>
            <w:tcW w:w="5091" w:type="dxa"/>
          </w:tcPr>
          <w:p w14:paraId="6B817DF2"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Defines the type of movement  (eg dip-slip, strike-slip)</w:t>
            </w:r>
          </w:p>
          <w:p w14:paraId="61C9A58C" w14:textId="77777777" w:rsidR="008C4F74" w:rsidRPr="008C4F74" w:rsidRDefault="008C4F74" w:rsidP="008C4F74">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C4F74" w:rsidRPr="008C4F74" w14:paraId="3823C9E1" w14:textId="77777777" w:rsidTr="008C4F74">
        <w:tc>
          <w:tcPr>
            <w:cnfStyle w:val="001000000000" w:firstRow="0" w:lastRow="0" w:firstColumn="1" w:lastColumn="0" w:oddVBand="0" w:evenVBand="0" w:oddHBand="0" w:evenHBand="0" w:firstRowFirstColumn="0" w:firstRowLastColumn="0" w:lastRowFirstColumn="0" w:lastRowLastColumn="0"/>
            <w:tcW w:w="2235" w:type="dxa"/>
          </w:tcPr>
          <w:p w14:paraId="67D0858C" w14:textId="5004880A" w:rsidR="008C4F74" w:rsidRPr="008C4F74" w:rsidRDefault="008C4F74" w:rsidP="008C4F74">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displacementEvent</w:t>
            </w:r>
          </w:p>
        </w:tc>
        <w:tc>
          <w:tcPr>
            <w:tcW w:w="2409" w:type="dxa"/>
          </w:tcPr>
          <w:p w14:paraId="45A03476" w14:textId="58E3D687"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DisplacementEvent</w:t>
            </w:r>
          </w:p>
        </w:tc>
        <w:tc>
          <w:tcPr>
            <w:tcW w:w="5091" w:type="dxa"/>
          </w:tcPr>
          <w:p w14:paraId="2E095C39" w14:textId="086CF64C" w:rsidR="008C4F74" w:rsidRPr="008C4F74" w:rsidRDefault="008C4F74" w:rsidP="008C4F74">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C4F74">
              <w:rPr>
                <w:rFonts w:asciiTheme="minorHAnsi" w:hAnsiTheme="minorHAnsi"/>
                <w:color w:val="000000"/>
                <w:sz w:val="20"/>
                <w:szCs w:val="20"/>
                <w:lang w:val="en-CA"/>
              </w:rPr>
              <w:t>A description of the age, environment and process of a shear displacement event</w:t>
            </w:r>
          </w:p>
        </w:tc>
      </w:tr>
    </w:tbl>
    <w:p w14:paraId="0F9530EB" w14:textId="77777777" w:rsidR="00FC626E" w:rsidRPr="00FC626E" w:rsidRDefault="00FC626E" w:rsidP="00FC626E"/>
    <w:p w14:paraId="769A80D5" w14:textId="3D3B1896" w:rsidR="00FC626E" w:rsidRDefault="00777586" w:rsidP="00AB10FC">
      <w:pPr>
        <w:pStyle w:val="Titre4"/>
      </w:pPr>
      <w:r>
        <w:t>SeparationValue</w:t>
      </w:r>
    </w:p>
    <w:p w14:paraId="02628FCE" w14:textId="77777777" w:rsidR="00777586" w:rsidRDefault="00777586" w:rsidP="00AB10FC"/>
    <w:p w14:paraId="41A1AB52" w14:textId="69D0D259" w:rsidR="00777586" w:rsidRDefault="00777586" w:rsidP="00AB10FC">
      <w:r w:rsidRPr="00777586">
        <w:t>The amount of separation displacement across a structure.</w:t>
      </w:r>
    </w:p>
    <w:p w14:paraId="199361BE" w14:textId="1DB006D5" w:rsidR="00777586" w:rsidRPr="00777586" w:rsidRDefault="00777586" w:rsidP="00777586">
      <w:pPr>
        <w:autoSpaceDE w:val="0"/>
        <w:autoSpaceDN w:val="0"/>
        <w:adjustRightInd w:val="0"/>
        <w:spacing w:after="0"/>
        <w:rPr>
          <w:color w:val="000000"/>
          <w:sz w:val="20"/>
          <w:szCs w:val="20"/>
          <w:lang w:val="en-CA"/>
        </w:rPr>
      </w:pPr>
      <w:bookmarkStart w:id="469" w:name="BKM_08A92A70_F1F3_4B2A_9DC3_7E931F02BD38"/>
      <w:bookmarkEnd w:id="469"/>
    </w:p>
    <w:tbl>
      <w:tblPr>
        <w:tblStyle w:val="Ombrageclair"/>
        <w:tblW w:w="9735" w:type="dxa"/>
        <w:tblLayout w:type="fixed"/>
        <w:tblLook w:val="04A0" w:firstRow="1" w:lastRow="0" w:firstColumn="1" w:lastColumn="0" w:noHBand="0" w:noVBand="1"/>
      </w:tblPr>
      <w:tblGrid>
        <w:gridCol w:w="1384"/>
        <w:gridCol w:w="1701"/>
        <w:gridCol w:w="6650"/>
      </w:tblGrid>
      <w:tr w:rsidR="00777586" w:rsidRPr="00777586" w14:paraId="31C4ADF1" w14:textId="77777777" w:rsidTr="0077758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46196A8C"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0" w:name="BKM_3F7EC057_E707_4A06_A6E3_17A0DD602106"/>
            <w:bookmarkEnd w:id="470"/>
            <w:r w:rsidRPr="00777586">
              <w:rPr>
                <w:rFonts w:asciiTheme="minorHAnsi" w:hAnsiTheme="minorHAnsi"/>
                <w:color w:val="000000"/>
                <w:sz w:val="20"/>
                <w:szCs w:val="20"/>
                <w:lang w:val="en-CA"/>
              </w:rPr>
              <w:t>Name</w:t>
            </w:r>
          </w:p>
        </w:tc>
        <w:tc>
          <w:tcPr>
            <w:tcW w:w="1701" w:type="dxa"/>
          </w:tcPr>
          <w:p w14:paraId="5819635C"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650" w:type="dxa"/>
          </w:tcPr>
          <w:p w14:paraId="6105ACD7"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779EAF17" w14:textId="77777777" w:rsidTr="0077758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14:paraId="6151B75D"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separation</w:t>
            </w:r>
          </w:p>
        </w:tc>
        <w:tc>
          <w:tcPr>
            <w:tcW w:w="1701" w:type="dxa"/>
          </w:tcPr>
          <w:p w14:paraId="16F44933"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650" w:type="dxa"/>
          </w:tcPr>
          <w:p w14:paraId="34A8D7E9"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 xml:space="preserve">Reported apparent offset of planar feature, report as vector. </w:t>
            </w:r>
          </w:p>
          <w:p w14:paraId="4C6FC9D4"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04D7061" w14:textId="77777777" w:rsidR="00FC626E" w:rsidRDefault="00FC626E" w:rsidP="00AB10FC"/>
    <w:p w14:paraId="50543842" w14:textId="45A24A54" w:rsidR="00777586" w:rsidRDefault="00777586" w:rsidP="00777586">
      <w:pPr>
        <w:pStyle w:val="Titre4"/>
      </w:pPr>
      <w:r>
        <w:t>NetSlipValue</w:t>
      </w:r>
    </w:p>
    <w:p w14:paraId="0786FEA3" w14:textId="77777777" w:rsidR="00777586" w:rsidRPr="00777586" w:rsidRDefault="00777586" w:rsidP="00777586"/>
    <w:p w14:paraId="1A3385D7" w14:textId="39FBAF75" w:rsidR="00777586" w:rsidRDefault="00777586" w:rsidP="00AB10FC">
      <w:r w:rsidRPr="00777586">
        <w:t>The total amount of slip displacement along a structure.</w:t>
      </w:r>
    </w:p>
    <w:p w14:paraId="4D5EB47C" w14:textId="751422DD" w:rsidR="00777586" w:rsidRPr="00777586" w:rsidRDefault="00777586" w:rsidP="00777586">
      <w:pPr>
        <w:autoSpaceDE w:val="0"/>
        <w:autoSpaceDN w:val="0"/>
        <w:adjustRightInd w:val="0"/>
        <w:spacing w:after="0"/>
        <w:rPr>
          <w:color w:val="000000"/>
          <w:sz w:val="20"/>
          <w:szCs w:val="20"/>
          <w:lang w:val="en-CA"/>
        </w:rPr>
      </w:pPr>
      <w:bookmarkStart w:id="471" w:name="BKM_5D7D3A73_2BA5_4999_B2D9_B2638FD2E3F3"/>
      <w:bookmarkEnd w:id="471"/>
    </w:p>
    <w:tbl>
      <w:tblPr>
        <w:tblStyle w:val="Ombrageclair"/>
        <w:tblW w:w="9735" w:type="dxa"/>
        <w:tblLayout w:type="fixed"/>
        <w:tblLook w:val="04A0" w:firstRow="1" w:lastRow="0" w:firstColumn="1" w:lastColumn="0" w:noHBand="0" w:noVBand="1"/>
      </w:tblPr>
      <w:tblGrid>
        <w:gridCol w:w="1526"/>
        <w:gridCol w:w="1701"/>
        <w:gridCol w:w="6508"/>
      </w:tblGrid>
      <w:tr w:rsidR="00777586" w:rsidRPr="00777586" w14:paraId="5A71637D" w14:textId="77777777" w:rsidTr="002D43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53EDF40"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bookmarkStart w:id="472" w:name="BKM_7025CFD1_5818_4184_A744_DEA2C7504840"/>
            <w:bookmarkEnd w:id="472"/>
            <w:r w:rsidRPr="00777586">
              <w:rPr>
                <w:rFonts w:asciiTheme="minorHAnsi" w:hAnsiTheme="minorHAnsi"/>
                <w:color w:val="000000"/>
                <w:sz w:val="20"/>
                <w:szCs w:val="20"/>
                <w:lang w:val="en-CA"/>
              </w:rPr>
              <w:t>Name</w:t>
            </w:r>
          </w:p>
        </w:tc>
        <w:tc>
          <w:tcPr>
            <w:tcW w:w="1701" w:type="dxa"/>
          </w:tcPr>
          <w:p w14:paraId="18076ACD"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Type</w:t>
            </w:r>
          </w:p>
        </w:tc>
        <w:tc>
          <w:tcPr>
            <w:tcW w:w="6508" w:type="dxa"/>
          </w:tcPr>
          <w:p w14:paraId="6F98F810" w14:textId="77777777" w:rsidR="00777586" w:rsidRPr="00777586" w:rsidRDefault="00777586" w:rsidP="0077758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Description</w:t>
            </w:r>
          </w:p>
        </w:tc>
      </w:tr>
      <w:tr w:rsidR="00777586" w:rsidRPr="00777586" w14:paraId="04E8E133" w14:textId="77777777" w:rsidTr="002D43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B029EFB" w14:textId="77777777" w:rsidR="00777586" w:rsidRPr="00777586" w:rsidRDefault="00777586" w:rsidP="00777586">
            <w:pPr>
              <w:autoSpaceDE w:val="0"/>
              <w:autoSpaceDN w:val="0"/>
              <w:adjustRightInd w:val="0"/>
              <w:spacing w:after="0"/>
              <w:rPr>
                <w:rFonts w:asciiTheme="minorHAnsi" w:hAnsiTheme="minorHAnsi"/>
                <w:color w:val="000000"/>
                <w:sz w:val="20"/>
                <w:szCs w:val="20"/>
                <w:lang w:val="en-CA"/>
              </w:rPr>
            </w:pPr>
            <w:r w:rsidRPr="00777586">
              <w:rPr>
                <w:rFonts w:asciiTheme="minorHAnsi" w:hAnsiTheme="minorHAnsi"/>
                <w:color w:val="000000"/>
                <w:sz w:val="20"/>
                <w:szCs w:val="20"/>
                <w:lang w:val="en-CA"/>
              </w:rPr>
              <w:t>netSlip</w:t>
            </w:r>
          </w:p>
        </w:tc>
        <w:tc>
          <w:tcPr>
            <w:tcW w:w="1701" w:type="dxa"/>
          </w:tcPr>
          <w:p w14:paraId="3E99E497"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GSML_Vector</w:t>
            </w:r>
          </w:p>
        </w:tc>
        <w:tc>
          <w:tcPr>
            <w:tcW w:w="6508" w:type="dxa"/>
          </w:tcPr>
          <w:p w14:paraId="30E353CA"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777586">
              <w:rPr>
                <w:rFonts w:asciiTheme="minorHAnsi" w:hAnsiTheme="minorHAnsi"/>
                <w:color w:val="000000"/>
                <w:sz w:val="20"/>
                <w:szCs w:val="20"/>
                <w:lang w:val="en-CA"/>
              </w:rPr>
              <w:t>The value of the net slip, expressed as vector.</w:t>
            </w:r>
          </w:p>
          <w:p w14:paraId="1C124B8B" w14:textId="77777777" w:rsidR="00777586" w:rsidRPr="00777586" w:rsidRDefault="00777586" w:rsidP="0077758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2D4310" w:rsidRPr="00777586" w14:paraId="64D55717" w14:textId="77777777" w:rsidTr="002D4310">
        <w:tc>
          <w:tcPr>
            <w:cnfStyle w:val="001000000000" w:firstRow="0" w:lastRow="0" w:firstColumn="1" w:lastColumn="0" w:oddVBand="0" w:evenVBand="0" w:oddHBand="0" w:evenHBand="0" w:firstRowFirstColumn="0" w:firstRowLastColumn="0" w:lastRowFirstColumn="0" w:lastRowLastColumn="0"/>
            <w:tcW w:w="1526" w:type="dxa"/>
          </w:tcPr>
          <w:p w14:paraId="7368B3B3" w14:textId="677AF3EE" w:rsidR="002D4310" w:rsidRPr="00777586" w:rsidRDefault="002D4310" w:rsidP="0077758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slipComponent</w:t>
            </w:r>
          </w:p>
        </w:tc>
        <w:tc>
          <w:tcPr>
            <w:tcW w:w="1701" w:type="dxa"/>
          </w:tcPr>
          <w:p w14:paraId="12C2DF1A" w14:textId="72ECE4D9"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SlipComponents</w:t>
            </w:r>
          </w:p>
        </w:tc>
        <w:tc>
          <w:tcPr>
            <w:tcW w:w="6508" w:type="dxa"/>
          </w:tcPr>
          <w:p w14:paraId="58F5B2B3" w14:textId="4B60B9C5" w:rsidR="002D4310" w:rsidRPr="00777586" w:rsidRDefault="002D4310" w:rsidP="0077758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2D4310">
              <w:rPr>
                <w:rFonts w:asciiTheme="minorHAnsi" w:hAnsiTheme="minorHAnsi"/>
                <w:color w:val="000000"/>
                <w:sz w:val="20"/>
                <w:szCs w:val="20"/>
                <w:lang w:val="en-CA"/>
              </w:rPr>
              <w:t>Associates the individual slip components with the net slip values.</w:t>
            </w:r>
          </w:p>
        </w:tc>
      </w:tr>
    </w:tbl>
    <w:p w14:paraId="55DCFC99" w14:textId="77777777" w:rsidR="00FC626E" w:rsidRDefault="00FC626E" w:rsidP="00AB10FC"/>
    <w:p w14:paraId="15BF2CAA" w14:textId="6830264E" w:rsidR="00FE753A" w:rsidRDefault="00FE753A" w:rsidP="00FE753A">
      <w:pPr>
        <w:pStyle w:val="Titre4"/>
      </w:pPr>
      <w:r>
        <w:t>SlipComponents</w:t>
      </w:r>
    </w:p>
    <w:p w14:paraId="662F6527" w14:textId="77777777" w:rsidR="00FE753A" w:rsidRDefault="00FE753A" w:rsidP="00AB10FC"/>
    <w:p w14:paraId="2FF514EA" w14:textId="3A5EE978" w:rsidR="00FE753A" w:rsidRDefault="00FE753A" w:rsidP="00AB10FC">
      <w:r w:rsidRPr="00FE753A">
        <w:t>Representation of slip as vector resolved into components resolved into reference frame in which horizontal axes are parallel and perpendicular to the strike of the fault.  At least one of heave, horizontalSlip, or throw must not be null.</w:t>
      </w:r>
    </w:p>
    <w:p w14:paraId="2499E133" w14:textId="572875B2" w:rsidR="00FE753A" w:rsidRPr="00FE753A" w:rsidRDefault="00FE753A" w:rsidP="00FE753A">
      <w:pPr>
        <w:autoSpaceDE w:val="0"/>
        <w:autoSpaceDN w:val="0"/>
        <w:adjustRightInd w:val="0"/>
        <w:spacing w:after="0"/>
        <w:rPr>
          <w:color w:val="000000"/>
          <w:sz w:val="20"/>
          <w:szCs w:val="20"/>
          <w:lang w:val="en-CA"/>
        </w:rPr>
      </w:pPr>
      <w:bookmarkStart w:id="473" w:name="BKM_D8F0C163_8545_458E_90CD_CA5151787B07"/>
      <w:bookmarkEnd w:id="473"/>
    </w:p>
    <w:tbl>
      <w:tblPr>
        <w:tblStyle w:val="Ombrageclair"/>
        <w:tblW w:w="9735" w:type="dxa"/>
        <w:tblLayout w:type="fixed"/>
        <w:tblLook w:val="04A0" w:firstRow="1" w:lastRow="0" w:firstColumn="1" w:lastColumn="0" w:noHBand="0" w:noVBand="1"/>
      </w:tblPr>
      <w:tblGrid>
        <w:gridCol w:w="1526"/>
        <w:gridCol w:w="1559"/>
        <w:gridCol w:w="6650"/>
      </w:tblGrid>
      <w:tr w:rsidR="00FE753A" w:rsidRPr="00FE753A" w14:paraId="4EB43CDC"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E6120E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4" w:name="BKM_C37626AA_696F_429A_B16D_4833F8339B50"/>
            <w:bookmarkEnd w:id="474"/>
            <w:r w:rsidRPr="00FE753A">
              <w:rPr>
                <w:rFonts w:asciiTheme="minorHAnsi" w:hAnsiTheme="minorHAnsi"/>
                <w:color w:val="000000"/>
                <w:sz w:val="20"/>
                <w:szCs w:val="20"/>
                <w:lang w:val="en-CA"/>
              </w:rPr>
              <w:t>Name</w:t>
            </w:r>
          </w:p>
        </w:tc>
        <w:tc>
          <w:tcPr>
            <w:tcW w:w="1559" w:type="dxa"/>
          </w:tcPr>
          <w:p w14:paraId="2F38A47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650" w:type="dxa"/>
          </w:tcPr>
          <w:p w14:paraId="2B0A8C47"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0F23F5C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38F9F2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heave</w:t>
            </w:r>
          </w:p>
        </w:tc>
        <w:tc>
          <w:tcPr>
            <w:tcW w:w="1559" w:type="dxa"/>
          </w:tcPr>
          <w:p w14:paraId="67DAB10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4BC73DF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Component of slip in the horizontal, and perpendicular to the strike of the fault</w:t>
            </w:r>
          </w:p>
          <w:p w14:paraId="35A17C22"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83168BD" w14:textId="77777777" w:rsidTr="00FE753A">
        <w:tc>
          <w:tcPr>
            <w:cnfStyle w:val="001000000000" w:firstRow="0" w:lastRow="0" w:firstColumn="1" w:lastColumn="0" w:oddVBand="0" w:evenVBand="0" w:oddHBand="0" w:evenHBand="0" w:firstRowFirstColumn="0" w:firstRowLastColumn="0" w:lastRowFirstColumn="0" w:lastRowLastColumn="0"/>
            <w:tcW w:w="1526" w:type="dxa"/>
          </w:tcPr>
          <w:p w14:paraId="71997DF4"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5" w:name="BKM_8E0A8CD6_1952_49E4_ACE7_469172BABBA7"/>
            <w:bookmarkEnd w:id="475"/>
            <w:r w:rsidRPr="00FE753A">
              <w:rPr>
                <w:rFonts w:asciiTheme="minorHAnsi" w:hAnsiTheme="minorHAnsi"/>
                <w:color w:val="000000"/>
                <w:sz w:val="20"/>
                <w:szCs w:val="20"/>
                <w:lang w:val="en-CA"/>
              </w:rPr>
              <w:t>horizontalSlip</w:t>
            </w:r>
          </w:p>
        </w:tc>
        <w:tc>
          <w:tcPr>
            <w:tcW w:w="1559" w:type="dxa"/>
          </w:tcPr>
          <w:p w14:paraId="2881FA9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1D7763E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Slip component that is horizontal and parallel to strike of the fault</w:t>
            </w:r>
          </w:p>
          <w:p w14:paraId="0841324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55FCC2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2A8BE9F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6" w:name="BKM_498C83DB_DFDB_4234_B978_7C656FD73043"/>
            <w:bookmarkEnd w:id="476"/>
            <w:r w:rsidRPr="00FE753A">
              <w:rPr>
                <w:rFonts w:asciiTheme="minorHAnsi" w:hAnsiTheme="minorHAnsi"/>
                <w:color w:val="000000"/>
                <w:sz w:val="20"/>
                <w:szCs w:val="20"/>
                <w:lang w:val="en-CA"/>
              </w:rPr>
              <w:t>throw</w:t>
            </w:r>
          </w:p>
        </w:tc>
        <w:tc>
          <w:tcPr>
            <w:tcW w:w="1559" w:type="dxa"/>
          </w:tcPr>
          <w:p w14:paraId="549A566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GSML_Vector</w:t>
            </w:r>
          </w:p>
        </w:tc>
        <w:tc>
          <w:tcPr>
            <w:tcW w:w="6650" w:type="dxa"/>
          </w:tcPr>
          <w:p w14:paraId="3FF1B2C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Vertical component of slip.</w:t>
            </w:r>
          </w:p>
          <w:p w14:paraId="3664D58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659C926E" w14:textId="77777777" w:rsidR="00FE753A" w:rsidRDefault="00FE753A" w:rsidP="00AB10FC"/>
    <w:p w14:paraId="5BB0F76E" w14:textId="3DDDCD36" w:rsidR="00FE753A" w:rsidRDefault="00FE753A" w:rsidP="00FE753A">
      <w:pPr>
        <w:pStyle w:val="Titre4"/>
      </w:pPr>
      <w:r>
        <w:t>FoldDescription</w:t>
      </w:r>
    </w:p>
    <w:p w14:paraId="2F11184B" w14:textId="77777777" w:rsidR="00FE753A" w:rsidRDefault="00FE753A" w:rsidP="00AB10FC"/>
    <w:p w14:paraId="19D35EBD" w14:textId="4B5A6DC0" w:rsidR="00FC626E" w:rsidRDefault="00FE753A" w:rsidP="00AB10FC">
      <w:r w:rsidRPr="00FE753A">
        <w:t>Extended descriptive properties of a fold structure.</w:t>
      </w:r>
    </w:p>
    <w:p w14:paraId="0C9B8DB0" w14:textId="77777777" w:rsidR="00FE753A" w:rsidRDefault="00FE753A" w:rsidP="00FE753A">
      <w:pPr>
        <w:keepNext/>
      </w:pPr>
      <w:r>
        <w:rPr>
          <w:noProof/>
          <w:lang w:val="en-CA" w:eastAsia="en-CA"/>
        </w:rPr>
        <w:lastRenderedPageBreak/>
        <w:drawing>
          <wp:inline distT="0" distB="0" distL="0" distR="0" wp14:anchorId="50726A29" wp14:editId="1707198E">
            <wp:extent cx="5486400" cy="5090566"/>
            <wp:effectExtent l="0" t="0" r="0" b="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86400" cy="5090566"/>
                    </a:xfrm>
                    <a:prstGeom prst="rect">
                      <a:avLst/>
                    </a:prstGeom>
                    <a:noFill/>
                    <a:ln>
                      <a:noFill/>
                    </a:ln>
                  </pic:spPr>
                </pic:pic>
              </a:graphicData>
            </a:graphic>
          </wp:inline>
        </w:drawing>
      </w:r>
    </w:p>
    <w:p w14:paraId="67314E9E" w14:textId="6207CE33" w:rsidR="00FE753A" w:rsidRDefault="00FE753A" w:rsidP="00FE753A">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47</w:t>
      </w:r>
      <w:r w:rsidR="00676158">
        <w:rPr>
          <w:noProof/>
        </w:rPr>
        <w:fldChar w:fldCharType="end"/>
      </w:r>
      <w:r>
        <w:t>: FoldDescription</w:t>
      </w:r>
    </w:p>
    <w:p w14:paraId="2C0473CB" w14:textId="1EBC5802" w:rsidR="00FE753A" w:rsidRPr="00FE753A" w:rsidRDefault="00FE753A" w:rsidP="00FE753A">
      <w:pPr>
        <w:autoSpaceDE w:val="0"/>
        <w:autoSpaceDN w:val="0"/>
        <w:adjustRightInd w:val="0"/>
        <w:spacing w:after="0"/>
        <w:rPr>
          <w:color w:val="000000"/>
          <w:sz w:val="20"/>
          <w:szCs w:val="20"/>
          <w:lang w:val="en-CA"/>
        </w:rPr>
      </w:pPr>
      <w:bookmarkStart w:id="477" w:name="BKM_D8139323_6092_443C_A360_3F3BE3361CC0"/>
      <w:bookmarkEnd w:id="477"/>
    </w:p>
    <w:tbl>
      <w:tblPr>
        <w:tblStyle w:val="Ombrageclair"/>
        <w:tblW w:w="9735" w:type="dxa"/>
        <w:tblLayout w:type="fixed"/>
        <w:tblLook w:val="04A0" w:firstRow="1" w:lastRow="0" w:firstColumn="1" w:lastColumn="0" w:noHBand="0" w:noVBand="1"/>
      </w:tblPr>
      <w:tblGrid>
        <w:gridCol w:w="2376"/>
        <w:gridCol w:w="2552"/>
        <w:gridCol w:w="4807"/>
      </w:tblGrid>
      <w:tr w:rsidR="00FE753A" w:rsidRPr="00FE753A" w14:paraId="1E668204"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1DB0970"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8" w:name="BKM_9F55EEFA_C0E3_452C_8F3E_4601CB5BDD65"/>
            <w:bookmarkEnd w:id="478"/>
            <w:r w:rsidRPr="00FE753A">
              <w:rPr>
                <w:rFonts w:asciiTheme="minorHAnsi" w:hAnsiTheme="minorHAnsi"/>
                <w:color w:val="000000"/>
                <w:sz w:val="20"/>
                <w:szCs w:val="20"/>
                <w:lang w:val="en-CA"/>
              </w:rPr>
              <w:t>Name</w:t>
            </w:r>
          </w:p>
        </w:tc>
        <w:tc>
          <w:tcPr>
            <w:tcW w:w="2552" w:type="dxa"/>
          </w:tcPr>
          <w:p w14:paraId="0B05ED99"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4807" w:type="dxa"/>
          </w:tcPr>
          <w:p w14:paraId="7D78CD3C"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439919DC"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D9699CF"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amplitude</w:t>
            </w:r>
          </w:p>
        </w:tc>
        <w:tc>
          <w:tcPr>
            <w:tcW w:w="2552" w:type="dxa"/>
          </w:tcPr>
          <w:p w14:paraId="7597898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1847030"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Length from line segment connecting inflection points on adjacent fold limbs to the intervening fold hinge </w:t>
            </w:r>
          </w:p>
          <w:p w14:paraId="60D0C16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4E78ED9"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6381EDA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79" w:name="BKM_B6CF2C95_A27D_49AD_BB55_36897A8B9A93"/>
            <w:bookmarkEnd w:id="479"/>
            <w:r w:rsidRPr="00FE753A">
              <w:rPr>
                <w:rFonts w:asciiTheme="minorHAnsi" w:hAnsiTheme="minorHAnsi"/>
                <w:color w:val="000000"/>
                <w:sz w:val="20"/>
                <w:szCs w:val="20"/>
                <w:lang w:val="en-CA"/>
              </w:rPr>
              <w:t>axialSurfaceOrientation</w:t>
            </w:r>
          </w:p>
        </w:tc>
        <w:tc>
          <w:tcPr>
            <w:tcW w:w="2552" w:type="dxa"/>
          </w:tcPr>
          <w:p w14:paraId="0A870C9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GSML_PlanarOrientation</w:t>
            </w:r>
          </w:p>
        </w:tc>
        <w:tc>
          <w:tcPr>
            <w:tcW w:w="4807" w:type="dxa"/>
          </w:tcPr>
          <w:p w14:paraId="79FBC0E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This is used to characterize the geometry of a fold. The axial surface of a particular fold may be located based on observations of the folded geologic structure, but in general it has no direct physical manifestions. As a geologic surface, it has geometric properties, including orientation, which may be specified by observations at one or more locations, or generalized using terminology (upright, inclined, reclined, recumbent, overturned). Dip and Dip Direction are one approach to specifying the value.</w:t>
            </w:r>
          </w:p>
          <w:p w14:paraId="4A24E81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02E45A1"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425FD6ED"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0" w:name="BKM_C47055C6_23E4_4FE1_89C3_7EA3E53F016F"/>
            <w:bookmarkEnd w:id="480"/>
            <w:r w:rsidRPr="00FE753A">
              <w:rPr>
                <w:rFonts w:asciiTheme="minorHAnsi" w:hAnsiTheme="minorHAnsi"/>
                <w:color w:val="000000"/>
                <w:sz w:val="20"/>
                <w:szCs w:val="20"/>
                <w:lang w:val="en-CA"/>
              </w:rPr>
              <w:t>geneticModel</w:t>
            </w:r>
          </w:p>
        </w:tc>
        <w:tc>
          <w:tcPr>
            <w:tcW w:w="2552" w:type="dxa"/>
          </w:tcPr>
          <w:p w14:paraId="71C50F7F"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2FF06D54"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Specification of genetic model for fold, e.g. flexural slip, </w:t>
            </w:r>
            <w:r w:rsidRPr="00FE753A">
              <w:rPr>
                <w:rFonts w:asciiTheme="minorHAnsi" w:hAnsiTheme="minorHAnsi"/>
                <w:color w:val="000000"/>
                <w:sz w:val="20"/>
                <w:szCs w:val="20"/>
                <w:lang w:val="en-CA"/>
              </w:rPr>
              <w:lastRenderedPageBreak/>
              <w:t>parallel</w:t>
            </w:r>
          </w:p>
          <w:p w14:paraId="359F0276"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4C9B3CB"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A32066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1" w:name="BKM_BE3EB69A_2E9F_4015_9A53_7E29585ADF99"/>
            <w:bookmarkEnd w:id="481"/>
            <w:r w:rsidRPr="00FE753A">
              <w:rPr>
                <w:rFonts w:asciiTheme="minorHAnsi" w:hAnsiTheme="minorHAnsi"/>
                <w:color w:val="000000"/>
                <w:sz w:val="20"/>
                <w:szCs w:val="20"/>
                <w:lang w:val="en-CA"/>
              </w:rPr>
              <w:lastRenderedPageBreak/>
              <w:t>hingeLineCurvature</w:t>
            </w:r>
          </w:p>
        </w:tc>
        <w:tc>
          <w:tcPr>
            <w:tcW w:w="2552" w:type="dxa"/>
          </w:tcPr>
          <w:p w14:paraId="6C2BAF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6301290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Variation in orientation of fold hinge along trend of fold, distinguish sheath from cylindrical folds. Specify with terminology eg sheath, dome, basin, cylindrical.</w:t>
            </w:r>
          </w:p>
          <w:p w14:paraId="3E9066EF"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7B4DC577"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9034BD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2" w:name="BKM_D49811C3_C3B3_4361_989B_69411D4795BC"/>
            <w:bookmarkEnd w:id="482"/>
            <w:r w:rsidRPr="00FE753A">
              <w:rPr>
                <w:rFonts w:asciiTheme="minorHAnsi" w:hAnsiTheme="minorHAnsi"/>
                <w:color w:val="000000"/>
                <w:sz w:val="20"/>
                <w:szCs w:val="20"/>
                <w:lang w:val="en-CA"/>
              </w:rPr>
              <w:t>hingeLineOrientation</w:t>
            </w:r>
          </w:p>
        </w:tc>
        <w:tc>
          <w:tcPr>
            <w:tcW w:w="2552" w:type="dxa"/>
          </w:tcPr>
          <w:p w14:paraId="5E812975"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GSML_LinearOrientation</w:t>
            </w:r>
          </w:p>
        </w:tc>
        <w:tc>
          <w:tcPr>
            <w:tcW w:w="4807" w:type="dxa"/>
          </w:tcPr>
          <w:p w14:paraId="1C2049BE"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Specification of hinge line orientation for fold. CGI_LinearOrientation allows for a term value specification or a numeric specification of either or both the trend and plunge of hinge line. kHinge plunge term examples: sub-vertical, steeply plunging, ... sub-horizontal, reclined and vertical for special cases in which hinge plunge is close to axial surface dip. 0..* cardinality allows for both a numeric specification a term specification.</w:t>
            </w:r>
          </w:p>
          <w:p w14:paraId="1DB9C88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32D63735"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719D66C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3" w:name="BKM_6411C0D6_8DBF_4DB6_A7B6_ADED17047AE5"/>
            <w:bookmarkEnd w:id="483"/>
            <w:r w:rsidRPr="00FE753A">
              <w:rPr>
                <w:rFonts w:asciiTheme="minorHAnsi" w:hAnsiTheme="minorHAnsi"/>
                <w:color w:val="000000"/>
                <w:sz w:val="20"/>
                <w:szCs w:val="20"/>
                <w:lang w:val="en-CA"/>
              </w:rPr>
              <w:t>hingeShape</w:t>
            </w:r>
          </w:p>
        </w:tc>
        <w:tc>
          <w:tcPr>
            <w:tcW w:w="2552" w:type="dxa"/>
          </w:tcPr>
          <w:p w14:paraId="3E7DE15A"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7E3AFE8D"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Rounded vs. angular hinge zones; has to do with the proportion of the wavelength that is considered part of hinge</w:t>
            </w:r>
          </w:p>
          <w:p w14:paraId="384464A7"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1CF771FE"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5F10AC3E"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4" w:name="BKM_2C450E0F_0DB6_4DEB_964F_DE2661303D3A"/>
            <w:bookmarkEnd w:id="484"/>
            <w:r w:rsidRPr="00FE753A">
              <w:rPr>
                <w:rFonts w:asciiTheme="minorHAnsi" w:hAnsiTheme="minorHAnsi"/>
                <w:color w:val="000000"/>
                <w:sz w:val="20"/>
                <w:szCs w:val="20"/>
                <w:lang w:val="en-CA"/>
              </w:rPr>
              <w:t>interLimbAngle</w:t>
            </w:r>
          </w:p>
        </w:tc>
        <w:tc>
          <w:tcPr>
            <w:tcW w:w="2552" w:type="dxa"/>
          </w:tcPr>
          <w:p w14:paraId="1DACA503"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03431971"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Specify using a tightness term (gentle (120-180), open (70-120), close (30-70), tight (10-30), isoclinal (0-10))</w:t>
            </w:r>
          </w:p>
          <w:p w14:paraId="4033C41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1BA104AA"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5BDCE581"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5" w:name="BKM_5CAB0B26_2CE6_42AB_B2CE_2FA413E9F025"/>
            <w:bookmarkEnd w:id="485"/>
            <w:r w:rsidRPr="00FE753A">
              <w:rPr>
                <w:rFonts w:asciiTheme="minorHAnsi" w:hAnsiTheme="minorHAnsi"/>
                <w:color w:val="000000"/>
                <w:sz w:val="20"/>
                <w:szCs w:val="20"/>
                <w:lang w:val="en-CA"/>
              </w:rPr>
              <w:t>limbShape</w:t>
            </w:r>
          </w:p>
        </w:tc>
        <w:tc>
          <w:tcPr>
            <w:tcW w:w="2552" w:type="dxa"/>
          </w:tcPr>
          <w:p w14:paraId="445D6399"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4DC2C756"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Straight vs curved limbs, eg kink, chevron, sinusoidal, box</w:t>
            </w:r>
          </w:p>
          <w:p w14:paraId="44661784"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39F6821D"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B3C9BD8"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6" w:name="BKM_FA6FE08B_7A03_4337_979E_0DF7D1B98F33"/>
            <w:bookmarkEnd w:id="486"/>
            <w:r w:rsidRPr="00FE753A">
              <w:rPr>
                <w:rFonts w:asciiTheme="minorHAnsi" w:hAnsiTheme="minorHAnsi"/>
                <w:color w:val="000000"/>
                <w:sz w:val="20"/>
                <w:szCs w:val="20"/>
                <w:lang w:val="en-CA"/>
              </w:rPr>
              <w:t>span</w:t>
            </w:r>
          </w:p>
        </w:tc>
        <w:tc>
          <w:tcPr>
            <w:tcW w:w="2552" w:type="dxa"/>
          </w:tcPr>
          <w:p w14:paraId="2F3355C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4807" w:type="dxa"/>
          </w:tcPr>
          <w:p w14:paraId="5F6EA8D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 xml:space="preserve">Llinear distance between inflection points in a single fold </w:t>
            </w:r>
          </w:p>
          <w:p w14:paraId="3350B32D"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4B372CBE" w14:textId="77777777" w:rsidTr="00FE753A">
        <w:tc>
          <w:tcPr>
            <w:cnfStyle w:val="001000000000" w:firstRow="0" w:lastRow="0" w:firstColumn="1" w:lastColumn="0" w:oddVBand="0" w:evenVBand="0" w:oddHBand="0" w:evenHBand="0" w:firstRowFirstColumn="0" w:firstRowLastColumn="0" w:lastRowFirstColumn="0" w:lastRowLastColumn="0"/>
            <w:tcW w:w="2376" w:type="dxa"/>
          </w:tcPr>
          <w:p w14:paraId="40EA784A"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7" w:name="BKM_922E2E10_A22B_488C_B866_3D68572C1248"/>
            <w:bookmarkEnd w:id="487"/>
            <w:r w:rsidRPr="00FE753A">
              <w:rPr>
                <w:rFonts w:asciiTheme="minorHAnsi" w:hAnsiTheme="minorHAnsi"/>
                <w:color w:val="000000"/>
                <w:sz w:val="20"/>
                <w:szCs w:val="20"/>
                <w:lang w:val="en-CA"/>
              </w:rPr>
              <w:t>symmetry</w:t>
            </w:r>
          </w:p>
        </w:tc>
        <w:tc>
          <w:tcPr>
            <w:tcW w:w="2552" w:type="dxa"/>
          </w:tcPr>
          <w:p w14:paraId="7E157BFB"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Category</w:t>
            </w:r>
          </w:p>
        </w:tc>
        <w:tc>
          <w:tcPr>
            <w:tcW w:w="4807" w:type="dxa"/>
          </w:tcPr>
          <w:p w14:paraId="194248D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Concordance or discordance of bisecting surface and axial surface, or ratio of length of limbs. Folded surface may have asymmetry defined by limb length ratio if inflection points are defined. Defintion based on bisecting surface/axial surface angle depends on having multiple surfaces defined such that the axial surface may be identified. (symmetric, assymetric)</w:t>
            </w:r>
          </w:p>
          <w:p w14:paraId="1EF229B8"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47B45F7B"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BD22F23" w14:textId="230385E0"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System</w:t>
            </w:r>
          </w:p>
        </w:tc>
        <w:tc>
          <w:tcPr>
            <w:tcW w:w="2552" w:type="dxa"/>
          </w:tcPr>
          <w:p w14:paraId="49674973" w14:textId="5933ACA1"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FoldSystem</w:t>
            </w:r>
          </w:p>
        </w:tc>
        <w:tc>
          <w:tcPr>
            <w:tcW w:w="4807" w:type="dxa"/>
          </w:tcPr>
          <w:p w14:paraId="1A79A4CF" w14:textId="539ADCF8"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Aggregates Folds to create a FoldSystem</w:t>
            </w:r>
          </w:p>
        </w:tc>
      </w:tr>
    </w:tbl>
    <w:p w14:paraId="5CE63460" w14:textId="77777777" w:rsidR="00FC626E" w:rsidRDefault="00FC626E" w:rsidP="00AB10FC"/>
    <w:p w14:paraId="771BEC55" w14:textId="1770CC0B" w:rsidR="00FE753A" w:rsidRDefault="00FE753A" w:rsidP="00FE753A">
      <w:pPr>
        <w:pStyle w:val="Titre4"/>
      </w:pPr>
      <w:r>
        <w:t>FoldSystem</w:t>
      </w:r>
    </w:p>
    <w:p w14:paraId="5C2741D5" w14:textId="77777777" w:rsidR="00FE753A" w:rsidRDefault="00FE753A" w:rsidP="00AB10FC"/>
    <w:p w14:paraId="5D506DE7" w14:textId="2BA460EE" w:rsidR="00FE753A" w:rsidRDefault="00FE753A" w:rsidP="00AB10FC">
      <w:r w:rsidRPr="00FE753A">
        <w:t>A</w:t>
      </w:r>
      <w:r>
        <w:t xml:space="preserve"> collection of congruent folds </w:t>
      </w:r>
      <w:r w:rsidRPr="00FE753A">
        <w:t>(axis and axial surface are parallel) produced by the same tectonic event. Sometimes referred to as a "Fold Train".</w:t>
      </w:r>
    </w:p>
    <w:p w14:paraId="05467BB5" w14:textId="77777777" w:rsidR="00FE753A" w:rsidRDefault="00FE753A" w:rsidP="00AB10FC"/>
    <w:p w14:paraId="56D7EAFF" w14:textId="77777777" w:rsidR="00FE753A" w:rsidRDefault="00FE753A" w:rsidP="00FE753A">
      <w:pPr>
        <w:keepNext/>
      </w:pPr>
      <w:r>
        <w:rPr>
          <w:noProof/>
          <w:lang w:val="en-CA" w:eastAsia="en-CA"/>
        </w:rPr>
        <w:lastRenderedPageBreak/>
        <w:drawing>
          <wp:inline distT="0" distB="0" distL="0" distR="0" wp14:anchorId="5AC902F7" wp14:editId="033199DE">
            <wp:extent cx="5486400" cy="5726648"/>
            <wp:effectExtent l="0" t="0" r="0" b="762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86400" cy="5726648"/>
                    </a:xfrm>
                    <a:prstGeom prst="rect">
                      <a:avLst/>
                    </a:prstGeom>
                    <a:noFill/>
                    <a:ln>
                      <a:noFill/>
                    </a:ln>
                  </pic:spPr>
                </pic:pic>
              </a:graphicData>
            </a:graphic>
          </wp:inline>
        </w:drawing>
      </w:r>
    </w:p>
    <w:p w14:paraId="580337F0" w14:textId="1ECC8410" w:rsidR="00FE753A" w:rsidRDefault="00FE753A" w:rsidP="00FE753A">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48</w:t>
      </w:r>
      <w:r w:rsidR="00676158">
        <w:rPr>
          <w:noProof/>
        </w:rPr>
        <w:fldChar w:fldCharType="end"/>
      </w:r>
      <w:r>
        <w:t>: FoldSystem</w:t>
      </w:r>
    </w:p>
    <w:p w14:paraId="7E491F8F" w14:textId="530829F6" w:rsidR="00FE753A" w:rsidRPr="00FE753A" w:rsidRDefault="00FE753A" w:rsidP="00FE753A">
      <w:pPr>
        <w:autoSpaceDE w:val="0"/>
        <w:autoSpaceDN w:val="0"/>
        <w:adjustRightInd w:val="0"/>
        <w:spacing w:after="0"/>
        <w:rPr>
          <w:color w:val="000000"/>
          <w:sz w:val="20"/>
          <w:szCs w:val="20"/>
          <w:lang w:val="en-CA"/>
        </w:rPr>
      </w:pPr>
      <w:bookmarkStart w:id="488" w:name="BKM_60CC5835_79D2_4A13_B4A8_D7D9DBF215A3"/>
      <w:bookmarkEnd w:id="488"/>
    </w:p>
    <w:tbl>
      <w:tblPr>
        <w:tblStyle w:val="Ombrageclair"/>
        <w:tblW w:w="9735" w:type="dxa"/>
        <w:tblLayout w:type="fixed"/>
        <w:tblLook w:val="04A0" w:firstRow="1" w:lastRow="0" w:firstColumn="1" w:lastColumn="0" w:noHBand="0" w:noVBand="1"/>
      </w:tblPr>
      <w:tblGrid>
        <w:gridCol w:w="1951"/>
        <w:gridCol w:w="1701"/>
        <w:gridCol w:w="6083"/>
      </w:tblGrid>
      <w:tr w:rsidR="00FE753A" w:rsidRPr="00FE753A" w14:paraId="2460CA55" w14:textId="77777777" w:rsidTr="00FE75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64CADDB"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89" w:name="BKM_50AAAF20_CB99_4ABC_9FAE_60AD6D1987FD"/>
            <w:bookmarkEnd w:id="489"/>
            <w:r w:rsidRPr="00FE753A">
              <w:rPr>
                <w:rFonts w:asciiTheme="minorHAnsi" w:hAnsiTheme="minorHAnsi"/>
                <w:color w:val="000000"/>
                <w:sz w:val="20"/>
                <w:szCs w:val="20"/>
                <w:lang w:val="en-CA"/>
              </w:rPr>
              <w:t>Name</w:t>
            </w:r>
          </w:p>
        </w:tc>
        <w:tc>
          <w:tcPr>
            <w:tcW w:w="1701" w:type="dxa"/>
          </w:tcPr>
          <w:p w14:paraId="56B67C9B"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Type</w:t>
            </w:r>
          </w:p>
        </w:tc>
        <w:tc>
          <w:tcPr>
            <w:tcW w:w="6083" w:type="dxa"/>
          </w:tcPr>
          <w:p w14:paraId="31D71C2D" w14:textId="77777777" w:rsidR="00FE753A" w:rsidRPr="00FE753A" w:rsidRDefault="00FE753A" w:rsidP="00FE753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Description</w:t>
            </w:r>
          </w:p>
        </w:tc>
      </w:tr>
      <w:tr w:rsidR="00FE753A" w:rsidRPr="00FE753A" w14:paraId="546C0383"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03EEC82"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sidRPr="00FE753A">
              <w:rPr>
                <w:rFonts w:asciiTheme="minorHAnsi" w:hAnsiTheme="minorHAnsi"/>
                <w:color w:val="000000"/>
                <w:sz w:val="20"/>
                <w:szCs w:val="20"/>
                <w:lang w:val="en-CA"/>
              </w:rPr>
              <w:t>periodic</w:t>
            </w:r>
          </w:p>
        </w:tc>
        <w:tc>
          <w:tcPr>
            <w:tcW w:w="1701" w:type="dxa"/>
          </w:tcPr>
          <w:p w14:paraId="7903F198"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Boolean</w:t>
            </w:r>
          </w:p>
        </w:tc>
        <w:tc>
          <w:tcPr>
            <w:tcW w:w="6083" w:type="dxa"/>
          </w:tcPr>
          <w:p w14:paraId="2758412B"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True if fold hinges in train are regularly spaced.</w:t>
            </w:r>
          </w:p>
          <w:p w14:paraId="7FC8C64A" w14:textId="7777777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FE753A" w:rsidRPr="00FE753A" w14:paraId="00EB0414" w14:textId="77777777" w:rsidTr="00FE753A">
        <w:tc>
          <w:tcPr>
            <w:cnfStyle w:val="001000000000" w:firstRow="0" w:lastRow="0" w:firstColumn="1" w:lastColumn="0" w:oddVBand="0" w:evenVBand="0" w:oddHBand="0" w:evenHBand="0" w:firstRowFirstColumn="0" w:firstRowLastColumn="0" w:lastRowFirstColumn="0" w:lastRowLastColumn="0"/>
            <w:tcW w:w="1951" w:type="dxa"/>
          </w:tcPr>
          <w:p w14:paraId="4ECF9187" w14:textId="77777777" w:rsidR="00FE753A" w:rsidRPr="00FE753A" w:rsidRDefault="00FE753A" w:rsidP="00FE753A">
            <w:pPr>
              <w:autoSpaceDE w:val="0"/>
              <w:autoSpaceDN w:val="0"/>
              <w:adjustRightInd w:val="0"/>
              <w:spacing w:after="0"/>
              <w:rPr>
                <w:rFonts w:asciiTheme="minorHAnsi" w:hAnsiTheme="minorHAnsi"/>
                <w:color w:val="000000"/>
                <w:sz w:val="20"/>
                <w:szCs w:val="20"/>
                <w:lang w:val="en-CA"/>
              </w:rPr>
            </w:pPr>
            <w:bookmarkStart w:id="490" w:name="BKM_15CC129A_078F_4F7E_80FD_248D1D0D33F2"/>
            <w:bookmarkEnd w:id="490"/>
            <w:r w:rsidRPr="00FE753A">
              <w:rPr>
                <w:rFonts w:asciiTheme="minorHAnsi" w:hAnsiTheme="minorHAnsi"/>
                <w:color w:val="000000"/>
                <w:sz w:val="20"/>
                <w:szCs w:val="20"/>
                <w:lang w:val="en-CA"/>
              </w:rPr>
              <w:t>wavelength</w:t>
            </w:r>
          </w:p>
        </w:tc>
        <w:tc>
          <w:tcPr>
            <w:tcW w:w="1701" w:type="dxa"/>
          </w:tcPr>
          <w:p w14:paraId="0C0ED930"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QuantityRange</w:t>
            </w:r>
          </w:p>
        </w:tc>
        <w:tc>
          <w:tcPr>
            <w:tcW w:w="6083" w:type="dxa"/>
          </w:tcPr>
          <w:p w14:paraId="30AEC48E"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E753A">
              <w:rPr>
                <w:rFonts w:asciiTheme="minorHAnsi" w:hAnsiTheme="minorHAnsi"/>
                <w:color w:val="000000"/>
                <w:sz w:val="20"/>
                <w:szCs w:val="20"/>
                <w:lang w:val="en-CA"/>
              </w:rPr>
              <w:t>Quantitative specification of length between adjacent antiforms (or synforms) in a fold train.</w:t>
            </w:r>
          </w:p>
          <w:p w14:paraId="3BB74551" w14:textId="77777777" w:rsidR="00FE753A" w:rsidRPr="00FE753A" w:rsidRDefault="00FE753A" w:rsidP="00FE753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FE753A" w:rsidRPr="00FE753A" w14:paraId="5C2D09EF" w14:textId="77777777" w:rsidTr="00FE75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05125C2" w14:textId="0DB77FEA" w:rsidR="00FE753A" w:rsidRPr="00FE753A" w:rsidRDefault="00FE753A" w:rsidP="00FE753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foldSystemMember</w:t>
            </w:r>
          </w:p>
        </w:tc>
        <w:tc>
          <w:tcPr>
            <w:tcW w:w="1701" w:type="dxa"/>
          </w:tcPr>
          <w:p w14:paraId="74228147" w14:textId="53B2D98C"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w:t>
            </w:r>
          </w:p>
        </w:tc>
        <w:tc>
          <w:tcPr>
            <w:tcW w:w="6083" w:type="dxa"/>
          </w:tcPr>
          <w:p w14:paraId="6AC68018" w14:textId="0F50A9C7" w:rsidR="00FE753A" w:rsidRPr="00FE753A" w:rsidRDefault="00FE753A" w:rsidP="00FE753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Fold member of the system</w:t>
            </w:r>
          </w:p>
        </w:tc>
      </w:tr>
    </w:tbl>
    <w:p w14:paraId="7C0487EC" w14:textId="77777777" w:rsidR="00FE753A" w:rsidRDefault="00FE753A" w:rsidP="00AB10FC"/>
    <w:p w14:paraId="69156B22" w14:textId="4576B81B" w:rsidR="00FE753A" w:rsidRDefault="003804FE" w:rsidP="003804FE">
      <w:pPr>
        <w:pStyle w:val="Titre4"/>
      </w:pPr>
      <w:r>
        <w:t>FoliationDescription</w:t>
      </w:r>
    </w:p>
    <w:p w14:paraId="37BF6AF3" w14:textId="77777777" w:rsidR="003804FE" w:rsidRDefault="003804FE" w:rsidP="00AB10FC"/>
    <w:p w14:paraId="49A2EDDB" w14:textId="0DB24248" w:rsidR="003804FE" w:rsidRDefault="003804FE" w:rsidP="00AB10FC">
      <w:r w:rsidRPr="003804FE">
        <w:lastRenderedPageBreak/>
        <w:t>Extended descriptive properties of a foliation structure.</w:t>
      </w:r>
    </w:p>
    <w:p w14:paraId="0AA5820D" w14:textId="77777777" w:rsidR="003804FE" w:rsidRDefault="003804FE" w:rsidP="00AB10FC"/>
    <w:p w14:paraId="5082C7BD" w14:textId="77777777" w:rsidR="003804FE" w:rsidRDefault="003804FE" w:rsidP="003804FE">
      <w:pPr>
        <w:keepNext/>
      </w:pPr>
      <w:r>
        <w:rPr>
          <w:noProof/>
          <w:lang w:val="en-CA" w:eastAsia="en-CA"/>
        </w:rPr>
        <w:drawing>
          <wp:inline distT="0" distB="0" distL="0" distR="0" wp14:anchorId="7322183E" wp14:editId="175999B5">
            <wp:extent cx="5486400" cy="5859555"/>
            <wp:effectExtent l="0" t="0" r="0" b="8255"/>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5859555"/>
                    </a:xfrm>
                    <a:prstGeom prst="rect">
                      <a:avLst/>
                    </a:prstGeom>
                    <a:noFill/>
                    <a:ln>
                      <a:noFill/>
                    </a:ln>
                  </pic:spPr>
                </pic:pic>
              </a:graphicData>
            </a:graphic>
          </wp:inline>
        </w:drawing>
      </w:r>
    </w:p>
    <w:p w14:paraId="0A7AE18D" w14:textId="2AC5C157" w:rsidR="003804FE" w:rsidRDefault="003804FE" w:rsidP="003804FE">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49</w:t>
      </w:r>
      <w:r w:rsidR="00676158">
        <w:rPr>
          <w:noProof/>
        </w:rPr>
        <w:fldChar w:fldCharType="end"/>
      </w:r>
      <w:r>
        <w:t>: FoliationDescription</w:t>
      </w:r>
    </w:p>
    <w:p w14:paraId="6E96E876" w14:textId="06F1021C" w:rsidR="003804FE" w:rsidRPr="003804FE" w:rsidRDefault="003804FE" w:rsidP="003804FE">
      <w:pPr>
        <w:autoSpaceDE w:val="0"/>
        <w:autoSpaceDN w:val="0"/>
        <w:adjustRightInd w:val="0"/>
        <w:spacing w:after="0"/>
        <w:rPr>
          <w:color w:val="000000"/>
          <w:sz w:val="20"/>
          <w:szCs w:val="20"/>
          <w:lang w:val="en-CA"/>
        </w:rPr>
      </w:pPr>
      <w:bookmarkStart w:id="491" w:name="BKM_FDDB3C9C_445F_40FB_AB70_ED1438E267DC"/>
      <w:bookmarkEnd w:id="491"/>
    </w:p>
    <w:tbl>
      <w:tblPr>
        <w:tblStyle w:val="Ombrageclair"/>
        <w:tblW w:w="9735" w:type="dxa"/>
        <w:tblLayout w:type="fixed"/>
        <w:tblLook w:val="04A0" w:firstRow="1" w:lastRow="0" w:firstColumn="1" w:lastColumn="0" w:noHBand="0" w:noVBand="1"/>
      </w:tblPr>
      <w:tblGrid>
        <w:gridCol w:w="1809"/>
        <w:gridCol w:w="2410"/>
        <w:gridCol w:w="5516"/>
      </w:tblGrid>
      <w:tr w:rsidR="003804FE" w:rsidRPr="003804FE" w14:paraId="6ACB69FC" w14:textId="77777777" w:rsidTr="003804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E60DFD8"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2" w:name="BKM_19D968ED_E9E9_4696_A463_9B8A89B9A29C"/>
            <w:bookmarkEnd w:id="492"/>
            <w:r w:rsidRPr="003804FE">
              <w:rPr>
                <w:rFonts w:asciiTheme="minorHAnsi" w:hAnsiTheme="minorHAnsi"/>
                <w:color w:val="000000"/>
                <w:sz w:val="20"/>
                <w:szCs w:val="20"/>
                <w:lang w:val="en-CA"/>
              </w:rPr>
              <w:t>Name</w:t>
            </w:r>
          </w:p>
        </w:tc>
        <w:tc>
          <w:tcPr>
            <w:tcW w:w="2410" w:type="dxa"/>
          </w:tcPr>
          <w:p w14:paraId="55782760"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Type</w:t>
            </w:r>
          </w:p>
        </w:tc>
        <w:tc>
          <w:tcPr>
            <w:tcW w:w="5516" w:type="dxa"/>
          </w:tcPr>
          <w:p w14:paraId="7D8B79C5" w14:textId="77777777" w:rsidR="003804FE" w:rsidRPr="003804FE" w:rsidRDefault="003804FE" w:rsidP="003804FE">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Description</w:t>
            </w:r>
          </w:p>
        </w:tc>
      </w:tr>
      <w:tr w:rsidR="003804FE" w:rsidRPr="003804FE" w14:paraId="513DE5E9"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8ADC64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r w:rsidRPr="003804FE">
              <w:rPr>
                <w:rFonts w:asciiTheme="minorHAnsi" w:hAnsiTheme="minorHAnsi"/>
                <w:color w:val="000000"/>
                <w:sz w:val="20"/>
                <w:szCs w:val="20"/>
                <w:lang w:val="en-CA"/>
              </w:rPr>
              <w:t>definingElement</w:t>
            </w:r>
          </w:p>
        </w:tc>
        <w:tc>
          <w:tcPr>
            <w:tcW w:w="2410" w:type="dxa"/>
          </w:tcPr>
          <w:p w14:paraId="5D9C9AFC"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5BF2A5CA"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 xml:space="preserve">Kinds of describable inhomogeneity in a rock body that may define a GeologicStructure.   Examples include Discontinuity, Shaped Surface, Oriented Particle, Material Boundary, and Layer.  </w:t>
            </w:r>
          </w:p>
          <w:p w14:paraId="06CF13F9"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76E75567"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4EAA0D29"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3" w:name="BKM_A9E84D60_87E8_4274_B497_38C594525434"/>
            <w:bookmarkEnd w:id="493"/>
            <w:r w:rsidRPr="003804FE">
              <w:rPr>
                <w:rFonts w:asciiTheme="minorHAnsi" w:hAnsiTheme="minorHAnsi"/>
                <w:color w:val="000000"/>
                <w:sz w:val="20"/>
                <w:szCs w:val="20"/>
                <w:lang w:val="en-CA"/>
              </w:rPr>
              <w:t>continuity</w:t>
            </w:r>
          </w:p>
        </w:tc>
        <w:tc>
          <w:tcPr>
            <w:tcW w:w="2410" w:type="dxa"/>
          </w:tcPr>
          <w:p w14:paraId="6CC7BED9"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45F18CAF"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Terms to distinguish continuous vs. disjunct cleavages</w:t>
            </w:r>
          </w:p>
          <w:p w14:paraId="5EAEE72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07E248D0"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3C44921"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4" w:name="BKM_F7EC3986_4D93_479D_BDAB_FDA23552D58F"/>
            <w:bookmarkEnd w:id="494"/>
            <w:r w:rsidRPr="003804FE">
              <w:rPr>
                <w:rFonts w:asciiTheme="minorHAnsi" w:hAnsiTheme="minorHAnsi"/>
                <w:color w:val="000000"/>
                <w:sz w:val="20"/>
                <w:szCs w:val="20"/>
                <w:lang w:val="en-CA"/>
              </w:rPr>
              <w:lastRenderedPageBreak/>
              <w:t>intensity</w:t>
            </w:r>
          </w:p>
        </w:tc>
        <w:tc>
          <w:tcPr>
            <w:tcW w:w="2410" w:type="dxa"/>
          </w:tcPr>
          <w:p w14:paraId="3C3642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Category</w:t>
            </w:r>
          </w:p>
        </w:tc>
        <w:tc>
          <w:tcPr>
            <w:tcW w:w="5516" w:type="dxa"/>
          </w:tcPr>
          <w:p w14:paraId="089FBF86"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How well the foliation is developed. Terms such as weak, moderate, strong.</w:t>
            </w:r>
          </w:p>
          <w:p w14:paraId="73831C5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20710071"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0F1010EF"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5" w:name="BKM_3788366B_341E_49F9_A366_57B90FBEF589"/>
            <w:bookmarkEnd w:id="495"/>
            <w:r w:rsidRPr="003804FE">
              <w:rPr>
                <w:rFonts w:asciiTheme="minorHAnsi" w:hAnsiTheme="minorHAnsi"/>
                <w:color w:val="000000"/>
                <w:sz w:val="20"/>
                <w:szCs w:val="20"/>
                <w:lang w:val="en-CA"/>
              </w:rPr>
              <w:t>mineralElement</w:t>
            </w:r>
          </w:p>
        </w:tc>
        <w:tc>
          <w:tcPr>
            <w:tcW w:w="2410" w:type="dxa"/>
          </w:tcPr>
          <w:p w14:paraId="76664B3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Mineral</w:t>
            </w:r>
          </w:p>
        </w:tc>
        <w:tc>
          <w:tcPr>
            <w:tcW w:w="5516" w:type="dxa"/>
          </w:tcPr>
          <w:p w14:paraId="4D610F4B"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The mineral that defines the foliation</w:t>
            </w:r>
          </w:p>
          <w:p w14:paraId="1F9489A3"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3804FE" w:rsidRPr="003804FE" w14:paraId="5477E377" w14:textId="77777777" w:rsidTr="003804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A2ABACE"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6" w:name="BKM_472C9381_9698_46F2_8E04_2E603A1474CC"/>
            <w:bookmarkEnd w:id="496"/>
            <w:r w:rsidRPr="003804FE">
              <w:rPr>
                <w:rFonts w:asciiTheme="minorHAnsi" w:hAnsiTheme="minorHAnsi"/>
                <w:color w:val="000000"/>
                <w:sz w:val="20"/>
                <w:szCs w:val="20"/>
                <w:lang w:val="en-CA"/>
              </w:rPr>
              <w:t>orientation</w:t>
            </w:r>
          </w:p>
        </w:tc>
        <w:tc>
          <w:tcPr>
            <w:tcW w:w="2410" w:type="dxa"/>
          </w:tcPr>
          <w:p w14:paraId="444D3CD0"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GSML_PlanarOrientation</w:t>
            </w:r>
          </w:p>
        </w:tc>
        <w:tc>
          <w:tcPr>
            <w:tcW w:w="5516" w:type="dxa"/>
          </w:tcPr>
          <w:p w14:paraId="6222D871"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Estimate of the planar orientation of the foliation structure.</w:t>
            </w:r>
          </w:p>
          <w:p w14:paraId="6DD661EE" w14:textId="77777777" w:rsidR="003804FE" w:rsidRPr="003804FE" w:rsidRDefault="003804FE" w:rsidP="003804FE">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3804FE" w:rsidRPr="003804FE" w14:paraId="6E4C79FE" w14:textId="77777777" w:rsidTr="003804FE">
        <w:tc>
          <w:tcPr>
            <w:cnfStyle w:val="001000000000" w:firstRow="0" w:lastRow="0" w:firstColumn="1" w:lastColumn="0" w:oddVBand="0" w:evenVBand="0" w:oddHBand="0" w:evenHBand="0" w:firstRowFirstColumn="0" w:firstRowLastColumn="0" w:lastRowFirstColumn="0" w:lastRowLastColumn="0"/>
            <w:tcW w:w="1809" w:type="dxa"/>
          </w:tcPr>
          <w:p w14:paraId="165E3DC0" w14:textId="77777777" w:rsidR="003804FE" w:rsidRPr="003804FE" w:rsidRDefault="003804FE" w:rsidP="003804FE">
            <w:pPr>
              <w:autoSpaceDE w:val="0"/>
              <w:autoSpaceDN w:val="0"/>
              <w:adjustRightInd w:val="0"/>
              <w:spacing w:after="0"/>
              <w:rPr>
                <w:rFonts w:asciiTheme="minorHAnsi" w:hAnsiTheme="minorHAnsi"/>
                <w:color w:val="000000"/>
                <w:sz w:val="20"/>
                <w:szCs w:val="20"/>
                <w:lang w:val="en-CA"/>
              </w:rPr>
            </w:pPr>
            <w:bookmarkStart w:id="497" w:name="BKM_33E4A038_4438_4CEF_A4A6_6E8349B6FDCC"/>
            <w:bookmarkEnd w:id="497"/>
            <w:r w:rsidRPr="003804FE">
              <w:rPr>
                <w:rFonts w:asciiTheme="minorHAnsi" w:hAnsiTheme="minorHAnsi"/>
                <w:color w:val="000000"/>
                <w:sz w:val="20"/>
                <w:szCs w:val="20"/>
                <w:lang w:val="en-CA"/>
              </w:rPr>
              <w:t>spacing</w:t>
            </w:r>
          </w:p>
        </w:tc>
        <w:tc>
          <w:tcPr>
            <w:tcW w:w="2410" w:type="dxa"/>
          </w:tcPr>
          <w:p w14:paraId="3873A958"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QuantityRange</w:t>
            </w:r>
          </w:p>
        </w:tc>
        <w:tc>
          <w:tcPr>
            <w:tcW w:w="5516" w:type="dxa"/>
          </w:tcPr>
          <w:p w14:paraId="48347075"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3804FE">
              <w:rPr>
                <w:rFonts w:asciiTheme="minorHAnsi" w:hAnsiTheme="minorHAnsi"/>
                <w:color w:val="000000"/>
                <w:sz w:val="20"/>
                <w:szCs w:val="20"/>
                <w:lang w:val="en-CA"/>
              </w:rPr>
              <w:t>Linear dimension representing the thickness of foliation domains. Also use for thickness of layers of a given composition</w:t>
            </w:r>
          </w:p>
          <w:p w14:paraId="1ECB0A07" w14:textId="77777777" w:rsidR="003804FE" w:rsidRPr="003804FE" w:rsidRDefault="003804FE" w:rsidP="003804FE">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7F96EC23" w14:textId="77777777" w:rsidR="003804FE" w:rsidRPr="003804FE" w:rsidRDefault="003804FE" w:rsidP="003804FE"/>
    <w:p w14:paraId="75BBE09F" w14:textId="4380053A" w:rsidR="00FE753A" w:rsidRDefault="00617E36" w:rsidP="00617E36">
      <w:pPr>
        <w:pStyle w:val="Titre4"/>
      </w:pPr>
      <w:r>
        <w:t>ShearDisplacementStructureDescription</w:t>
      </w:r>
    </w:p>
    <w:p w14:paraId="7ACDA1D5" w14:textId="77777777" w:rsidR="00617E36" w:rsidRDefault="00617E36" w:rsidP="00AB10FC"/>
    <w:p w14:paraId="0ACBB233" w14:textId="4397CABF" w:rsidR="00617E36" w:rsidRDefault="00617E36" w:rsidP="00AB10FC">
      <w:r w:rsidRPr="00617E36">
        <w:t>Extended descriptive properties of a shear displacement structure (ie, fault or shear).</w:t>
      </w:r>
    </w:p>
    <w:p w14:paraId="30DEBDCB" w14:textId="77777777" w:rsidR="00617E36" w:rsidRDefault="00617E36" w:rsidP="00617E36">
      <w:pPr>
        <w:keepNext/>
      </w:pPr>
      <w:r>
        <w:rPr>
          <w:noProof/>
          <w:lang w:val="en-CA" w:eastAsia="en-CA"/>
        </w:rPr>
        <w:drawing>
          <wp:inline distT="0" distB="0" distL="0" distR="0" wp14:anchorId="385C1970" wp14:editId="143092E8">
            <wp:extent cx="5486400" cy="4052364"/>
            <wp:effectExtent l="0" t="0" r="0" b="5715"/>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4052364"/>
                    </a:xfrm>
                    <a:prstGeom prst="rect">
                      <a:avLst/>
                    </a:prstGeom>
                    <a:noFill/>
                    <a:ln>
                      <a:noFill/>
                    </a:ln>
                  </pic:spPr>
                </pic:pic>
              </a:graphicData>
            </a:graphic>
          </wp:inline>
        </w:drawing>
      </w:r>
    </w:p>
    <w:p w14:paraId="3149E471" w14:textId="4DBAB4AD" w:rsidR="00617E36" w:rsidRDefault="00617E36" w:rsidP="00617E36">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50</w:t>
      </w:r>
      <w:r w:rsidR="00676158">
        <w:rPr>
          <w:noProof/>
        </w:rPr>
        <w:fldChar w:fldCharType="end"/>
      </w:r>
      <w:r>
        <w:t>: ShearDisplacementStructureDescription</w:t>
      </w:r>
    </w:p>
    <w:p w14:paraId="4C496C34" w14:textId="07B5F34C" w:rsidR="00617E36" w:rsidRPr="00617E36" w:rsidRDefault="00617E36" w:rsidP="00617E36">
      <w:pPr>
        <w:autoSpaceDE w:val="0"/>
        <w:autoSpaceDN w:val="0"/>
        <w:adjustRightInd w:val="0"/>
        <w:spacing w:after="0"/>
        <w:rPr>
          <w:color w:val="000000"/>
          <w:sz w:val="20"/>
          <w:szCs w:val="20"/>
          <w:lang w:val="en-CA"/>
        </w:rPr>
      </w:pPr>
      <w:bookmarkStart w:id="498" w:name="BKM_E32F3F79_7117_4294_86FD_A68126B03F62"/>
      <w:bookmarkEnd w:id="498"/>
    </w:p>
    <w:tbl>
      <w:tblPr>
        <w:tblStyle w:val="Ombrageclair"/>
        <w:tblW w:w="9735" w:type="dxa"/>
        <w:tblLayout w:type="fixed"/>
        <w:tblLook w:val="04A0" w:firstRow="1" w:lastRow="0" w:firstColumn="1" w:lastColumn="0" w:noHBand="0" w:noVBand="1"/>
      </w:tblPr>
      <w:tblGrid>
        <w:gridCol w:w="1951"/>
        <w:gridCol w:w="2410"/>
        <w:gridCol w:w="5374"/>
      </w:tblGrid>
      <w:tr w:rsidR="00617E36" w:rsidRPr="00617E36" w14:paraId="64116FF3" w14:textId="77777777" w:rsidTr="00617E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C8DE08"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499" w:name="BKM_76F0AF36_F011_4216_B99A_7C75820C7A2C"/>
            <w:bookmarkEnd w:id="499"/>
            <w:r w:rsidRPr="00617E36">
              <w:rPr>
                <w:rFonts w:asciiTheme="minorHAnsi" w:hAnsiTheme="minorHAnsi"/>
                <w:color w:val="000000"/>
                <w:sz w:val="20"/>
                <w:szCs w:val="20"/>
                <w:lang w:val="en-CA"/>
              </w:rPr>
              <w:t>Name</w:t>
            </w:r>
          </w:p>
        </w:tc>
        <w:tc>
          <w:tcPr>
            <w:tcW w:w="2410" w:type="dxa"/>
          </w:tcPr>
          <w:p w14:paraId="2FFABC43"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Type</w:t>
            </w:r>
          </w:p>
        </w:tc>
        <w:tc>
          <w:tcPr>
            <w:tcW w:w="5374" w:type="dxa"/>
          </w:tcPr>
          <w:p w14:paraId="41152AA2" w14:textId="77777777" w:rsidR="00617E36" w:rsidRPr="00617E36" w:rsidRDefault="00617E36" w:rsidP="00617E36">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Description</w:t>
            </w:r>
          </w:p>
        </w:tc>
      </w:tr>
      <w:tr w:rsidR="00617E36" w:rsidRPr="00617E36" w14:paraId="59F0914F"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C00BB16"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w:t>
            </w:r>
          </w:p>
        </w:tc>
        <w:tc>
          <w:tcPr>
            <w:tcW w:w="2410" w:type="dxa"/>
          </w:tcPr>
          <w:p w14:paraId="1315ED7F"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DeformationStyleTerm</w:t>
            </w:r>
          </w:p>
        </w:tc>
        <w:tc>
          <w:tcPr>
            <w:tcW w:w="5374" w:type="dxa"/>
          </w:tcPr>
          <w:p w14:paraId="4B44E4F2"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 mandatory element referring to a vocabulary of terms to describe the style of deformation, ie brittle (fault, breccia), ductile (shear), brittle-ductile, unknown.</w:t>
            </w:r>
          </w:p>
          <w:p w14:paraId="2D100084" w14:textId="77777777"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17E36" w:rsidRPr="00617E36" w14:paraId="1151BC6A" w14:textId="77777777" w:rsidTr="00617E36">
        <w:tc>
          <w:tcPr>
            <w:cnfStyle w:val="001000000000" w:firstRow="0" w:lastRow="0" w:firstColumn="1" w:lastColumn="0" w:oddVBand="0" w:evenVBand="0" w:oddHBand="0" w:evenHBand="0" w:firstRowFirstColumn="0" w:firstRowLastColumn="0" w:lastRowFirstColumn="0" w:lastRowLastColumn="0"/>
            <w:tcW w:w="1951" w:type="dxa"/>
          </w:tcPr>
          <w:p w14:paraId="7D0356DE" w14:textId="77777777" w:rsidR="00617E36" w:rsidRPr="00617E36" w:rsidRDefault="00617E36" w:rsidP="00617E36">
            <w:pPr>
              <w:autoSpaceDE w:val="0"/>
              <w:autoSpaceDN w:val="0"/>
              <w:adjustRightInd w:val="0"/>
              <w:spacing w:after="0"/>
              <w:rPr>
                <w:rFonts w:asciiTheme="minorHAnsi" w:hAnsiTheme="minorHAnsi"/>
                <w:color w:val="000000"/>
                <w:sz w:val="20"/>
                <w:szCs w:val="20"/>
                <w:lang w:val="en-CA"/>
              </w:rPr>
            </w:pPr>
            <w:bookmarkStart w:id="500" w:name="BKM_B13360B8_167E_4DA8_A7B7_EA7DCABE7993"/>
            <w:bookmarkEnd w:id="500"/>
            <w:r w:rsidRPr="00617E36">
              <w:rPr>
                <w:rFonts w:asciiTheme="minorHAnsi" w:hAnsiTheme="minorHAnsi"/>
                <w:color w:val="000000"/>
                <w:sz w:val="20"/>
                <w:szCs w:val="20"/>
                <w:lang w:val="en-CA"/>
              </w:rPr>
              <w:lastRenderedPageBreak/>
              <w:t>planeOrientation</w:t>
            </w:r>
          </w:p>
        </w:tc>
        <w:tc>
          <w:tcPr>
            <w:tcW w:w="2410" w:type="dxa"/>
          </w:tcPr>
          <w:p w14:paraId="04287452"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GSML_PlanarOrientation</w:t>
            </w:r>
          </w:p>
        </w:tc>
        <w:tc>
          <w:tcPr>
            <w:tcW w:w="5374" w:type="dxa"/>
          </w:tcPr>
          <w:p w14:paraId="1F031009"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17E36">
              <w:rPr>
                <w:rFonts w:asciiTheme="minorHAnsi" w:hAnsiTheme="minorHAnsi"/>
                <w:color w:val="000000"/>
                <w:sz w:val="20"/>
                <w:szCs w:val="20"/>
                <w:lang w:val="en-CA"/>
              </w:rPr>
              <w:t>Allows capturing the orientation of the plane of the structure</w:t>
            </w:r>
          </w:p>
          <w:p w14:paraId="538ADD1E" w14:textId="77777777" w:rsidR="00617E36" w:rsidRPr="00617E36" w:rsidRDefault="00617E36" w:rsidP="00617E36">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17E36" w:rsidRPr="00617E36" w14:paraId="06BBF47E" w14:textId="77777777" w:rsidTr="00617E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54E81113" w14:textId="739F4589" w:rsidR="00617E36" w:rsidRPr="00617E36" w:rsidRDefault="00617E36" w:rsidP="00617E36">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stPhysicalProperty</w:t>
            </w:r>
          </w:p>
        </w:tc>
        <w:tc>
          <w:tcPr>
            <w:tcW w:w="2410" w:type="dxa"/>
          </w:tcPr>
          <w:p w14:paraId="65E3FB8A" w14:textId="403B88B6"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PhysicalDescription</w:t>
            </w:r>
          </w:p>
        </w:tc>
        <w:tc>
          <w:tcPr>
            <w:tcW w:w="5374" w:type="dxa"/>
          </w:tcPr>
          <w:p w14:paraId="7635BDB6" w14:textId="46F89658" w:rsidR="00617E36" w:rsidRPr="00617E36" w:rsidRDefault="00617E36" w:rsidP="00617E36">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Arbitrary physical descriptions not covered specifically by this specification.</w:t>
            </w:r>
          </w:p>
        </w:tc>
      </w:tr>
    </w:tbl>
    <w:p w14:paraId="43A53BD5" w14:textId="77777777" w:rsidR="00FE753A" w:rsidRDefault="00FE753A" w:rsidP="00AB10FC"/>
    <w:p w14:paraId="16C26230" w14:textId="4787F2BB" w:rsidR="00CB339F" w:rsidRDefault="00CB339F" w:rsidP="00CB339F">
      <w:pPr>
        <w:pStyle w:val="Titre3"/>
      </w:pPr>
      <w:r>
        <w:t>Geologic Unit Details</w:t>
      </w:r>
    </w:p>
    <w:p w14:paraId="0EEDACEA" w14:textId="77777777" w:rsidR="00CB339F" w:rsidRDefault="00CB339F" w:rsidP="00AB10FC"/>
    <w:p w14:paraId="54DF5947" w14:textId="6EBCE18F" w:rsidR="00FE753A" w:rsidRDefault="00CB339F" w:rsidP="00AB10FC">
      <w:r w:rsidRPr="00CB339F">
        <w:t>The GeologicUnitDetails package provides for extended description of geologic unit features.</w:t>
      </w:r>
    </w:p>
    <w:p w14:paraId="47A20F63" w14:textId="77777777" w:rsidR="00CB339F" w:rsidRDefault="00CB339F" w:rsidP="00CB339F">
      <w:pPr>
        <w:keepNext/>
      </w:pPr>
      <w:r>
        <w:rPr>
          <w:noProof/>
          <w:lang w:val="en-CA" w:eastAsia="en-CA"/>
        </w:rPr>
        <w:lastRenderedPageBreak/>
        <w:drawing>
          <wp:inline distT="0" distB="0" distL="0" distR="0" wp14:anchorId="4F871BFB" wp14:editId="741BECCE">
            <wp:extent cx="3217545" cy="7038975"/>
            <wp:effectExtent l="0" t="0" r="1905" b="9525"/>
            <wp:docPr id="453" name="Picture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217545" cy="7038975"/>
                    </a:xfrm>
                    <a:prstGeom prst="rect">
                      <a:avLst/>
                    </a:prstGeom>
                    <a:noFill/>
                    <a:ln>
                      <a:noFill/>
                    </a:ln>
                  </pic:spPr>
                </pic:pic>
              </a:graphicData>
            </a:graphic>
          </wp:inline>
        </w:drawing>
      </w:r>
    </w:p>
    <w:p w14:paraId="0BFCB1FE" w14:textId="496E345F" w:rsidR="00CB339F" w:rsidRDefault="00CB339F" w:rsidP="00CB339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51</w:t>
      </w:r>
      <w:r w:rsidR="00676158">
        <w:rPr>
          <w:noProof/>
        </w:rPr>
        <w:fldChar w:fldCharType="end"/>
      </w:r>
      <w:r>
        <w:t>: GeologicUnitDetails</w:t>
      </w:r>
    </w:p>
    <w:p w14:paraId="7845201B" w14:textId="14FAF705" w:rsidR="00CB339F" w:rsidRDefault="00CB339F" w:rsidP="00CB339F">
      <w:pPr>
        <w:pStyle w:val="Titre4"/>
      </w:pPr>
      <w:r>
        <w:t>GeologicUnitDescription</w:t>
      </w:r>
    </w:p>
    <w:p w14:paraId="369CCE5F" w14:textId="77777777" w:rsidR="00CB339F" w:rsidRDefault="00CB339F" w:rsidP="00AB10FC"/>
    <w:p w14:paraId="4577D310" w14:textId="27B06EF1" w:rsidR="00CB339F" w:rsidRDefault="00CB339F" w:rsidP="00AB10FC">
      <w:r w:rsidRPr="00CB339F">
        <w:t>Extended description of the characteristics of a geologic unit.</w:t>
      </w:r>
    </w:p>
    <w:p w14:paraId="5E871F43" w14:textId="38A5DC8B" w:rsidR="00CB339F" w:rsidRPr="00CB339F" w:rsidRDefault="00CB339F" w:rsidP="00CB339F">
      <w:pPr>
        <w:autoSpaceDE w:val="0"/>
        <w:autoSpaceDN w:val="0"/>
        <w:adjustRightInd w:val="0"/>
        <w:spacing w:after="0"/>
        <w:rPr>
          <w:color w:val="000000"/>
          <w:sz w:val="20"/>
          <w:szCs w:val="20"/>
          <w:lang w:val="en-CA"/>
        </w:rPr>
      </w:pPr>
      <w:bookmarkStart w:id="501" w:name="BKM_E8CC2926_B007_4DFB_997F_F78EC469DF9A"/>
      <w:bookmarkEnd w:id="501"/>
    </w:p>
    <w:tbl>
      <w:tblPr>
        <w:tblStyle w:val="Ombrageclair"/>
        <w:tblW w:w="9735" w:type="dxa"/>
        <w:tblLayout w:type="fixed"/>
        <w:tblLook w:val="04A0" w:firstRow="1" w:lastRow="0" w:firstColumn="1" w:lastColumn="0" w:noHBand="0" w:noVBand="1"/>
      </w:tblPr>
      <w:tblGrid>
        <w:gridCol w:w="1951"/>
        <w:gridCol w:w="1843"/>
        <w:gridCol w:w="5941"/>
      </w:tblGrid>
      <w:tr w:rsidR="00CB339F" w:rsidRPr="00CB339F" w14:paraId="0E209C5A"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0C7453B"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2" w:name="BKM_BB58E692_A1AE_4D52_B50D_8A8583AB1BE4"/>
            <w:bookmarkEnd w:id="502"/>
            <w:r w:rsidRPr="00CB339F">
              <w:rPr>
                <w:rFonts w:asciiTheme="minorHAnsi" w:hAnsiTheme="minorHAnsi"/>
                <w:color w:val="000000"/>
                <w:sz w:val="20"/>
                <w:szCs w:val="20"/>
                <w:lang w:val="en-CA"/>
              </w:rPr>
              <w:t>Name</w:t>
            </w:r>
          </w:p>
        </w:tc>
        <w:tc>
          <w:tcPr>
            <w:tcW w:w="1843" w:type="dxa"/>
          </w:tcPr>
          <w:p w14:paraId="77B78D85"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Type</w:t>
            </w:r>
          </w:p>
        </w:tc>
        <w:tc>
          <w:tcPr>
            <w:tcW w:w="5941" w:type="dxa"/>
          </w:tcPr>
          <w:p w14:paraId="57BD2426" w14:textId="77777777" w:rsidR="00CB339F" w:rsidRPr="00CB339F" w:rsidRDefault="00CB339F" w:rsidP="00CB339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Description</w:t>
            </w:r>
          </w:p>
        </w:tc>
      </w:tr>
      <w:tr w:rsidR="00CB339F" w:rsidRPr="00CB339F" w14:paraId="5C5F6CE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41AD44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sidRPr="00CB339F">
              <w:rPr>
                <w:rFonts w:asciiTheme="minorHAnsi" w:hAnsiTheme="minorHAnsi"/>
                <w:color w:val="000000"/>
                <w:sz w:val="20"/>
                <w:szCs w:val="20"/>
                <w:lang w:val="en-CA"/>
              </w:rPr>
              <w:t>bodyMorphology</w:t>
            </w:r>
          </w:p>
        </w:tc>
        <w:tc>
          <w:tcPr>
            <w:tcW w:w="1843" w:type="dxa"/>
          </w:tcPr>
          <w:p w14:paraId="644F833C"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596A78E6"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The geometry or form of a GeologicUnit.  Examples include: dike (dyke), cone, fan, sheet, etc. Morphology is independent of the substance (EarthMaterial) that composes the GeologicUnit or process that formed it.</w:t>
            </w:r>
          </w:p>
          <w:p w14:paraId="64AD032B"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FB5F81D"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53E0A890"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3" w:name="BKM_31BF4296_6E8D_413D_AA94_37BAA601A4E2"/>
            <w:bookmarkEnd w:id="503"/>
            <w:r w:rsidRPr="00CB339F">
              <w:rPr>
                <w:rFonts w:asciiTheme="minorHAnsi" w:hAnsiTheme="minorHAnsi"/>
                <w:color w:val="000000"/>
                <w:sz w:val="20"/>
                <w:szCs w:val="20"/>
                <w:lang w:val="en-CA"/>
              </w:rPr>
              <w:t>unitComposition</w:t>
            </w:r>
          </w:p>
        </w:tc>
        <w:tc>
          <w:tcPr>
            <w:tcW w:w="1843" w:type="dxa"/>
          </w:tcPr>
          <w:p w14:paraId="6CAF7852"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22A7E41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Composition-based classification that requires integrating the character of the unit over large area, not applicable at the rock-material/specimen level. Examples: alkalic, subaluminous, peraluminous, I-Type, carbonate, phosphate.</w:t>
            </w:r>
          </w:p>
          <w:p w14:paraId="1DE61B67"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5E3EC33E"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2FC4522"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4" w:name="BKM_0CE007A8_3CE4_4605_997D_014E0E71F898"/>
            <w:bookmarkEnd w:id="504"/>
            <w:r w:rsidRPr="00CB339F">
              <w:rPr>
                <w:rFonts w:asciiTheme="minorHAnsi" w:hAnsiTheme="minorHAnsi"/>
                <w:color w:val="000000"/>
                <w:sz w:val="20"/>
                <w:szCs w:val="20"/>
                <w:lang w:val="en-CA"/>
              </w:rPr>
              <w:t>outcropCharacter</w:t>
            </w:r>
          </w:p>
        </w:tc>
        <w:tc>
          <w:tcPr>
            <w:tcW w:w="1843" w:type="dxa"/>
          </w:tcPr>
          <w:p w14:paraId="42F4DF9A"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Category</w:t>
            </w:r>
          </w:p>
        </w:tc>
        <w:tc>
          <w:tcPr>
            <w:tcW w:w="5941" w:type="dxa"/>
          </w:tcPr>
          <w:p w14:paraId="4732DDE7"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Describes the nature of outcrops formed by a geologic unit. Examples: bouldery, cliff-forming, ledge-forming, slope-forming, poorly exposed</w:t>
            </w:r>
          </w:p>
          <w:p w14:paraId="0577C149" w14:textId="77777777"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CB339F" w:rsidRPr="00CB339F" w14:paraId="1B7DBC46" w14:textId="77777777" w:rsidTr="006045F2">
        <w:tc>
          <w:tcPr>
            <w:cnfStyle w:val="001000000000" w:firstRow="0" w:lastRow="0" w:firstColumn="1" w:lastColumn="0" w:oddVBand="0" w:evenVBand="0" w:oddHBand="0" w:evenHBand="0" w:firstRowFirstColumn="0" w:firstRowLastColumn="0" w:lastRowFirstColumn="0" w:lastRowLastColumn="0"/>
            <w:tcW w:w="1951" w:type="dxa"/>
          </w:tcPr>
          <w:p w14:paraId="28D5046E" w14:textId="77777777" w:rsidR="00CB339F" w:rsidRPr="00CB339F" w:rsidRDefault="00CB339F" w:rsidP="00CB339F">
            <w:pPr>
              <w:autoSpaceDE w:val="0"/>
              <w:autoSpaceDN w:val="0"/>
              <w:adjustRightInd w:val="0"/>
              <w:spacing w:after="0"/>
              <w:rPr>
                <w:rFonts w:asciiTheme="minorHAnsi" w:hAnsiTheme="minorHAnsi"/>
                <w:color w:val="000000"/>
                <w:sz w:val="20"/>
                <w:szCs w:val="20"/>
                <w:lang w:val="en-CA"/>
              </w:rPr>
            </w:pPr>
            <w:bookmarkStart w:id="505" w:name="BKM_4ACCDAB5_D34A_4312_AB32_2B6F03610F7A"/>
            <w:bookmarkEnd w:id="505"/>
            <w:r w:rsidRPr="00CB339F">
              <w:rPr>
                <w:rFonts w:asciiTheme="minorHAnsi" w:hAnsiTheme="minorHAnsi"/>
                <w:color w:val="000000"/>
                <w:sz w:val="20"/>
                <w:szCs w:val="20"/>
                <w:lang w:val="en-CA"/>
              </w:rPr>
              <w:t>unitThickness</w:t>
            </w:r>
          </w:p>
        </w:tc>
        <w:tc>
          <w:tcPr>
            <w:tcW w:w="1843" w:type="dxa"/>
          </w:tcPr>
          <w:p w14:paraId="0F17C0D0"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QuantityRange</w:t>
            </w:r>
          </w:p>
        </w:tc>
        <w:tc>
          <w:tcPr>
            <w:tcW w:w="5941" w:type="dxa"/>
          </w:tcPr>
          <w:p w14:paraId="1D4C9EAB"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CB339F">
              <w:rPr>
                <w:rFonts w:asciiTheme="minorHAnsi" w:hAnsiTheme="minorHAnsi"/>
                <w:color w:val="000000"/>
                <w:sz w:val="20"/>
                <w:szCs w:val="20"/>
                <w:lang w:val="en-CA"/>
              </w:rPr>
              <w:t>Typical thickness of the geologic unit. Always reported as a range. If have a single value, the upper and lower limit of range are the same.</w:t>
            </w:r>
          </w:p>
          <w:p w14:paraId="1F6FB4F4" w14:textId="77777777" w:rsidR="00CB339F" w:rsidRPr="00CB339F" w:rsidRDefault="00CB339F" w:rsidP="00CB339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CB339F" w:rsidRPr="00CB339F" w14:paraId="32FEC6EF"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A8EB16E" w14:textId="73229E81" w:rsidR="00CB339F" w:rsidRPr="00CB339F" w:rsidRDefault="00CB339F" w:rsidP="00CB339F">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bedding</w:t>
            </w:r>
          </w:p>
        </w:tc>
        <w:tc>
          <w:tcPr>
            <w:tcW w:w="1843" w:type="dxa"/>
          </w:tcPr>
          <w:p w14:paraId="1F39783E" w14:textId="1227B958" w:rsidR="00CB339F" w:rsidRPr="00CB339F" w:rsidRDefault="00CB339F"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BeddingDescription</w:t>
            </w:r>
          </w:p>
        </w:tc>
        <w:tc>
          <w:tcPr>
            <w:tcW w:w="5941" w:type="dxa"/>
          </w:tcPr>
          <w:p w14:paraId="7AC6AD99" w14:textId="28579CF0" w:rsidR="00CB339F" w:rsidRPr="00CB339F" w:rsidRDefault="006045F2" w:rsidP="00CB339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Description of the bedding</w:t>
            </w:r>
          </w:p>
        </w:tc>
      </w:tr>
    </w:tbl>
    <w:p w14:paraId="23AE71C7" w14:textId="77777777" w:rsidR="00CB339F" w:rsidRDefault="00CB339F" w:rsidP="00AB10FC"/>
    <w:p w14:paraId="442C7D8D" w14:textId="2436C79B" w:rsidR="006045F2" w:rsidRDefault="006045F2" w:rsidP="006045F2">
      <w:pPr>
        <w:pStyle w:val="Titre4"/>
      </w:pPr>
      <w:r>
        <w:t>BeddingDescription</w:t>
      </w:r>
    </w:p>
    <w:p w14:paraId="30D66ADD" w14:textId="77777777" w:rsidR="006045F2" w:rsidRPr="006045F2" w:rsidRDefault="006045F2" w:rsidP="006045F2"/>
    <w:p w14:paraId="79D9664E" w14:textId="5D982528" w:rsidR="006045F2" w:rsidRDefault="006045F2" w:rsidP="00AB10FC">
      <w:r w:rsidRPr="006045F2">
        <w:t>Extended description of the bedding characteristics of a geologic unit.</w:t>
      </w:r>
    </w:p>
    <w:p w14:paraId="640335DF" w14:textId="1308506C" w:rsidR="006045F2" w:rsidRPr="006045F2" w:rsidRDefault="006045F2" w:rsidP="006045F2">
      <w:pPr>
        <w:autoSpaceDE w:val="0"/>
        <w:autoSpaceDN w:val="0"/>
        <w:adjustRightInd w:val="0"/>
        <w:spacing w:after="0"/>
        <w:rPr>
          <w:color w:val="000000"/>
          <w:sz w:val="20"/>
          <w:szCs w:val="20"/>
          <w:lang w:val="en-CA"/>
        </w:rPr>
      </w:pPr>
      <w:bookmarkStart w:id="506" w:name="BKM_19472229_5BF0_45F8_BED6_B86B706423A9"/>
      <w:bookmarkEnd w:id="506"/>
    </w:p>
    <w:tbl>
      <w:tblPr>
        <w:tblStyle w:val="Ombrageclair"/>
        <w:tblW w:w="9735" w:type="dxa"/>
        <w:tblLayout w:type="fixed"/>
        <w:tblLook w:val="04A0" w:firstRow="1" w:lastRow="0" w:firstColumn="1" w:lastColumn="0" w:noHBand="0" w:noVBand="1"/>
      </w:tblPr>
      <w:tblGrid>
        <w:gridCol w:w="1809"/>
        <w:gridCol w:w="1418"/>
        <w:gridCol w:w="6508"/>
      </w:tblGrid>
      <w:tr w:rsidR="006045F2" w:rsidRPr="006045F2" w14:paraId="7BAA2684" w14:textId="77777777" w:rsidTr="006045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A36A28C"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7" w:name="BKM_B8E145AE_8356_455D_8AF6_DD01E80B774C"/>
            <w:bookmarkEnd w:id="507"/>
            <w:r w:rsidRPr="006045F2">
              <w:rPr>
                <w:rFonts w:asciiTheme="minorHAnsi" w:hAnsiTheme="minorHAnsi"/>
                <w:color w:val="000000"/>
                <w:sz w:val="20"/>
                <w:szCs w:val="20"/>
                <w:lang w:val="en-CA"/>
              </w:rPr>
              <w:t>Name</w:t>
            </w:r>
          </w:p>
        </w:tc>
        <w:tc>
          <w:tcPr>
            <w:tcW w:w="1418" w:type="dxa"/>
          </w:tcPr>
          <w:p w14:paraId="4D06BC56"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Type</w:t>
            </w:r>
          </w:p>
        </w:tc>
        <w:tc>
          <w:tcPr>
            <w:tcW w:w="6508" w:type="dxa"/>
          </w:tcPr>
          <w:p w14:paraId="1674032A" w14:textId="77777777" w:rsidR="006045F2" w:rsidRPr="006045F2" w:rsidRDefault="006045F2" w:rsidP="006045F2">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Description</w:t>
            </w:r>
          </w:p>
        </w:tc>
      </w:tr>
      <w:tr w:rsidR="006045F2" w:rsidRPr="006045F2" w14:paraId="23A34F80"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9948200"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r w:rsidRPr="006045F2">
              <w:rPr>
                <w:rFonts w:asciiTheme="minorHAnsi" w:hAnsiTheme="minorHAnsi"/>
                <w:color w:val="000000"/>
                <w:sz w:val="20"/>
                <w:szCs w:val="20"/>
                <w:lang w:val="en-CA"/>
              </w:rPr>
              <w:t>beddingPattern</w:t>
            </w:r>
          </w:p>
        </w:tc>
        <w:tc>
          <w:tcPr>
            <w:tcW w:w="1418" w:type="dxa"/>
          </w:tcPr>
          <w:p w14:paraId="614C112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3E3A756F"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patterns of bedding thickness or relationships between bedding packages. (eg; thinning upward, thickening upward)</w:t>
            </w:r>
          </w:p>
          <w:p w14:paraId="63B7F79E"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6045F2" w:rsidRPr="006045F2" w14:paraId="514F55EB" w14:textId="77777777" w:rsidTr="006045F2">
        <w:tc>
          <w:tcPr>
            <w:cnfStyle w:val="001000000000" w:firstRow="0" w:lastRow="0" w:firstColumn="1" w:lastColumn="0" w:oddVBand="0" w:evenVBand="0" w:oddHBand="0" w:evenHBand="0" w:firstRowFirstColumn="0" w:firstRowLastColumn="0" w:lastRowFirstColumn="0" w:lastRowLastColumn="0"/>
            <w:tcW w:w="1809" w:type="dxa"/>
          </w:tcPr>
          <w:p w14:paraId="4B2DB8F1"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8" w:name="BKM_8FB90A67_2503_406F_8326_44811B80D96C"/>
            <w:bookmarkEnd w:id="508"/>
            <w:r w:rsidRPr="006045F2">
              <w:rPr>
                <w:rFonts w:asciiTheme="minorHAnsi" w:hAnsiTheme="minorHAnsi"/>
                <w:color w:val="000000"/>
                <w:sz w:val="20"/>
                <w:szCs w:val="20"/>
                <w:lang w:val="en-CA"/>
              </w:rPr>
              <w:t>beddingStyle</w:t>
            </w:r>
          </w:p>
        </w:tc>
        <w:tc>
          <w:tcPr>
            <w:tcW w:w="1418" w:type="dxa"/>
          </w:tcPr>
          <w:p w14:paraId="341CCE6B"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027A2AE"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Term(s) specifying the style of bedding in a stratified geologic unit (e.g. lenticular, irregular, planar, vague, massive)</w:t>
            </w:r>
          </w:p>
          <w:p w14:paraId="1B98D5D0" w14:textId="77777777" w:rsidR="006045F2" w:rsidRPr="006045F2" w:rsidRDefault="006045F2" w:rsidP="006045F2">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6045F2" w:rsidRPr="006045F2" w14:paraId="6A7B30B4" w14:textId="77777777" w:rsidTr="006045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B9FEB8A" w14:textId="77777777" w:rsidR="006045F2" w:rsidRPr="006045F2" w:rsidRDefault="006045F2" w:rsidP="006045F2">
            <w:pPr>
              <w:autoSpaceDE w:val="0"/>
              <w:autoSpaceDN w:val="0"/>
              <w:adjustRightInd w:val="0"/>
              <w:spacing w:after="0"/>
              <w:rPr>
                <w:rFonts w:asciiTheme="minorHAnsi" w:hAnsiTheme="minorHAnsi"/>
                <w:color w:val="000000"/>
                <w:sz w:val="20"/>
                <w:szCs w:val="20"/>
                <w:lang w:val="en-CA"/>
              </w:rPr>
            </w:pPr>
            <w:bookmarkStart w:id="509" w:name="BKM_32D036C1_ECEB_4E0E_8D49_567109DB3963"/>
            <w:bookmarkEnd w:id="509"/>
            <w:r w:rsidRPr="006045F2">
              <w:rPr>
                <w:rFonts w:asciiTheme="minorHAnsi" w:hAnsiTheme="minorHAnsi"/>
                <w:color w:val="000000"/>
                <w:sz w:val="20"/>
                <w:szCs w:val="20"/>
                <w:lang w:val="en-CA"/>
              </w:rPr>
              <w:t>beddingThickness</w:t>
            </w:r>
          </w:p>
        </w:tc>
        <w:tc>
          <w:tcPr>
            <w:tcW w:w="1418" w:type="dxa"/>
          </w:tcPr>
          <w:p w14:paraId="711BFECC"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Category</w:t>
            </w:r>
          </w:p>
        </w:tc>
        <w:tc>
          <w:tcPr>
            <w:tcW w:w="6508" w:type="dxa"/>
          </w:tcPr>
          <w:p w14:paraId="5A0AC714"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6045F2">
              <w:rPr>
                <w:rFonts w:asciiTheme="minorHAnsi" w:hAnsiTheme="minorHAnsi"/>
                <w:color w:val="000000"/>
                <w:sz w:val="20"/>
                <w:szCs w:val="20"/>
                <w:lang w:val="en-CA"/>
              </w:rPr>
              <w:t xml:space="preserve">Term(s) or numeric values characterizing the thickness of bedding in the unit. </w:t>
            </w:r>
          </w:p>
          <w:p w14:paraId="6A84248D" w14:textId="77777777" w:rsidR="006045F2" w:rsidRPr="006045F2" w:rsidRDefault="006045F2" w:rsidP="006045F2">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08133098" w14:textId="77777777" w:rsidR="006045F2" w:rsidRDefault="006045F2" w:rsidP="00AB10FC"/>
    <w:p w14:paraId="56D8292E" w14:textId="3F53894E" w:rsidR="00FE43AC" w:rsidRDefault="00FE43AC" w:rsidP="00FE43AC">
      <w:pPr>
        <w:pStyle w:val="Titre3"/>
      </w:pPr>
      <w:r>
        <w:t>GeoSciML extension vocabularies</w:t>
      </w:r>
    </w:p>
    <w:p w14:paraId="28B7FC06" w14:textId="77777777" w:rsidR="00FE43AC" w:rsidRDefault="00FE43AC" w:rsidP="00FE43AC"/>
    <w:p w14:paraId="354C2EA6" w14:textId="47B75FE5" w:rsidR="00FE43AC" w:rsidRPr="00FE43AC" w:rsidRDefault="00FE43AC" w:rsidP="00FE43AC">
      <w:r>
        <w:t xml:space="preserve">Vocabularies uses in GeoSciML are listed in </w:t>
      </w:r>
      <w:r>
        <w:fldChar w:fldCharType="begin"/>
      </w:r>
      <w:r>
        <w:instrText xml:space="preserve"> REF _Ref433004816 \h </w:instrText>
      </w:r>
      <w:r>
        <w:fldChar w:fldCharType="separate"/>
      </w:r>
      <w:r>
        <w:t xml:space="preserve">Table </w:t>
      </w:r>
      <w:r>
        <w:rPr>
          <w:noProof/>
        </w:rPr>
        <w:t>15</w:t>
      </w:r>
      <w:r>
        <w:fldChar w:fldCharType="end"/>
      </w:r>
    </w:p>
    <w:p w14:paraId="3DB0B66F" w14:textId="77777777" w:rsidR="00FE43AC" w:rsidRDefault="00FE43AC" w:rsidP="00AB10FC"/>
    <w:p w14:paraId="4E5106A3" w14:textId="3A3BF1CC" w:rsidR="00FE43AC" w:rsidRDefault="00FE43AC" w:rsidP="00FE43AC">
      <w:pPr>
        <w:pStyle w:val="Lgende"/>
        <w:keepNext/>
      </w:pPr>
      <w:bookmarkStart w:id="510" w:name="_Ref433004816"/>
      <w:r>
        <w:t xml:space="preserve">Table </w:t>
      </w:r>
      <w:r w:rsidR="00676158">
        <w:fldChar w:fldCharType="begin"/>
      </w:r>
      <w:r w:rsidR="00676158">
        <w:instrText xml:space="preserve"> SEQ Table \* ARABIC </w:instrText>
      </w:r>
      <w:r w:rsidR="00676158">
        <w:fldChar w:fldCharType="separate"/>
      </w:r>
      <w:r w:rsidR="00C80D4B">
        <w:rPr>
          <w:noProof/>
        </w:rPr>
        <w:t>15</w:t>
      </w:r>
      <w:r w:rsidR="00676158">
        <w:rPr>
          <w:noProof/>
        </w:rPr>
        <w:fldChar w:fldCharType="end"/>
      </w:r>
      <w:bookmarkEnd w:id="510"/>
      <w:r>
        <w:t xml:space="preserve"> : GeoSciML vocabularies</w:t>
      </w:r>
    </w:p>
    <w:tbl>
      <w:tblPr>
        <w:tblStyle w:val="Ombrageclair"/>
        <w:tblW w:w="0" w:type="auto"/>
        <w:tblLook w:val="04A0" w:firstRow="1" w:lastRow="0" w:firstColumn="1" w:lastColumn="0" w:noHBand="0" w:noVBand="1"/>
      </w:tblPr>
      <w:tblGrid>
        <w:gridCol w:w="3658"/>
        <w:gridCol w:w="5198"/>
      </w:tblGrid>
      <w:tr w:rsidR="00FE43AC" w:rsidRPr="00FE43AC" w14:paraId="2D9E3680"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91BB4D1" w14:textId="36A16FA2" w:rsidR="00FE43AC" w:rsidRPr="00FE43AC" w:rsidRDefault="00FE43AC" w:rsidP="00AB10FC">
            <w:pPr>
              <w:rPr>
                <w:rFonts w:asciiTheme="minorHAnsi" w:hAnsiTheme="minorHAnsi"/>
              </w:rPr>
            </w:pPr>
            <w:r w:rsidRPr="00FE43AC">
              <w:rPr>
                <w:rFonts w:asciiTheme="minorHAnsi" w:hAnsiTheme="minorHAnsi"/>
              </w:rPr>
              <w:t>Vocabulary</w:t>
            </w:r>
          </w:p>
        </w:tc>
        <w:tc>
          <w:tcPr>
            <w:tcW w:w="5198" w:type="dxa"/>
          </w:tcPr>
          <w:p w14:paraId="46F484FA" w14:textId="6A44630E" w:rsidR="00FE43AC" w:rsidRPr="00FE43AC" w:rsidRDefault="00FE43AC" w:rsidP="00AB10FC">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73DC649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299D9183" w14:textId="205C4F23" w:rsidR="00FE43AC" w:rsidRPr="00FE43AC" w:rsidRDefault="00FE43AC" w:rsidP="00AB10FC">
            <w:pPr>
              <w:rPr>
                <w:rFonts w:asciiTheme="minorHAnsi" w:hAnsiTheme="minorHAnsi"/>
              </w:rPr>
            </w:pPr>
            <w:r w:rsidRPr="00FE43AC">
              <w:rPr>
                <w:rFonts w:asciiTheme="minorHAnsi" w:hAnsiTheme="minorHAnsi"/>
              </w:rPr>
              <w:lastRenderedPageBreak/>
              <w:t>GeologicRelationshipTerm</w:t>
            </w:r>
          </w:p>
        </w:tc>
        <w:tc>
          <w:tcPr>
            <w:tcW w:w="5198" w:type="dxa"/>
          </w:tcPr>
          <w:p w14:paraId="1CE40D3B" w14:textId="18408F30"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Refers to a vocabulary of terms describing a relationships between geologic features or objects</w:t>
            </w:r>
          </w:p>
        </w:tc>
      </w:tr>
      <w:tr w:rsidR="00FE43AC" w:rsidRPr="00FE43AC" w14:paraId="318C2F8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690B5AEE" w14:textId="4EF1E00F" w:rsidR="00FE43AC" w:rsidRPr="00FE43AC" w:rsidRDefault="00FE43AC" w:rsidP="00AB10FC">
            <w:pPr>
              <w:rPr>
                <w:rFonts w:asciiTheme="minorHAnsi" w:hAnsiTheme="minorHAnsi"/>
              </w:rPr>
            </w:pPr>
            <w:r w:rsidRPr="00FE43AC">
              <w:rPr>
                <w:rFonts w:asciiTheme="minorHAnsi" w:hAnsiTheme="minorHAnsi"/>
              </w:rPr>
              <w:t>RelationRoleTerm</w:t>
            </w:r>
          </w:p>
        </w:tc>
        <w:tc>
          <w:tcPr>
            <w:tcW w:w="5198" w:type="dxa"/>
          </w:tcPr>
          <w:p w14:paraId="73AC3C24" w14:textId="0A9C686F"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roles played by geologic features or objects in a geologic relationship</w:t>
            </w:r>
          </w:p>
        </w:tc>
      </w:tr>
      <w:tr w:rsidR="00FE43AC" w:rsidRPr="00FE43AC" w14:paraId="06E73D59"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6A094BCD" w14:textId="3684DC52" w:rsidR="00FE43AC" w:rsidRPr="00FE43AC" w:rsidRDefault="00FE43AC" w:rsidP="00AB10FC">
            <w:pPr>
              <w:rPr>
                <w:rFonts w:asciiTheme="minorHAnsi" w:hAnsiTheme="minorHAnsi"/>
              </w:rPr>
            </w:pPr>
            <w:r w:rsidRPr="00FE43AC">
              <w:rPr>
                <w:rFonts w:asciiTheme="minorHAnsi" w:hAnsiTheme="minorHAnsi"/>
              </w:rPr>
              <w:t>AlterationTypeTerm</w:t>
            </w:r>
          </w:p>
        </w:tc>
        <w:tc>
          <w:tcPr>
            <w:tcW w:w="5198" w:type="dxa"/>
          </w:tcPr>
          <w:p w14:paraId="01ADE2ED" w14:textId="43BF4976"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02928FE" w14:textId="5CEF5CA9" w:rsidR="00FE43AC" w:rsidRPr="00FE43AC" w:rsidRDefault="00FE43AC" w:rsidP="00AB10FC">
            <w:pPr>
              <w:rPr>
                <w:rFonts w:asciiTheme="minorHAnsi" w:hAnsiTheme="minorHAnsi"/>
                <w:lang w:val="en-CA"/>
              </w:rPr>
            </w:pPr>
            <w:r w:rsidRPr="00FE43AC">
              <w:rPr>
                <w:rFonts w:asciiTheme="minorHAnsi" w:hAnsiTheme="minorHAnsi"/>
              </w:rPr>
              <w:t>ConstituentPartRoleTerm</w:t>
            </w:r>
          </w:p>
        </w:tc>
        <w:tc>
          <w:tcPr>
            <w:tcW w:w="5198" w:type="dxa"/>
          </w:tcPr>
          <w:p w14:paraId="761688CE" w14:textId="58772DF5"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role played by a constituent part of a compound material (eg, matrix, phenocryst)</w:t>
            </w:r>
          </w:p>
        </w:tc>
      </w:tr>
      <w:tr w:rsidR="00FE43AC" w:rsidRPr="00FE43AC" w14:paraId="0F45BD13"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BE40267" w14:textId="5DC6E4B7" w:rsidR="00FE43AC" w:rsidRPr="00FE43AC" w:rsidRDefault="00FE43AC" w:rsidP="00AB10FC">
            <w:pPr>
              <w:rPr>
                <w:rFonts w:asciiTheme="minorHAnsi" w:hAnsiTheme="minorHAnsi"/>
              </w:rPr>
            </w:pPr>
            <w:r w:rsidRPr="00FE43AC">
              <w:rPr>
                <w:rFonts w:asciiTheme="minorHAnsi" w:hAnsiTheme="minorHAnsi"/>
              </w:rPr>
              <w:t>FabricTypeTerm</w:t>
            </w:r>
          </w:p>
        </w:tc>
        <w:tc>
          <w:tcPr>
            <w:tcW w:w="5198" w:type="dxa"/>
          </w:tcPr>
          <w:p w14:paraId="053CF9BF" w14:textId="3ABC467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fabric present</w:t>
            </w:r>
          </w:p>
        </w:tc>
      </w:tr>
      <w:tr w:rsidR="00FE43AC" w:rsidRPr="00FE43AC" w14:paraId="62E8ADB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01734D96" w14:textId="6A0C5B57" w:rsidR="00FE43AC" w:rsidRPr="00FE43AC" w:rsidRDefault="00FE43AC" w:rsidP="00FE43AC">
            <w:pPr>
              <w:rPr>
                <w:rFonts w:asciiTheme="minorHAnsi" w:hAnsiTheme="minorHAnsi"/>
              </w:rPr>
            </w:pPr>
            <w:r w:rsidRPr="00FE43AC">
              <w:rPr>
                <w:rFonts w:asciiTheme="minorHAnsi" w:hAnsiTheme="minorHAnsi"/>
              </w:rPr>
              <w:t>MineralNameTerm</w:t>
            </w:r>
          </w:p>
        </w:tc>
        <w:tc>
          <w:tcPr>
            <w:tcW w:w="5198" w:type="dxa"/>
          </w:tcPr>
          <w:p w14:paraId="3F741223" w14:textId="0499EDC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mineral names</w:t>
            </w:r>
          </w:p>
        </w:tc>
      </w:tr>
      <w:tr w:rsidR="00FE43AC" w:rsidRPr="00FE43AC" w14:paraId="7A414FDB"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35D4B75" w14:textId="6C7DFC2F" w:rsidR="00FE43AC" w:rsidRPr="00FE43AC" w:rsidRDefault="00FE43AC" w:rsidP="00AB10FC">
            <w:pPr>
              <w:rPr>
                <w:rFonts w:asciiTheme="minorHAnsi" w:hAnsiTheme="minorHAnsi"/>
              </w:rPr>
            </w:pPr>
            <w:r w:rsidRPr="00FE43AC">
              <w:rPr>
                <w:rFonts w:asciiTheme="minorHAnsi" w:hAnsiTheme="minorHAnsi"/>
              </w:rPr>
              <w:t>ParticleTypeTerm</w:t>
            </w:r>
          </w:p>
        </w:tc>
        <w:tc>
          <w:tcPr>
            <w:tcW w:w="5198" w:type="dxa"/>
          </w:tcPr>
          <w:p w14:paraId="7D247249" w14:textId="6EAAB3DE"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particle in the compound earth material (eg, bioclast, phenocryst, pyroclast)</w:t>
            </w:r>
          </w:p>
        </w:tc>
      </w:tr>
      <w:tr w:rsidR="00FE43AC" w:rsidRPr="00FE43AC" w14:paraId="2F7F49AF"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192C35DB" w14:textId="27B50DB6" w:rsidR="00FE43AC" w:rsidRPr="00FE43AC" w:rsidRDefault="00FE43AC" w:rsidP="00AB10FC">
            <w:pPr>
              <w:rPr>
                <w:rFonts w:asciiTheme="minorHAnsi" w:hAnsiTheme="minorHAnsi"/>
              </w:rPr>
            </w:pPr>
            <w:r w:rsidRPr="00FE43AC">
              <w:rPr>
                <w:rFonts w:asciiTheme="minorHAnsi" w:hAnsiTheme="minorHAnsi"/>
              </w:rPr>
              <w:t>PhysicalPropertyTerm</w:t>
            </w:r>
          </w:p>
        </w:tc>
        <w:tc>
          <w:tcPr>
            <w:tcW w:w="5198" w:type="dxa"/>
          </w:tcPr>
          <w:p w14:paraId="501ACEE0" w14:textId="5C090307"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physical property types (eg, density, porosity, magnetic susceptibility, magnetic remanence, conductivity, etc)</w:t>
            </w:r>
          </w:p>
        </w:tc>
      </w:tr>
      <w:tr w:rsidR="00FE43AC" w:rsidRPr="00FE43AC" w14:paraId="77A0E095"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413A7E0A" w14:textId="00A91475" w:rsidR="00FE43AC" w:rsidRPr="00FE43AC" w:rsidRDefault="00FE43AC" w:rsidP="00AB10FC">
            <w:pPr>
              <w:rPr>
                <w:rFonts w:asciiTheme="minorHAnsi" w:hAnsiTheme="minorHAnsi"/>
              </w:rPr>
            </w:pPr>
            <w:r w:rsidRPr="00FE43AC">
              <w:rPr>
                <w:rFonts w:asciiTheme="minorHAnsi" w:hAnsiTheme="minorHAnsi"/>
              </w:rPr>
              <w:t>DeformationStyleTerm</w:t>
            </w:r>
          </w:p>
        </w:tc>
        <w:tc>
          <w:tcPr>
            <w:tcW w:w="5198" w:type="dxa"/>
          </w:tcPr>
          <w:p w14:paraId="7C0219B3" w14:textId="7C2934AC"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A controlled vocabulary of terms describing the style of deformation (eg, brittle, ductile).</w:t>
            </w:r>
          </w:p>
        </w:tc>
      </w:tr>
      <w:tr w:rsidR="00FE43AC" w:rsidRPr="00FE43AC" w14:paraId="2C4231E8"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71D4BE5E" w14:textId="39A9BBB6" w:rsidR="00FE43AC" w:rsidRPr="00FE43AC" w:rsidRDefault="00FE43AC" w:rsidP="00AB10FC">
            <w:pPr>
              <w:rPr>
                <w:rFonts w:asciiTheme="minorHAnsi" w:hAnsiTheme="minorHAnsi"/>
              </w:rPr>
            </w:pPr>
            <w:r w:rsidRPr="00FE43AC">
              <w:rPr>
                <w:rFonts w:asciiTheme="minorHAnsi" w:hAnsiTheme="minorHAnsi"/>
              </w:rPr>
              <w:t>LineationTypeTerm</w:t>
            </w:r>
          </w:p>
        </w:tc>
        <w:tc>
          <w:tcPr>
            <w:tcW w:w="5198" w:type="dxa"/>
          </w:tcPr>
          <w:p w14:paraId="0998214D" w14:textId="6D80D57C" w:rsidR="00FE43AC" w:rsidRPr="00FE43AC" w:rsidRDefault="00FE43AC" w:rsidP="00FE43AC">
            <w:pPr>
              <w:tabs>
                <w:tab w:val="left" w:pos="3546"/>
              </w:tabs>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type of lineation.  Examples include: flow lines, scratches, striae, slickenlines, linear arrangements of elongate components in sediments, elongate minerals, crinkles, and lines of intersection between penetrative planar structures.</w:t>
            </w:r>
          </w:p>
        </w:tc>
      </w:tr>
      <w:tr w:rsidR="00FE43AC" w:rsidRPr="00FE43AC" w14:paraId="09EF80B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02816E32" w14:textId="50D78AC6" w:rsidR="00FE43AC" w:rsidRPr="00FE43AC" w:rsidRDefault="00FE43AC" w:rsidP="00AB10FC">
            <w:pPr>
              <w:rPr>
                <w:rFonts w:asciiTheme="minorHAnsi" w:hAnsiTheme="minorHAnsi"/>
              </w:rPr>
            </w:pPr>
            <w:r w:rsidRPr="00FE43AC">
              <w:rPr>
                <w:rFonts w:asciiTheme="minorHAnsi" w:hAnsiTheme="minorHAnsi"/>
              </w:rPr>
              <w:t>MovementSenseTerm</w:t>
            </w:r>
          </w:p>
        </w:tc>
        <w:tc>
          <w:tcPr>
            <w:tcW w:w="5198" w:type="dxa"/>
          </w:tcPr>
          <w:p w14:paraId="3A6D30A2" w14:textId="14B1FEA1" w:rsidR="00FE43AC" w:rsidRPr="00FE43AC" w:rsidRDefault="00FE43AC" w:rsidP="00AB10FC">
            <w:pPr>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the sense of movement on a shear displacement structure</w:t>
            </w:r>
          </w:p>
        </w:tc>
      </w:tr>
      <w:tr w:rsidR="00FE43AC" w:rsidRPr="00FE43AC" w14:paraId="3EBA984D" w14:textId="77777777" w:rsidTr="00FE43AC">
        <w:tc>
          <w:tcPr>
            <w:cnfStyle w:val="001000000000" w:firstRow="0" w:lastRow="0" w:firstColumn="1" w:lastColumn="0" w:oddVBand="0" w:evenVBand="0" w:oddHBand="0" w:evenHBand="0" w:firstRowFirstColumn="0" w:firstRowLastColumn="0" w:lastRowFirstColumn="0" w:lastRowLastColumn="0"/>
            <w:tcW w:w="3658" w:type="dxa"/>
          </w:tcPr>
          <w:p w14:paraId="442A7A86" w14:textId="0E20384C" w:rsidR="00FE43AC" w:rsidRPr="00FE43AC" w:rsidRDefault="00FE43AC" w:rsidP="00AB10FC">
            <w:pPr>
              <w:rPr>
                <w:rFonts w:asciiTheme="minorHAnsi" w:hAnsiTheme="minorHAnsi"/>
              </w:rPr>
            </w:pPr>
            <w:r w:rsidRPr="00FE43AC">
              <w:rPr>
                <w:rFonts w:asciiTheme="minorHAnsi" w:hAnsiTheme="minorHAnsi"/>
              </w:rPr>
              <w:t>MovementTypeTerm</w:t>
            </w:r>
          </w:p>
        </w:tc>
        <w:tc>
          <w:tcPr>
            <w:tcW w:w="5198" w:type="dxa"/>
          </w:tcPr>
          <w:p w14:paraId="2CAB326F" w14:textId="247D656B" w:rsidR="00FE43AC" w:rsidRPr="00FE43AC" w:rsidRDefault="00FE43AC" w:rsidP="00AB10FC">
            <w:pPr>
              <w:cnfStyle w:val="000000000000" w:firstRow="0"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 xml:space="preserve">Refers to a vocabulary of terms describing the type </w:t>
            </w:r>
            <w:r w:rsidRPr="00FE43AC">
              <w:rPr>
                <w:rFonts w:asciiTheme="minorHAnsi" w:hAnsiTheme="minorHAnsi"/>
              </w:rPr>
              <w:lastRenderedPageBreak/>
              <w:t>of movement  (eg, dip-slip, strike-slip)</w:t>
            </w:r>
          </w:p>
        </w:tc>
      </w:tr>
      <w:tr w:rsidR="00FE43AC" w:rsidRPr="00FE43AC" w14:paraId="6C1B54E8"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8" w:type="dxa"/>
          </w:tcPr>
          <w:p w14:paraId="1771A2DC" w14:textId="4AD639E1" w:rsidR="00FE43AC" w:rsidRPr="00FE43AC" w:rsidRDefault="00FE43AC" w:rsidP="00AB10FC">
            <w:pPr>
              <w:rPr>
                <w:rFonts w:asciiTheme="minorHAnsi" w:hAnsiTheme="minorHAnsi"/>
              </w:rPr>
            </w:pPr>
            <w:r w:rsidRPr="00FE43AC">
              <w:rPr>
                <w:rFonts w:asciiTheme="minorHAnsi" w:hAnsiTheme="minorHAnsi"/>
              </w:rPr>
              <w:lastRenderedPageBreak/>
              <w:t>NonDirectionalStructureTypeTerm</w:t>
            </w:r>
          </w:p>
        </w:tc>
        <w:tc>
          <w:tcPr>
            <w:tcW w:w="5198" w:type="dxa"/>
          </w:tcPr>
          <w:p w14:paraId="7D818013" w14:textId="39FE2857" w:rsidR="00FE43AC" w:rsidRPr="00FE43AC" w:rsidRDefault="00FE43AC" w:rsidP="00FE43AC">
            <w:pPr>
              <w:tabs>
                <w:tab w:val="left" w:pos="3668"/>
              </w:tabs>
              <w:cnfStyle w:val="000000100000" w:firstRow="0" w:lastRow="0" w:firstColumn="0" w:lastColumn="0" w:oddVBand="0" w:evenVBand="0" w:oddHBand="1" w:evenHBand="0" w:firstRowFirstColumn="0" w:firstRowLastColumn="0" w:lastRowFirstColumn="0" w:lastRowLastColumn="0"/>
              <w:rPr>
                <w:rFonts w:asciiTheme="minorHAnsi" w:hAnsiTheme="minorHAnsi"/>
              </w:rPr>
            </w:pPr>
            <w:r w:rsidRPr="00FE43AC">
              <w:rPr>
                <w:rFonts w:asciiTheme="minorHAnsi" w:hAnsiTheme="minorHAnsi"/>
              </w:rPr>
              <w:t>Refers to a vocabulary of terms describing types of non-directional structures (eg, miarolitic cavity, flame structure, load cast, shatter cone, trace fossil, fossil mold, etc)</w:t>
            </w:r>
          </w:p>
        </w:tc>
      </w:tr>
    </w:tbl>
    <w:p w14:paraId="05CB90CE" w14:textId="77777777" w:rsidR="00FE43AC" w:rsidRDefault="00FE43AC" w:rsidP="00AB10FC"/>
    <w:p w14:paraId="10A3206D" w14:textId="77777777" w:rsidR="006045F2" w:rsidRPr="00AB10FC" w:rsidRDefault="006045F2" w:rsidP="00AB10FC"/>
    <w:p w14:paraId="62BDB0BB" w14:textId="77777777" w:rsidR="003666A1" w:rsidRDefault="003666A1" w:rsidP="003666A1">
      <w:pPr>
        <w:pStyle w:val="Titre2"/>
        <w:rPr>
          <w:lang w:val="en-CA"/>
        </w:rPr>
      </w:pPr>
      <w:bookmarkStart w:id="511" w:name="_Ref432948522"/>
      <w:r w:rsidRPr="00D12552">
        <w:rPr>
          <w:lang w:val="en-CA"/>
        </w:rPr>
        <w:t xml:space="preserve">GeoSciML </w:t>
      </w:r>
      <w:r>
        <w:rPr>
          <w:lang w:val="en-CA"/>
        </w:rPr>
        <w:t>GeologicTime</w:t>
      </w:r>
      <w:r w:rsidRPr="00D12552">
        <w:rPr>
          <w:lang w:val="en-CA"/>
        </w:rPr>
        <w:t xml:space="preserve"> Requirements Class</w:t>
      </w:r>
      <w:bookmarkEnd w:id="511"/>
    </w:p>
    <w:p w14:paraId="2285F0D3" w14:textId="77777777" w:rsidR="002A58E0" w:rsidRDefault="002A58E0" w:rsidP="00355CAB">
      <w:pPr>
        <w:rPr>
          <w:lang w:val="en-CA"/>
        </w:rPr>
      </w:pPr>
    </w:p>
    <w:p w14:paraId="2231DF6F" w14:textId="77777777" w:rsidR="003666A1" w:rsidRDefault="003666A1" w:rsidP="00355CAB">
      <w:pPr>
        <w:rPr>
          <w:lang w:val="en-CA"/>
        </w:rPr>
      </w:pPr>
      <w:r w:rsidRPr="003666A1">
        <w:rPr>
          <w:lang w:val="en-CA"/>
        </w:rPr>
        <w:t>The Geologic Time package contains elements used to describe the classification of geologic time: time periods, time boundaries, and the relationships between them as defined by the International Commission on Stratigraphy.</w:t>
      </w:r>
    </w:p>
    <w:p w14:paraId="15F819CB" w14:textId="77777777" w:rsidR="000B1244" w:rsidRDefault="000B1244" w:rsidP="00355CAB">
      <w:pPr>
        <w:rPr>
          <w:noProof/>
          <w:lang w:val="en-CA" w:eastAsia="en-CA"/>
        </w:rPr>
      </w:pPr>
    </w:p>
    <w:p w14:paraId="219AE101" w14:textId="77777777" w:rsidR="000B1244" w:rsidRDefault="000B1244" w:rsidP="000B1244">
      <w:pPr>
        <w:keepNext/>
      </w:pPr>
      <w:r>
        <w:rPr>
          <w:noProof/>
          <w:lang w:val="en-CA" w:eastAsia="en-CA"/>
        </w:rPr>
        <w:lastRenderedPageBreak/>
        <w:drawing>
          <wp:inline distT="0" distB="0" distL="0" distR="0" wp14:anchorId="4C8D56EE" wp14:editId="6C29ADA9">
            <wp:extent cx="5486400" cy="6156927"/>
            <wp:effectExtent l="0" t="0" r="0" b="0"/>
            <wp:docPr id="497" name="Image 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86400" cy="6156927"/>
                    </a:xfrm>
                    <a:prstGeom prst="rect">
                      <a:avLst/>
                    </a:prstGeom>
                    <a:noFill/>
                    <a:ln>
                      <a:noFill/>
                    </a:ln>
                  </pic:spPr>
                </pic:pic>
              </a:graphicData>
            </a:graphic>
          </wp:inline>
        </w:drawing>
      </w:r>
    </w:p>
    <w:p w14:paraId="1CA1FBA7" w14:textId="40410451" w:rsidR="000B1244" w:rsidRDefault="000B1244" w:rsidP="000B1244">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52</w:t>
      </w:r>
      <w:r w:rsidR="00676158">
        <w:rPr>
          <w:noProof/>
        </w:rPr>
        <w:fldChar w:fldCharType="end"/>
      </w:r>
      <w:r>
        <w:t>: GeologicTime dependencies</w:t>
      </w:r>
    </w:p>
    <w:p w14:paraId="6A023BB6" w14:textId="77777777" w:rsidR="000B1244" w:rsidRDefault="000B124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6E550709"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BE9489"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2E9E7CF8"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EFBD81C" w14:textId="7D217C40" w:rsidR="002A58E0" w:rsidRPr="00D12552" w:rsidRDefault="002A58E0" w:rsidP="002A58E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2A58E0" w:rsidRPr="00D12552" w14:paraId="52DBB499" w14:textId="77777777" w:rsidTr="006A7DD0">
        <w:tc>
          <w:tcPr>
            <w:tcW w:w="1809" w:type="dxa"/>
            <w:tcBorders>
              <w:top w:val="single" w:sz="12" w:space="0" w:color="auto"/>
              <w:left w:val="single" w:sz="12" w:space="0" w:color="auto"/>
              <w:bottom w:val="single" w:sz="4" w:space="0" w:color="auto"/>
              <w:right w:val="single" w:sz="4" w:space="0" w:color="auto"/>
            </w:tcBorders>
          </w:tcPr>
          <w:p w14:paraId="112D04E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7228883"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3E927D74" w14:textId="77777777" w:rsidTr="006A7DD0">
        <w:tc>
          <w:tcPr>
            <w:tcW w:w="1809" w:type="dxa"/>
            <w:tcBorders>
              <w:top w:val="single" w:sz="4" w:space="0" w:color="auto"/>
              <w:left w:val="single" w:sz="12" w:space="0" w:color="auto"/>
              <w:bottom w:val="single" w:sz="4" w:space="0" w:color="auto"/>
              <w:right w:val="single" w:sz="4" w:space="0" w:color="auto"/>
            </w:tcBorders>
          </w:tcPr>
          <w:p w14:paraId="046C6FE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F0CF151"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5E007479" w14:textId="77777777" w:rsidTr="006A7DD0">
        <w:tc>
          <w:tcPr>
            <w:tcW w:w="1809" w:type="dxa"/>
            <w:tcBorders>
              <w:top w:val="single" w:sz="4" w:space="0" w:color="auto"/>
              <w:left w:val="single" w:sz="12" w:space="0" w:color="auto"/>
              <w:bottom w:val="single" w:sz="4" w:space="0" w:color="auto"/>
              <w:right w:val="single" w:sz="4" w:space="0" w:color="auto"/>
            </w:tcBorders>
          </w:tcPr>
          <w:p w14:paraId="5502DB7B" w14:textId="4C7C9498"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AF185" w14:textId="625D69ED"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61491A23" w14:textId="77777777" w:rsidTr="006A7DD0">
        <w:tc>
          <w:tcPr>
            <w:tcW w:w="1809" w:type="dxa"/>
            <w:tcBorders>
              <w:top w:val="single" w:sz="4" w:space="0" w:color="auto"/>
              <w:left w:val="single" w:sz="12" w:space="0" w:color="auto"/>
              <w:bottom w:val="single" w:sz="4" w:space="0" w:color="auto"/>
              <w:right w:val="single" w:sz="4" w:space="0" w:color="auto"/>
            </w:tcBorders>
          </w:tcPr>
          <w:p w14:paraId="52813B25" w14:textId="34B599B7"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C6D794" w14:textId="35D6DB8C"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 19108 Temporal Schema</w:t>
            </w:r>
          </w:p>
        </w:tc>
      </w:tr>
    </w:tbl>
    <w:p w14:paraId="07749D08" w14:textId="77777777" w:rsidR="002A58E0" w:rsidRDefault="002A58E0" w:rsidP="00355CAB">
      <w:pPr>
        <w:rPr>
          <w:lang w:val="en-CA"/>
        </w:rPr>
      </w:pPr>
    </w:p>
    <w:p w14:paraId="1FB8EF3C" w14:textId="77777777" w:rsidR="002A58E0" w:rsidRDefault="002A58E0" w:rsidP="00355CAB">
      <w:pPr>
        <w:rPr>
          <w:lang w:val="en-CA"/>
        </w:rPr>
      </w:pPr>
    </w:p>
    <w:p w14:paraId="2C2DA796" w14:textId="77777777" w:rsidR="008F4E9C" w:rsidRDefault="008F4E9C" w:rsidP="008F4E9C">
      <w:pPr>
        <w:keepNext/>
      </w:pPr>
      <w:r>
        <w:rPr>
          <w:noProof/>
          <w:lang w:val="en-CA" w:eastAsia="en-CA"/>
        </w:rPr>
        <w:drawing>
          <wp:inline distT="0" distB="0" distL="0" distR="0" wp14:anchorId="5B96BB0A" wp14:editId="572EE901">
            <wp:extent cx="5486400" cy="4740616"/>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86400" cy="4740616"/>
                    </a:xfrm>
                    <a:prstGeom prst="rect">
                      <a:avLst/>
                    </a:prstGeom>
                    <a:noFill/>
                    <a:ln>
                      <a:noFill/>
                    </a:ln>
                  </pic:spPr>
                </pic:pic>
              </a:graphicData>
            </a:graphic>
          </wp:inline>
        </w:drawing>
      </w:r>
    </w:p>
    <w:p w14:paraId="7CF7A581" w14:textId="7CC48CE3" w:rsidR="008F4E9C" w:rsidRDefault="008F4E9C" w:rsidP="008F4E9C">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53</w:t>
      </w:r>
      <w:r w:rsidR="00676158">
        <w:rPr>
          <w:noProof/>
        </w:rPr>
        <w:fldChar w:fldCharType="end"/>
      </w:r>
      <w:r>
        <w:t>: Geologic Time summary diagram</w:t>
      </w:r>
    </w:p>
    <w:p w14:paraId="1B5DD8CD" w14:textId="60B4F9D0" w:rsidR="008F4E9C" w:rsidRDefault="008F4E9C" w:rsidP="00D81A7B">
      <w:pPr>
        <w:pStyle w:val="Titre3"/>
      </w:pPr>
      <w:r w:rsidRPr="008F4E9C">
        <w:t>Global Boundary Stratotype Sections and Points</w:t>
      </w:r>
    </w:p>
    <w:p w14:paraId="10D727D8" w14:textId="77777777" w:rsidR="00821F1F" w:rsidRDefault="00821F1F" w:rsidP="008F4E9C"/>
    <w:p w14:paraId="7A52FF85" w14:textId="00CB1F3E" w:rsidR="008F4E9C" w:rsidRDefault="008F4E9C" w:rsidP="008F4E9C">
      <w:r w:rsidRPr="008F4E9C">
        <w:t>The GSSP model describes "Global Boundary Stratotype Sections and Points" as defined by the International Stratigraphy Commission.</w:t>
      </w:r>
    </w:p>
    <w:p w14:paraId="2AC2EF4D" w14:textId="77777777" w:rsidR="00821F1F" w:rsidRDefault="00821F1F" w:rsidP="00821F1F">
      <w:pPr>
        <w:keepNext/>
      </w:pPr>
      <w:r>
        <w:rPr>
          <w:noProof/>
          <w:lang w:val="en-CA" w:eastAsia="en-CA"/>
        </w:rPr>
        <w:lastRenderedPageBreak/>
        <w:drawing>
          <wp:inline distT="0" distB="0" distL="0" distR="0" wp14:anchorId="3814E195" wp14:editId="6B0659CA">
            <wp:extent cx="5486400" cy="4148109"/>
            <wp:effectExtent l="0" t="0" r="0" b="508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86400" cy="4148109"/>
                    </a:xfrm>
                    <a:prstGeom prst="rect">
                      <a:avLst/>
                    </a:prstGeom>
                    <a:noFill/>
                    <a:ln>
                      <a:noFill/>
                    </a:ln>
                  </pic:spPr>
                </pic:pic>
              </a:graphicData>
            </a:graphic>
          </wp:inline>
        </w:drawing>
      </w:r>
    </w:p>
    <w:p w14:paraId="5D21835B" w14:textId="3A1C4794" w:rsidR="008F4E9C" w:rsidRDefault="00821F1F" w:rsidP="00821F1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54</w:t>
      </w:r>
      <w:r w:rsidR="00676158">
        <w:rPr>
          <w:noProof/>
        </w:rPr>
        <w:fldChar w:fldCharType="end"/>
      </w:r>
      <w:r>
        <w:t xml:space="preserve">: </w:t>
      </w:r>
      <w:r w:rsidRPr="00AE031B">
        <w:t>Global Boundary Stratotype Sections and Points</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3FD5F810" w:rsidR="00024B9A" w:rsidRDefault="000B1244" w:rsidP="008F4E9C">
      <w:r w:rsidRPr="000B1244">
        <w:t>A point in the stratigraphic record used to define a geochronologic boundary or point in geologic time</w:t>
      </w:r>
    </w:p>
    <w:p w14:paraId="6C5E99E9" w14:textId="77777777" w:rsidR="00821F1F" w:rsidRDefault="00821F1F" w:rsidP="00821F1F">
      <w:pPr>
        <w:keepNext/>
      </w:pPr>
      <w:r>
        <w:rPr>
          <w:noProof/>
          <w:lang w:val="en-CA" w:eastAsia="en-CA"/>
        </w:rPr>
        <w:lastRenderedPageBreak/>
        <w:drawing>
          <wp:inline distT="0" distB="0" distL="0" distR="0" wp14:anchorId="67C656A5" wp14:editId="76FBCBE4">
            <wp:extent cx="3070860" cy="4649470"/>
            <wp:effectExtent l="0" t="0" r="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070860" cy="4649470"/>
                    </a:xfrm>
                    <a:prstGeom prst="rect">
                      <a:avLst/>
                    </a:prstGeom>
                    <a:noFill/>
                    <a:ln>
                      <a:noFill/>
                    </a:ln>
                  </pic:spPr>
                </pic:pic>
              </a:graphicData>
            </a:graphic>
          </wp:inline>
        </w:drawing>
      </w:r>
    </w:p>
    <w:p w14:paraId="27847BD6" w14:textId="3CCAB6AA" w:rsidR="00821F1F" w:rsidRDefault="00821F1F" w:rsidP="00821F1F">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55</w:t>
      </w:r>
      <w:r w:rsidR="00676158">
        <w:rPr>
          <w:noProof/>
        </w:rPr>
        <w:fldChar w:fldCharType="end"/>
      </w:r>
      <w:r w:rsidR="00024B9A">
        <w:t>: Stratigraphic points</w:t>
      </w:r>
    </w:p>
    <w:p w14:paraId="427387EE" w14:textId="77777777" w:rsidR="000B1244" w:rsidRPr="000B1244" w:rsidRDefault="000B1244" w:rsidP="000B1244"/>
    <w:p w14:paraId="25A5D343" w14:textId="23232507" w:rsidR="00821F1F" w:rsidRPr="00821F1F" w:rsidRDefault="00821F1F" w:rsidP="00821F1F">
      <w:pPr>
        <w:autoSpaceDE w:val="0"/>
        <w:autoSpaceDN w:val="0"/>
        <w:adjustRightInd w:val="0"/>
        <w:spacing w:after="0"/>
        <w:rPr>
          <w:color w:val="000000"/>
          <w:sz w:val="20"/>
          <w:szCs w:val="20"/>
          <w:lang w:val="en-CA"/>
        </w:rPr>
      </w:pPr>
      <w:bookmarkStart w:id="512" w:name="BKM_58D632CF_BB56_4A60_B802_C78FC42B4B0D"/>
      <w:bookmarkEnd w:id="512"/>
    </w:p>
    <w:tbl>
      <w:tblPr>
        <w:tblStyle w:val="Ombrageclair"/>
        <w:tblW w:w="9735" w:type="dxa"/>
        <w:tblLayout w:type="fixed"/>
        <w:tblLook w:val="04A0" w:firstRow="1" w:lastRow="0" w:firstColumn="1" w:lastColumn="0" w:noHBand="0" w:noVBand="1"/>
      </w:tblPr>
      <w:tblGrid>
        <w:gridCol w:w="2802"/>
        <w:gridCol w:w="1701"/>
        <w:gridCol w:w="5232"/>
      </w:tblGrid>
      <w:tr w:rsidR="00821F1F" w:rsidRPr="00821F1F" w14:paraId="39D5030A" w14:textId="77777777" w:rsidTr="00821F1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65A67945"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3" w:name="BKM_B8B6E400_425B_496D_997B_63F3369FC8C6"/>
            <w:bookmarkEnd w:id="513"/>
            <w:r w:rsidRPr="00821F1F">
              <w:rPr>
                <w:rFonts w:asciiTheme="minorHAnsi" w:hAnsiTheme="minorHAnsi"/>
                <w:color w:val="000000"/>
                <w:sz w:val="20"/>
                <w:szCs w:val="20"/>
                <w:lang w:val="en-CA"/>
              </w:rPr>
              <w:t>Name</w:t>
            </w:r>
          </w:p>
        </w:tc>
        <w:tc>
          <w:tcPr>
            <w:tcW w:w="1701" w:type="dxa"/>
          </w:tcPr>
          <w:p w14:paraId="3E87344B"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Type</w:t>
            </w:r>
          </w:p>
        </w:tc>
        <w:tc>
          <w:tcPr>
            <w:tcW w:w="5232" w:type="dxa"/>
          </w:tcPr>
          <w:p w14:paraId="63EDEE1F" w14:textId="77777777" w:rsidR="00821F1F" w:rsidRPr="00821F1F" w:rsidRDefault="00821F1F" w:rsidP="00821F1F">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Description</w:t>
            </w:r>
          </w:p>
        </w:tc>
      </w:tr>
      <w:tr w:rsidR="00821F1F" w:rsidRPr="00821F1F" w14:paraId="1780527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3BE26010"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r w:rsidRPr="00821F1F">
              <w:rPr>
                <w:rFonts w:asciiTheme="minorHAnsi" w:hAnsiTheme="minorHAnsi"/>
                <w:color w:val="000000"/>
                <w:sz w:val="20"/>
                <w:szCs w:val="20"/>
                <w:lang w:val="en-CA"/>
              </w:rPr>
              <w:t>primaryGuidingCriterion</w:t>
            </w:r>
          </w:p>
        </w:tc>
        <w:tc>
          <w:tcPr>
            <w:tcW w:w="1701" w:type="dxa"/>
          </w:tcPr>
          <w:p w14:paraId="768C1FF3"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8B29AD2"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primary criterion used to establish this stratigraphic point</w:t>
            </w:r>
          </w:p>
          <w:p w14:paraId="76EA59B4"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821F1F" w:rsidRPr="00821F1F" w14:paraId="1792C63B" w14:textId="77777777" w:rsidTr="00821F1F">
        <w:tc>
          <w:tcPr>
            <w:cnfStyle w:val="001000000000" w:firstRow="0" w:lastRow="0" w:firstColumn="1" w:lastColumn="0" w:oddVBand="0" w:evenVBand="0" w:oddHBand="0" w:evenHBand="0" w:firstRowFirstColumn="0" w:firstRowLastColumn="0" w:lastRowFirstColumn="0" w:lastRowLastColumn="0"/>
            <w:tcW w:w="2802" w:type="dxa"/>
          </w:tcPr>
          <w:p w14:paraId="30E9683E"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4" w:name="BKM_0A8B18AD_F79E_4E63_8D17_DE2C48F3AF42"/>
            <w:bookmarkEnd w:id="514"/>
            <w:r w:rsidRPr="00821F1F">
              <w:rPr>
                <w:rFonts w:asciiTheme="minorHAnsi" w:hAnsiTheme="minorHAnsi"/>
                <w:color w:val="000000"/>
                <w:sz w:val="20"/>
                <w:szCs w:val="20"/>
                <w:lang w:val="en-CA"/>
              </w:rPr>
              <w:t>additionalCorrelationProperty</w:t>
            </w:r>
          </w:p>
        </w:tc>
        <w:tc>
          <w:tcPr>
            <w:tcW w:w="1701" w:type="dxa"/>
          </w:tcPr>
          <w:p w14:paraId="0550DC68"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0A243902"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Any additional criteria used to establish this stratigraphic point</w:t>
            </w:r>
          </w:p>
          <w:p w14:paraId="2AABB02F" w14:textId="77777777" w:rsidR="00821F1F" w:rsidRPr="00821F1F" w:rsidRDefault="00821F1F" w:rsidP="00821F1F">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821F1F" w:rsidRPr="00821F1F" w14:paraId="25AE19DE" w14:textId="77777777" w:rsidTr="00821F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02" w:type="dxa"/>
          </w:tcPr>
          <w:p w14:paraId="74CB8006" w14:textId="77777777" w:rsidR="00821F1F" w:rsidRPr="00821F1F" w:rsidRDefault="00821F1F" w:rsidP="00821F1F">
            <w:pPr>
              <w:autoSpaceDE w:val="0"/>
              <w:autoSpaceDN w:val="0"/>
              <w:adjustRightInd w:val="0"/>
              <w:spacing w:after="0"/>
              <w:rPr>
                <w:rFonts w:asciiTheme="minorHAnsi" w:hAnsiTheme="minorHAnsi"/>
                <w:color w:val="000000"/>
                <w:sz w:val="20"/>
                <w:szCs w:val="20"/>
                <w:lang w:val="en-CA"/>
              </w:rPr>
            </w:pPr>
            <w:bookmarkStart w:id="515" w:name="BKM_F023F8DE_07B5_4FF5_8335_917836DF40EC"/>
            <w:bookmarkEnd w:id="515"/>
            <w:r w:rsidRPr="00821F1F">
              <w:rPr>
                <w:rFonts w:asciiTheme="minorHAnsi" w:hAnsiTheme="minorHAnsi"/>
                <w:color w:val="000000"/>
                <w:sz w:val="20"/>
                <w:szCs w:val="20"/>
                <w:lang w:val="en-CA"/>
              </w:rPr>
              <w:t>status</w:t>
            </w:r>
          </w:p>
        </w:tc>
        <w:tc>
          <w:tcPr>
            <w:tcW w:w="1701" w:type="dxa"/>
          </w:tcPr>
          <w:p w14:paraId="3DFB680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CharacterString</w:t>
            </w:r>
          </w:p>
        </w:tc>
        <w:tc>
          <w:tcPr>
            <w:tcW w:w="5232" w:type="dxa"/>
          </w:tcPr>
          <w:p w14:paraId="70D2CC80"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821F1F">
              <w:rPr>
                <w:rFonts w:asciiTheme="minorHAnsi" w:hAnsiTheme="minorHAnsi"/>
                <w:color w:val="000000"/>
                <w:sz w:val="20"/>
                <w:szCs w:val="20"/>
                <w:lang w:val="en-CA"/>
              </w:rPr>
              <w:t>A description of the status of stratigraphic point (eg, formally accepted, etc)</w:t>
            </w:r>
          </w:p>
          <w:p w14:paraId="61FC4348" w14:textId="77777777" w:rsidR="00821F1F" w:rsidRPr="00821F1F" w:rsidRDefault="00821F1F" w:rsidP="00821F1F">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bl>
    <w:p w14:paraId="25488744" w14:textId="77777777" w:rsidR="00821F1F" w:rsidRDefault="00821F1F" w:rsidP="00821F1F"/>
    <w:p w14:paraId="385CD0D8" w14:textId="3144FD99" w:rsidR="00821F1F" w:rsidRDefault="00024B9A" w:rsidP="00024B9A">
      <w:pPr>
        <w:pStyle w:val="Titre4"/>
      </w:pPr>
      <w:r>
        <w:t>GlobalStratotypePoint</w:t>
      </w:r>
    </w:p>
    <w:p w14:paraId="0172EEEF" w14:textId="77777777" w:rsidR="00024B9A" w:rsidRDefault="00024B9A" w:rsidP="00821F1F"/>
    <w:p w14:paraId="5BC4BB0B" w14:textId="1A792729" w:rsidR="00821F1F" w:rsidRDefault="00024B9A" w:rsidP="00821F1F">
      <w:r w:rsidRPr="00024B9A">
        <w:t>A type of stratigraphic point used to define a globally agreed point in geologic time</w:t>
      </w:r>
    </w:p>
    <w:p w14:paraId="34E012BB" w14:textId="36AE6BC6" w:rsidR="00024B9A" w:rsidRDefault="00024B9A" w:rsidP="00024B9A">
      <w:pPr>
        <w:pStyle w:val="Titre4"/>
      </w:pPr>
      <w:r>
        <w:lastRenderedPageBreak/>
        <w:t>StratigraphicSection</w:t>
      </w:r>
    </w:p>
    <w:p w14:paraId="3EBEBEE7" w14:textId="77777777" w:rsidR="00024B9A" w:rsidRDefault="00024B9A" w:rsidP="00821F1F"/>
    <w:p w14:paraId="5C696C2F" w14:textId="07ECE437" w:rsidR="00024B9A" w:rsidRDefault="00024B9A" w:rsidP="00821F1F">
      <w:r w:rsidRPr="00024B9A">
        <w:t>A sampled section of the stratigraphic record used to define a period in geologic time</w:t>
      </w:r>
    </w:p>
    <w:p w14:paraId="16749770" w14:textId="77777777" w:rsidR="00024B9A" w:rsidRDefault="00024B9A" w:rsidP="00024B9A">
      <w:pPr>
        <w:keepNext/>
      </w:pPr>
      <w:r>
        <w:rPr>
          <w:noProof/>
          <w:lang w:val="en-CA" w:eastAsia="en-CA"/>
        </w:rPr>
        <w:drawing>
          <wp:inline distT="0" distB="0" distL="0" distR="0" wp14:anchorId="52FDE423" wp14:editId="73B4819C">
            <wp:extent cx="4727575" cy="5081270"/>
            <wp:effectExtent l="0" t="0" r="0" b="508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727575" cy="5081270"/>
                    </a:xfrm>
                    <a:prstGeom prst="rect">
                      <a:avLst/>
                    </a:prstGeom>
                    <a:noFill/>
                    <a:ln>
                      <a:noFill/>
                    </a:ln>
                  </pic:spPr>
                </pic:pic>
              </a:graphicData>
            </a:graphic>
          </wp:inline>
        </w:drawing>
      </w:r>
    </w:p>
    <w:p w14:paraId="25FBC17D" w14:textId="6BDFA49F" w:rsidR="00024B9A" w:rsidRDefault="00024B9A" w:rsidP="00024B9A">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56</w:t>
      </w:r>
      <w:r w:rsidR="00676158">
        <w:rPr>
          <w:noProof/>
        </w:rPr>
        <w:fldChar w:fldCharType="end"/>
      </w:r>
      <w:r>
        <w:t>: Stratigraphic sections</w:t>
      </w:r>
    </w:p>
    <w:p w14:paraId="133B6AAD" w14:textId="77777777" w:rsidR="00024B9A" w:rsidRDefault="00024B9A" w:rsidP="00821F1F"/>
    <w:p w14:paraId="6B6EF4C0" w14:textId="61912114" w:rsidR="00024B9A" w:rsidRPr="00024B9A" w:rsidRDefault="00024B9A" w:rsidP="00024B9A">
      <w:pPr>
        <w:autoSpaceDE w:val="0"/>
        <w:autoSpaceDN w:val="0"/>
        <w:adjustRightInd w:val="0"/>
        <w:spacing w:after="0"/>
        <w:rPr>
          <w:color w:val="000000"/>
          <w:sz w:val="20"/>
          <w:szCs w:val="20"/>
          <w:lang w:val="en-CA"/>
        </w:rPr>
      </w:pPr>
      <w:bookmarkStart w:id="516" w:name="BKM_1C0FB01B_F4A6_4733_BA06_87BA9B2415C9"/>
      <w:bookmarkEnd w:id="516"/>
    </w:p>
    <w:tbl>
      <w:tblPr>
        <w:tblStyle w:val="Ombrageclair"/>
        <w:tblW w:w="9735" w:type="dxa"/>
        <w:tblLayout w:type="fixed"/>
        <w:tblLook w:val="04A0" w:firstRow="1" w:lastRow="0" w:firstColumn="1" w:lastColumn="0" w:noHBand="0" w:noVBand="1"/>
      </w:tblPr>
      <w:tblGrid>
        <w:gridCol w:w="2093"/>
        <w:gridCol w:w="1843"/>
        <w:gridCol w:w="5799"/>
      </w:tblGrid>
      <w:tr w:rsidR="00024B9A" w:rsidRPr="00024B9A" w14:paraId="6DF99837" w14:textId="77777777" w:rsidTr="009C2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AB06A41"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7" w:name="BKM_FF29DAEB_3E4E_4D00_B3A1_D0E4D913A1D2"/>
            <w:bookmarkEnd w:id="517"/>
            <w:r w:rsidRPr="00024B9A">
              <w:rPr>
                <w:rFonts w:asciiTheme="minorHAnsi" w:hAnsiTheme="minorHAnsi"/>
                <w:color w:val="000000"/>
                <w:sz w:val="20"/>
                <w:szCs w:val="20"/>
                <w:lang w:val="en-CA"/>
              </w:rPr>
              <w:t>Name</w:t>
            </w:r>
          </w:p>
        </w:tc>
        <w:tc>
          <w:tcPr>
            <w:tcW w:w="1843" w:type="dxa"/>
          </w:tcPr>
          <w:p w14:paraId="7CE906DE"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799" w:type="dxa"/>
          </w:tcPr>
          <w:p w14:paraId="12B968E3" w14:textId="77777777" w:rsidR="00024B9A" w:rsidRPr="00024B9A" w:rsidRDefault="00024B9A" w:rsidP="00024B9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024B9A" w:rsidRPr="00024B9A" w14:paraId="361FB136"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B516853"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geologicSetting</w:t>
            </w:r>
          </w:p>
        </w:tc>
        <w:tc>
          <w:tcPr>
            <w:tcW w:w="1843" w:type="dxa"/>
          </w:tcPr>
          <w:p w14:paraId="1D1BF2D3"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543F44BE"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geologic setting of the stratigraphic section</w:t>
            </w:r>
          </w:p>
          <w:p w14:paraId="1A3D20CA"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34C5DAB5"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78DE378F"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8" w:name="BKM_2769F637_48D7_42F4_B567_915886458F2C"/>
            <w:bookmarkEnd w:id="518"/>
            <w:r w:rsidRPr="00024B9A">
              <w:rPr>
                <w:rFonts w:asciiTheme="minorHAnsi" w:hAnsiTheme="minorHAnsi"/>
                <w:color w:val="000000"/>
                <w:sz w:val="20"/>
                <w:szCs w:val="20"/>
                <w:lang w:val="en-CA"/>
              </w:rPr>
              <w:t>geologicDescription</w:t>
            </w:r>
          </w:p>
        </w:tc>
        <w:tc>
          <w:tcPr>
            <w:tcW w:w="1843" w:type="dxa"/>
          </w:tcPr>
          <w:p w14:paraId="00066C14"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116CE9F3"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geology of the stratigraphic section (eg, lithology, paleontology, paleogeography, etc)</w:t>
            </w:r>
          </w:p>
          <w:p w14:paraId="1A57C8FA"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024B9A" w:rsidRPr="00024B9A" w14:paraId="189B3790" w14:textId="77777777" w:rsidTr="009C29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6428C4"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19" w:name="BKM_DAEF393B_8D05_4043_87C1_9038BA957915"/>
            <w:bookmarkEnd w:id="519"/>
            <w:r w:rsidRPr="00024B9A">
              <w:rPr>
                <w:rFonts w:asciiTheme="minorHAnsi" w:hAnsiTheme="minorHAnsi"/>
                <w:color w:val="000000"/>
                <w:sz w:val="20"/>
                <w:szCs w:val="20"/>
                <w:lang w:val="en-CA"/>
              </w:rPr>
              <w:t>accessibility</w:t>
            </w:r>
          </w:p>
        </w:tc>
        <w:tc>
          <w:tcPr>
            <w:tcW w:w="1843" w:type="dxa"/>
          </w:tcPr>
          <w:p w14:paraId="0E7CB4C2"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612F29E0"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the ability to access the stratigraphic section</w:t>
            </w:r>
          </w:p>
          <w:p w14:paraId="69666771" w14:textId="77777777" w:rsidR="00024B9A" w:rsidRPr="00024B9A" w:rsidRDefault="00024B9A" w:rsidP="00024B9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024B9A" w:rsidRPr="00024B9A" w14:paraId="23B13D80" w14:textId="77777777" w:rsidTr="009C2973">
        <w:tc>
          <w:tcPr>
            <w:cnfStyle w:val="001000000000" w:firstRow="0" w:lastRow="0" w:firstColumn="1" w:lastColumn="0" w:oddVBand="0" w:evenVBand="0" w:oddHBand="0" w:evenHBand="0" w:firstRowFirstColumn="0" w:firstRowLastColumn="0" w:lastRowFirstColumn="0" w:lastRowLastColumn="0"/>
            <w:tcW w:w="2093" w:type="dxa"/>
          </w:tcPr>
          <w:p w14:paraId="15AF5D2A" w14:textId="77777777" w:rsidR="00024B9A" w:rsidRPr="00024B9A" w:rsidRDefault="00024B9A" w:rsidP="00024B9A">
            <w:pPr>
              <w:autoSpaceDE w:val="0"/>
              <w:autoSpaceDN w:val="0"/>
              <w:adjustRightInd w:val="0"/>
              <w:spacing w:after="0"/>
              <w:rPr>
                <w:rFonts w:asciiTheme="minorHAnsi" w:hAnsiTheme="minorHAnsi"/>
                <w:color w:val="000000"/>
                <w:sz w:val="20"/>
                <w:szCs w:val="20"/>
                <w:lang w:val="en-CA"/>
              </w:rPr>
            </w:pPr>
            <w:bookmarkStart w:id="520" w:name="BKM_45E678ED_7B83_4A86_A4BD_BC55352F39D9"/>
            <w:bookmarkEnd w:id="520"/>
            <w:r w:rsidRPr="00024B9A">
              <w:rPr>
                <w:rFonts w:asciiTheme="minorHAnsi" w:hAnsiTheme="minorHAnsi"/>
                <w:color w:val="000000"/>
                <w:sz w:val="20"/>
                <w:szCs w:val="20"/>
                <w:lang w:val="en-CA"/>
              </w:rPr>
              <w:lastRenderedPageBreak/>
              <w:t>conservation</w:t>
            </w:r>
          </w:p>
        </w:tc>
        <w:tc>
          <w:tcPr>
            <w:tcW w:w="1843" w:type="dxa"/>
          </w:tcPr>
          <w:p w14:paraId="0395E389"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CharacterString</w:t>
            </w:r>
          </w:p>
        </w:tc>
        <w:tc>
          <w:tcPr>
            <w:tcW w:w="5799" w:type="dxa"/>
          </w:tcPr>
          <w:p w14:paraId="2846B8FE"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A description of measures to conserve the stratigraphic section</w:t>
            </w:r>
          </w:p>
          <w:p w14:paraId="3C33A0EB" w14:textId="77777777" w:rsidR="00024B9A" w:rsidRPr="00024B9A" w:rsidRDefault="00024B9A" w:rsidP="00024B9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bl>
    <w:p w14:paraId="6978210C" w14:textId="77777777" w:rsidR="00024B9A" w:rsidRDefault="00024B9A" w:rsidP="00821F1F"/>
    <w:p w14:paraId="4098BE06" w14:textId="0760C900" w:rsidR="00024B9A" w:rsidRDefault="009C2973" w:rsidP="009C2973">
      <w:pPr>
        <w:pStyle w:val="Titre3"/>
      </w:pPr>
      <w:r>
        <w:t>Temporal Reference System</w:t>
      </w:r>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77777777" w:rsidR="009C2973" w:rsidRDefault="009C2973" w:rsidP="009C2973">
      <w:pPr>
        <w:keepNext/>
      </w:pPr>
      <w:r>
        <w:rPr>
          <w:noProof/>
          <w:lang w:val="en-CA" w:eastAsia="en-CA"/>
        </w:rPr>
        <w:drawing>
          <wp:inline distT="0" distB="0" distL="0" distR="0" wp14:anchorId="41D926B8" wp14:editId="3952AA1C">
            <wp:extent cx="5486400" cy="4502736"/>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86400" cy="4502736"/>
                    </a:xfrm>
                    <a:prstGeom prst="rect">
                      <a:avLst/>
                    </a:prstGeom>
                    <a:noFill/>
                    <a:ln>
                      <a:noFill/>
                    </a:ln>
                  </pic:spPr>
                </pic:pic>
              </a:graphicData>
            </a:graphic>
          </wp:inline>
        </w:drawing>
      </w:r>
    </w:p>
    <w:p w14:paraId="45D9D86A" w14:textId="064BE97A" w:rsidR="009C2973" w:rsidRDefault="009C2973" w:rsidP="009C2973">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57</w:t>
      </w:r>
      <w:r w:rsidR="00676158">
        <w:rPr>
          <w:noProof/>
        </w:rPr>
        <w:fldChar w:fldCharType="end"/>
      </w:r>
      <w:r>
        <w:t>: Temporal Reference System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114562EF" w:rsidR="009C2973" w:rsidRDefault="009C2973" w:rsidP="00821F1F">
      <w:r w:rsidRPr="009C2973">
        <w:t>A time reference system comprised of an ordered set of time periods (time ordinal eras).</w:t>
      </w:r>
    </w:p>
    <w:tbl>
      <w:tblPr>
        <w:tblStyle w:val="Ombrageclair"/>
        <w:tblW w:w="9735" w:type="dxa"/>
        <w:tblLayout w:type="fixed"/>
        <w:tblLook w:val="04A0" w:firstRow="1" w:lastRow="0" w:firstColumn="1" w:lastColumn="0" w:noHBand="0" w:noVBand="1"/>
      </w:tblPr>
      <w:tblGrid>
        <w:gridCol w:w="2093"/>
        <w:gridCol w:w="2551"/>
        <w:gridCol w:w="5091"/>
      </w:tblGrid>
      <w:tr w:rsidR="009C2973" w:rsidRPr="00024B9A" w14:paraId="23EFD5F4" w14:textId="77777777" w:rsidTr="00B06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F7C4360" w14:textId="77777777"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6D318686"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2002BBEA" w14:textId="77777777" w:rsidR="009C2973" w:rsidRPr="00024B9A" w:rsidRDefault="009C2973" w:rsidP="009C2973">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9C2973" w:rsidRPr="00024B9A" w14:paraId="3C1C7361" w14:textId="77777777" w:rsidTr="00B0615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2EFB23B" w14:textId="36203E7F" w:rsidR="009C2973" w:rsidRPr="00024B9A" w:rsidRDefault="009C2973"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referencePoint</w:t>
            </w:r>
          </w:p>
        </w:tc>
        <w:tc>
          <w:tcPr>
            <w:tcW w:w="2551" w:type="dxa"/>
          </w:tcPr>
          <w:p w14:paraId="00954AF1" w14:textId="40E4AC40"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7A68BA4B" w14:textId="14FA4D61" w:rsidR="009C2973" w:rsidRPr="00024B9A" w:rsidRDefault="00B0615B"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Two reference points defining the extent of the system</w:t>
            </w:r>
          </w:p>
          <w:p w14:paraId="1EBFB8AC" w14:textId="77777777" w:rsidR="009C2973" w:rsidRPr="00024B9A" w:rsidRDefault="009C2973" w:rsidP="009C2973">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6072CBE6" w14:textId="77777777" w:rsidTr="00B0615B">
        <w:tc>
          <w:tcPr>
            <w:cnfStyle w:val="001000000000" w:firstRow="0" w:lastRow="0" w:firstColumn="1" w:lastColumn="0" w:oddVBand="0" w:evenVBand="0" w:oddHBand="0" w:evenHBand="0" w:firstRowFirstColumn="0" w:firstRowLastColumn="0" w:lastRowFirstColumn="0" w:lastRowLastColumn="0"/>
            <w:tcW w:w="2093" w:type="dxa"/>
          </w:tcPr>
          <w:p w14:paraId="2C085C97" w14:textId="741BA05C" w:rsidR="00B0615B" w:rsidRDefault="00B0615B" w:rsidP="009C2973">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lastRenderedPageBreak/>
              <w:t>component</w:t>
            </w:r>
          </w:p>
        </w:tc>
        <w:tc>
          <w:tcPr>
            <w:tcW w:w="2551" w:type="dxa"/>
          </w:tcPr>
          <w:p w14:paraId="57D4D144" w14:textId="6C598374"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1A6CF153" w14:textId="5D55678F" w:rsidR="00B0615B" w:rsidRDefault="00B0615B" w:rsidP="009C2973">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Era composing the reference system</w:t>
            </w:r>
          </w:p>
        </w:tc>
      </w:tr>
    </w:tbl>
    <w:p w14:paraId="2DF131C8" w14:textId="77777777" w:rsidR="009C2973" w:rsidRDefault="009C2973" w:rsidP="00821F1F"/>
    <w:p w14:paraId="0A518A66" w14:textId="1A88AE43" w:rsidR="009C2973" w:rsidRDefault="00B0615B" w:rsidP="00B0615B">
      <w:pPr>
        <w:pStyle w:val="Titre4"/>
      </w:pPr>
      <w:r>
        <w:t>TimeOrdinalEra</w:t>
      </w:r>
    </w:p>
    <w:p w14:paraId="368C3DDC" w14:textId="77777777" w:rsidR="00B0615B" w:rsidRDefault="00B0615B" w:rsidP="00B0615B"/>
    <w:p w14:paraId="08DA865F" w14:textId="77777777" w:rsidR="00B0615B" w:rsidRDefault="00B0615B" w:rsidP="00B0615B">
      <w:r>
        <w:t xml:space="preserve">The association of an era with a stratotype is optional.  In the GSSP approach recommended by ICS for the Global Geologic Timescale, Unit Stratotypes are not used.  Rather, the association of an Era with geologic units and sections is indirect, via the association of an era with Boundaries, which are in turn tied to Stratotype Points, which occur within host Stratotype Sections. </w:t>
      </w:r>
    </w:p>
    <w:p w14:paraId="56B830FE" w14:textId="77777777" w:rsidR="000B1244" w:rsidRDefault="000B1244" w:rsidP="00B0615B"/>
    <w:tbl>
      <w:tblPr>
        <w:tblStyle w:val="Ombrageclair"/>
        <w:tblW w:w="9735" w:type="dxa"/>
        <w:tblLayout w:type="fixed"/>
        <w:tblLook w:val="04A0" w:firstRow="1" w:lastRow="0" w:firstColumn="1" w:lastColumn="0" w:noHBand="0" w:noVBand="1"/>
      </w:tblPr>
      <w:tblGrid>
        <w:gridCol w:w="2093"/>
        <w:gridCol w:w="2551"/>
        <w:gridCol w:w="5091"/>
      </w:tblGrid>
      <w:tr w:rsidR="00B0615B" w:rsidRPr="00024B9A" w14:paraId="2F4719F6"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15C247D" w14:textId="7777777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sidRPr="00024B9A">
              <w:rPr>
                <w:rFonts w:asciiTheme="minorHAnsi" w:hAnsiTheme="minorHAnsi"/>
                <w:color w:val="000000"/>
                <w:sz w:val="20"/>
                <w:szCs w:val="20"/>
                <w:lang w:val="en-CA"/>
              </w:rPr>
              <w:t>Name</w:t>
            </w:r>
          </w:p>
        </w:tc>
        <w:tc>
          <w:tcPr>
            <w:tcW w:w="2551" w:type="dxa"/>
          </w:tcPr>
          <w:p w14:paraId="06F0B9D0"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Type</w:t>
            </w:r>
          </w:p>
        </w:tc>
        <w:tc>
          <w:tcPr>
            <w:tcW w:w="5091" w:type="dxa"/>
          </w:tcPr>
          <w:p w14:paraId="5C151157" w14:textId="77777777" w:rsidR="00B0615B" w:rsidRPr="00024B9A" w:rsidRDefault="00B0615B"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024B9A">
              <w:rPr>
                <w:rFonts w:asciiTheme="minorHAnsi" w:hAnsiTheme="minorHAnsi"/>
                <w:color w:val="000000"/>
                <w:sz w:val="20"/>
                <w:szCs w:val="20"/>
                <w:lang w:val="en-CA"/>
              </w:rPr>
              <w:t>Description</w:t>
            </w:r>
          </w:p>
        </w:tc>
      </w:tr>
      <w:tr w:rsidR="00B0615B" w:rsidRPr="00024B9A" w14:paraId="5C7117A9"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55BBC6A9" w14:textId="57AF5057" w:rsidR="00B0615B" w:rsidRPr="00024B9A"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member</w:t>
            </w:r>
          </w:p>
        </w:tc>
        <w:tc>
          <w:tcPr>
            <w:tcW w:w="2551" w:type="dxa"/>
          </w:tcPr>
          <w:p w14:paraId="1FC12880" w14:textId="6087E738"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503B6794" w14:textId="484326F9"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Sub division of this era</w:t>
            </w:r>
          </w:p>
          <w:p w14:paraId="120171A2" w14:textId="77777777" w:rsidR="00B0615B" w:rsidRPr="00024B9A"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024B9A" w14:paraId="297A91F4"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A35ACB8" w14:textId="488B5379"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group</w:t>
            </w:r>
          </w:p>
        </w:tc>
        <w:tc>
          <w:tcPr>
            <w:tcW w:w="2551" w:type="dxa"/>
          </w:tcPr>
          <w:p w14:paraId="482FCCCF" w14:textId="155DDDCC"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091" w:type="dxa"/>
          </w:tcPr>
          <w:p w14:paraId="6CD1035A" w14:textId="0ACEA9C0"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Parent era</w:t>
            </w:r>
          </w:p>
        </w:tc>
      </w:tr>
      <w:tr w:rsidR="00B0615B" w:rsidRPr="00024B9A" w14:paraId="391F796D"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59F0815" w14:textId="3B611894"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start</w:t>
            </w:r>
          </w:p>
        </w:tc>
        <w:tc>
          <w:tcPr>
            <w:tcW w:w="2551" w:type="dxa"/>
          </w:tcPr>
          <w:p w14:paraId="6105D4BC" w14:textId="4D129361"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37BF1899" w14:textId="089A5C1A" w:rsidR="00B0615B" w:rsidRDefault="00B0615B"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starting the era</w:t>
            </w:r>
          </w:p>
        </w:tc>
      </w:tr>
      <w:tr w:rsidR="00B0615B" w:rsidRPr="00024B9A" w14:paraId="208C7C5A" w14:textId="77777777" w:rsidTr="00CA3AC5">
        <w:tc>
          <w:tcPr>
            <w:cnfStyle w:val="001000000000" w:firstRow="0" w:lastRow="0" w:firstColumn="1" w:lastColumn="0" w:oddVBand="0" w:evenVBand="0" w:oddHBand="0" w:evenHBand="0" w:firstRowFirstColumn="0" w:firstRowLastColumn="0" w:lastRowFirstColumn="0" w:lastRowLastColumn="0"/>
            <w:tcW w:w="2093" w:type="dxa"/>
          </w:tcPr>
          <w:p w14:paraId="07822E42" w14:textId="281BC661" w:rsidR="00B0615B" w:rsidRDefault="00B0615B"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end</w:t>
            </w:r>
          </w:p>
        </w:tc>
        <w:tc>
          <w:tcPr>
            <w:tcW w:w="2551" w:type="dxa"/>
          </w:tcPr>
          <w:p w14:paraId="28353D6B" w14:textId="37A54182"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TimeOrdinalEraBoundary</w:t>
            </w:r>
          </w:p>
        </w:tc>
        <w:tc>
          <w:tcPr>
            <w:tcW w:w="5091" w:type="dxa"/>
          </w:tcPr>
          <w:p w14:paraId="1D82087E" w14:textId="6250C0E1" w:rsidR="00B0615B" w:rsidRDefault="00B0615B" w:rsidP="00CA3AC5">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Boundary ending the era</w:t>
            </w:r>
          </w:p>
        </w:tc>
      </w:tr>
    </w:tbl>
    <w:p w14:paraId="089206ED" w14:textId="77777777" w:rsidR="00B0615B" w:rsidRDefault="00B0615B"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7984E2D3" w:rsidR="00B0615B" w:rsidRDefault="00B0615B" w:rsidP="00821F1F">
      <w:r w:rsidRPr="00B0615B">
        <w:t>A point in Earth's history which bounds a TimeOrdinalEra.</w:t>
      </w:r>
    </w:p>
    <w:p w14:paraId="3CDF8CF3" w14:textId="14271978" w:rsidR="00B0615B" w:rsidRPr="00B0615B" w:rsidRDefault="00B0615B" w:rsidP="00B0615B">
      <w:pPr>
        <w:autoSpaceDE w:val="0"/>
        <w:autoSpaceDN w:val="0"/>
        <w:adjustRightInd w:val="0"/>
        <w:spacing w:after="0"/>
        <w:rPr>
          <w:color w:val="000000"/>
          <w:sz w:val="20"/>
          <w:szCs w:val="20"/>
          <w:lang w:val="en-CA"/>
        </w:rPr>
      </w:pPr>
      <w:bookmarkStart w:id="521" w:name="BKM_63ECF066_EE03_4253_8744_0F86D06238D4"/>
      <w:bookmarkEnd w:id="521"/>
    </w:p>
    <w:tbl>
      <w:tblPr>
        <w:tblStyle w:val="Ombrageclair"/>
        <w:tblW w:w="9735" w:type="dxa"/>
        <w:tblLayout w:type="fixed"/>
        <w:tblLook w:val="04A0" w:firstRow="1" w:lastRow="0" w:firstColumn="1" w:lastColumn="0" w:noHBand="0" w:noVBand="1"/>
      </w:tblPr>
      <w:tblGrid>
        <w:gridCol w:w="2376"/>
        <w:gridCol w:w="1843"/>
        <w:gridCol w:w="5516"/>
      </w:tblGrid>
      <w:tr w:rsidR="00B0615B" w:rsidRPr="00B0615B" w14:paraId="27183E62"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72F151A"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2" w:name="BKM_87370C48_A777_490F_8AD5_7B430EEB4CC8"/>
            <w:bookmarkEnd w:id="522"/>
            <w:r w:rsidRPr="00B0615B">
              <w:rPr>
                <w:rFonts w:asciiTheme="minorHAnsi" w:hAnsiTheme="minorHAnsi"/>
                <w:color w:val="000000"/>
                <w:sz w:val="20"/>
                <w:szCs w:val="20"/>
                <w:lang w:val="en-CA"/>
              </w:rPr>
              <w:t>Name</w:t>
            </w:r>
          </w:p>
        </w:tc>
        <w:tc>
          <w:tcPr>
            <w:tcW w:w="1843" w:type="dxa"/>
          </w:tcPr>
          <w:p w14:paraId="14496396"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Type</w:t>
            </w:r>
          </w:p>
        </w:tc>
        <w:tc>
          <w:tcPr>
            <w:tcW w:w="5516" w:type="dxa"/>
          </w:tcPr>
          <w:p w14:paraId="5E7E1C80" w14:textId="77777777" w:rsidR="00B0615B" w:rsidRPr="00B0615B" w:rsidRDefault="00B0615B" w:rsidP="00B0615B">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Description</w:t>
            </w:r>
          </w:p>
        </w:tc>
      </w:tr>
      <w:tr w:rsidR="00B0615B" w:rsidRPr="00B0615B" w14:paraId="64DD531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681DEDF2"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sidRPr="00B0615B">
              <w:rPr>
                <w:rFonts w:asciiTheme="minorHAnsi" w:hAnsiTheme="minorHAnsi"/>
                <w:color w:val="000000"/>
                <w:sz w:val="20"/>
                <w:szCs w:val="20"/>
                <w:lang w:val="en-CA"/>
              </w:rPr>
              <w:t>position</w:t>
            </w:r>
          </w:p>
        </w:tc>
        <w:tc>
          <w:tcPr>
            <w:tcW w:w="1843" w:type="dxa"/>
          </w:tcPr>
          <w:p w14:paraId="5F3E4D8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TM_Instant</w:t>
            </w:r>
          </w:p>
        </w:tc>
        <w:tc>
          <w:tcPr>
            <w:tcW w:w="5516" w:type="dxa"/>
          </w:tcPr>
          <w:p w14:paraId="74313478"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point in time corresponding to the era boundary</w:t>
            </w:r>
          </w:p>
          <w:p w14:paraId="1EB6C62C" w14:textId="7777777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B0615B" w:rsidRPr="00B0615B" w14:paraId="712E3152"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19C94950" w14:textId="77777777" w:rsidR="00B0615B" w:rsidRPr="00B0615B" w:rsidRDefault="00B0615B" w:rsidP="00B0615B">
            <w:pPr>
              <w:autoSpaceDE w:val="0"/>
              <w:autoSpaceDN w:val="0"/>
              <w:adjustRightInd w:val="0"/>
              <w:spacing w:after="0"/>
              <w:rPr>
                <w:rFonts w:asciiTheme="minorHAnsi" w:hAnsiTheme="minorHAnsi"/>
                <w:color w:val="000000"/>
                <w:sz w:val="20"/>
                <w:szCs w:val="20"/>
                <w:lang w:val="en-CA"/>
              </w:rPr>
            </w:pPr>
            <w:bookmarkStart w:id="523" w:name="BKM_229122EC_1DA3_4235_81D3_26787B18C5E7"/>
            <w:bookmarkEnd w:id="523"/>
            <w:r w:rsidRPr="00B0615B">
              <w:rPr>
                <w:rFonts w:asciiTheme="minorHAnsi" w:hAnsiTheme="minorHAnsi"/>
                <w:color w:val="000000"/>
                <w:sz w:val="20"/>
                <w:szCs w:val="20"/>
                <w:lang w:val="en-CA"/>
              </w:rPr>
              <w:t>positionalUncertainty</w:t>
            </w:r>
          </w:p>
        </w:tc>
        <w:tc>
          <w:tcPr>
            <w:tcW w:w="1843" w:type="dxa"/>
          </w:tcPr>
          <w:p w14:paraId="5A0E3F21"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Quantity</w:t>
            </w:r>
          </w:p>
        </w:tc>
        <w:tc>
          <w:tcPr>
            <w:tcW w:w="5516" w:type="dxa"/>
          </w:tcPr>
          <w:p w14:paraId="6F98B040"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B0615B">
              <w:rPr>
                <w:rFonts w:asciiTheme="minorHAnsi" w:hAnsiTheme="minorHAnsi"/>
                <w:color w:val="000000"/>
                <w:sz w:val="20"/>
                <w:szCs w:val="20"/>
                <w:lang w:val="en-CA"/>
              </w:rPr>
              <w:t>A measure of the uncertainty in the estimate of the point in time of the era boundary</w:t>
            </w:r>
          </w:p>
          <w:p w14:paraId="4FAE6A3B" w14:textId="77777777"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p>
        </w:tc>
      </w:tr>
      <w:tr w:rsidR="00B0615B" w:rsidRPr="00B0615B" w14:paraId="0794BB68"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A4E297E" w14:textId="31DE7144"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previousEra</w:t>
            </w:r>
          </w:p>
        </w:tc>
        <w:tc>
          <w:tcPr>
            <w:tcW w:w="1843" w:type="dxa"/>
          </w:tcPr>
          <w:p w14:paraId="239ABA64" w14:textId="44F83167" w:rsidR="00B0615B" w:rsidRPr="00B0615B" w:rsidRDefault="00B0615B"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01ED4C4C" w14:textId="74698C66" w:rsidR="00B0615B" w:rsidRPr="00B0615B"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 xml:space="preserve">Preceding era </w:t>
            </w:r>
          </w:p>
        </w:tc>
      </w:tr>
      <w:tr w:rsidR="00B0615B" w:rsidRPr="00B0615B" w14:paraId="32EFBACF" w14:textId="77777777" w:rsidTr="00935ECA">
        <w:tc>
          <w:tcPr>
            <w:cnfStyle w:val="001000000000" w:firstRow="0" w:lastRow="0" w:firstColumn="1" w:lastColumn="0" w:oddVBand="0" w:evenVBand="0" w:oddHBand="0" w:evenHBand="0" w:firstRowFirstColumn="0" w:firstRowLastColumn="0" w:lastRowFirstColumn="0" w:lastRowLastColumn="0"/>
            <w:tcW w:w="2376" w:type="dxa"/>
          </w:tcPr>
          <w:p w14:paraId="6FE6364F" w14:textId="3DABFDEB" w:rsidR="00B0615B" w:rsidRPr="00B0615B" w:rsidRDefault="00B0615B"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nextEra</w:t>
            </w:r>
          </w:p>
        </w:tc>
        <w:tc>
          <w:tcPr>
            <w:tcW w:w="1843" w:type="dxa"/>
          </w:tcPr>
          <w:p w14:paraId="6DBE6801" w14:textId="008C23F9" w:rsidR="00B0615B" w:rsidRPr="00B0615B" w:rsidRDefault="00B0615B"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TimeOrdinalEra</w:t>
            </w:r>
          </w:p>
        </w:tc>
        <w:tc>
          <w:tcPr>
            <w:tcW w:w="5516" w:type="dxa"/>
          </w:tcPr>
          <w:p w14:paraId="3CA8CDE6" w14:textId="72EE2556" w:rsidR="00B0615B" w:rsidRPr="00B0615B" w:rsidRDefault="00935ECA" w:rsidP="00B0615B">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Succeeding era</w:t>
            </w:r>
          </w:p>
        </w:tc>
      </w:tr>
      <w:tr w:rsidR="00935ECA" w:rsidRPr="00B0615B" w14:paraId="251426C5"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07264F60" w14:textId="11200DDD" w:rsidR="00935ECA" w:rsidRDefault="00935ECA" w:rsidP="00B0615B">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observationalBasis</w:t>
            </w:r>
          </w:p>
        </w:tc>
        <w:tc>
          <w:tcPr>
            <w:tcW w:w="1843" w:type="dxa"/>
          </w:tcPr>
          <w:p w14:paraId="63BFDC61" w14:textId="15C096E7" w:rsidR="00935ECA"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OM_Observation</w:t>
            </w:r>
          </w:p>
        </w:tc>
        <w:tc>
          <w:tcPr>
            <w:tcW w:w="5516" w:type="dxa"/>
          </w:tcPr>
          <w:p w14:paraId="52767285" w14:textId="0AFF4C36" w:rsidR="00935ECA" w:rsidRPr="00B0615B" w:rsidRDefault="00935ECA" w:rsidP="00B0615B">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Observation supporting the existence of the boundary (geochronology, paleontology, etc.)</w:t>
            </w:r>
          </w:p>
        </w:tc>
      </w:tr>
    </w:tbl>
    <w:p w14:paraId="79FEB5B4" w14:textId="77777777" w:rsidR="00B0615B" w:rsidRDefault="00B0615B" w:rsidP="00821F1F"/>
    <w:p w14:paraId="4F046F66" w14:textId="58C4DB99" w:rsidR="00B0615B" w:rsidRDefault="00935ECA" w:rsidP="00935ECA">
      <w:pPr>
        <w:pStyle w:val="Titre3"/>
      </w:pPr>
      <w:r>
        <w:t>Time scale</w:t>
      </w:r>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77777777" w:rsidR="00935ECA" w:rsidRDefault="00935ECA" w:rsidP="00935ECA">
      <w:pPr>
        <w:keepNext/>
      </w:pPr>
      <w:r>
        <w:rPr>
          <w:noProof/>
          <w:lang w:val="en-CA" w:eastAsia="en-CA"/>
        </w:rPr>
        <w:lastRenderedPageBreak/>
        <w:drawing>
          <wp:inline distT="0" distB="0" distL="0" distR="0" wp14:anchorId="55246FA6" wp14:editId="4BBD0240">
            <wp:extent cx="5486400" cy="4816542"/>
            <wp:effectExtent l="0" t="0" r="0" b="317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16542"/>
                    </a:xfrm>
                    <a:prstGeom prst="rect">
                      <a:avLst/>
                    </a:prstGeom>
                    <a:noFill/>
                    <a:ln>
                      <a:noFill/>
                    </a:ln>
                  </pic:spPr>
                </pic:pic>
              </a:graphicData>
            </a:graphic>
          </wp:inline>
        </w:drawing>
      </w:r>
    </w:p>
    <w:p w14:paraId="4CABE6E0" w14:textId="032071B4" w:rsidR="00935ECA" w:rsidRDefault="00935ECA" w:rsidP="00935ECA">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58</w:t>
      </w:r>
      <w:r w:rsidR="00676158">
        <w:rPr>
          <w:noProof/>
        </w:rPr>
        <w:fldChar w:fldCharType="end"/>
      </w:r>
      <w:r>
        <w:t>: Time scale</w:t>
      </w:r>
    </w:p>
    <w:p w14:paraId="79C4F28B" w14:textId="77777777" w:rsidR="00935ECA" w:rsidRDefault="00935ECA" w:rsidP="00821F1F"/>
    <w:p w14:paraId="1263EAD3" w14:textId="56E2DACD" w:rsidR="00B42641" w:rsidRDefault="00B42641" w:rsidP="00B42641">
      <w:pPr>
        <w:pStyle w:val="Titre4"/>
      </w:pPr>
      <w:r>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77777777" w:rsidR="00935ECA" w:rsidRDefault="00935ECA" w:rsidP="00935ECA">
      <w:r>
        <w:t xml:space="preserve">The association of an era with a stratotype is optional.  In the GSSP approach recommended by ICS for the Global Geologic Timescale, Unit Stratotypes are not used. </w:t>
      </w:r>
    </w:p>
    <w:p w14:paraId="412952CB" w14:textId="77777777" w:rsidR="00935ECA" w:rsidRDefault="00935ECA" w:rsidP="00935ECA">
      <w:r>
        <w:lastRenderedPageBreak/>
        <w:t xml:space="preserve">Rather, the association of an Era with geologic units and sections is indirect, via the association of an era with Boundaries, which are in turn tied to Stratotype Points, which occur within host Stratotype Sections. </w:t>
      </w:r>
    </w:p>
    <w:p w14:paraId="4E87AFB3" w14:textId="77777777" w:rsidR="00606F7E" w:rsidRDefault="00935ECA" w:rsidP="00606F7E">
      <w:pPr>
        <w:keepNext/>
      </w:pPr>
      <w:r>
        <w:rPr>
          <w:noProof/>
          <w:lang w:val="en-CA" w:eastAsia="en-CA"/>
        </w:rPr>
        <w:drawing>
          <wp:inline distT="0" distB="0" distL="0" distR="0" wp14:anchorId="385F7099" wp14:editId="15E7F780">
            <wp:extent cx="5486400" cy="4969635"/>
            <wp:effectExtent l="0" t="0" r="0" b="2540"/>
            <wp:docPr id="459" name="Picture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486400" cy="4969635"/>
                    </a:xfrm>
                    <a:prstGeom prst="rect">
                      <a:avLst/>
                    </a:prstGeom>
                    <a:noFill/>
                    <a:ln>
                      <a:noFill/>
                    </a:ln>
                  </pic:spPr>
                </pic:pic>
              </a:graphicData>
            </a:graphic>
          </wp:inline>
        </w:drawing>
      </w:r>
    </w:p>
    <w:p w14:paraId="21B3C114" w14:textId="60315A93" w:rsidR="00935ECA" w:rsidRDefault="00606F7E" w:rsidP="00606F7E">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59</w:t>
      </w:r>
      <w:r w:rsidR="00676158">
        <w:rPr>
          <w:noProof/>
        </w:rPr>
        <w:fldChar w:fldCharType="end"/>
      </w:r>
      <w:r>
        <w:t xml:space="preserve"> : GeochronologicEra</w:t>
      </w:r>
    </w:p>
    <w:p w14:paraId="5E62F251" w14:textId="4388F824" w:rsidR="00935ECA" w:rsidRPr="00935ECA" w:rsidRDefault="00935ECA" w:rsidP="00935ECA">
      <w:pPr>
        <w:autoSpaceDE w:val="0"/>
        <w:autoSpaceDN w:val="0"/>
        <w:adjustRightInd w:val="0"/>
        <w:spacing w:after="0"/>
        <w:rPr>
          <w:color w:val="000000"/>
          <w:sz w:val="20"/>
          <w:szCs w:val="20"/>
          <w:lang w:val="en-CA"/>
        </w:rPr>
      </w:pPr>
      <w:bookmarkStart w:id="524" w:name="BKM_87E807D4_B547_4527_95DA_3886362CC5FC"/>
      <w:bookmarkEnd w:id="524"/>
    </w:p>
    <w:tbl>
      <w:tblPr>
        <w:tblStyle w:val="Ombrageclair"/>
        <w:tblW w:w="9735" w:type="dxa"/>
        <w:tblLayout w:type="fixed"/>
        <w:tblLook w:val="04A0" w:firstRow="1" w:lastRow="0" w:firstColumn="1" w:lastColumn="0" w:noHBand="0" w:noVBand="1"/>
      </w:tblPr>
      <w:tblGrid>
        <w:gridCol w:w="1668"/>
        <w:gridCol w:w="2551"/>
        <w:gridCol w:w="5516"/>
      </w:tblGrid>
      <w:tr w:rsidR="00935ECA" w:rsidRPr="00935ECA" w14:paraId="3324233B" w14:textId="77777777" w:rsidTr="00935E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4F6FA3A"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bookmarkStart w:id="525" w:name="BKM_84F1004A_AA50_459B_B70A_65E13CA8B294"/>
            <w:bookmarkEnd w:id="525"/>
            <w:r w:rsidRPr="00935ECA">
              <w:rPr>
                <w:rFonts w:asciiTheme="minorHAnsi" w:hAnsiTheme="minorHAnsi"/>
                <w:color w:val="000000"/>
                <w:sz w:val="20"/>
                <w:szCs w:val="20"/>
                <w:lang w:val="en-CA"/>
              </w:rPr>
              <w:t>Name</w:t>
            </w:r>
          </w:p>
        </w:tc>
        <w:tc>
          <w:tcPr>
            <w:tcW w:w="2551" w:type="dxa"/>
          </w:tcPr>
          <w:p w14:paraId="61EA2CA7"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6FBFFB9A" w14:textId="77777777" w:rsidR="00935ECA" w:rsidRPr="00935ECA" w:rsidRDefault="00935ECA" w:rsidP="00935ECA">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935ECA" w:rsidRPr="00935ECA" w14:paraId="2D878869" w14:textId="77777777" w:rsidTr="00935E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C6851A6" w14:textId="77777777" w:rsidR="00935ECA" w:rsidRPr="00935ECA" w:rsidRDefault="00935ECA" w:rsidP="00935ECA">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rank</w:t>
            </w:r>
          </w:p>
        </w:tc>
        <w:tc>
          <w:tcPr>
            <w:tcW w:w="2551" w:type="dxa"/>
          </w:tcPr>
          <w:p w14:paraId="1910FE29"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GeochronologicEraRank</w:t>
            </w:r>
          </w:p>
        </w:tc>
        <w:tc>
          <w:tcPr>
            <w:tcW w:w="5516" w:type="dxa"/>
          </w:tcPr>
          <w:p w14:paraId="3BF32ED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A term from a controlled vocabulary describing the rank of the time period (eg, eon, era, period, stage)</w:t>
            </w:r>
          </w:p>
          <w:p w14:paraId="7B5957BB" w14:textId="77777777" w:rsidR="00935ECA" w:rsidRPr="00935ECA" w:rsidRDefault="00935ECA" w:rsidP="00935ECA">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p>
        </w:tc>
      </w:tr>
      <w:tr w:rsidR="00935ECA" w:rsidRPr="00935ECA" w14:paraId="2B541BD3" w14:textId="77777777" w:rsidTr="00935ECA">
        <w:tc>
          <w:tcPr>
            <w:cnfStyle w:val="001000000000" w:firstRow="0" w:lastRow="0" w:firstColumn="1" w:lastColumn="0" w:oddVBand="0" w:evenVBand="0" w:oddHBand="0" w:evenHBand="0" w:firstRowFirstColumn="0" w:firstRowLastColumn="0" w:lastRowFirstColumn="0" w:lastRowLastColumn="0"/>
            <w:tcW w:w="1668" w:type="dxa"/>
          </w:tcPr>
          <w:p w14:paraId="2A335E96" w14:textId="66BDAA40" w:rsidR="00935ECA" w:rsidRPr="00935ECA" w:rsidRDefault="00C343CA" w:rsidP="00935ECA">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w:t>
            </w:r>
            <w:r w:rsidR="00935ECA">
              <w:rPr>
                <w:rFonts w:asciiTheme="minorHAnsi" w:hAnsiTheme="minorHAnsi"/>
                <w:color w:val="000000"/>
                <w:sz w:val="20"/>
                <w:szCs w:val="20"/>
                <w:lang w:val="en-CA"/>
              </w:rPr>
              <w:t>tratotype</w:t>
            </w:r>
          </w:p>
        </w:tc>
        <w:tc>
          <w:tcPr>
            <w:tcW w:w="2551" w:type="dxa"/>
          </w:tcPr>
          <w:p w14:paraId="0FC06BCC" w14:textId="1D736C96" w:rsidR="00935ECA" w:rsidRPr="00935ECA" w:rsidRDefault="00935ECA" w:rsidP="00935E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StratigraphicSection</w:t>
            </w:r>
          </w:p>
        </w:tc>
        <w:tc>
          <w:tcPr>
            <w:tcW w:w="5516" w:type="dxa"/>
          </w:tcPr>
          <w:p w14:paraId="63F439A3" w14:textId="40E475C1" w:rsidR="00935ECA" w:rsidRPr="00935ECA" w:rsidRDefault="00C343CA" w:rsidP="00C343CA">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Type section</w:t>
            </w:r>
            <w:r w:rsidRPr="00C343CA">
              <w:rPr>
                <w:rFonts w:asciiTheme="minorHAnsi" w:hAnsiTheme="minorHAnsi"/>
                <w:color w:val="000000"/>
                <w:sz w:val="20"/>
                <w:szCs w:val="20"/>
                <w:lang w:val="en-CA"/>
              </w:rPr>
              <w:t xml:space="preserve"> that names the physical location or outcrop of a particular reference exposure of a stratigraphic sequenc</w:t>
            </w:r>
            <w:r>
              <w:rPr>
                <w:rFonts w:asciiTheme="minorHAnsi" w:hAnsiTheme="minorHAnsi"/>
                <w:color w:val="000000"/>
                <w:sz w:val="20"/>
                <w:szCs w:val="20"/>
                <w:lang w:val="en-CA"/>
              </w:rPr>
              <w:t xml:space="preserve">e or stratigraphic boundary. </w:t>
            </w:r>
            <w:r w:rsidRPr="00C343CA">
              <w:rPr>
                <w:rFonts w:asciiTheme="minorHAnsi" w:hAnsiTheme="minorHAnsi"/>
                <w:color w:val="000000"/>
                <w:sz w:val="20"/>
                <w:szCs w:val="20"/>
                <w:lang w:val="en-CA"/>
              </w:rPr>
              <w:t xml:space="preserve">A unit stratotype is the agreed reference point for a particular stratigraphic unit and a boundary stratotype the reference for a particular </w:t>
            </w:r>
            <w:r>
              <w:rPr>
                <w:rFonts w:asciiTheme="minorHAnsi" w:hAnsiTheme="minorHAnsi"/>
                <w:color w:val="000000"/>
                <w:sz w:val="20"/>
                <w:szCs w:val="20"/>
                <w:lang w:val="en-CA"/>
              </w:rPr>
              <w:t>boundary between strata (Wikipedia)</w:t>
            </w:r>
          </w:p>
        </w:tc>
      </w:tr>
    </w:tbl>
    <w:p w14:paraId="5E05DB1D" w14:textId="77777777" w:rsidR="00935ECA" w:rsidRDefault="00935ECA" w:rsidP="00821F1F"/>
    <w:p w14:paraId="3A6EE748" w14:textId="43E01A96" w:rsidR="00935ECA" w:rsidRDefault="00606F7E" w:rsidP="00606F7E">
      <w:pPr>
        <w:pStyle w:val="Titre4"/>
      </w:pPr>
      <w:r>
        <w:lastRenderedPageBreak/>
        <w:t>GeochronologicBoundary</w:t>
      </w:r>
    </w:p>
    <w:p w14:paraId="606CAAC4" w14:textId="77777777" w:rsidR="00606F7E" w:rsidRDefault="00606F7E" w:rsidP="00821F1F"/>
    <w:p w14:paraId="453A51FA" w14:textId="6226972A" w:rsidR="00606F7E" w:rsidRDefault="00606F7E" w:rsidP="00821F1F">
      <w:r w:rsidRPr="00606F7E">
        <w:t>A boundary between two geochronologic time periods</w:t>
      </w:r>
    </w:p>
    <w:p w14:paraId="7D8220B0" w14:textId="77777777" w:rsidR="00606F7E" w:rsidRDefault="00606F7E" w:rsidP="00821F1F"/>
    <w:p w14:paraId="5A63EE19" w14:textId="77777777" w:rsidR="00C343CA" w:rsidRDefault="00C343CA" w:rsidP="00C343CA">
      <w:pPr>
        <w:keepNext/>
      </w:pPr>
      <w:r>
        <w:rPr>
          <w:noProof/>
          <w:lang w:val="en-CA" w:eastAsia="en-CA"/>
        </w:rPr>
        <w:drawing>
          <wp:inline distT="0" distB="0" distL="0" distR="0" wp14:anchorId="457BF0B7" wp14:editId="155BC8D5">
            <wp:extent cx="5486400" cy="5998309"/>
            <wp:effectExtent l="0" t="0" r="0" b="254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486400" cy="5998309"/>
                    </a:xfrm>
                    <a:prstGeom prst="rect">
                      <a:avLst/>
                    </a:prstGeom>
                    <a:noFill/>
                    <a:ln>
                      <a:noFill/>
                    </a:ln>
                  </pic:spPr>
                </pic:pic>
              </a:graphicData>
            </a:graphic>
          </wp:inline>
        </w:drawing>
      </w:r>
    </w:p>
    <w:p w14:paraId="042CF880" w14:textId="06A551AF" w:rsidR="00606F7E" w:rsidRDefault="00C343CA" w:rsidP="00C343CA">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60</w:t>
      </w:r>
      <w:r w:rsidR="00676158">
        <w:rPr>
          <w:noProof/>
        </w:rPr>
        <w:fldChar w:fldCharType="end"/>
      </w:r>
      <w:r>
        <w:t>: GeochronologyBoundary</w:t>
      </w:r>
    </w:p>
    <w:tbl>
      <w:tblPr>
        <w:tblStyle w:val="Ombrageclair"/>
        <w:tblW w:w="9735" w:type="dxa"/>
        <w:tblLayout w:type="fixed"/>
        <w:tblLook w:val="04A0" w:firstRow="1" w:lastRow="0" w:firstColumn="1" w:lastColumn="0" w:noHBand="0" w:noVBand="1"/>
      </w:tblPr>
      <w:tblGrid>
        <w:gridCol w:w="1668"/>
        <w:gridCol w:w="2551"/>
        <w:gridCol w:w="5516"/>
      </w:tblGrid>
      <w:tr w:rsidR="00C343CA" w:rsidRPr="00935ECA" w14:paraId="460535C7" w14:textId="77777777" w:rsidTr="00CA3A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1A84E1C1" w14:textId="77777777"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551" w:type="dxa"/>
          </w:tcPr>
          <w:p w14:paraId="76D55D09"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725F1DC0" w14:textId="77777777" w:rsidR="00C343CA" w:rsidRPr="00935ECA" w:rsidRDefault="00C343CA" w:rsidP="00CA3AC5">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C343CA" w:rsidRPr="00935ECA" w14:paraId="003F9815" w14:textId="77777777" w:rsidTr="00CA3AC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68" w:type="dxa"/>
          </w:tcPr>
          <w:p w14:paraId="046C0D29" w14:textId="589EF9ED" w:rsidR="00C343CA" w:rsidRPr="00935ECA" w:rsidRDefault="00C343CA" w:rsidP="00CA3AC5">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stratotype</w:t>
            </w:r>
          </w:p>
        </w:tc>
        <w:tc>
          <w:tcPr>
            <w:tcW w:w="2551" w:type="dxa"/>
          </w:tcPr>
          <w:p w14:paraId="40419D49" w14:textId="52333ACF" w:rsidR="00C343CA" w:rsidRPr="00935ECA" w:rsidRDefault="00C343CA" w:rsidP="00B42641">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w:t>
            </w:r>
            <w:r w:rsidR="00B42641">
              <w:rPr>
                <w:rFonts w:asciiTheme="minorHAnsi" w:hAnsiTheme="minorHAnsi"/>
                <w:color w:val="000000"/>
                <w:sz w:val="20"/>
                <w:szCs w:val="20"/>
                <w:lang w:val="en-CA"/>
              </w:rPr>
              <w:t>Point</w:t>
            </w:r>
          </w:p>
        </w:tc>
        <w:tc>
          <w:tcPr>
            <w:tcW w:w="5516" w:type="dxa"/>
          </w:tcPr>
          <w:p w14:paraId="303BC69F" w14:textId="77777777" w:rsidR="00C343CA" w:rsidRPr="00935ECA" w:rsidRDefault="00C343CA" w:rsidP="00CA3AC5">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 xml:space="preserve">Several StratigraphicPoints may be associated with a boundary, but only one may have GSSP ratified status. The others are </w:t>
            </w:r>
            <w:r w:rsidRPr="00935ECA">
              <w:rPr>
                <w:rFonts w:asciiTheme="minorHAnsi" w:hAnsiTheme="minorHAnsi"/>
                <w:color w:val="000000"/>
                <w:sz w:val="20"/>
                <w:szCs w:val="20"/>
                <w:lang w:val="en-CA"/>
              </w:rPr>
              <w:lastRenderedPageBreak/>
              <w:t>proposed equivalent.</w:t>
            </w:r>
          </w:p>
        </w:tc>
      </w:tr>
    </w:tbl>
    <w:p w14:paraId="0F3B64B1" w14:textId="77777777" w:rsidR="00C343CA" w:rsidRDefault="00C343CA"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212C21A4" w:rsidR="00B42641" w:rsidRDefault="00B42641" w:rsidP="00C343CA">
      <w:r w:rsidRPr="00B42641">
        <w:t>Used for pre-Ediacaran and Pleistocene / Holocene boundaries in the standard timescale</w:t>
      </w:r>
      <w:r>
        <w:t xml:space="preserve"> (where boundaries are not defined by a material reference but a numerical value).</w:t>
      </w:r>
    </w:p>
    <w:p w14:paraId="701A1A7D" w14:textId="770CB850" w:rsidR="00B42641" w:rsidRDefault="00B42641" w:rsidP="00C343CA">
      <w:r>
        <w:rPr>
          <w:noProof/>
          <w:lang w:val="en-CA" w:eastAsia="en-CA"/>
        </w:rPr>
        <w:drawing>
          <wp:inline distT="0" distB="0" distL="0" distR="0" wp14:anchorId="7C5DFE02" wp14:editId="09254D22">
            <wp:extent cx="3554095" cy="4140835"/>
            <wp:effectExtent l="0" t="0" r="8255" b="0"/>
            <wp:docPr id="461" name="Imag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554095" cy="4140835"/>
                    </a:xfrm>
                    <a:prstGeom prst="rect">
                      <a:avLst/>
                    </a:prstGeom>
                    <a:noFill/>
                    <a:ln>
                      <a:noFill/>
                    </a:ln>
                  </pic:spPr>
                </pic:pic>
              </a:graphicData>
            </a:graphic>
          </wp:inline>
        </w:drawing>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4705773A" w:rsidR="00B42641" w:rsidRDefault="00B42641" w:rsidP="00C343CA">
      <w:r w:rsidRPr="00B42641">
        <w:t>A standard numeric age point (a numeric analogue to a 'golden spike') applicable to the formal subdivision of the Precambrian, and perhaps the Pleistocene/Holocene boundary (Walshe, Gradstein and Ogg, 2004)</w:t>
      </w:r>
    </w:p>
    <w:p w14:paraId="38A758B3" w14:textId="77777777" w:rsidR="00B42641" w:rsidRDefault="00B42641" w:rsidP="00C343CA"/>
    <w:p w14:paraId="11C42997" w14:textId="0BEADEA6" w:rsidR="00B42641" w:rsidRDefault="00FE43AC" w:rsidP="00B42641">
      <w:pPr>
        <w:pStyle w:val="Titre3"/>
      </w:pPr>
      <w:r>
        <w:lastRenderedPageBreak/>
        <w:t>Geologic time</w:t>
      </w:r>
      <w:r w:rsidR="00B42641">
        <w:t xml:space="preserve"> vocabularies</w:t>
      </w:r>
    </w:p>
    <w:p w14:paraId="0B7CFA5A" w14:textId="77777777" w:rsidR="00FE43AC" w:rsidRDefault="00FE43AC" w:rsidP="00FE43AC"/>
    <w:p w14:paraId="294622AE" w14:textId="517D4F36" w:rsidR="00FE43AC" w:rsidRDefault="00FE43AC" w:rsidP="00FE43AC">
      <w:r>
        <w:t>Geologic time package had only one vocabulary</w:t>
      </w:r>
      <w:r w:rsidR="00634C52">
        <w:t xml:space="preserve"> (</w:t>
      </w:r>
      <w:r w:rsidR="00634C52">
        <w:fldChar w:fldCharType="begin"/>
      </w:r>
      <w:r w:rsidR="00634C52">
        <w:instrText xml:space="preserve"> REF _Ref433005219 \h </w:instrText>
      </w:r>
      <w:r w:rsidR="00634C52">
        <w:fldChar w:fldCharType="separate"/>
      </w:r>
      <w:r w:rsidR="00634C52">
        <w:t xml:space="preserve">Table </w:t>
      </w:r>
      <w:r w:rsidR="00634C52">
        <w:rPr>
          <w:noProof/>
        </w:rPr>
        <w:t>16</w:t>
      </w:r>
      <w:r w:rsidR="00634C52">
        <w:fldChar w:fldCharType="end"/>
      </w:r>
      <w:r w:rsidR="00634C52">
        <w:t>)</w:t>
      </w:r>
      <w:r>
        <w:t>.</w:t>
      </w:r>
    </w:p>
    <w:p w14:paraId="549D1547" w14:textId="77777777" w:rsidR="00FE43AC" w:rsidRPr="00FE43AC" w:rsidRDefault="00FE43AC" w:rsidP="00FE43AC"/>
    <w:p w14:paraId="034AE013" w14:textId="62DCD07D" w:rsidR="00634C52" w:rsidRDefault="00634C52" w:rsidP="00634C52">
      <w:pPr>
        <w:pStyle w:val="Lgende"/>
        <w:keepNext/>
      </w:pPr>
      <w:bookmarkStart w:id="526" w:name="_Ref433005219"/>
      <w:r>
        <w:t xml:space="preserve">Table </w:t>
      </w:r>
      <w:r w:rsidR="00676158">
        <w:fldChar w:fldCharType="begin"/>
      </w:r>
      <w:r w:rsidR="00676158">
        <w:instrText xml:space="preserve"> SEQ Table \* ARABIC </w:instrText>
      </w:r>
      <w:r w:rsidR="00676158">
        <w:fldChar w:fldCharType="separate"/>
      </w:r>
      <w:r w:rsidR="00C80D4B">
        <w:rPr>
          <w:noProof/>
        </w:rPr>
        <w:t>16</w:t>
      </w:r>
      <w:r w:rsidR="00676158">
        <w:rPr>
          <w:noProof/>
        </w:rPr>
        <w:fldChar w:fldCharType="end"/>
      </w:r>
      <w:bookmarkEnd w:id="526"/>
      <w:r>
        <w:t>: Geologic time vocabulary</w:t>
      </w:r>
    </w:p>
    <w:tbl>
      <w:tblPr>
        <w:tblStyle w:val="Ombrageclair"/>
        <w:tblW w:w="0" w:type="auto"/>
        <w:tblLook w:val="04A0" w:firstRow="1" w:lastRow="0" w:firstColumn="1" w:lastColumn="0" w:noHBand="0" w:noVBand="1"/>
      </w:tblPr>
      <w:tblGrid>
        <w:gridCol w:w="2660"/>
        <w:gridCol w:w="6196"/>
      </w:tblGrid>
      <w:tr w:rsidR="00FE43AC" w:rsidRPr="00FE43AC" w14:paraId="58DE9AFE" w14:textId="77777777" w:rsidTr="00FE43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4C6C4B8A" w14:textId="77777777" w:rsidR="00FE43AC" w:rsidRPr="00FE43AC" w:rsidRDefault="00FE43AC" w:rsidP="00775DD7">
            <w:pPr>
              <w:rPr>
                <w:rFonts w:asciiTheme="minorHAnsi" w:hAnsiTheme="minorHAnsi"/>
              </w:rPr>
            </w:pPr>
            <w:r w:rsidRPr="00FE43AC">
              <w:rPr>
                <w:rFonts w:asciiTheme="minorHAnsi" w:hAnsiTheme="minorHAnsi"/>
              </w:rPr>
              <w:t>Vocabulary</w:t>
            </w:r>
          </w:p>
        </w:tc>
        <w:tc>
          <w:tcPr>
            <w:tcW w:w="6196" w:type="dxa"/>
          </w:tcPr>
          <w:p w14:paraId="719AC0AD" w14:textId="77777777" w:rsidR="00FE43AC" w:rsidRPr="00FE43AC" w:rsidRDefault="00FE43AC"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FE43AC" w:rsidRPr="00FE43AC" w14:paraId="2C9843FD" w14:textId="77777777" w:rsidTr="00FE43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EECDC8F" w14:textId="3660D708" w:rsidR="00FE43AC" w:rsidRPr="00FE43AC" w:rsidRDefault="00FE43AC" w:rsidP="00775DD7">
            <w:pPr>
              <w:rPr>
                <w:rFonts w:asciiTheme="minorHAnsi" w:hAnsiTheme="minorHAnsi"/>
              </w:rPr>
            </w:pPr>
            <w:r w:rsidRPr="00FE43AC">
              <w:rPr>
                <w:rFonts w:asciiTheme="minorHAnsi" w:hAnsiTheme="minorHAnsi"/>
              </w:rPr>
              <w:t>GeochronologicEraRank</w:t>
            </w:r>
          </w:p>
        </w:tc>
        <w:tc>
          <w:tcPr>
            <w:tcW w:w="6196" w:type="dxa"/>
          </w:tcPr>
          <w:p w14:paraId="7C663BAD"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FE43AC" w:rsidRDefault="00FE43AC" w:rsidP="00FE43AC">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For example:</w:t>
            </w:r>
          </w:p>
          <w:p w14:paraId="5BB2EEF5"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eon</w:t>
            </w:r>
          </w:p>
          <w:p w14:paraId="7A862556"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era</w:t>
            </w:r>
          </w:p>
          <w:p w14:paraId="07534982"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period</w:t>
            </w:r>
          </w:p>
          <w:p w14:paraId="2137BE0B" w14:textId="77777777"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epoch</w:t>
            </w:r>
          </w:p>
          <w:p w14:paraId="0FD6556F" w14:textId="72828036" w:rsidR="00FE43AC" w:rsidRPr="00FE43AC" w:rsidRDefault="00FE43AC" w:rsidP="00FE43AC">
            <w:pPr>
              <w:pStyle w:val="Paragraphedeliste"/>
              <w:numPr>
                <w:ilvl w:val="0"/>
                <w:numId w:val="18"/>
              </w:num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FE43AC">
              <w:rPr>
                <w:rFonts w:asciiTheme="minorHAnsi" w:hAnsiTheme="minorHAnsi"/>
                <w:lang w:val="en-CA"/>
              </w:rPr>
              <w:t>age</w:t>
            </w:r>
          </w:p>
        </w:tc>
      </w:tr>
    </w:tbl>
    <w:p w14:paraId="2D7C49AB" w14:textId="77777777" w:rsidR="00B42641" w:rsidRDefault="00B42641" w:rsidP="00C343CA"/>
    <w:p w14:paraId="7492A407" w14:textId="77777777" w:rsidR="00C343CA" w:rsidRPr="00C343CA" w:rsidRDefault="00C343CA" w:rsidP="00C343CA"/>
    <w:p w14:paraId="6E557592" w14:textId="77777777" w:rsidR="009B3BBD" w:rsidRDefault="009B3BBD" w:rsidP="009B3BBD">
      <w:pPr>
        <w:pStyle w:val="Titre2"/>
        <w:rPr>
          <w:lang w:val="en-CA"/>
        </w:rPr>
      </w:pPr>
      <w:r w:rsidRPr="00D12552">
        <w:rPr>
          <w:lang w:val="en-CA"/>
        </w:rPr>
        <w:t xml:space="preserve">GeoSciML </w:t>
      </w:r>
      <w:r>
        <w:rPr>
          <w:lang w:val="en-CA"/>
        </w:rPr>
        <w:t>Borehole</w:t>
      </w:r>
      <w:r w:rsidRPr="00D12552">
        <w:rPr>
          <w:lang w:val="en-CA"/>
        </w:rPr>
        <w:t xml:space="preserve"> Requirements Class</w:t>
      </w:r>
    </w:p>
    <w:p w14:paraId="55EC4296" w14:textId="77777777" w:rsidR="00611A7A" w:rsidRDefault="00611A7A" w:rsidP="00CD7325">
      <w:pPr>
        <w:rPr>
          <w:lang w:val="en-CA"/>
        </w:rPr>
      </w:pPr>
    </w:p>
    <w:p w14:paraId="5F8C507B" w14:textId="77777777" w:rsidR="00CD7325" w:rsidRDefault="00CD7325" w:rsidP="00CD7325">
      <w:pPr>
        <w:rPr>
          <w:lang w:val="en-CA"/>
        </w:rPr>
      </w:pPr>
      <w:r w:rsidRPr="00CD7325">
        <w:rPr>
          <w:lang w:val="en-CA"/>
        </w:rPr>
        <w:t>The GeoSciML Borehole package contains model elements for representing Boreholes. This is primarily through re-use o</w:t>
      </w:r>
      <w:r>
        <w:rPr>
          <w:lang w:val="en-CA"/>
        </w:rPr>
        <w:t xml:space="preserve">f standard components from the </w:t>
      </w:r>
      <w:r w:rsidRPr="00CD7325">
        <w:rPr>
          <w:lang w:val="en-CA"/>
        </w:rPr>
        <w:t>Observations and Measurements package</w:t>
      </w:r>
      <w:r>
        <w:rPr>
          <w:lang w:val="en-CA"/>
        </w:rPr>
        <w:t xml:space="preserve"> (ISO 19156)</w:t>
      </w:r>
      <w:r w:rsidRPr="00CD7325">
        <w:rPr>
          <w:lang w:val="en-CA"/>
        </w:rPr>
        <w:t>.</w:t>
      </w:r>
    </w:p>
    <w:p w14:paraId="733C5CE2" w14:textId="77777777" w:rsidR="000B1244" w:rsidRDefault="000B1244" w:rsidP="00CD7325">
      <w:pPr>
        <w:rPr>
          <w:lang w:val="en-CA"/>
        </w:rPr>
      </w:pPr>
    </w:p>
    <w:p w14:paraId="7457C781" w14:textId="77777777" w:rsidR="000B1244" w:rsidRDefault="000B1244" w:rsidP="000B1244">
      <w:pPr>
        <w:keepNext/>
      </w:pPr>
      <w:r>
        <w:rPr>
          <w:noProof/>
          <w:lang w:val="en-CA" w:eastAsia="en-CA"/>
        </w:rPr>
        <w:lastRenderedPageBreak/>
        <w:drawing>
          <wp:inline distT="0" distB="0" distL="0" distR="0" wp14:anchorId="36ED525D" wp14:editId="38F166CF">
            <wp:extent cx="5486400" cy="4021265"/>
            <wp:effectExtent l="0" t="0" r="0" b="0"/>
            <wp:docPr id="498" name="Image 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4021265"/>
                    </a:xfrm>
                    <a:prstGeom prst="rect">
                      <a:avLst/>
                    </a:prstGeom>
                    <a:noFill/>
                    <a:ln>
                      <a:noFill/>
                    </a:ln>
                  </pic:spPr>
                </pic:pic>
              </a:graphicData>
            </a:graphic>
          </wp:inline>
        </w:drawing>
      </w:r>
    </w:p>
    <w:p w14:paraId="6DC4376B" w14:textId="0F94EA30" w:rsidR="000B1244" w:rsidRDefault="000B1244" w:rsidP="000B1244">
      <w:pPr>
        <w:pStyle w:val="Lgende"/>
        <w:rPr>
          <w:lang w:val="en-CA"/>
        </w:rPr>
      </w:pPr>
      <w:r>
        <w:t xml:space="preserve">Figure </w:t>
      </w:r>
      <w:r w:rsidR="00676158">
        <w:fldChar w:fldCharType="begin"/>
      </w:r>
      <w:r w:rsidR="00676158">
        <w:instrText xml:space="preserve"> SEQ Figure \* AR</w:instrText>
      </w:r>
      <w:r w:rsidR="00676158">
        <w:instrText xml:space="preserve">ABIC </w:instrText>
      </w:r>
      <w:r w:rsidR="00676158">
        <w:fldChar w:fldCharType="separate"/>
      </w:r>
      <w:r w:rsidR="00090DCF">
        <w:rPr>
          <w:noProof/>
        </w:rPr>
        <w:t>61</w:t>
      </w:r>
      <w:r w:rsidR="00676158">
        <w:rPr>
          <w:noProof/>
        </w:rPr>
        <w:fldChar w:fldCharType="end"/>
      </w:r>
      <w:r>
        <w:t>: Borehole dependency diagram</w:t>
      </w:r>
    </w:p>
    <w:p w14:paraId="1B8F04AD" w14:textId="77777777" w:rsidR="000B1244" w:rsidRDefault="000B1244" w:rsidP="00CD7325">
      <w:pPr>
        <w:rPr>
          <w:lang w:val="en-CA"/>
        </w:rPr>
      </w:pPr>
    </w:p>
    <w:p w14:paraId="58B31D9D" w14:textId="77777777" w:rsidR="000B1244" w:rsidRDefault="000B1244"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153AB83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A7C14E7"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7E60C154"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8BAB93B"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3BB6D6E0" w14:textId="77777777" w:rsidTr="006A7DD0">
        <w:tc>
          <w:tcPr>
            <w:tcW w:w="1809" w:type="dxa"/>
            <w:tcBorders>
              <w:top w:val="single" w:sz="12" w:space="0" w:color="auto"/>
              <w:left w:val="single" w:sz="12" w:space="0" w:color="auto"/>
              <w:bottom w:val="single" w:sz="4" w:space="0" w:color="auto"/>
              <w:right w:val="single" w:sz="4" w:space="0" w:color="auto"/>
            </w:tcBorders>
          </w:tcPr>
          <w:p w14:paraId="60E5BCD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88B1BD0"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286B304E" w14:textId="77777777" w:rsidTr="006A7DD0">
        <w:tc>
          <w:tcPr>
            <w:tcW w:w="1809" w:type="dxa"/>
            <w:tcBorders>
              <w:top w:val="single" w:sz="4" w:space="0" w:color="auto"/>
              <w:left w:val="single" w:sz="12" w:space="0" w:color="auto"/>
              <w:bottom w:val="single" w:sz="4" w:space="0" w:color="auto"/>
              <w:right w:val="single" w:sz="4" w:space="0" w:color="auto"/>
            </w:tcBorders>
          </w:tcPr>
          <w:p w14:paraId="705E20D2"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61E0323" w14:textId="03B6A645" w:rsidR="002A58E0" w:rsidRPr="00D12552" w:rsidRDefault="000B1244"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2A58E0" w:rsidRPr="00D12552" w14:paraId="58713B66" w14:textId="77777777" w:rsidTr="006A7DD0">
        <w:tc>
          <w:tcPr>
            <w:tcW w:w="1809" w:type="dxa"/>
            <w:tcBorders>
              <w:top w:val="single" w:sz="4" w:space="0" w:color="auto"/>
              <w:left w:val="single" w:sz="12" w:space="0" w:color="auto"/>
              <w:bottom w:val="single" w:sz="4" w:space="0" w:color="auto"/>
              <w:right w:val="single" w:sz="4" w:space="0" w:color="auto"/>
            </w:tcBorders>
          </w:tcPr>
          <w:p w14:paraId="3328EAF7"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3CADC46" w14:textId="77777777" w:rsidR="002A58E0" w:rsidRPr="00D12552" w:rsidRDefault="002A58E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Observation and Measurement</w:t>
            </w:r>
          </w:p>
        </w:tc>
      </w:tr>
      <w:tr w:rsidR="000B1244" w:rsidRPr="00D12552" w14:paraId="01F06411" w14:textId="77777777" w:rsidTr="006A7DD0">
        <w:tc>
          <w:tcPr>
            <w:tcW w:w="1809" w:type="dxa"/>
            <w:tcBorders>
              <w:top w:val="single" w:sz="4" w:space="0" w:color="auto"/>
              <w:left w:val="single" w:sz="12" w:space="0" w:color="auto"/>
              <w:bottom w:val="single" w:sz="4" w:space="0" w:color="auto"/>
              <w:right w:val="single" w:sz="4" w:space="0" w:color="auto"/>
            </w:tcBorders>
          </w:tcPr>
          <w:p w14:paraId="3B5A7490" w14:textId="36B49146"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8369B4C" w14:textId="57A1D8BF"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Conceptual Schema Language ISO19105</w:t>
            </w:r>
          </w:p>
        </w:tc>
      </w:tr>
      <w:tr w:rsidR="000B1244" w:rsidRPr="00D12552" w14:paraId="02B60B7D" w14:textId="77777777" w:rsidTr="006A7DD0">
        <w:tc>
          <w:tcPr>
            <w:tcW w:w="1809" w:type="dxa"/>
            <w:tcBorders>
              <w:top w:val="single" w:sz="4" w:space="0" w:color="auto"/>
              <w:left w:val="single" w:sz="12" w:space="0" w:color="auto"/>
              <w:bottom w:val="single" w:sz="4" w:space="0" w:color="auto"/>
              <w:right w:val="single" w:sz="4" w:space="0" w:color="auto"/>
            </w:tcBorders>
          </w:tcPr>
          <w:p w14:paraId="7E3B8F27" w14:textId="4836017F" w:rsidR="000B1244" w:rsidRPr="00D12552" w:rsidRDefault="000B1244" w:rsidP="006A7DD0">
            <w:pPr>
              <w:spacing w:before="100" w:beforeAutospacing="1" w:after="100" w:afterAutospacing="1" w:line="230" w:lineRule="atLeast"/>
              <w:jc w:val="both"/>
              <w:rPr>
                <w:rFonts w:eastAsia="MS Mincho"/>
                <w:lang w:val="en-CA"/>
              </w:rPr>
            </w:pPr>
            <w:r w:rsidRPr="00D12552">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EFC71A" w14:textId="01B28A19"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Spatial Schema</w:t>
            </w:r>
          </w:p>
        </w:tc>
      </w:tr>
      <w:tr w:rsidR="000B1244" w:rsidRPr="00D12552" w14:paraId="065CD059" w14:textId="77777777" w:rsidTr="006A7DD0">
        <w:tc>
          <w:tcPr>
            <w:tcW w:w="1809" w:type="dxa"/>
            <w:tcBorders>
              <w:top w:val="single" w:sz="4" w:space="0" w:color="auto"/>
              <w:left w:val="single" w:sz="12" w:space="0" w:color="auto"/>
              <w:bottom w:val="single" w:sz="4" w:space="0" w:color="auto"/>
              <w:right w:val="single" w:sz="4" w:space="0" w:color="auto"/>
            </w:tcBorders>
          </w:tcPr>
          <w:p w14:paraId="579F0059" w14:textId="3037D1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9DD3592" w14:textId="686E7C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Metadata ISO19115</w:t>
            </w:r>
          </w:p>
        </w:tc>
      </w:tr>
      <w:tr w:rsidR="000B1244" w:rsidRPr="00D12552" w14:paraId="4506E930" w14:textId="77777777" w:rsidTr="006A7DD0">
        <w:tc>
          <w:tcPr>
            <w:tcW w:w="1809" w:type="dxa"/>
            <w:tcBorders>
              <w:top w:val="single" w:sz="4" w:space="0" w:color="auto"/>
              <w:left w:val="single" w:sz="12" w:space="0" w:color="auto"/>
              <w:bottom w:val="single" w:sz="4" w:space="0" w:color="auto"/>
              <w:right w:val="single" w:sz="4" w:space="0" w:color="auto"/>
            </w:tcBorders>
          </w:tcPr>
          <w:p w14:paraId="31B1A38D" w14:textId="0776108B"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C1B10" w14:textId="5765468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SWE Common 2.0</w:t>
            </w:r>
          </w:p>
        </w:tc>
      </w:tr>
      <w:tr w:rsidR="000B1244" w:rsidRPr="00D12552" w14:paraId="295B577B" w14:textId="77777777" w:rsidTr="006A7DD0">
        <w:tc>
          <w:tcPr>
            <w:tcW w:w="1809" w:type="dxa"/>
            <w:tcBorders>
              <w:top w:val="single" w:sz="4" w:space="0" w:color="auto"/>
              <w:left w:val="single" w:sz="12" w:space="0" w:color="auto"/>
              <w:bottom w:val="single" w:sz="4" w:space="0" w:color="auto"/>
              <w:right w:val="single" w:sz="4" w:space="0" w:color="auto"/>
            </w:tcBorders>
          </w:tcPr>
          <w:p w14:paraId="352CAF01" w14:textId="680A13DA" w:rsidR="000B1244" w:rsidRPr="00D12552" w:rsidRDefault="000B1244"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E4287AB" w14:textId="006D1863" w:rsidR="000B1244" w:rsidRDefault="000B1244"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Temporal Schema ISO19108</w:t>
            </w:r>
          </w:p>
        </w:tc>
      </w:tr>
    </w:tbl>
    <w:p w14:paraId="08A8B032" w14:textId="77777777" w:rsidR="002A58E0" w:rsidRDefault="002A58E0" w:rsidP="00CD7325">
      <w:pPr>
        <w:rPr>
          <w:lang w:val="en-CA"/>
        </w:rPr>
      </w:pPr>
    </w:p>
    <w:p w14:paraId="77D69A94" w14:textId="77777777" w:rsidR="00F46BB7" w:rsidRDefault="00F46BB7" w:rsidP="00F46BB7">
      <w:pPr>
        <w:keepNext/>
      </w:pPr>
      <w:r>
        <w:rPr>
          <w:noProof/>
          <w:lang w:val="en-CA" w:eastAsia="en-CA"/>
        </w:rPr>
        <w:lastRenderedPageBreak/>
        <w:drawing>
          <wp:inline distT="0" distB="0" distL="0" distR="0" wp14:anchorId="0473B146" wp14:editId="06BB722A">
            <wp:extent cx="5486400" cy="4252039"/>
            <wp:effectExtent l="0" t="0" r="0" b="0"/>
            <wp:docPr id="462" name="Imag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86400" cy="4252039"/>
                    </a:xfrm>
                    <a:prstGeom prst="rect">
                      <a:avLst/>
                    </a:prstGeom>
                    <a:noFill/>
                    <a:ln>
                      <a:noFill/>
                    </a:ln>
                  </pic:spPr>
                </pic:pic>
              </a:graphicData>
            </a:graphic>
          </wp:inline>
        </w:drawing>
      </w:r>
    </w:p>
    <w:p w14:paraId="799B4D2A" w14:textId="29D5A559" w:rsidR="00611A7A" w:rsidRDefault="00F46BB7" w:rsidP="00F46BB7">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62</w:t>
      </w:r>
      <w:r w:rsidR="00676158">
        <w:rPr>
          <w:noProof/>
        </w:rPr>
        <w:fldChar w:fldCharType="end"/>
      </w:r>
      <w:r>
        <w:t>: Borehole summary diagram</w:t>
      </w:r>
    </w:p>
    <w:p w14:paraId="23ADA6F7" w14:textId="77777777" w:rsidR="00F46BB7" w:rsidRDefault="00F46BB7" w:rsidP="00CD7325">
      <w:pPr>
        <w:rPr>
          <w:lang w:val="en-CA"/>
        </w:rPr>
      </w:pPr>
    </w:p>
    <w:p w14:paraId="63C357C5" w14:textId="55687718" w:rsidR="00611A7A" w:rsidRDefault="00F46BB7" w:rsidP="00F46BB7">
      <w:pPr>
        <w:pStyle w:val="Titre3"/>
        <w:rPr>
          <w:lang w:val="en-CA"/>
        </w:rPr>
      </w:pPr>
      <w:commentRangeStart w:id="527"/>
      <w:r>
        <w:rPr>
          <w:lang w:val="en-CA"/>
        </w:rPr>
        <w:t>Borehole</w:t>
      </w:r>
      <w:commentRangeEnd w:id="527"/>
      <w:r>
        <w:rPr>
          <w:rStyle w:val="Marquedecommentaire"/>
          <w:rFonts w:cs="Times New Roman"/>
          <w:b w:val="0"/>
          <w:bCs w:val="0"/>
        </w:rPr>
        <w:commentReference w:id="527"/>
      </w: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7777777" w:rsidR="00F46BB7" w:rsidRDefault="00F46BB7" w:rsidP="00F46BB7">
      <w:pPr>
        <w:keepNext/>
      </w:pPr>
      <w:r>
        <w:rPr>
          <w:noProof/>
          <w:lang w:val="en-CA" w:eastAsia="en-CA"/>
        </w:rPr>
        <w:lastRenderedPageBreak/>
        <w:drawing>
          <wp:inline distT="0" distB="0" distL="0" distR="0" wp14:anchorId="6DA26BE3" wp14:editId="39A3296E">
            <wp:extent cx="5486400" cy="3093122"/>
            <wp:effectExtent l="0" t="0" r="0" b="0"/>
            <wp:docPr id="463" name="Imag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486400" cy="3093122"/>
                    </a:xfrm>
                    <a:prstGeom prst="rect">
                      <a:avLst/>
                    </a:prstGeom>
                    <a:noFill/>
                    <a:ln>
                      <a:noFill/>
                    </a:ln>
                  </pic:spPr>
                </pic:pic>
              </a:graphicData>
            </a:graphic>
          </wp:inline>
        </w:drawing>
      </w:r>
    </w:p>
    <w:p w14:paraId="0F8F0235" w14:textId="34A1D229" w:rsidR="00F46BB7" w:rsidRDefault="00F46BB7" w:rsidP="00F46BB7">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63</w:t>
      </w:r>
      <w:r w:rsidR="00676158">
        <w:rPr>
          <w:noProof/>
        </w:rPr>
        <w:fldChar w:fldCharType="end"/>
      </w:r>
      <w:r>
        <w:t>: Borehole</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tbl>
      <w:tblPr>
        <w:tblStyle w:val="Ombrageclair"/>
        <w:tblW w:w="9735" w:type="dxa"/>
        <w:tblLayout w:type="fixed"/>
        <w:tblLook w:val="04A0" w:firstRow="1" w:lastRow="0" w:firstColumn="1" w:lastColumn="0" w:noHBand="0" w:noVBand="1"/>
      </w:tblPr>
      <w:tblGrid>
        <w:gridCol w:w="1809"/>
        <w:gridCol w:w="2410"/>
        <w:gridCol w:w="5516"/>
      </w:tblGrid>
      <w:tr w:rsidR="00F46BB7" w:rsidRPr="00935ECA" w14:paraId="246DC192" w14:textId="77777777" w:rsidTr="00F46B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0E9F6E59" w14:textId="77777777"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sidRPr="00935ECA">
              <w:rPr>
                <w:rFonts w:asciiTheme="minorHAnsi" w:hAnsiTheme="minorHAnsi"/>
                <w:color w:val="000000"/>
                <w:sz w:val="20"/>
                <w:szCs w:val="20"/>
                <w:lang w:val="en-CA"/>
              </w:rPr>
              <w:t>Name</w:t>
            </w:r>
          </w:p>
        </w:tc>
        <w:tc>
          <w:tcPr>
            <w:tcW w:w="2410" w:type="dxa"/>
          </w:tcPr>
          <w:p w14:paraId="1558F8D8"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Type</w:t>
            </w:r>
          </w:p>
        </w:tc>
        <w:tc>
          <w:tcPr>
            <w:tcW w:w="5516" w:type="dxa"/>
          </w:tcPr>
          <w:p w14:paraId="114F25E7" w14:textId="77777777" w:rsidR="00F46BB7" w:rsidRPr="00935ECA" w:rsidRDefault="00F46BB7" w:rsidP="00775DD7">
            <w:pPr>
              <w:autoSpaceDE w:val="0"/>
              <w:autoSpaceDN w:val="0"/>
              <w:adjustRightInd w:val="0"/>
              <w:spacing w:after="0"/>
              <w:cnfStyle w:val="100000000000" w:firstRow="1"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Description</w:t>
            </w:r>
          </w:p>
        </w:tc>
      </w:tr>
      <w:tr w:rsidR="00F46BB7" w:rsidRPr="00935ECA" w14:paraId="355D6519"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1A7CFCA" w14:textId="5BC1DC89" w:rsidR="00F46BB7" w:rsidRPr="00935ECA"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indexData</w:t>
            </w:r>
          </w:p>
        </w:tc>
        <w:tc>
          <w:tcPr>
            <w:tcW w:w="2410" w:type="dxa"/>
          </w:tcPr>
          <w:p w14:paraId="3DDB3261"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StratigraphicPoint</w:t>
            </w:r>
          </w:p>
        </w:tc>
        <w:tc>
          <w:tcPr>
            <w:tcW w:w="5516" w:type="dxa"/>
          </w:tcPr>
          <w:p w14:paraId="1D287D58" w14:textId="77777777" w:rsidR="00F46BB7" w:rsidRPr="00935ECA"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935ECA">
              <w:rPr>
                <w:rFonts w:asciiTheme="minorHAnsi" w:hAnsiTheme="minorHAnsi"/>
                <w:color w:val="000000"/>
                <w:sz w:val="20"/>
                <w:szCs w:val="20"/>
                <w:lang w:val="en-CA"/>
              </w:rPr>
              <w:t>Several StratigraphicPoints may be associated with a boundary, but only one may have GSSP ratified status. The others are proposed equivalent.</w:t>
            </w:r>
          </w:p>
        </w:tc>
      </w:tr>
      <w:tr w:rsidR="00F46BB7" w:rsidRPr="00935ECA" w14:paraId="006E8861"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7753DC75" w14:textId="01B921E3" w:rsidR="00F46BB7" w:rsidRDefault="00F46BB7" w:rsidP="00775DD7">
            <w:pPr>
              <w:autoSpaceDE w:val="0"/>
              <w:autoSpaceDN w:val="0"/>
              <w:adjustRightInd w:val="0"/>
              <w:spacing w:after="0"/>
              <w:rPr>
                <w:rFonts w:asciiTheme="minorHAnsi" w:hAnsiTheme="minorHAnsi"/>
                <w:color w:val="000000"/>
                <w:sz w:val="20"/>
                <w:szCs w:val="20"/>
                <w:lang w:val="en-CA"/>
              </w:rPr>
            </w:pPr>
            <w:r w:rsidRPr="00F46BB7">
              <w:rPr>
                <w:rFonts w:asciiTheme="minorHAnsi" w:hAnsiTheme="minorHAnsi"/>
                <w:color w:val="000000"/>
                <w:sz w:val="20"/>
                <w:szCs w:val="20"/>
                <w:lang w:val="en-CA"/>
              </w:rPr>
              <w:t>downholeDrilling</w:t>
            </w:r>
            <w:r>
              <w:rPr>
                <w:rFonts w:asciiTheme="minorHAnsi" w:hAnsiTheme="minorHAnsi"/>
                <w:color w:val="000000"/>
                <w:sz w:val="20"/>
                <w:szCs w:val="20"/>
                <w:lang w:val="en-CA"/>
              </w:rPr>
              <w:br/>
            </w:r>
            <w:r w:rsidRPr="00F46BB7">
              <w:rPr>
                <w:rFonts w:asciiTheme="minorHAnsi" w:hAnsiTheme="minorHAnsi"/>
                <w:color w:val="000000"/>
                <w:sz w:val="20"/>
                <w:szCs w:val="20"/>
                <w:lang w:val="en-CA"/>
              </w:rPr>
              <w:t>Details</w:t>
            </w:r>
          </w:p>
        </w:tc>
        <w:tc>
          <w:tcPr>
            <w:tcW w:w="2410" w:type="dxa"/>
          </w:tcPr>
          <w:p w14:paraId="673D5BAE" w14:textId="5EC12495"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DrillingDetails</w:t>
            </w:r>
          </w:p>
        </w:tc>
        <w:tc>
          <w:tcPr>
            <w:tcW w:w="5516" w:type="dxa"/>
          </w:tcPr>
          <w:p w14:paraId="37F300B2" w14:textId="5858B914" w:rsidR="00F46BB7" w:rsidRPr="00935ECA"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Specifies the drilling method and borehole diameter for intervals down the borehole</w:t>
            </w:r>
          </w:p>
        </w:tc>
      </w:tr>
      <w:tr w:rsidR="00F46BB7" w:rsidRPr="00935ECA" w14:paraId="09FF4F8E" w14:textId="77777777" w:rsidTr="00F46B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5FA1270" w14:textId="4F577090"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logElement</w:t>
            </w:r>
          </w:p>
        </w:tc>
        <w:tc>
          <w:tcPr>
            <w:tcW w:w="2410" w:type="dxa"/>
          </w:tcPr>
          <w:p w14:paraId="25A23FEF" w14:textId="68862AF6" w:rsid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BoreholeInterval</w:t>
            </w:r>
          </w:p>
        </w:tc>
        <w:tc>
          <w:tcPr>
            <w:tcW w:w="5516" w:type="dxa"/>
          </w:tcPr>
          <w:p w14:paraId="5C7B8738" w14:textId="4E712261" w:rsidR="00F46BB7" w:rsidRPr="00F46BB7" w:rsidRDefault="00F46BB7" w:rsidP="00775DD7">
            <w:pPr>
              <w:autoSpaceDE w:val="0"/>
              <w:autoSpaceDN w:val="0"/>
              <w:adjustRightInd w:val="0"/>
              <w:spacing w:after="0"/>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Links to 1-D MappedFeature instances that are logged (interpreted) intervals within a borehole. This requirement is common in geoscience boreholes</w:t>
            </w:r>
          </w:p>
        </w:tc>
      </w:tr>
      <w:tr w:rsidR="00F46BB7" w:rsidRPr="00935ECA" w14:paraId="58F8796F" w14:textId="77777777" w:rsidTr="00F46BB7">
        <w:tc>
          <w:tcPr>
            <w:cnfStyle w:val="001000000000" w:firstRow="0" w:lastRow="0" w:firstColumn="1" w:lastColumn="0" w:oddVBand="0" w:evenVBand="0" w:oddHBand="0" w:evenHBand="0" w:firstRowFirstColumn="0" w:firstRowLastColumn="0" w:lastRowFirstColumn="0" w:lastRowLastColumn="0"/>
            <w:tcW w:w="1809" w:type="dxa"/>
          </w:tcPr>
          <w:p w14:paraId="229BB6C1" w14:textId="6540CB03" w:rsidR="00F46BB7" w:rsidRPr="00F46BB7" w:rsidRDefault="00F46BB7" w:rsidP="00775DD7">
            <w:pPr>
              <w:autoSpaceDE w:val="0"/>
              <w:autoSpaceDN w:val="0"/>
              <w:adjustRightInd w:val="0"/>
              <w:spacing w:after="0"/>
              <w:rPr>
                <w:rFonts w:asciiTheme="minorHAnsi" w:hAnsiTheme="minorHAnsi"/>
                <w:color w:val="000000"/>
                <w:sz w:val="20"/>
                <w:szCs w:val="20"/>
                <w:lang w:val="en-CA"/>
              </w:rPr>
            </w:pPr>
            <w:r>
              <w:rPr>
                <w:rFonts w:asciiTheme="minorHAnsi" w:hAnsiTheme="minorHAnsi"/>
                <w:color w:val="000000"/>
                <w:sz w:val="20"/>
                <w:szCs w:val="20"/>
                <w:lang w:val="en-CA"/>
              </w:rPr>
              <w:t>referenceLocation</w:t>
            </w:r>
          </w:p>
        </w:tc>
        <w:tc>
          <w:tcPr>
            <w:tcW w:w="2410" w:type="dxa"/>
          </w:tcPr>
          <w:p w14:paraId="4ABEDE7B" w14:textId="3655B53E" w:rsid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Pr>
                <w:rFonts w:asciiTheme="minorHAnsi" w:hAnsiTheme="minorHAnsi"/>
                <w:color w:val="000000"/>
                <w:sz w:val="20"/>
                <w:szCs w:val="20"/>
                <w:lang w:val="en-CA"/>
              </w:rPr>
              <w:t>OriginPosition</w:t>
            </w:r>
          </w:p>
        </w:tc>
        <w:tc>
          <w:tcPr>
            <w:tcW w:w="5516" w:type="dxa"/>
          </w:tcPr>
          <w:p w14:paraId="176A02C2" w14:textId="6B02587D" w:rsidR="00F46BB7" w:rsidRPr="00F46BB7" w:rsidRDefault="00F46BB7" w:rsidP="00775DD7">
            <w:pPr>
              <w:autoSpaceDE w:val="0"/>
              <w:autoSpaceDN w:val="0"/>
              <w:adjustRightInd w:val="0"/>
              <w:spacing w:after="0"/>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sz w:val="20"/>
                <w:szCs w:val="20"/>
                <w:lang w:val="en-CA"/>
              </w:rPr>
            </w:pPr>
            <w:r w:rsidRPr="00F46BB7">
              <w:rPr>
                <w:rFonts w:asciiTheme="minorHAnsi" w:hAnsiTheme="minorHAnsi"/>
                <w:color w:val="000000"/>
                <w:sz w:val="20"/>
                <w:szCs w:val="20"/>
                <w:lang w:val="en-CA"/>
              </w:rPr>
              <w:t>A Borehole OriginPosition is a feature corresponding to the start point of a borehole log.  This may, but not necessarily, correspond to the borehole collar location (eg, kelly bush).</w:t>
            </w:r>
          </w:p>
        </w:tc>
      </w:tr>
    </w:tbl>
    <w:p w14:paraId="3F0851CD" w14:textId="77777777" w:rsidR="00F46BB7" w:rsidRDefault="00F46BB7" w:rsidP="00CD7325">
      <w:pPr>
        <w:rPr>
          <w:lang w:val="en-CA"/>
        </w:rPr>
      </w:pP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0568EE50" w:rsidR="00F46BB7" w:rsidRDefault="00F46BB7" w:rsidP="00CD7325">
      <w:pPr>
        <w:rPr>
          <w:lang w:val="en-CA"/>
        </w:rPr>
      </w:pPr>
      <w:r w:rsidRPr="00F46BB7">
        <w:rPr>
          <w:lang w:val="en-CA"/>
        </w:rPr>
        <w:t>A class to capture description of drilling methods and hole diameter down the hole.</w:t>
      </w:r>
    </w:p>
    <w:p w14:paraId="257F67F8" w14:textId="77777777" w:rsidR="008B1DC6" w:rsidRDefault="008B1DC6" w:rsidP="008B1DC6">
      <w:pPr>
        <w:keepNext/>
      </w:pPr>
      <w:r>
        <w:rPr>
          <w:noProof/>
          <w:lang w:val="en-CA" w:eastAsia="en-CA"/>
        </w:rPr>
        <w:lastRenderedPageBreak/>
        <w:drawing>
          <wp:inline distT="0" distB="0" distL="0" distR="0" wp14:anchorId="22352A1C" wp14:editId="6504C26E">
            <wp:extent cx="5012055" cy="3959225"/>
            <wp:effectExtent l="0" t="0" r="0" b="3175"/>
            <wp:docPr id="464" name="Imag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012055" cy="3959225"/>
                    </a:xfrm>
                    <a:prstGeom prst="rect">
                      <a:avLst/>
                    </a:prstGeom>
                    <a:noFill/>
                    <a:ln>
                      <a:noFill/>
                    </a:ln>
                  </pic:spPr>
                </pic:pic>
              </a:graphicData>
            </a:graphic>
          </wp:inline>
        </w:drawing>
      </w:r>
    </w:p>
    <w:p w14:paraId="6C408421" w14:textId="2D2DAEED" w:rsidR="008B1DC6" w:rsidRDefault="008B1DC6" w:rsidP="008B1DC6">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64</w:t>
      </w:r>
      <w:r w:rsidR="00676158">
        <w:rPr>
          <w:noProof/>
        </w:rPr>
        <w:fldChar w:fldCharType="end"/>
      </w:r>
      <w:r>
        <w:t>: Drilling details</w:t>
      </w:r>
    </w:p>
    <w:p w14:paraId="4A148068" w14:textId="77777777" w:rsidR="00F46BB7" w:rsidRDefault="00F46BB7" w:rsidP="00CD7325">
      <w:pPr>
        <w:rPr>
          <w:lang w:val="en-CA"/>
        </w:rPr>
      </w:pPr>
    </w:p>
    <w:p w14:paraId="7A22B259" w14:textId="6D48B596" w:rsidR="008B1DC6" w:rsidRPr="008B1DC6" w:rsidRDefault="008B1DC6" w:rsidP="008B1DC6">
      <w:pPr>
        <w:autoSpaceDE w:val="0"/>
        <w:autoSpaceDN w:val="0"/>
        <w:adjustRightInd w:val="0"/>
        <w:spacing w:after="0" w:line="240" w:lineRule="atLeast"/>
        <w:rPr>
          <w:rFonts w:cs="Arial"/>
          <w:color w:val="000000"/>
          <w:sz w:val="20"/>
          <w:lang w:val="en-CA"/>
        </w:rPr>
      </w:pPr>
      <w:bookmarkStart w:id="528" w:name="BKM_A12417ED_F0A6_4403_85AA_20F080BAB4D5"/>
      <w:bookmarkEnd w:id="528"/>
    </w:p>
    <w:tbl>
      <w:tblPr>
        <w:tblStyle w:val="Ombrageclair"/>
        <w:tblW w:w="9735" w:type="dxa"/>
        <w:tblLayout w:type="fixed"/>
        <w:tblLook w:val="04A0" w:firstRow="1" w:lastRow="0" w:firstColumn="1" w:lastColumn="0" w:noHBand="0" w:noVBand="1"/>
      </w:tblPr>
      <w:tblGrid>
        <w:gridCol w:w="2093"/>
        <w:gridCol w:w="2835"/>
        <w:gridCol w:w="4807"/>
      </w:tblGrid>
      <w:tr w:rsidR="008B1DC6" w:rsidRPr="008B1DC6" w14:paraId="16344880"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021098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29" w:name="BKM_25F49F60_E3B5_4649_859A_CB23C16B4FDD"/>
            <w:bookmarkEnd w:id="529"/>
            <w:r w:rsidRPr="008B1DC6">
              <w:rPr>
                <w:rFonts w:asciiTheme="minorHAnsi" w:hAnsiTheme="minorHAnsi" w:cs="Arial"/>
                <w:color w:val="000000"/>
                <w:sz w:val="20"/>
                <w:lang w:val="en-CA"/>
              </w:rPr>
              <w:t>Name</w:t>
            </w:r>
          </w:p>
        </w:tc>
        <w:tc>
          <w:tcPr>
            <w:tcW w:w="2835" w:type="dxa"/>
          </w:tcPr>
          <w:p w14:paraId="2E774A00"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4807" w:type="dxa"/>
          </w:tcPr>
          <w:p w14:paraId="315EA031"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66C5610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6ECE220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drillingMethod</w:t>
            </w:r>
          </w:p>
        </w:tc>
        <w:tc>
          <w:tcPr>
            <w:tcW w:w="2835" w:type="dxa"/>
          </w:tcPr>
          <w:p w14:paraId="74FC43F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BoreholeDrillingMethodCode</w:t>
            </w:r>
          </w:p>
        </w:tc>
        <w:tc>
          <w:tcPr>
            <w:tcW w:w="4807" w:type="dxa"/>
          </w:tcPr>
          <w:p w14:paraId="0BC02E85" w14:textId="69D92E5C"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Indicates the drilling method used. Appropriate terms would include rotary air blast; auger; diamond core; air core; etc</w:t>
            </w:r>
          </w:p>
        </w:tc>
      </w:tr>
      <w:tr w:rsidR="008B1DC6" w:rsidRPr="008B1DC6" w14:paraId="6EA3756E"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D276883"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0" w:name="BKM_D18D7519_9180_4B84_84F3_D595F9367FF9"/>
            <w:bookmarkEnd w:id="530"/>
            <w:r w:rsidRPr="008B1DC6">
              <w:rPr>
                <w:rFonts w:asciiTheme="minorHAnsi" w:hAnsiTheme="minorHAnsi" w:cs="Arial"/>
                <w:color w:val="000000"/>
                <w:sz w:val="20"/>
                <w:lang w:val="en-CA"/>
              </w:rPr>
              <w:t>boreholeDiameter</w:t>
            </w:r>
          </w:p>
        </w:tc>
        <w:tc>
          <w:tcPr>
            <w:tcW w:w="2835" w:type="dxa"/>
          </w:tcPr>
          <w:p w14:paraId="2BE13AD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03EB22D2" w14:textId="7B042A56"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diameter of the drilled hole.</w:t>
            </w:r>
          </w:p>
        </w:tc>
      </w:tr>
      <w:tr w:rsidR="008B1DC6" w:rsidRPr="008B1DC6" w14:paraId="691DC1DA"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FDCDE12"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1" w:name="BKM_E2471C2A_7288_4681_B62D_57416C5AAFFF"/>
            <w:bookmarkEnd w:id="531"/>
            <w:r w:rsidRPr="008B1DC6">
              <w:rPr>
                <w:rFonts w:asciiTheme="minorHAnsi" w:hAnsiTheme="minorHAnsi" w:cs="Arial"/>
                <w:color w:val="000000"/>
                <w:sz w:val="20"/>
                <w:lang w:val="en-CA"/>
              </w:rPr>
              <w:t>intervalBegin</w:t>
            </w:r>
          </w:p>
        </w:tc>
        <w:tc>
          <w:tcPr>
            <w:tcW w:w="2835" w:type="dxa"/>
          </w:tcPr>
          <w:p w14:paraId="27401B9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142EF946" w14:textId="6A091F5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start of the interval along the path of the borehole. The measured value must be less than or equal to the IntervalEnd value. The "IntervalBegin" and "IntervalEnd" elements are added in version 3.2 as a measure to overcome problems with the delivery and queryability of 1D GML shapes via the "shape" property. </w:t>
            </w:r>
          </w:p>
        </w:tc>
      </w:tr>
      <w:tr w:rsidR="008B1DC6" w:rsidRPr="008B1DC6" w14:paraId="1C5468E4" w14:textId="77777777" w:rsidTr="008B1DC6">
        <w:tc>
          <w:tcPr>
            <w:cnfStyle w:val="001000000000" w:firstRow="0" w:lastRow="0" w:firstColumn="1" w:lastColumn="0" w:oddVBand="0" w:evenVBand="0" w:oddHBand="0" w:evenHBand="0" w:firstRowFirstColumn="0" w:firstRowLastColumn="0" w:lastRowFirstColumn="0" w:lastRowLastColumn="0"/>
            <w:tcW w:w="2093" w:type="dxa"/>
          </w:tcPr>
          <w:p w14:paraId="35A2B6B7"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2" w:name="BKM_C67677C2_A392_4DF9_BEE3_2543E744EE8A"/>
            <w:bookmarkEnd w:id="532"/>
            <w:r w:rsidRPr="008B1DC6">
              <w:rPr>
                <w:rFonts w:asciiTheme="minorHAnsi" w:hAnsiTheme="minorHAnsi" w:cs="Arial"/>
                <w:color w:val="000000"/>
                <w:sz w:val="20"/>
                <w:lang w:val="en-CA"/>
              </w:rPr>
              <w:t>intervalEnd</w:t>
            </w:r>
          </w:p>
        </w:tc>
        <w:tc>
          <w:tcPr>
            <w:tcW w:w="2835" w:type="dxa"/>
          </w:tcPr>
          <w:p w14:paraId="3E48613F"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4807" w:type="dxa"/>
          </w:tcPr>
          <w:p w14:paraId="78A2E5BC" w14:textId="124E89CC"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 xml:space="preserve">The measured distance of the end of the interval along the path of the borehole. The measured value must be greater than or equal to the IntervalBegin value. The "IntervalBegin" and "IntervalEnd" elements are added in version 3.2 as a measure to overcome problems with the delivery and queryability of 1D GML shapes via the "shape" property. </w:t>
            </w:r>
          </w:p>
        </w:tc>
      </w:tr>
      <w:tr w:rsidR="00B3403C" w:rsidRPr="008B1DC6" w14:paraId="5BE3E872"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9972557" w14:textId="560B432D" w:rsidR="00B3403C" w:rsidRPr="008B1DC6"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Interval</w:t>
            </w:r>
          </w:p>
        </w:tc>
        <w:tc>
          <w:tcPr>
            <w:tcW w:w="2835" w:type="dxa"/>
          </w:tcPr>
          <w:p w14:paraId="76805724" w14:textId="091CECF1"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4807" w:type="dxa"/>
          </w:tcPr>
          <w:p w14:paraId="349BE66E" w14:textId="6C56A7D0" w:rsidR="00B3403C" w:rsidRPr="008B1DC6"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Interval representing the totality of the drilled section</w:t>
            </w:r>
          </w:p>
        </w:tc>
      </w:tr>
    </w:tbl>
    <w:p w14:paraId="73211257" w14:textId="77777777" w:rsidR="008B1DC6" w:rsidRDefault="008B1DC6" w:rsidP="00CD7325">
      <w:pPr>
        <w:rPr>
          <w:lang w:val="en-CA"/>
        </w:rPr>
      </w:pPr>
    </w:p>
    <w:p w14:paraId="2B6CA81C" w14:textId="38526611" w:rsidR="00B3403C" w:rsidRDefault="00B3403C" w:rsidP="00B3403C">
      <w:pPr>
        <w:rPr>
          <w:lang w:val="en-CA"/>
        </w:rPr>
      </w:pPr>
      <w:r w:rsidRPr="00B3403C">
        <w:rPr>
          <w:lang w:val="en-CA"/>
        </w:rPr>
        <w:lastRenderedPageBreak/>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corresponding to the borehole curve shape</w:t>
      </w:r>
    </w:p>
    <w:p w14:paraId="027A10A5"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5040F589" w14:textId="77777777" w:rsidTr="00775DD7">
        <w:trPr>
          <w:cantSplit/>
        </w:trPr>
        <w:tc>
          <w:tcPr>
            <w:tcW w:w="4219" w:type="dxa"/>
            <w:tcBorders>
              <w:right w:val="nil"/>
            </w:tcBorders>
            <w:shd w:val="clear" w:color="auto" w:fill="auto"/>
          </w:tcPr>
          <w:p w14:paraId="1FDD2E95" w14:textId="05FF684A" w:rsidR="00B3403C" w:rsidRPr="00D12552" w:rsidRDefault="00B3403C" w:rsidP="00B3403C">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0350DD28"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671876D7"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36329BD4" w14:textId="77777777" w:rsidTr="00775DD7">
        <w:trPr>
          <w:cantSplit/>
        </w:trPr>
        <w:tc>
          <w:tcPr>
            <w:tcW w:w="4219" w:type="dxa"/>
            <w:tcBorders>
              <w:right w:val="nil"/>
            </w:tcBorders>
            <w:shd w:val="clear" w:color="auto" w:fill="auto"/>
          </w:tcPr>
          <w:p w14:paraId="3094006E" w14:textId="08B51A0F"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 xml:space="preserve"> drill-interval-1D-CRS</w:t>
            </w:r>
          </w:p>
        </w:tc>
        <w:tc>
          <w:tcPr>
            <w:tcW w:w="4678" w:type="dxa"/>
            <w:tcBorders>
              <w:left w:val="nil"/>
            </w:tcBorders>
            <w:shd w:val="clear" w:color="auto" w:fill="auto"/>
          </w:tcPr>
          <w:p w14:paraId="38E14C23" w14:textId="77777777" w:rsidR="00B3403C" w:rsidRPr="00D12552" w:rsidRDefault="00B3403C" w:rsidP="00775DD7">
            <w:pPr>
              <w:pStyle w:val="Tabletext10"/>
              <w:jc w:val="left"/>
              <w:rPr>
                <w:rStyle w:val="reqtext"/>
                <w:lang w:val="en-CA"/>
              </w:rPr>
            </w:pPr>
            <w:r>
              <w:rPr>
                <w:rStyle w:val="reqtext"/>
                <w:lang w:val="en-CA"/>
              </w:rPr>
              <w:t>Coordinate Reference System of interval geometries SHALL use an appropriate 1D CRS</w:t>
            </w:r>
          </w:p>
        </w:tc>
      </w:tr>
    </w:tbl>
    <w:p w14:paraId="4E90E7EF" w14:textId="77777777" w:rsidR="00B3403C" w:rsidRDefault="00B3403C" w:rsidP="00B3403C"/>
    <w:p w14:paraId="4C9C7C2F" w14:textId="77777777" w:rsidR="008B1DC6" w:rsidRPr="00B3403C" w:rsidRDefault="008B1DC6" w:rsidP="00CD7325"/>
    <w:p w14:paraId="1D7450DA" w14:textId="4BD468B2" w:rsidR="008B1DC6" w:rsidRDefault="008B1DC6" w:rsidP="008B1DC6">
      <w:pPr>
        <w:pStyle w:val="Titre4"/>
        <w:rPr>
          <w:lang w:val="en-CA"/>
        </w:rPr>
      </w:pPr>
      <w:r>
        <w:rPr>
          <w:lang w:val="en-CA"/>
        </w:rPr>
        <w:t>BoreholeInterval</w:t>
      </w:r>
    </w:p>
    <w:p w14:paraId="3F9555FC" w14:textId="77777777" w:rsidR="008B1DC6" w:rsidRDefault="008B1DC6" w:rsidP="00CD7325">
      <w:pPr>
        <w:rPr>
          <w:lang w:val="en-CA"/>
        </w:rPr>
      </w:pPr>
    </w:p>
    <w:p w14:paraId="2A54F8DB" w14:textId="4D2C8273" w:rsidR="008B1DC6" w:rsidRDefault="008B1DC6" w:rsidP="00CD7325">
      <w:pPr>
        <w:rPr>
          <w:lang w:val="en-CA"/>
        </w:rPr>
      </w:pPr>
      <w:r w:rsidRPr="008B1DC6">
        <w:rPr>
          <w:lang w:val="en-CA"/>
        </w:rPr>
        <w:t>A special kind of Mapped Feature whose shape is 1-D interval and uses the SRS of the containing borehole</w:t>
      </w:r>
    </w:p>
    <w:p w14:paraId="2DA1AC18" w14:textId="77777777" w:rsidR="008B1DC6" w:rsidRDefault="008B1DC6" w:rsidP="008B1DC6">
      <w:pPr>
        <w:keepNext/>
      </w:pPr>
      <w:r>
        <w:rPr>
          <w:noProof/>
          <w:lang w:val="en-CA" w:eastAsia="en-CA"/>
        </w:rPr>
        <w:lastRenderedPageBreak/>
        <w:drawing>
          <wp:inline distT="0" distB="0" distL="0" distR="0" wp14:anchorId="59DBDAEC" wp14:editId="4CE5739B">
            <wp:extent cx="4787900" cy="5262245"/>
            <wp:effectExtent l="0" t="0" r="0" b="0"/>
            <wp:docPr id="465" name="Imag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87900" cy="5262245"/>
                    </a:xfrm>
                    <a:prstGeom prst="rect">
                      <a:avLst/>
                    </a:prstGeom>
                    <a:noFill/>
                    <a:ln>
                      <a:noFill/>
                    </a:ln>
                  </pic:spPr>
                </pic:pic>
              </a:graphicData>
            </a:graphic>
          </wp:inline>
        </w:drawing>
      </w:r>
    </w:p>
    <w:p w14:paraId="18DBC4F9" w14:textId="09651362" w:rsidR="008B1DC6" w:rsidRDefault="008B1DC6" w:rsidP="008B1DC6">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65</w:t>
      </w:r>
      <w:r w:rsidR="00676158">
        <w:rPr>
          <w:noProof/>
        </w:rPr>
        <w:fldChar w:fldCharType="end"/>
      </w:r>
      <w:r>
        <w:t>: Borehole interval</w:t>
      </w:r>
    </w:p>
    <w:p w14:paraId="42204F03" w14:textId="77777777" w:rsidR="008B1DC6" w:rsidRDefault="008B1DC6" w:rsidP="00CD7325">
      <w:pPr>
        <w:rPr>
          <w:lang w:val="en-CA"/>
        </w:rPr>
      </w:pPr>
    </w:p>
    <w:p w14:paraId="754621AF" w14:textId="7C848C74" w:rsidR="008B1DC6" w:rsidRPr="008B1DC6" w:rsidRDefault="008B1DC6" w:rsidP="008B1DC6">
      <w:pPr>
        <w:autoSpaceDE w:val="0"/>
        <w:autoSpaceDN w:val="0"/>
        <w:adjustRightInd w:val="0"/>
        <w:spacing w:after="0" w:line="240" w:lineRule="atLeast"/>
        <w:rPr>
          <w:rFonts w:cs="Arial"/>
          <w:color w:val="000000"/>
          <w:sz w:val="20"/>
          <w:lang w:val="en-CA"/>
        </w:rPr>
      </w:pPr>
      <w:bookmarkStart w:id="533" w:name="BKM_73DD4A6D_1BCE_421F_B6B6_00A34E56B7BC"/>
      <w:bookmarkEnd w:id="533"/>
    </w:p>
    <w:tbl>
      <w:tblPr>
        <w:tblStyle w:val="Ombrageclair"/>
        <w:tblW w:w="9735" w:type="dxa"/>
        <w:tblLayout w:type="fixed"/>
        <w:tblLook w:val="04A0" w:firstRow="1" w:lastRow="0" w:firstColumn="1" w:lastColumn="0" w:noHBand="0" w:noVBand="1"/>
      </w:tblPr>
      <w:tblGrid>
        <w:gridCol w:w="2235"/>
        <w:gridCol w:w="1701"/>
        <w:gridCol w:w="5799"/>
      </w:tblGrid>
      <w:tr w:rsidR="008B1DC6" w:rsidRPr="008B1DC6" w14:paraId="6A066B8D" w14:textId="77777777" w:rsidTr="008B1D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E87331B"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4" w:name="BKM_C7D17ABA_A07A_45C4_8096_F592A2DCBF59"/>
            <w:bookmarkEnd w:id="534"/>
            <w:r w:rsidRPr="008B1DC6">
              <w:rPr>
                <w:rFonts w:asciiTheme="minorHAnsi" w:hAnsiTheme="minorHAnsi" w:cs="Arial"/>
                <w:color w:val="000000"/>
                <w:sz w:val="20"/>
                <w:lang w:val="en-CA"/>
              </w:rPr>
              <w:t>Name</w:t>
            </w:r>
          </w:p>
        </w:tc>
        <w:tc>
          <w:tcPr>
            <w:tcW w:w="1701" w:type="dxa"/>
          </w:tcPr>
          <w:p w14:paraId="43C0684D"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Type</w:t>
            </w:r>
          </w:p>
        </w:tc>
        <w:tc>
          <w:tcPr>
            <w:tcW w:w="5799" w:type="dxa"/>
          </w:tcPr>
          <w:p w14:paraId="476E357A" w14:textId="77777777" w:rsidR="008B1DC6" w:rsidRPr="008B1DC6" w:rsidRDefault="008B1DC6" w:rsidP="008B1DC6">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Description</w:t>
            </w:r>
          </w:p>
        </w:tc>
      </w:tr>
      <w:tr w:rsidR="008B1DC6" w:rsidRPr="008B1DC6" w14:paraId="31B3238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1358DF16"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sidRPr="008B1DC6">
              <w:rPr>
                <w:rFonts w:asciiTheme="minorHAnsi" w:hAnsiTheme="minorHAnsi" w:cs="Arial"/>
                <w:color w:val="000000"/>
                <w:sz w:val="20"/>
                <w:lang w:val="en-CA"/>
              </w:rPr>
              <w:t>observationMethod</w:t>
            </w:r>
          </w:p>
        </w:tc>
        <w:tc>
          <w:tcPr>
            <w:tcW w:w="1701" w:type="dxa"/>
          </w:tcPr>
          <w:p w14:paraId="537300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Category</w:t>
            </w:r>
          </w:p>
        </w:tc>
        <w:tc>
          <w:tcPr>
            <w:tcW w:w="5799" w:type="dxa"/>
          </w:tcPr>
          <w:p w14:paraId="7DF34A1B"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method used to observe the properties of the borehole</w:t>
            </w:r>
          </w:p>
          <w:p w14:paraId="796EFB7F"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0E3ACC7E"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4067F87F"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5" w:name="BKM_7AC10AA1_3FE2_4E49_AD1F_C27423759ACA"/>
            <w:bookmarkEnd w:id="535"/>
            <w:r w:rsidRPr="008B1DC6">
              <w:rPr>
                <w:rFonts w:asciiTheme="minorHAnsi" w:hAnsiTheme="minorHAnsi" w:cs="Arial"/>
                <w:color w:val="000000"/>
                <w:sz w:val="20"/>
                <w:lang w:val="en-CA"/>
              </w:rPr>
              <w:t>specification</w:t>
            </w:r>
          </w:p>
        </w:tc>
        <w:tc>
          <w:tcPr>
            <w:tcW w:w="1701" w:type="dxa"/>
          </w:tcPr>
          <w:p w14:paraId="6FB4E7E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GFI_Feature</w:t>
            </w:r>
          </w:p>
        </w:tc>
        <w:tc>
          <w:tcPr>
            <w:tcW w:w="5799" w:type="dxa"/>
          </w:tcPr>
          <w:p w14:paraId="0A31FCAA"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domain feature that is sampled by the interval (eg, a GeologicUnit). Equaivalent to O&amp;M "sampledFeature".</w:t>
            </w:r>
          </w:p>
          <w:p w14:paraId="3AB6B497"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1D0921BF"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00C3A3C4"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6" w:name="BKM_E1DEAC71_7DFE_439E_9E4B_2C2A15DE8E14"/>
            <w:bookmarkEnd w:id="536"/>
            <w:r w:rsidRPr="008B1DC6">
              <w:rPr>
                <w:rFonts w:asciiTheme="minorHAnsi" w:hAnsiTheme="minorHAnsi" w:cs="Arial"/>
                <w:color w:val="000000"/>
                <w:sz w:val="20"/>
                <w:lang w:val="en-CA"/>
              </w:rPr>
              <w:t>mappedIntervalBegin</w:t>
            </w:r>
          </w:p>
        </w:tc>
        <w:tc>
          <w:tcPr>
            <w:tcW w:w="1701" w:type="dxa"/>
          </w:tcPr>
          <w:p w14:paraId="6C6E4D33"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5E9483CE"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029158D2"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5D7B9987"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02604B60"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7" w:name="BKM_DEBFAE1D_DC46_4CB5_8920_4391F9626B7A"/>
            <w:bookmarkEnd w:id="537"/>
            <w:r w:rsidRPr="008B1DC6">
              <w:rPr>
                <w:rFonts w:asciiTheme="minorHAnsi" w:hAnsiTheme="minorHAnsi" w:cs="Arial"/>
                <w:color w:val="000000"/>
                <w:sz w:val="20"/>
                <w:lang w:val="en-CA"/>
              </w:rPr>
              <w:lastRenderedPageBreak/>
              <w:t>mappedIntervalEnd</w:t>
            </w:r>
          </w:p>
        </w:tc>
        <w:tc>
          <w:tcPr>
            <w:tcW w:w="1701" w:type="dxa"/>
          </w:tcPr>
          <w:p w14:paraId="433841B8"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Quantity</w:t>
            </w:r>
          </w:p>
        </w:tc>
        <w:tc>
          <w:tcPr>
            <w:tcW w:w="5799" w:type="dxa"/>
          </w:tcPr>
          <w:p w14:paraId="603E114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The measured distance of the start of the mapped interval along the path of the borehole. The measured value must be less than or equal to the mappedIntervalEnd value. The "mappedIntervalBegin" and "mappedIntervalEnd" elements are included here as a measure to overcome problems with the delivery and queryability of 1D GML shapes via the "shape" property.</w:t>
            </w:r>
          </w:p>
          <w:p w14:paraId="4828BA30" w14:textId="77777777"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8B1DC6" w:rsidRPr="008B1DC6" w14:paraId="7995A269"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69BDC4EE" w14:textId="7777777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bookmarkStart w:id="538" w:name="BKM_EB3A6321_4939_429E_A4B6_C36556700F0A"/>
            <w:bookmarkEnd w:id="538"/>
            <w:r w:rsidRPr="008B1DC6">
              <w:rPr>
                <w:rFonts w:asciiTheme="minorHAnsi" w:hAnsiTheme="minorHAnsi" w:cs="Arial"/>
                <w:color w:val="000000"/>
                <w:sz w:val="20"/>
                <w:lang w:val="en-CA"/>
              </w:rPr>
              <w:t>collectionIdentifier</w:t>
            </w:r>
          </w:p>
        </w:tc>
        <w:tc>
          <w:tcPr>
            <w:tcW w:w="1701" w:type="dxa"/>
          </w:tcPr>
          <w:p w14:paraId="3038C617"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ScopedName</w:t>
            </w:r>
          </w:p>
        </w:tc>
        <w:tc>
          <w:tcPr>
            <w:tcW w:w="5799" w:type="dxa"/>
          </w:tcPr>
          <w:p w14:paraId="0D141BDA"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8B1DC6">
              <w:rPr>
                <w:rFonts w:asciiTheme="minorHAnsi" w:hAnsiTheme="minorHAnsi" w:cs="Arial"/>
                <w:color w:val="000000"/>
                <w:sz w:val="20"/>
                <w:lang w:val="en-CA"/>
              </w:rPr>
              <w:t>A property to group BoreholeIntervals in order to implement multiple logs on a single borehole. GenericName should identify a particular log observation event.</w:t>
            </w:r>
          </w:p>
          <w:p w14:paraId="577D3636" w14:textId="77777777" w:rsidR="008B1DC6" w:rsidRPr="008B1DC6" w:rsidRDefault="008B1DC6"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8B1DC6" w:rsidRPr="008B1DC6" w14:paraId="25856643" w14:textId="77777777" w:rsidTr="008B1DC6">
        <w:tc>
          <w:tcPr>
            <w:cnfStyle w:val="001000000000" w:firstRow="0" w:lastRow="0" w:firstColumn="1" w:lastColumn="0" w:oddVBand="0" w:evenVBand="0" w:oddHBand="0" w:evenHBand="0" w:firstRowFirstColumn="0" w:firstRowLastColumn="0" w:lastRowFirstColumn="0" w:lastRowLastColumn="0"/>
            <w:tcW w:w="2235" w:type="dxa"/>
          </w:tcPr>
          <w:p w14:paraId="6F7F0CD2" w14:textId="09B0D0D7" w:rsidR="008B1DC6" w:rsidRPr="008B1DC6" w:rsidRDefault="008B1DC6"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parentBorehole</w:t>
            </w:r>
          </w:p>
        </w:tc>
        <w:tc>
          <w:tcPr>
            <w:tcW w:w="1701" w:type="dxa"/>
          </w:tcPr>
          <w:p w14:paraId="781BD2EA" w14:textId="5F4879EE"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w:t>
            </w:r>
          </w:p>
        </w:tc>
        <w:tc>
          <w:tcPr>
            <w:tcW w:w="5799" w:type="dxa"/>
          </w:tcPr>
          <w:p w14:paraId="5E7765B3" w14:textId="7A7A97A5" w:rsidR="008B1DC6" w:rsidRPr="008B1DC6" w:rsidRDefault="008B1DC6" w:rsidP="008B1DC6">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Borehole in context for the interval</w:t>
            </w:r>
          </w:p>
        </w:tc>
      </w:tr>
      <w:tr w:rsidR="00B3403C" w:rsidRPr="008B1DC6" w14:paraId="70729913" w14:textId="77777777" w:rsidTr="008B1D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3EA4CDB4" w14:textId="1EDB8579" w:rsidR="00B3403C" w:rsidRDefault="00B3403C" w:rsidP="008B1DC6">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shape</w:t>
            </w:r>
          </w:p>
        </w:tc>
        <w:tc>
          <w:tcPr>
            <w:tcW w:w="1701" w:type="dxa"/>
          </w:tcPr>
          <w:p w14:paraId="53745538" w14:textId="20825C6A"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GM_Object</w:t>
            </w:r>
          </w:p>
        </w:tc>
        <w:tc>
          <w:tcPr>
            <w:tcW w:w="5799" w:type="dxa"/>
          </w:tcPr>
          <w:p w14:paraId="30F63596" w14:textId="669C45E7" w:rsidR="00B3403C" w:rsidRDefault="00B3403C" w:rsidP="008B1DC6">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Geometry of the interval</w:t>
            </w:r>
          </w:p>
        </w:tc>
      </w:tr>
    </w:tbl>
    <w:p w14:paraId="05A554B9" w14:textId="77777777" w:rsidR="008B1DC6" w:rsidRDefault="008B1DC6" w:rsidP="00CD7325">
      <w:pPr>
        <w:rPr>
          <w:lang w:val="en-CA"/>
        </w:rPr>
      </w:pPr>
    </w:p>
    <w:p w14:paraId="53B2BF35" w14:textId="77777777" w:rsidR="00B3403C" w:rsidRDefault="00B3403C" w:rsidP="00B3403C">
      <w:pPr>
        <w:rPr>
          <w:lang w:val="en-CA"/>
        </w:rPr>
      </w:pPr>
      <w:r w:rsidRPr="00B3403C">
        <w:rPr>
          <w:lang w:val="en-CA"/>
        </w:rPr>
        <w:t>Encoding of a intervals within the borehole using GM_LineString should consist of two 1D points only (the start and end point of the interval, measured as distance from the borehole collar), with a 1-D CRS corresponding to the borehole curve shape</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7777777"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77777777" w:rsidR="00B3403C" w:rsidRPr="00D12552" w:rsidRDefault="00B3403C" w:rsidP="00775DD7">
            <w:pPr>
              <w:pStyle w:val="Tabletext10"/>
              <w:jc w:val="left"/>
              <w:rPr>
                <w:rStyle w:val="reqtext"/>
                <w:lang w:val="en-CA"/>
              </w:rPr>
            </w:pPr>
            <w:commentRangeStart w:id="539"/>
            <w:r>
              <w:rPr>
                <w:rStyle w:val="reqtext"/>
                <w:lang w:val="en-CA"/>
              </w:rPr>
              <w:t>Coordinate Reference System of interval geometries SHALL use an appropriate 1D CRS</w:t>
            </w:r>
            <w:commentRangeEnd w:id="539"/>
            <w:r>
              <w:rPr>
                <w:rStyle w:val="Marquedecommentaire"/>
                <w:rFonts w:ascii="Times New Roman" w:eastAsia="Times New Roman" w:hAnsi="Times New Roman"/>
                <w:lang w:val="en-US" w:eastAsia="en-US"/>
              </w:rPr>
              <w:commentReference w:id="539"/>
            </w:r>
          </w:p>
        </w:tc>
      </w:tr>
    </w:tbl>
    <w:p w14:paraId="54E334C7" w14:textId="77777777" w:rsidR="00B3403C" w:rsidRDefault="00B3403C" w:rsidP="00B3403C"/>
    <w:p w14:paraId="2BF43C1C" w14:textId="77777777" w:rsidR="00B3403C" w:rsidRPr="00B3403C" w:rsidRDefault="00B3403C" w:rsidP="00CD7325"/>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7F12A52A" w:rsidR="00D30B51" w:rsidRDefault="00D30B51" w:rsidP="00CD7325">
      <w:pPr>
        <w:rPr>
          <w:lang w:val="en-CA"/>
        </w:rPr>
      </w:pPr>
      <w:r w:rsidRPr="00D30B51">
        <w:rPr>
          <w:lang w:val="en-CA"/>
        </w:rPr>
        <w:t>Borehole-specific index or header information. This data does not relate to downhole intervals.</w:t>
      </w:r>
    </w:p>
    <w:p w14:paraId="33535719" w14:textId="77777777" w:rsidR="00D30B51" w:rsidRDefault="00D30B51" w:rsidP="00D30B51">
      <w:pPr>
        <w:keepNext/>
      </w:pPr>
      <w:r>
        <w:rPr>
          <w:noProof/>
          <w:lang w:val="en-CA" w:eastAsia="en-CA"/>
        </w:rPr>
        <w:lastRenderedPageBreak/>
        <w:drawing>
          <wp:inline distT="0" distB="0" distL="0" distR="0" wp14:anchorId="0B44AC5A" wp14:editId="0B948F21">
            <wp:extent cx="5452110" cy="5201920"/>
            <wp:effectExtent l="0" t="0" r="0" b="0"/>
            <wp:docPr id="466" name="Imag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52110" cy="5201920"/>
                    </a:xfrm>
                    <a:prstGeom prst="rect">
                      <a:avLst/>
                    </a:prstGeom>
                    <a:noFill/>
                    <a:ln>
                      <a:noFill/>
                    </a:ln>
                  </pic:spPr>
                </pic:pic>
              </a:graphicData>
            </a:graphic>
          </wp:inline>
        </w:drawing>
      </w:r>
    </w:p>
    <w:p w14:paraId="5AD6E1DD" w14:textId="3674DE36" w:rsidR="00D30B51" w:rsidRDefault="00D30B51" w:rsidP="00D30B51">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66</w:t>
      </w:r>
      <w:r w:rsidR="00676158">
        <w:rPr>
          <w:noProof/>
        </w:rPr>
        <w:fldChar w:fldCharType="end"/>
      </w:r>
      <w:r>
        <w:t>: Borehole details</w:t>
      </w:r>
    </w:p>
    <w:p w14:paraId="443F3108" w14:textId="77777777" w:rsidR="00B3403C" w:rsidRPr="00B3403C" w:rsidRDefault="00B3403C" w:rsidP="00CD7325"/>
    <w:p w14:paraId="46D94315" w14:textId="58B9233C" w:rsidR="00D30B51" w:rsidRPr="00D30B51" w:rsidRDefault="00D30B51" w:rsidP="00D30B51">
      <w:pPr>
        <w:autoSpaceDE w:val="0"/>
        <w:autoSpaceDN w:val="0"/>
        <w:adjustRightInd w:val="0"/>
        <w:spacing w:after="0" w:line="240" w:lineRule="atLeast"/>
        <w:rPr>
          <w:rFonts w:cs="Arial"/>
          <w:color w:val="000000"/>
          <w:sz w:val="20"/>
          <w:lang w:val="en-CA"/>
        </w:rPr>
      </w:pPr>
      <w:bookmarkStart w:id="540" w:name="BKM_DD9713AD_C742_4E77_9937_E79AF8E3F761"/>
      <w:bookmarkEnd w:id="540"/>
    </w:p>
    <w:tbl>
      <w:tblPr>
        <w:tblStyle w:val="Ombrageclair"/>
        <w:tblW w:w="9735" w:type="dxa"/>
        <w:tblLayout w:type="fixed"/>
        <w:tblLook w:val="04A0" w:firstRow="1" w:lastRow="0" w:firstColumn="1" w:lastColumn="0" w:noHBand="0" w:noVBand="1"/>
      </w:tblPr>
      <w:tblGrid>
        <w:gridCol w:w="2093"/>
        <w:gridCol w:w="2268"/>
        <w:gridCol w:w="5374"/>
      </w:tblGrid>
      <w:tr w:rsidR="00D30B51" w:rsidRPr="00D30B51" w14:paraId="65C0C77B" w14:textId="77777777" w:rsidTr="00D30B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17EF54D3"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1" w:name="BKM_138D3390_B811_48AF_8A06_0C7EE945A325"/>
            <w:bookmarkEnd w:id="541"/>
            <w:r w:rsidRPr="00D30B51">
              <w:rPr>
                <w:rFonts w:asciiTheme="minorHAnsi" w:hAnsiTheme="minorHAnsi" w:cs="Arial"/>
                <w:color w:val="000000"/>
                <w:sz w:val="20"/>
                <w:lang w:val="en-CA"/>
              </w:rPr>
              <w:t>Name</w:t>
            </w:r>
          </w:p>
        </w:tc>
        <w:tc>
          <w:tcPr>
            <w:tcW w:w="2268" w:type="dxa"/>
          </w:tcPr>
          <w:p w14:paraId="5395CE1C"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Type</w:t>
            </w:r>
          </w:p>
        </w:tc>
        <w:tc>
          <w:tcPr>
            <w:tcW w:w="5374" w:type="dxa"/>
          </w:tcPr>
          <w:p w14:paraId="3510EF80" w14:textId="77777777" w:rsidR="00D30B51" w:rsidRPr="00D30B51" w:rsidRDefault="00D30B51" w:rsidP="00D30B51">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Description</w:t>
            </w:r>
          </w:p>
        </w:tc>
      </w:tr>
      <w:tr w:rsidR="00D30B51" w:rsidRPr="00D30B51" w14:paraId="6C41A657"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2FB1AC8D"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r w:rsidRPr="00D30B51">
              <w:rPr>
                <w:rFonts w:asciiTheme="minorHAnsi" w:hAnsiTheme="minorHAnsi" w:cs="Arial"/>
                <w:color w:val="000000"/>
                <w:sz w:val="20"/>
                <w:lang w:val="en-CA"/>
              </w:rPr>
              <w:t>operator</w:t>
            </w:r>
          </w:p>
        </w:tc>
        <w:tc>
          <w:tcPr>
            <w:tcW w:w="2268" w:type="dxa"/>
          </w:tcPr>
          <w:p w14:paraId="4E35622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7103769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responsible for commissioning the borehole (as opposed to drilling the borehole)</w:t>
            </w:r>
          </w:p>
          <w:p w14:paraId="2CE870F1"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0171B3E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2D973AD0"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2" w:name="BKM_7C64B668_6255_4F21_934B_ED8983B04D0C"/>
            <w:bookmarkEnd w:id="542"/>
            <w:r w:rsidRPr="00D30B51">
              <w:rPr>
                <w:rFonts w:asciiTheme="minorHAnsi" w:hAnsiTheme="minorHAnsi" w:cs="Arial"/>
                <w:color w:val="000000"/>
                <w:sz w:val="20"/>
                <w:lang w:val="en-CA"/>
              </w:rPr>
              <w:t>driller</w:t>
            </w:r>
          </w:p>
        </w:tc>
        <w:tc>
          <w:tcPr>
            <w:tcW w:w="2268" w:type="dxa"/>
          </w:tcPr>
          <w:p w14:paraId="1DB803E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377B3DB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organisation responsible for drilling the borehole (as opposed to commissioning the borehole)</w:t>
            </w:r>
          </w:p>
          <w:p w14:paraId="0DFB6C2D"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6BCC06B9"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20F1EDA"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3" w:name="BKM_0C4AECF7_73FF_44BA_9AA0_74A2155E1FB1"/>
            <w:bookmarkEnd w:id="543"/>
            <w:r w:rsidRPr="00D30B51">
              <w:rPr>
                <w:rFonts w:asciiTheme="minorHAnsi" w:hAnsiTheme="minorHAnsi" w:cs="Arial"/>
                <w:color w:val="000000"/>
                <w:sz w:val="20"/>
                <w:lang w:val="en-CA"/>
              </w:rPr>
              <w:t>dateOfDrilling</w:t>
            </w:r>
          </w:p>
        </w:tc>
        <w:tc>
          <w:tcPr>
            <w:tcW w:w="2268" w:type="dxa"/>
          </w:tcPr>
          <w:p w14:paraId="191F4FB0"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TM_Period</w:t>
            </w:r>
          </w:p>
        </w:tc>
        <w:tc>
          <w:tcPr>
            <w:tcW w:w="5374" w:type="dxa"/>
          </w:tcPr>
          <w:p w14:paraId="6140E4A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time period during which drilling of the borehole occurred.</w:t>
            </w:r>
          </w:p>
          <w:p w14:paraId="119066FF"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1D4D3AD0"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D2AC8F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4" w:name="BKM_405E5965_47DE_4F32_A8CF_BBB50354D56F"/>
            <w:bookmarkEnd w:id="544"/>
            <w:r w:rsidRPr="00D30B51">
              <w:rPr>
                <w:rFonts w:asciiTheme="minorHAnsi" w:hAnsiTheme="minorHAnsi" w:cs="Arial"/>
                <w:color w:val="000000"/>
                <w:sz w:val="20"/>
                <w:lang w:val="en-CA"/>
              </w:rPr>
              <w:t>startPoint</w:t>
            </w:r>
          </w:p>
        </w:tc>
        <w:tc>
          <w:tcPr>
            <w:tcW w:w="2268" w:type="dxa"/>
          </w:tcPr>
          <w:p w14:paraId="3D6D6D66"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BoreholeStartPointCode</w:t>
            </w:r>
          </w:p>
        </w:tc>
        <w:tc>
          <w:tcPr>
            <w:tcW w:w="5374" w:type="dxa"/>
          </w:tcPr>
          <w:p w14:paraId="2A0AB394"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 xml:space="preserve">Indicates the position relative to ground surface where the borehole commenced. Appropriate terms would include Drilled from Ground Surface; Drilled Underground; Drilled from Quarry Floor etc </w:t>
            </w:r>
          </w:p>
          <w:p w14:paraId="77980037"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308147BA"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36D6089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5" w:name="BKM_8793A391_7A4C_4EEB_B8CF_F9D3F0D2716E"/>
            <w:bookmarkEnd w:id="545"/>
            <w:r w:rsidRPr="00D30B51">
              <w:rPr>
                <w:rFonts w:asciiTheme="minorHAnsi" w:hAnsiTheme="minorHAnsi" w:cs="Arial"/>
                <w:color w:val="000000"/>
                <w:sz w:val="20"/>
                <w:lang w:val="en-CA"/>
              </w:rPr>
              <w:lastRenderedPageBreak/>
              <w:t>inclinationType</w:t>
            </w:r>
          </w:p>
        </w:tc>
        <w:tc>
          <w:tcPr>
            <w:tcW w:w="2268" w:type="dxa"/>
          </w:tcPr>
          <w:p w14:paraId="4C1375B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BoreholeInclinationCode</w:t>
            </w:r>
          </w:p>
        </w:tc>
        <w:tc>
          <w:tcPr>
            <w:tcW w:w="5374" w:type="dxa"/>
          </w:tcPr>
          <w:p w14:paraId="21971165"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Indicates the inclination of the borehole. Appropriate terms would include vertical; inclined up; inclined down, horizontal</w:t>
            </w:r>
          </w:p>
          <w:p w14:paraId="3B832077"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439C3D6"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6AA983E2" w14:textId="0927F313"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6" w:name="BKM_3186C02E_BB7D_4207_BBD4_E76B02D0C894"/>
            <w:bookmarkEnd w:id="546"/>
            <w:r w:rsidRPr="00D30B51">
              <w:rPr>
                <w:rFonts w:asciiTheme="minorHAnsi" w:hAnsiTheme="minorHAnsi" w:cs="Arial"/>
                <w:color w:val="000000"/>
                <w:sz w:val="20"/>
                <w:lang w:val="en-CA"/>
              </w:rPr>
              <w:t>boreholeMaterial</w:t>
            </w:r>
            <w:r>
              <w:rPr>
                <w:rFonts w:asciiTheme="minorHAnsi" w:hAnsiTheme="minorHAnsi" w:cs="Arial"/>
                <w:color w:val="000000"/>
                <w:sz w:val="20"/>
                <w:lang w:val="en-CA"/>
              </w:rPr>
              <w:br/>
            </w:r>
            <w:r w:rsidRPr="00D30B51">
              <w:rPr>
                <w:rFonts w:asciiTheme="minorHAnsi" w:hAnsiTheme="minorHAnsi" w:cs="Arial"/>
                <w:color w:val="000000"/>
                <w:sz w:val="20"/>
                <w:lang w:val="en-CA"/>
              </w:rPr>
              <w:t>Custodian</w:t>
            </w:r>
          </w:p>
        </w:tc>
        <w:tc>
          <w:tcPr>
            <w:tcW w:w="2268" w:type="dxa"/>
          </w:tcPr>
          <w:p w14:paraId="043562BA"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0F192315"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Organisation that is custodian of the core recovered from the borehole</w:t>
            </w:r>
          </w:p>
          <w:p w14:paraId="5263A83B"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4EC59C7D"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471AD1DE"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7" w:name="BKM_88BD49B2_8659_4CF8_BF4A_6EB59EB7D01A"/>
            <w:bookmarkEnd w:id="547"/>
            <w:r w:rsidRPr="00D30B51">
              <w:rPr>
                <w:rFonts w:asciiTheme="minorHAnsi" w:hAnsiTheme="minorHAnsi" w:cs="Arial"/>
                <w:color w:val="000000"/>
                <w:sz w:val="20"/>
                <w:lang w:val="en-CA"/>
              </w:rPr>
              <w:t>purpose</w:t>
            </w:r>
          </w:p>
        </w:tc>
        <w:tc>
          <w:tcPr>
            <w:tcW w:w="2268" w:type="dxa"/>
          </w:tcPr>
          <w:p w14:paraId="6AF2056A"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BoreholePurposeCode</w:t>
            </w:r>
          </w:p>
        </w:tc>
        <w:tc>
          <w:tcPr>
            <w:tcW w:w="5374" w:type="dxa"/>
          </w:tcPr>
          <w:p w14:paraId="61C6B68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purpose for which the borehole was drilled. eg, site investigation, mineral exploration, hydrocarbon exploration, water resources</w:t>
            </w:r>
          </w:p>
          <w:p w14:paraId="1F5659F4"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30B51" w:rsidRPr="00D30B51" w14:paraId="511A8091" w14:textId="77777777" w:rsidTr="00D30B51">
        <w:tc>
          <w:tcPr>
            <w:cnfStyle w:val="001000000000" w:firstRow="0" w:lastRow="0" w:firstColumn="1" w:lastColumn="0" w:oddVBand="0" w:evenVBand="0" w:oddHBand="0" w:evenHBand="0" w:firstRowFirstColumn="0" w:firstRowLastColumn="0" w:lastRowFirstColumn="0" w:lastRowLastColumn="0"/>
            <w:tcW w:w="2093" w:type="dxa"/>
          </w:tcPr>
          <w:p w14:paraId="0E113FC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8" w:name="BKM_EDF197A9_47A0_4D71_AC33_859957294ED6"/>
            <w:bookmarkEnd w:id="548"/>
            <w:r w:rsidRPr="00D30B51">
              <w:rPr>
                <w:rFonts w:asciiTheme="minorHAnsi" w:hAnsiTheme="minorHAnsi" w:cs="Arial"/>
                <w:color w:val="000000"/>
                <w:sz w:val="20"/>
                <w:lang w:val="en-CA"/>
              </w:rPr>
              <w:t>dataCustodian</w:t>
            </w:r>
          </w:p>
        </w:tc>
        <w:tc>
          <w:tcPr>
            <w:tcW w:w="2268" w:type="dxa"/>
          </w:tcPr>
          <w:p w14:paraId="46C78882"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CI_Responsibility</w:t>
            </w:r>
          </w:p>
        </w:tc>
        <w:tc>
          <w:tcPr>
            <w:tcW w:w="5374" w:type="dxa"/>
          </w:tcPr>
          <w:p w14:paraId="6FCCC24F"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custodian (person or organisation) that is the custodian of data pertaining to this borehole.</w:t>
            </w:r>
          </w:p>
          <w:p w14:paraId="1D473DCC" w14:textId="77777777" w:rsidR="00D30B51" w:rsidRPr="00D30B51" w:rsidRDefault="00D30B51" w:rsidP="00D30B51">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D30B51" w:rsidRPr="00D30B51" w14:paraId="7D9503A1" w14:textId="77777777" w:rsidTr="00D30B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93" w:type="dxa"/>
          </w:tcPr>
          <w:p w14:paraId="00C32321" w14:textId="77777777" w:rsidR="00D30B51" w:rsidRPr="00D30B51" w:rsidRDefault="00D30B51" w:rsidP="00D30B51">
            <w:pPr>
              <w:autoSpaceDE w:val="0"/>
              <w:autoSpaceDN w:val="0"/>
              <w:adjustRightInd w:val="0"/>
              <w:spacing w:after="0" w:line="240" w:lineRule="atLeast"/>
              <w:rPr>
                <w:rFonts w:asciiTheme="minorHAnsi" w:hAnsiTheme="minorHAnsi" w:cs="Arial"/>
                <w:color w:val="000000"/>
                <w:sz w:val="20"/>
                <w:lang w:val="en-CA"/>
              </w:rPr>
            </w:pPr>
            <w:bookmarkStart w:id="549" w:name="BKM_F8F0AC0D_621F_42A5_92B3_5F5CC6F39AD8"/>
            <w:bookmarkEnd w:id="549"/>
            <w:r w:rsidRPr="00D30B51">
              <w:rPr>
                <w:rFonts w:asciiTheme="minorHAnsi" w:hAnsiTheme="minorHAnsi" w:cs="Arial"/>
                <w:color w:val="000000"/>
                <w:sz w:val="20"/>
                <w:lang w:val="en-CA"/>
              </w:rPr>
              <w:t>boreholeLength</w:t>
            </w:r>
          </w:p>
        </w:tc>
        <w:tc>
          <w:tcPr>
            <w:tcW w:w="2268" w:type="dxa"/>
          </w:tcPr>
          <w:p w14:paraId="59276468"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Quantity</w:t>
            </w:r>
          </w:p>
        </w:tc>
        <w:tc>
          <w:tcPr>
            <w:tcW w:w="5374" w:type="dxa"/>
          </w:tcPr>
          <w:p w14:paraId="5743C532"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30B51">
              <w:rPr>
                <w:rFonts w:asciiTheme="minorHAnsi" w:hAnsiTheme="minorHAnsi" w:cs="Arial"/>
                <w:color w:val="000000"/>
                <w:sz w:val="20"/>
                <w:lang w:val="en-CA"/>
              </w:rPr>
              <w:t>The "length" of a borehole will be determined by the data provider (ie, "length" can have different sources, like drillers measurement, loggers measurement, survey measurement, etc)</w:t>
            </w:r>
          </w:p>
          <w:p w14:paraId="5DF0E52E" w14:textId="77777777" w:rsidR="00D30B51" w:rsidRPr="00D30B51" w:rsidRDefault="00D30B51" w:rsidP="00D30B51">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bl>
    <w:p w14:paraId="3C7D80AE" w14:textId="77777777" w:rsidR="00D30B51" w:rsidRDefault="00D30B51" w:rsidP="00CD7325">
      <w:pPr>
        <w:rPr>
          <w:lang w:val="en-CA"/>
        </w:rPr>
      </w:pPr>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77777777"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(eg, kelly bush).</w:t>
      </w:r>
    </w:p>
    <w:p w14:paraId="63502C36" w14:textId="77777777" w:rsidR="00B3403C" w:rsidRDefault="00B3403C" w:rsidP="00B3403C">
      <w:pPr>
        <w:keepNext/>
      </w:pPr>
      <w:r>
        <w:rPr>
          <w:noProof/>
          <w:lang w:val="en-CA" w:eastAsia="en-CA"/>
        </w:rPr>
        <w:lastRenderedPageBreak/>
        <w:drawing>
          <wp:inline distT="0" distB="0" distL="0" distR="0" wp14:anchorId="7F9F155A" wp14:editId="769C59B9">
            <wp:extent cx="4598035" cy="4028440"/>
            <wp:effectExtent l="0" t="0" r="0" b="0"/>
            <wp:docPr id="467" name="Imag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598035" cy="4028440"/>
                    </a:xfrm>
                    <a:prstGeom prst="rect">
                      <a:avLst/>
                    </a:prstGeom>
                    <a:noFill/>
                    <a:ln>
                      <a:noFill/>
                    </a:ln>
                  </pic:spPr>
                </pic:pic>
              </a:graphicData>
            </a:graphic>
          </wp:inline>
        </w:drawing>
      </w:r>
    </w:p>
    <w:p w14:paraId="2D670C68" w14:textId="5348ED6E" w:rsidR="00B3403C" w:rsidRDefault="00B3403C" w:rsidP="00B3403C">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67</w:t>
      </w:r>
      <w:r w:rsidR="00676158">
        <w:rPr>
          <w:noProof/>
        </w:rPr>
        <w:fldChar w:fldCharType="end"/>
      </w:r>
      <w:r>
        <w:t>: Origin position</w:t>
      </w:r>
    </w:p>
    <w:p w14:paraId="6553BCB5" w14:textId="77777777" w:rsidR="00B3403C" w:rsidRPr="007C69FE" w:rsidRDefault="00B3403C" w:rsidP="007C69FE">
      <w:pPr>
        <w:rPr>
          <w:lang w:val="en-CA"/>
        </w:rPr>
      </w:pPr>
    </w:p>
    <w:p w14:paraId="38B6F97B" w14:textId="6C8356F5" w:rsidR="007C69FE" w:rsidRDefault="007C69FE" w:rsidP="007C69F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If no GM_Point is available, a</w:t>
      </w:r>
      <w:r>
        <w:rPr>
          <w:lang w:val="en-CA"/>
        </w:rPr>
        <w:t>n OGC nil value should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7C2E49B0" w14:textId="77777777" w:rsidTr="00775DD7">
        <w:trPr>
          <w:cantSplit/>
        </w:trPr>
        <w:tc>
          <w:tcPr>
            <w:tcW w:w="4219" w:type="dxa"/>
            <w:tcBorders>
              <w:right w:val="nil"/>
            </w:tcBorders>
            <w:shd w:val="clear" w:color="auto" w:fill="auto"/>
          </w:tcPr>
          <w:p w14:paraId="0AA6C978" w14:textId="77777777" w:rsidR="007C69FE" w:rsidRPr="00D12552" w:rsidRDefault="007C69FE"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3B8BC5C1" w14:textId="77777777" w:rsidR="007C69FE" w:rsidRPr="00D12552" w:rsidRDefault="007C69FE" w:rsidP="00775DD7">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p>
        </w:tc>
      </w:tr>
    </w:tbl>
    <w:p w14:paraId="5BDCC2EE" w14:textId="77777777" w:rsidR="007C69FE" w:rsidRPr="007C69FE" w:rsidRDefault="007C69FE" w:rsidP="007C69FE"/>
    <w:p w14:paraId="0F2DB809" w14:textId="3F2F0F62" w:rsidR="007C69FE" w:rsidRDefault="007C69FE" w:rsidP="007C69FE">
      <w:pPr>
        <w:rPr>
          <w:lang w:val="en-CA"/>
        </w:rPr>
      </w:pPr>
      <w:r w:rsidRPr="007C69FE">
        <w:rPr>
          <w:lang w:val="en-CA"/>
        </w:rPr>
        <w:t>In situations where the origin position changes over the life of the borehole (eg, due to subsidence or destruction of the original collar), the origin position should be updated to the new location.</w:t>
      </w:r>
    </w:p>
    <w:p w14:paraId="2359663B" w14:textId="614176E3" w:rsidR="007C69FE" w:rsidRPr="007C69FE" w:rsidRDefault="007C69FE" w:rsidP="00CD7325">
      <w:pPr>
        <w:rPr>
          <w:lang w:val="en-CA"/>
        </w:rPr>
      </w:pPr>
      <w:r w:rsidRPr="007C69FE">
        <w:rPr>
          <w:lang w:val="en-CA"/>
        </w:rPr>
        <w:t>Implementers delivering 3-D origin locations should provide an elevation to imp</w:t>
      </w:r>
      <w:r w:rsidR="00B3403C">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C69FE" w:rsidRPr="00D12552" w14:paraId="365707B8" w14:textId="77777777" w:rsidTr="00775DD7">
        <w:trPr>
          <w:cantSplit/>
        </w:trPr>
        <w:tc>
          <w:tcPr>
            <w:tcW w:w="4219" w:type="dxa"/>
            <w:tcBorders>
              <w:right w:val="nil"/>
            </w:tcBorders>
            <w:shd w:val="clear" w:color="auto" w:fill="auto"/>
          </w:tcPr>
          <w:p w14:paraId="41781DCF" w14:textId="5913AF0B" w:rsidR="007C69FE" w:rsidRPr="00D12552" w:rsidRDefault="007C69FE" w:rsidP="007C69FE">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81C723B" w14:textId="7EAD6070" w:rsidR="007C69FE" w:rsidRPr="00D12552" w:rsidRDefault="00B3403C" w:rsidP="00B3403C">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A70B90E" w14:textId="77777777" w:rsidR="007C69FE" w:rsidRPr="007C69FE" w:rsidRDefault="007C69FE" w:rsidP="00CD7325"/>
    <w:p w14:paraId="00D0290D" w14:textId="32353C93" w:rsidR="007C69FE" w:rsidRDefault="00C80D4B" w:rsidP="00C80D4B">
      <w:pPr>
        <w:pStyle w:val="Titre4"/>
      </w:pPr>
      <w:r>
        <w:lastRenderedPageBreak/>
        <w:t>GeoSciML Borehole vocabularies</w:t>
      </w:r>
    </w:p>
    <w:p w14:paraId="533AF79B" w14:textId="77777777" w:rsidR="00C80D4B" w:rsidRDefault="00C80D4B" w:rsidP="00CD7325"/>
    <w:p w14:paraId="1D6B2348" w14:textId="2F425850" w:rsidR="00C80D4B" w:rsidRDefault="00C80D4B" w:rsidP="00CD7325">
      <w:r>
        <w:t xml:space="preserve">Vocabularies used in Borehole package are listed in </w:t>
      </w:r>
      <w:r>
        <w:fldChar w:fldCharType="begin"/>
      </w:r>
      <w:r>
        <w:instrText xml:space="preserve"> REF _Ref433007016 \h </w:instrText>
      </w:r>
      <w:r>
        <w:fldChar w:fldCharType="separate"/>
      </w:r>
      <w:r>
        <w:t xml:space="preserve">Table </w:t>
      </w:r>
      <w:r>
        <w:rPr>
          <w:noProof/>
        </w:rPr>
        <w:t>17</w:t>
      </w:r>
      <w:r>
        <w:fldChar w:fldCharType="end"/>
      </w:r>
    </w:p>
    <w:p w14:paraId="33AE2642" w14:textId="77777777" w:rsidR="00C80D4B" w:rsidRDefault="00C80D4B" w:rsidP="00CD7325"/>
    <w:p w14:paraId="626D0DB1" w14:textId="54CBBB86" w:rsidR="00C80D4B" w:rsidRDefault="00C80D4B" w:rsidP="00C80D4B">
      <w:pPr>
        <w:pStyle w:val="Lgende"/>
        <w:keepNext/>
      </w:pPr>
      <w:bookmarkStart w:id="550" w:name="_Ref433007016"/>
      <w:r>
        <w:t xml:space="preserve">Table </w:t>
      </w:r>
      <w:r w:rsidR="00676158">
        <w:fldChar w:fldCharType="begin"/>
      </w:r>
      <w:r w:rsidR="00676158">
        <w:instrText xml:space="preserve"> SEQ Table \* ARABIC </w:instrText>
      </w:r>
      <w:r w:rsidR="00676158">
        <w:fldChar w:fldCharType="separate"/>
      </w:r>
      <w:r>
        <w:rPr>
          <w:noProof/>
        </w:rPr>
        <w:t>17</w:t>
      </w:r>
      <w:r w:rsidR="00676158">
        <w:rPr>
          <w:noProof/>
        </w:rPr>
        <w:fldChar w:fldCharType="end"/>
      </w:r>
      <w:bookmarkEnd w:id="550"/>
      <w:r>
        <w:t>: Borehole vocabularies</w:t>
      </w:r>
    </w:p>
    <w:tbl>
      <w:tblPr>
        <w:tblStyle w:val="Ombrageclair"/>
        <w:tblW w:w="0" w:type="auto"/>
        <w:tblLook w:val="04A0" w:firstRow="1" w:lastRow="0" w:firstColumn="1" w:lastColumn="0" w:noHBand="0" w:noVBand="1"/>
      </w:tblPr>
      <w:tblGrid>
        <w:gridCol w:w="3145"/>
        <w:gridCol w:w="5711"/>
      </w:tblGrid>
      <w:tr w:rsidR="00C80D4B" w:rsidRPr="00FE43AC" w14:paraId="7A2659BE"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AD75905" w14:textId="77777777" w:rsidR="00C80D4B" w:rsidRPr="00FE43AC" w:rsidRDefault="00C80D4B" w:rsidP="00775DD7">
            <w:pPr>
              <w:rPr>
                <w:rFonts w:asciiTheme="minorHAnsi" w:hAnsiTheme="minorHAnsi"/>
              </w:rPr>
            </w:pPr>
            <w:r w:rsidRPr="00FE43AC">
              <w:rPr>
                <w:rFonts w:asciiTheme="minorHAnsi" w:hAnsiTheme="minorHAnsi"/>
              </w:rPr>
              <w:t>Vocabulary</w:t>
            </w:r>
          </w:p>
        </w:tc>
        <w:tc>
          <w:tcPr>
            <w:tcW w:w="6196" w:type="dxa"/>
          </w:tcPr>
          <w:p w14:paraId="227EEBBC" w14:textId="77777777" w:rsidR="00C80D4B" w:rsidRPr="00FE43AC" w:rsidRDefault="00C80D4B" w:rsidP="00775DD7">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C80D4B" w:rsidRPr="00FE43AC" w14:paraId="522A168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2C4DD50C" w14:textId="7C2261EB" w:rsidR="00C80D4B" w:rsidRPr="00FE43AC" w:rsidRDefault="00C80D4B" w:rsidP="00775DD7">
            <w:pPr>
              <w:rPr>
                <w:rFonts w:asciiTheme="minorHAnsi" w:hAnsiTheme="minorHAnsi"/>
              </w:rPr>
            </w:pPr>
            <w:r w:rsidRPr="00C80D4B">
              <w:rPr>
                <w:rFonts w:asciiTheme="minorHAnsi" w:hAnsiTheme="minorHAnsi"/>
              </w:rPr>
              <w:t>BoreholeDrillingMethodCode</w:t>
            </w:r>
          </w:p>
        </w:tc>
        <w:tc>
          <w:tcPr>
            <w:tcW w:w="6196" w:type="dxa"/>
          </w:tcPr>
          <w:p w14:paraId="1488762B" w14:textId="0073AC5E" w:rsidR="00C80D4B" w:rsidRPr="00C80D4B" w:rsidRDefault="00C80D4B"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80D4B">
              <w:rPr>
                <w:rFonts w:asciiTheme="minorHAnsi" w:hAnsiTheme="minorHAnsi"/>
                <w:lang w:val="en-CA"/>
              </w:rPr>
              <w:t>This class is an indicative placeholder only for a vocabulary of terms describing the borehole drilling method.  Users are encouraged to use a vocabulary of terms managed by the CGI vocabularies working group. (eg; auger, hand auger, air core, cable tool, diamond core, rotary air blast, etc)</w:t>
            </w:r>
          </w:p>
        </w:tc>
      </w:tr>
      <w:tr w:rsidR="00C80D4B" w:rsidRPr="00FE43AC" w14:paraId="12D0CBD3"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32AA456" w14:textId="215FF739" w:rsidR="00C80D4B" w:rsidRPr="00C80D4B" w:rsidRDefault="00C80D4B" w:rsidP="00775DD7">
            <w:pPr>
              <w:rPr>
                <w:rFonts w:asciiTheme="minorHAnsi" w:hAnsiTheme="minorHAnsi"/>
              </w:rPr>
            </w:pPr>
            <w:r w:rsidRPr="00C80D4B">
              <w:rPr>
                <w:rFonts w:asciiTheme="minorHAnsi" w:hAnsiTheme="minorHAnsi"/>
              </w:rPr>
              <w:t>BoreholeInclinationCode</w:t>
            </w:r>
          </w:p>
        </w:tc>
        <w:tc>
          <w:tcPr>
            <w:tcW w:w="6196" w:type="dxa"/>
          </w:tcPr>
          <w:p w14:paraId="6E0B22EF" w14:textId="3446F231"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 xml:space="preserve">This class is an indicative placeholder only for a vocabulary of terms describing the general orientation of a borehole.  Users are encouraged to use a vocabulary of terms managed by the </w:t>
            </w:r>
            <w:r>
              <w:rPr>
                <w:rFonts w:asciiTheme="minorHAnsi" w:hAnsiTheme="minorHAnsi"/>
                <w:lang w:val="en-CA"/>
              </w:rPr>
              <w:t>CGI vocabularies working group.</w:t>
            </w:r>
          </w:p>
          <w:p w14:paraId="3C4812AD" w14:textId="77777777" w:rsidR="00C80D4B" w:rsidRPr="00C80D4B" w:rsidRDefault="00C80D4B" w:rsidP="00C80D4B">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For example:</w:t>
            </w:r>
          </w:p>
          <w:p w14:paraId="3401473F"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vertical</w:t>
            </w:r>
          </w:p>
          <w:p w14:paraId="301711E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horizontal</w:t>
            </w:r>
          </w:p>
          <w:p w14:paraId="0016B8D8" w14:textId="77777777"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up</w:t>
            </w:r>
          </w:p>
          <w:p w14:paraId="15EF27A6" w14:textId="02BDD57E" w:rsidR="00C80D4B" w:rsidRPr="00C80D4B" w:rsidRDefault="00C80D4B" w:rsidP="00C80D4B">
            <w:pPr>
              <w:pStyle w:val="Paragraphedeliste"/>
              <w:numPr>
                <w:ilvl w:val="0"/>
                <w:numId w:val="19"/>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80D4B">
              <w:rPr>
                <w:rFonts w:asciiTheme="minorHAnsi" w:hAnsiTheme="minorHAnsi"/>
                <w:lang w:val="en-CA"/>
              </w:rPr>
              <w:t>inclined down</w:t>
            </w:r>
          </w:p>
        </w:tc>
      </w:tr>
      <w:tr w:rsidR="00C80D4B" w:rsidRPr="00FE43AC" w14:paraId="310E1409"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tcPr>
          <w:p w14:paraId="6474B538" w14:textId="5074AF8A" w:rsidR="00C80D4B" w:rsidRPr="00C80D4B" w:rsidRDefault="00326F3E" w:rsidP="00326F3E">
            <w:pPr>
              <w:rPr>
                <w:rFonts w:asciiTheme="minorHAnsi" w:hAnsiTheme="minorHAnsi"/>
              </w:rPr>
            </w:pPr>
            <w:r w:rsidRPr="00326F3E">
              <w:rPr>
                <w:rFonts w:asciiTheme="minorHAnsi" w:hAnsiTheme="minorHAnsi"/>
              </w:rPr>
              <w:t>BoreholePurposeCode</w:t>
            </w:r>
          </w:p>
        </w:tc>
        <w:tc>
          <w:tcPr>
            <w:tcW w:w="6196" w:type="dxa"/>
          </w:tcPr>
          <w:p w14:paraId="6C591882" w14:textId="7A62E8B4" w:rsidR="00C80D4B" w:rsidRPr="00C80D4B" w:rsidRDefault="00326F3E" w:rsidP="00C80D4B">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326F3E">
              <w:rPr>
                <w:rFonts w:asciiTheme="minorHAnsi" w:hAnsiTheme="minorHAnsi"/>
                <w:lang w:val="en-CA"/>
              </w:rPr>
              <w:t>Place holder for a vocabulary containing terms describing the purpose for which the borehole was drilled.  eg, mineral exploration, water pumping, site evaluation, stratigraphic research, etc</w:t>
            </w:r>
          </w:p>
        </w:tc>
      </w:tr>
      <w:tr w:rsidR="00C80D4B" w:rsidRPr="00FE43AC" w14:paraId="0964E7CB" w14:textId="77777777" w:rsidTr="00775DD7">
        <w:tc>
          <w:tcPr>
            <w:cnfStyle w:val="001000000000" w:firstRow="0" w:lastRow="0" w:firstColumn="1" w:lastColumn="0" w:oddVBand="0" w:evenVBand="0" w:oddHBand="0" w:evenHBand="0" w:firstRowFirstColumn="0" w:firstRowLastColumn="0" w:lastRowFirstColumn="0" w:lastRowLastColumn="0"/>
            <w:tcW w:w="2660" w:type="dxa"/>
          </w:tcPr>
          <w:p w14:paraId="04236AD3" w14:textId="379ECC69" w:rsidR="00C80D4B" w:rsidRPr="00C80D4B" w:rsidRDefault="00326F3E" w:rsidP="00775DD7">
            <w:pPr>
              <w:rPr>
                <w:rFonts w:asciiTheme="minorHAnsi" w:hAnsiTheme="minorHAnsi"/>
              </w:rPr>
            </w:pPr>
            <w:r w:rsidRPr="00326F3E">
              <w:rPr>
                <w:rFonts w:asciiTheme="minorHAnsi" w:hAnsiTheme="minorHAnsi"/>
              </w:rPr>
              <w:t>BoreholeStartPointCode</w:t>
            </w:r>
          </w:p>
        </w:tc>
        <w:tc>
          <w:tcPr>
            <w:tcW w:w="6196" w:type="dxa"/>
          </w:tcPr>
          <w:p w14:paraId="663CA86D" w14:textId="6B15C61B"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 xml:space="preserve">This class is an indicative placeholder only for a vocabulary of terms describing the location of the start of a borehole.  Users are encouraged to use a vocabulary of terms managed by the </w:t>
            </w:r>
            <w:r>
              <w:rPr>
                <w:rFonts w:asciiTheme="minorHAnsi" w:hAnsiTheme="minorHAnsi"/>
                <w:lang w:val="en-CA"/>
              </w:rPr>
              <w:t>CGI vocabularies working group.</w:t>
            </w:r>
          </w:p>
          <w:p w14:paraId="40164F0A" w14:textId="77777777" w:rsidR="00326F3E" w:rsidRPr="00326F3E" w:rsidRDefault="00326F3E" w:rsidP="00326F3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Examples may include:</w:t>
            </w:r>
          </w:p>
          <w:p w14:paraId="32E30C9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natural ground surface - drilling started from a natural topographic surface</w:t>
            </w:r>
          </w:p>
          <w:p w14:paraId="4B680F5F"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lastRenderedPageBreak/>
              <w:t>open pit floor or wall - drilling started from the wall of an open pit or quarry</w:t>
            </w:r>
          </w:p>
          <w:p w14:paraId="722280A8" w14:textId="77777777" w:rsidR="00326F3E"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underground - drilling started from an underground location, such as a driveway, chamber or open-stope</w:t>
            </w:r>
          </w:p>
          <w:p w14:paraId="5DC5D40D" w14:textId="30AEA25F" w:rsidR="00C80D4B" w:rsidRPr="00326F3E" w:rsidRDefault="00326F3E" w:rsidP="00326F3E">
            <w:pPr>
              <w:pStyle w:val="Paragraphedeliste"/>
              <w:numPr>
                <w:ilvl w:val="0"/>
                <w:numId w:val="20"/>
              </w:num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326F3E">
              <w:rPr>
                <w:rFonts w:asciiTheme="minorHAnsi" w:hAnsiTheme="minorHAnsi"/>
                <w:lang w:val="en-CA"/>
              </w:rPr>
              <w:t>from pre-existing hole - new drill hole spudded off the wall of an existing hole</w:t>
            </w:r>
          </w:p>
        </w:tc>
      </w:tr>
    </w:tbl>
    <w:p w14:paraId="3F61AED1" w14:textId="77777777" w:rsidR="00C80D4B" w:rsidRDefault="00C80D4B" w:rsidP="00CD7325"/>
    <w:p w14:paraId="7AD7511C" w14:textId="77777777" w:rsidR="002151F2" w:rsidRPr="00B3403C" w:rsidRDefault="002151F2" w:rsidP="00CD7325"/>
    <w:p w14:paraId="24F874FF" w14:textId="77777777" w:rsidR="009B3BBD" w:rsidRPr="00D12552" w:rsidRDefault="009B3BBD" w:rsidP="009B3BBD">
      <w:pPr>
        <w:pStyle w:val="Titre2"/>
        <w:rPr>
          <w:lang w:val="en-CA"/>
        </w:rPr>
      </w:pPr>
      <w:r w:rsidRPr="00D12552">
        <w:rPr>
          <w:lang w:val="en-CA"/>
        </w:rPr>
        <w:t xml:space="preserve">GeoSciML </w:t>
      </w:r>
      <w:r>
        <w:rPr>
          <w:lang w:val="en-CA"/>
        </w:rPr>
        <w:t>Laboratory Analysis</w:t>
      </w:r>
      <w:r w:rsidRPr="00D12552">
        <w:rPr>
          <w:lang w:val="en-CA"/>
        </w:rPr>
        <w:t xml:space="preserve"> Requirements Class</w:t>
      </w:r>
    </w:p>
    <w:p w14:paraId="314F9F4D" w14:textId="77777777" w:rsidR="002151F2" w:rsidRDefault="002151F2" w:rsidP="00CD7325">
      <w:pPr>
        <w:rPr>
          <w:lang w:val="en-CA"/>
        </w:rPr>
      </w:pPr>
    </w:p>
    <w:p w14:paraId="7E1A0401" w14:textId="1DD26E0B" w:rsidR="00F67178" w:rsidRDefault="00CD7325" w:rsidP="00F67178">
      <w:pPr>
        <w:rPr>
          <w:lang w:val="en-CA"/>
        </w:rPr>
      </w:pPr>
      <w:r w:rsidRPr="00CD7325">
        <w:rPr>
          <w:lang w:val="en-CA"/>
        </w:rPr>
        <w:t>The LaboratoryAnlaysis-Specimen application schema extends the ISO19156 schema for Observations, Measurements and Sampling.  It specifically describes processes and results related to the analysis of (geological) samples using instruments, most commonly in a laboratory environment. (Design of this package is based upon, and extends, the MOLES v3 data model.)</w:t>
      </w:r>
      <w:r w:rsidR="0084053A">
        <w:rPr>
          <w:lang w:val="en-CA"/>
        </w:rPr>
        <w:t xml:space="preserve"> .  It also constrains certain elements of ISO19156 to align them on the specifics of geoscience lab analysis</w:t>
      </w:r>
    </w:p>
    <w:p w14:paraId="2CD44B0D" w14:textId="77777777" w:rsidR="00090DCF" w:rsidRDefault="00090DCF" w:rsidP="00F67178">
      <w:pPr>
        <w:rPr>
          <w:lang w:val="en-CA"/>
        </w:rPr>
      </w:pPr>
    </w:p>
    <w:p w14:paraId="119515AA" w14:textId="77777777" w:rsidR="00090DCF" w:rsidRDefault="00090DCF" w:rsidP="00090DCF">
      <w:pPr>
        <w:keepNext/>
      </w:pPr>
      <w:commentRangeStart w:id="551"/>
      <w:r>
        <w:rPr>
          <w:noProof/>
          <w:lang w:val="en-CA" w:eastAsia="en-CA"/>
        </w:rPr>
        <w:lastRenderedPageBreak/>
        <w:drawing>
          <wp:inline distT="0" distB="0" distL="0" distR="0" wp14:anchorId="6535D1F2" wp14:editId="5F30EA37">
            <wp:extent cx="5486400" cy="5053485"/>
            <wp:effectExtent l="0" t="0" r="0" b="0"/>
            <wp:docPr id="499" name="Image 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86400" cy="5053485"/>
                    </a:xfrm>
                    <a:prstGeom prst="rect">
                      <a:avLst/>
                    </a:prstGeom>
                    <a:noFill/>
                    <a:ln>
                      <a:noFill/>
                    </a:ln>
                  </pic:spPr>
                </pic:pic>
              </a:graphicData>
            </a:graphic>
          </wp:inline>
        </w:drawing>
      </w:r>
      <w:commentRangeEnd w:id="551"/>
      <w:r w:rsidR="00043E8E">
        <w:rPr>
          <w:rStyle w:val="Marquedecommentaire"/>
        </w:rPr>
        <w:commentReference w:id="551"/>
      </w:r>
    </w:p>
    <w:p w14:paraId="053FE055" w14:textId="37EA7336" w:rsidR="00090DCF" w:rsidRDefault="00090DCF" w:rsidP="00090DCF">
      <w:pPr>
        <w:pStyle w:val="Lgende"/>
        <w:rPr>
          <w:lang w:val="en-CA"/>
        </w:rPr>
      </w:pPr>
      <w:r>
        <w:t xml:space="preserve">Figure </w:t>
      </w:r>
      <w:r w:rsidR="00676158">
        <w:fldChar w:fldCharType="begin"/>
      </w:r>
      <w:r w:rsidR="00676158">
        <w:instrText xml:space="preserve"> SEQ Figure \* ARABIC </w:instrText>
      </w:r>
      <w:r w:rsidR="00676158">
        <w:fldChar w:fldCharType="separate"/>
      </w:r>
      <w:r>
        <w:rPr>
          <w:noProof/>
        </w:rPr>
        <w:t>68</w:t>
      </w:r>
      <w:r w:rsidR="00676158">
        <w:rPr>
          <w:noProof/>
        </w:rPr>
        <w:fldChar w:fldCharType="end"/>
      </w:r>
      <w:r>
        <w:t>: LaboratoryAnalysis and Specimen dependencies</w:t>
      </w:r>
    </w:p>
    <w:p w14:paraId="67500E42" w14:textId="77777777" w:rsidR="00090DCF" w:rsidRDefault="00090DCF" w:rsidP="00F6717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A58E0" w:rsidRPr="00D12552" w14:paraId="0E82950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95C8C64" w14:textId="77777777" w:rsidR="002A58E0" w:rsidRPr="00D12552" w:rsidRDefault="002A58E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2A58E0" w:rsidRPr="00D12552" w14:paraId="6C12482A"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429BBF9A"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2A58E0" w:rsidRPr="00D12552" w14:paraId="480BB014" w14:textId="77777777" w:rsidTr="006A7DD0">
        <w:tc>
          <w:tcPr>
            <w:tcW w:w="1809" w:type="dxa"/>
            <w:tcBorders>
              <w:top w:val="single" w:sz="12" w:space="0" w:color="auto"/>
              <w:left w:val="single" w:sz="12" w:space="0" w:color="auto"/>
              <w:bottom w:val="single" w:sz="4" w:space="0" w:color="auto"/>
              <w:right w:val="single" w:sz="4" w:space="0" w:color="auto"/>
            </w:tcBorders>
          </w:tcPr>
          <w:p w14:paraId="14676F91"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2FCE56"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Logical model</w:t>
            </w:r>
          </w:p>
        </w:tc>
      </w:tr>
      <w:tr w:rsidR="002A58E0" w:rsidRPr="00D12552" w14:paraId="7BFBC17A" w14:textId="77777777" w:rsidTr="006A7DD0">
        <w:tc>
          <w:tcPr>
            <w:tcW w:w="1809" w:type="dxa"/>
            <w:tcBorders>
              <w:top w:val="single" w:sz="4" w:space="0" w:color="auto"/>
              <w:left w:val="single" w:sz="12" w:space="0" w:color="auto"/>
              <w:bottom w:val="single" w:sz="4" w:space="0" w:color="auto"/>
              <w:right w:val="single" w:sz="4" w:space="0" w:color="auto"/>
            </w:tcBorders>
          </w:tcPr>
          <w:p w14:paraId="036ECC41"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4C9E9D0C" w14:textId="77777777" w:rsidR="002A58E0" w:rsidRPr="00D12552" w:rsidRDefault="002A58E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2A58E0" w:rsidRPr="00D12552" w14:paraId="3F06B9EA" w14:textId="77777777" w:rsidTr="006A7DD0">
        <w:tc>
          <w:tcPr>
            <w:tcW w:w="1809" w:type="dxa"/>
            <w:tcBorders>
              <w:top w:val="single" w:sz="4" w:space="0" w:color="auto"/>
              <w:left w:val="single" w:sz="12" w:space="0" w:color="auto"/>
              <w:bottom w:val="single" w:sz="4" w:space="0" w:color="auto"/>
              <w:right w:val="single" w:sz="4" w:space="0" w:color="auto"/>
            </w:tcBorders>
          </w:tcPr>
          <w:p w14:paraId="3579225F" w14:textId="77777777" w:rsidR="002A58E0" w:rsidRPr="00D12552" w:rsidRDefault="002A58E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3286065" w14:textId="2E6B13D5" w:rsidR="002A58E0" w:rsidRPr="00D12552"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 xml:space="preserve">ISO10156 </w:t>
            </w:r>
            <w:r w:rsidR="002A58E0">
              <w:rPr>
                <w:rFonts w:eastAsia="MS Mincho"/>
                <w:b/>
                <w:color w:val="0000FF"/>
                <w:sz w:val="22"/>
                <w:lang w:val="en-CA"/>
              </w:rPr>
              <w:t>Observation and Measurement</w:t>
            </w:r>
          </w:p>
        </w:tc>
      </w:tr>
      <w:tr w:rsidR="00DF5883" w:rsidRPr="00D12552" w14:paraId="4EB04D0C" w14:textId="77777777" w:rsidTr="006A7DD0">
        <w:tc>
          <w:tcPr>
            <w:tcW w:w="1809" w:type="dxa"/>
            <w:tcBorders>
              <w:top w:val="single" w:sz="4" w:space="0" w:color="auto"/>
              <w:left w:val="single" w:sz="12" w:space="0" w:color="auto"/>
              <w:bottom w:val="single" w:sz="4" w:space="0" w:color="auto"/>
              <w:right w:val="single" w:sz="4" w:space="0" w:color="auto"/>
            </w:tcBorders>
          </w:tcPr>
          <w:p w14:paraId="19B6B353" w14:textId="5C88A245" w:rsidR="00DF5883" w:rsidRPr="00D12552" w:rsidRDefault="00DF5883" w:rsidP="006A7DD0">
            <w:pPr>
              <w:spacing w:before="100" w:beforeAutospacing="1" w:after="100" w:afterAutospacing="1" w:line="230" w:lineRule="atLeast"/>
              <w:jc w:val="both"/>
              <w:rPr>
                <w:rFonts w:eastAsia="MS Mincho"/>
                <w:lang w:val="en-CA"/>
              </w:rPr>
            </w:pPr>
            <w:commentRangeStart w:id="552"/>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0A2EC1" w14:textId="1E834E99" w:rsidR="00DF5883" w:rsidRDefault="00DF588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ISO19115 Metadata</w:t>
            </w:r>
            <w:commentRangeEnd w:id="552"/>
            <w:r>
              <w:rPr>
                <w:rStyle w:val="Marquedecommentaire"/>
              </w:rPr>
              <w:commentReference w:id="552"/>
            </w:r>
          </w:p>
        </w:tc>
      </w:tr>
    </w:tbl>
    <w:p w14:paraId="5E77148F" w14:textId="77777777" w:rsidR="002A58E0" w:rsidRDefault="002A58E0" w:rsidP="00F67178">
      <w:pPr>
        <w:rPr>
          <w:lang w:val="en-CA"/>
        </w:rPr>
      </w:pPr>
    </w:p>
    <w:p w14:paraId="1BA5441B" w14:textId="4DF4A2BB" w:rsidR="0084053A" w:rsidRDefault="0084053A" w:rsidP="00F67178">
      <w:pPr>
        <w:rPr>
          <w:lang w:val="en-CA"/>
        </w:rPr>
      </w:pPr>
      <w:r w:rsidRPr="0084053A">
        <w:rPr>
          <w:lang w:val="en-CA"/>
        </w:rPr>
        <w:t>The "sampledFeature" association links the SF_SamplingFeature to the feature which the sampling feature was designed to sample. The target of this association shall not be a sampling feature. It is usually a real-world feature from an application domain.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lastRenderedPageBreak/>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76D93CC5" w:rsidR="00F67178" w:rsidRPr="00D12552" w:rsidRDefault="0084053A" w:rsidP="006A7DD0">
            <w:pPr>
              <w:pStyle w:val="Tabletext10"/>
              <w:jc w:val="left"/>
              <w:rPr>
                <w:rStyle w:val="reqtext"/>
                <w:lang w:val="en-CA"/>
              </w:rPr>
            </w:pPr>
            <w:r>
              <w:rPr>
                <w:rStyle w:val="reqtext"/>
                <w:lang w:val="en-CA"/>
              </w:rPr>
              <w:t>SF_SamplingFeature::sampledFeature SHALL not be an instance of SF_SamplingFeature</w:t>
            </w:r>
          </w:p>
        </w:tc>
      </w:tr>
    </w:tbl>
    <w:p w14:paraId="2B803CCB" w14:textId="77777777" w:rsidR="00F67178" w:rsidRDefault="00F67178" w:rsidP="00F67178"/>
    <w:p w14:paraId="44BDC7C7" w14:textId="091C558A" w:rsidR="0084053A" w:rsidRDefault="0084053A" w:rsidP="0084053A">
      <w:r>
        <w:t>OM_Observation/resultQuality/ DQ_QuantitativeAttributeAccuracy attribute shall be used to represent analytical errors and detection limits for each analytical measurement.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0048A931" w14:textId="77777777" w:rsidTr="006A7DD0">
        <w:trPr>
          <w:cantSplit/>
        </w:trPr>
        <w:tc>
          <w:tcPr>
            <w:tcW w:w="4219" w:type="dxa"/>
            <w:tcBorders>
              <w:right w:val="nil"/>
            </w:tcBorders>
            <w:shd w:val="clear" w:color="auto" w:fill="auto"/>
          </w:tcPr>
          <w:p w14:paraId="4652F528" w14:textId="226D8FB4"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w:t>
            </w:r>
          </w:p>
        </w:tc>
        <w:tc>
          <w:tcPr>
            <w:tcW w:w="4678" w:type="dxa"/>
            <w:tcBorders>
              <w:left w:val="nil"/>
            </w:tcBorders>
            <w:shd w:val="clear" w:color="auto" w:fill="auto"/>
          </w:tcPr>
          <w:p w14:paraId="7793E86E" w14:textId="41998C0A" w:rsidR="0084053A" w:rsidRPr="00D12552" w:rsidRDefault="0084053A" w:rsidP="006A7DD0">
            <w:pPr>
              <w:pStyle w:val="Tabletext10"/>
              <w:jc w:val="left"/>
              <w:rPr>
                <w:rStyle w:val="reqtext"/>
                <w:lang w:val="en-CA"/>
              </w:rPr>
            </w:pPr>
            <w:r>
              <w:rPr>
                <w:rStyle w:val="reqtext"/>
                <w:lang w:val="en-CA"/>
              </w:rPr>
              <w:t xml:space="preserve">Analytical error and detection limits SHALL be encoded using </w:t>
            </w:r>
            <w:r w:rsidRPr="0084053A">
              <w:rPr>
                <w:rStyle w:val="reqtext"/>
                <w:lang w:val="en-CA"/>
              </w:rPr>
              <w:t>OM_Observation/resultQuality/ DQ_QuantitativeAttributeAccuracy</w:t>
            </w:r>
          </w:p>
        </w:tc>
      </w:tr>
    </w:tbl>
    <w:p w14:paraId="3FA5E693" w14:textId="77777777" w:rsidR="0084053A" w:rsidRDefault="0084053A" w:rsidP="0084053A"/>
    <w:p w14:paraId="06FD44A9" w14:textId="688E23DB" w:rsidR="0084053A" w:rsidRDefault="0084053A" w:rsidP="0084053A">
      <w:r>
        <w:t xml:space="preserve">At least "nameOfMeasure" and "result" shall be used when delivering om:resultQuality/gmd:DQ_QuantitativeAttributeAccuracy.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2716D1C7"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p>
        </w:tc>
      </w:tr>
    </w:tbl>
    <w:p w14:paraId="599E2734" w14:textId="77777777" w:rsidR="0084053A" w:rsidRDefault="0084053A" w:rsidP="0084053A"/>
    <w:p w14:paraId="30028757" w14:textId="6C0ED4F7" w:rsidR="0084053A" w:rsidRDefault="0084053A" w:rsidP="0084053A">
      <w:r>
        <w:t>The characterString in "nameOfMeasure" should be a term from a controlled vocabulary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16B64F09"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p>
        </w:tc>
      </w:tr>
    </w:tbl>
    <w:p w14:paraId="5F669975" w14:textId="77777777" w:rsidR="00F67178" w:rsidRDefault="00F67178" w:rsidP="002151F2"/>
    <w:p w14:paraId="1EC677FE" w14:textId="5E856AE1" w:rsidR="00C02200" w:rsidRDefault="00C02200" w:rsidP="002151F2">
      <w:r>
        <w:t>Analytical methods are very varied and a single model can’t capture all the intricacies of each method used in geoscience.  Communities that need to report specific parameter that are not covered by this specification shall us NamedParameter.</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02200" w:rsidRPr="00D12552" w14:paraId="336F6599" w14:textId="77777777" w:rsidTr="006A7DD0">
        <w:trPr>
          <w:cantSplit/>
        </w:trPr>
        <w:tc>
          <w:tcPr>
            <w:tcW w:w="4219" w:type="dxa"/>
            <w:tcBorders>
              <w:right w:val="nil"/>
            </w:tcBorders>
            <w:shd w:val="clear" w:color="auto" w:fill="auto"/>
          </w:tcPr>
          <w:p w14:paraId="24E18283" w14:textId="55C08D92" w:rsidR="00C02200" w:rsidRPr="00D12552" w:rsidRDefault="00C02200" w:rsidP="00C02200">
            <w:pPr>
              <w:pStyle w:val="Tabletext10"/>
              <w:rPr>
                <w:rStyle w:val="requri"/>
                <w:lang w:val="en-CA"/>
              </w:rPr>
            </w:pPr>
            <w:r>
              <w:rPr>
                <w:rStyle w:val="requri"/>
                <w:lang w:val="en-CA"/>
              </w:rPr>
              <w:t>/req/gsml4-lab-analysis</w:t>
            </w:r>
            <w:r w:rsidRPr="00D12552">
              <w:rPr>
                <w:rStyle w:val="requri"/>
                <w:lang w:val="en-CA"/>
              </w:rPr>
              <w:t>/</w:t>
            </w:r>
            <w:r>
              <w:rPr>
                <w:rStyle w:val="requri"/>
                <w:lang w:val="en-CA"/>
              </w:rPr>
              <w:t>specific-parameters</w:t>
            </w:r>
          </w:p>
        </w:tc>
        <w:tc>
          <w:tcPr>
            <w:tcW w:w="4678" w:type="dxa"/>
            <w:tcBorders>
              <w:left w:val="nil"/>
            </w:tcBorders>
            <w:shd w:val="clear" w:color="auto" w:fill="auto"/>
          </w:tcPr>
          <w:p w14:paraId="7A589595" w14:textId="43943004" w:rsidR="00C02200" w:rsidRPr="00D12552" w:rsidRDefault="00C02200" w:rsidP="006A7DD0">
            <w:pPr>
              <w:pStyle w:val="Tabletext10"/>
              <w:jc w:val="left"/>
              <w:rPr>
                <w:rStyle w:val="reqtext"/>
                <w:lang w:val="en-CA"/>
              </w:rPr>
            </w:pPr>
            <w:r>
              <w:rPr>
                <w:rStyle w:val="reqtext"/>
                <w:lang w:val="en-CA"/>
              </w:rPr>
              <w:t>Method specific parameters SHALL be reported using OM_Observation::NamedParameter</w:t>
            </w:r>
          </w:p>
        </w:tc>
      </w:tr>
    </w:tbl>
    <w:p w14:paraId="71A90CDD" w14:textId="77777777" w:rsidR="00F67178" w:rsidRPr="00F67178" w:rsidRDefault="00F67178" w:rsidP="002151F2"/>
    <w:p w14:paraId="569F17AD" w14:textId="1FB7BC7D" w:rsidR="002151F2" w:rsidRDefault="00486E2A" w:rsidP="00486E2A">
      <w:pPr>
        <w:pStyle w:val="Titre3"/>
        <w:rPr>
          <w:lang w:val="en-CA"/>
        </w:rPr>
      </w:pPr>
      <w:r>
        <w:rPr>
          <w:lang w:val="en-CA"/>
        </w:rPr>
        <w:t>Laboratory Analysis</w:t>
      </w:r>
    </w:p>
    <w:p w14:paraId="0A55FC2B" w14:textId="086A8207" w:rsidR="00486E2A" w:rsidRDefault="00486E2A" w:rsidP="002151F2">
      <w:pPr>
        <w:rPr>
          <w:lang w:val="en-CA"/>
        </w:rPr>
      </w:pPr>
      <w:r w:rsidRPr="00486E2A">
        <w:rPr>
          <w:lang w:val="en-CA"/>
        </w:rPr>
        <w:t>The LaboratoryAnalysis leaf package describes processes, instruments and result quality associated with quantitative analysis of samples.</w:t>
      </w:r>
    </w:p>
    <w:p w14:paraId="520DD96C" w14:textId="77777777" w:rsidR="00775DD7" w:rsidRDefault="00775DD7" w:rsidP="00775DD7">
      <w:pPr>
        <w:keepNext/>
      </w:pPr>
      <w:r>
        <w:rPr>
          <w:noProof/>
          <w:lang w:val="en-CA" w:eastAsia="en-CA"/>
        </w:rPr>
        <w:lastRenderedPageBreak/>
        <w:drawing>
          <wp:inline distT="0" distB="0" distL="0" distR="0" wp14:anchorId="48E8DD77" wp14:editId="49F06B35">
            <wp:extent cx="5486400" cy="3215310"/>
            <wp:effectExtent l="0" t="0" r="0" b="4445"/>
            <wp:docPr id="468" name="Imag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486400" cy="3215310"/>
                    </a:xfrm>
                    <a:prstGeom prst="rect">
                      <a:avLst/>
                    </a:prstGeom>
                    <a:noFill/>
                    <a:ln>
                      <a:noFill/>
                    </a:ln>
                  </pic:spPr>
                </pic:pic>
              </a:graphicData>
            </a:graphic>
          </wp:inline>
        </w:drawing>
      </w:r>
    </w:p>
    <w:p w14:paraId="790AFF30" w14:textId="6D6E4F06" w:rsidR="00486E2A" w:rsidRDefault="00775DD7" w:rsidP="00775DD7">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69</w:t>
      </w:r>
      <w:r w:rsidR="00676158">
        <w:rPr>
          <w:noProof/>
        </w:rPr>
        <w:fldChar w:fldCharType="end"/>
      </w:r>
      <w:r>
        <w:t>: Laboratory analysis summary diagram</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71924DD7" w:rsidR="00775DD7" w:rsidRDefault="00775DD7" w:rsidP="002151F2">
      <w:pPr>
        <w:rPr>
          <w:lang w:val="en-CA"/>
        </w:rPr>
      </w:pPr>
      <w:r w:rsidRPr="00775DD7">
        <w:rPr>
          <w:lang w:val="en-CA"/>
        </w:rPr>
        <w:t>Type of instrument used to perform an analytical observation</w:t>
      </w:r>
    </w:p>
    <w:p w14:paraId="32485D33" w14:textId="77777777" w:rsidR="00775DD7" w:rsidRDefault="00775DD7" w:rsidP="00775DD7">
      <w:pPr>
        <w:keepNext/>
      </w:pPr>
      <w:r>
        <w:rPr>
          <w:noProof/>
          <w:lang w:val="en-CA" w:eastAsia="en-CA"/>
        </w:rPr>
        <w:drawing>
          <wp:inline distT="0" distB="0" distL="0" distR="0" wp14:anchorId="25A5606F" wp14:editId="472C5AB1">
            <wp:extent cx="5486400" cy="2917489"/>
            <wp:effectExtent l="0" t="0" r="0" b="0"/>
            <wp:docPr id="469" name="Image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486400" cy="2917489"/>
                    </a:xfrm>
                    <a:prstGeom prst="rect">
                      <a:avLst/>
                    </a:prstGeom>
                    <a:noFill/>
                    <a:ln>
                      <a:noFill/>
                    </a:ln>
                  </pic:spPr>
                </pic:pic>
              </a:graphicData>
            </a:graphic>
          </wp:inline>
        </w:drawing>
      </w:r>
    </w:p>
    <w:p w14:paraId="0188072E" w14:textId="48B4D0D0" w:rsidR="00775DD7" w:rsidRDefault="00775DD7" w:rsidP="00775DD7">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70</w:t>
      </w:r>
      <w:r w:rsidR="00676158">
        <w:rPr>
          <w:noProof/>
        </w:rPr>
        <w:fldChar w:fldCharType="end"/>
      </w:r>
      <w:r>
        <w:t>: Analytical instrument</w:t>
      </w:r>
    </w:p>
    <w:p w14:paraId="3B45EF98" w14:textId="00B4F7F7" w:rsidR="00775DD7" w:rsidRPr="00775DD7" w:rsidRDefault="00775DD7" w:rsidP="00775DD7">
      <w:pPr>
        <w:autoSpaceDE w:val="0"/>
        <w:autoSpaceDN w:val="0"/>
        <w:adjustRightInd w:val="0"/>
        <w:spacing w:after="0" w:line="240" w:lineRule="atLeast"/>
        <w:rPr>
          <w:rFonts w:cs="Arial"/>
          <w:color w:val="000000"/>
          <w:sz w:val="20"/>
          <w:lang w:val="en-CA"/>
        </w:rPr>
      </w:pPr>
      <w:bookmarkStart w:id="553" w:name="BKM_4320F660_2F6E_4F45_98F8_50B996AF05CA"/>
      <w:bookmarkEnd w:id="553"/>
    </w:p>
    <w:tbl>
      <w:tblPr>
        <w:tblStyle w:val="Ombrageclair"/>
        <w:tblW w:w="9735" w:type="dxa"/>
        <w:tblLayout w:type="fixed"/>
        <w:tblLook w:val="04A0" w:firstRow="1" w:lastRow="0" w:firstColumn="1" w:lastColumn="0" w:noHBand="0" w:noVBand="1"/>
      </w:tblPr>
      <w:tblGrid>
        <w:gridCol w:w="1951"/>
        <w:gridCol w:w="2126"/>
        <w:gridCol w:w="5658"/>
      </w:tblGrid>
      <w:tr w:rsidR="00775DD7" w:rsidRPr="00775DD7" w14:paraId="3F54EBB1" w14:textId="77777777" w:rsidTr="00775DD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050563BA"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4" w:name="BKM_C47BB20E_AB3E_41B0_BEAF_8545314C826D"/>
            <w:bookmarkEnd w:id="554"/>
            <w:r w:rsidRPr="00775DD7">
              <w:rPr>
                <w:rFonts w:asciiTheme="minorHAnsi" w:hAnsiTheme="minorHAnsi" w:cs="Arial"/>
                <w:color w:val="000000"/>
                <w:sz w:val="20"/>
                <w:lang w:val="en-CA"/>
              </w:rPr>
              <w:t>Name</w:t>
            </w:r>
          </w:p>
        </w:tc>
        <w:tc>
          <w:tcPr>
            <w:tcW w:w="2126" w:type="dxa"/>
          </w:tcPr>
          <w:p w14:paraId="3ACF915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658" w:type="dxa"/>
          </w:tcPr>
          <w:p w14:paraId="4806937D"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1B80B9EF"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7E2B181"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2126" w:type="dxa"/>
          </w:tcPr>
          <w:p w14:paraId="0EC0714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InstrumentTypeTerm</w:t>
            </w:r>
          </w:p>
        </w:tc>
        <w:tc>
          <w:tcPr>
            <w:tcW w:w="5658" w:type="dxa"/>
          </w:tcPr>
          <w:p w14:paraId="07C6EC0B"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category of instrument used in an analytical session (eg; XRF, ICPMS, SHRIMP, etc)</w:t>
            </w:r>
          </w:p>
          <w:p w14:paraId="755A126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373C8219"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469C870"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5" w:name="BKM_5A9940B3_320D_4C85_8B41_0199FF52327B"/>
            <w:bookmarkEnd w:id="555"/>
            <w:r w:rsidRPr="00775DD7">
              <w:rPr>
                <w:rFonts w:asciiTheme="minorHAnsi" w:hAnsiTheme="minorHAnsi" w:cs="Arial"/>
                <w:color w:val="000000"/>
                <w:sz w:val="20"/>
                <w:lang w:val="en-CA"/>
              </w:rPr>
              <w:t>model</w:t>
            </w:r>
          </w:p>
        </w:tc>
        <w:tc>
          <w:tcPr>
            <w:tcW w:w="2126" w:type="dxa"/>
          </w:tcPr>
          <w:p w14:paraId="593B368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4FA7713F"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to identify the model of instrument used. (eg instrument type = XRD, model = Siemens Diffraktometer D500)</w:t>
            </w:r>
          </w:p>
          <w:p w14:paraId="65B04B10"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6C41DF61"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2757D86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6" w:name="BKM_692BBE92_2CD8_471D_9014_13E6919FFDA7"/>
            <w:bookmarkEnd w:id="556"/>
            <w:r w:rsidRPr="00775DD7">
              <w:rPr>
                <w:rFonts w:asciiTheme="minorHAnsi" w:hAnsiTheme="minorHAnsi" w:cs="Arial"/>
                <w:color w:val="000000"/>
                <w:sz w:val="20"/>
                <w:lang w:val="en-CA"/>
              </w:rPr>
              <w:t>serialNumber</w:t>
            </w:r>
          </w:p>
        </w:tc>
        <w:tc>
          <w:tcPr>
            <w:tcW w:w="2126" w:type="dxa"/>
          </w:tcPr>
          <w:p w14:paraId="70154F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CharacterString</w:t>
            </w:r>
          </w:p>
        </w:tc>
        <w:tc>
          <w:tcPr>
            <w:tcW w:w="5658" w:type="dxa"/>
          </w:tcPr>
          <w:p w14:paraId="7CA99630"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An optional text string for the serial number of the machine used in an analytical session.</w:t>
            </w:r>
          </w:p>
          <w:p w14:paraId="10F39904"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8740385"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36237D88"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7" w:name="BKM_E14379F1_C7A7_42A6_B412_F1E01671E46F"/>
            <w:bookmarkEnd w:id="557"/>
            <w:r w:rsidRPr="00775DD7">
              <w:rPr>
                <w:rFonts w:asciiTheme="minorHAnsi" w:hAnsiTheme="minorHAnsi" w:cs="Arial"/>
                <w:color w:val="000000"/>
                <w:sz w:val="20"/>
                <w:lang w:val="en-CA"/>
              </w:rPr>
              <w:t>commissionDate</w:t>
            </w:r>
          </w:p>
        </w:tc>
        <w:tc>
          <w:tcPr>
            <w:tcW w:w="2126" w:type="dxa"/>
          </w:tcPr>
          <w:p w14:paraId="0A939676"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TM_Instant</w:t>
            </w:r>
          </w:p>
        </w:tc>
        <w:tc>
          <w:tcPr>
            <w:tcW w:w="5658" w:type="dxa"/>
          </w:tcPr>
          <w:p w14:paraId="5AFFEE5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date of the commissioning of an instrument (optional)</w:t>
            </w:r>
          </w:p>
          <w:p w14:paraId="2767E975"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5F9C0D3E" w14:textId="77777777" w:rsidTr="00775D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5B7F33C"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58" w:name="BKM_40997390_B407_46AF_928A_15F7B52273ED"/>
            <w:bookmarkEnd w:id="558"/>
            <w:r w:rsidRPr="00775DD7">
              <w:rPr>
                <w:rFonts w:asciiTheme="minorHAnsi" w:hAnsiTheme="minorHAnsi" w:cs="Arial"/>
                <w:color w:val="000000"/>
                <w:sz w:val="20"/>
                <w:lang w:val="en-CA"/>
              </w:rPr>
              <w:t>location</w:t>
            </w:r>
          </w:p>
        </w:tc>
        <w:tc>
          <w:tcPr>
            <w:tcW w:w="2126" w:type="dxa"/>
          </w:tcPr>
          <w:p w14:paraId="2CFB308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658" w:type="dxa"/>
          </w:tcPr>
          <w:p w14:paraId="3B8225F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location and owner of an instrument</w:t>
            </w:r>
          </w:p>
          <w:p w14:paraId="0AF7CDBA"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07A6C392" w14:textId="77777777" w:rsidTr="00775DD7">
        <w:tc>
          <w:tcPr>
            <w:cnfStyle w:val="001000000000" w:firstRow="0" w:lastRow="0" w:firstColumn="1" w:lastColumn="0" w:oddVBand="0" w:evenVBand="0" w:oddHBand="0" w:evenHBand="0" w:firstRowFirstColumn="0" w:firstRowLastColumn="0" w:lastRowFirstColumn="0" w:lastRowLastColumn="0"/>
            <w:tcW w:w="1951" w:type="dxa"/>
          </w:tcPr>
          <w:p w14:paraId="40D61AD4" w14:textId="23A95E7B"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2126" w:type="dxa"/>
          </w:tcPr>
          <w:p w14:paraId="70D0077C" w14:textId="339A4F21"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658" w:type="dxa"/>
          </w:tcPr>
          <w:p w14:paraId="77BC2365" w14:textId="7FE260FA"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one or more analytical sessions which used this instrument</w:t>
            </w:r>
          </w:p>
        </w:tc>
      </w:tr>
    </w:tbl>
    <w:p w14:paraId="5BBBA3A3" w14:textId="77777777" w:rsidR="00775DD7" w:rsidRDefault="00775DD7" w:rsidP="00775DD7">
      <w:pPr>
        <w:rPr>
          <w:lang w:val="en-CA"/>
        </w:rPr>
      </w:pPr>
    </w:p>
    <w:p w14:paraId="2AAF4B30" w14:textId="48C6D3BB" w:rsidR="00775DD7" w:rsidRDefault="00775DD7" w:rsidP="00775DD7">
      <w:pPr>
        <w:pStyle w:val="Titre4"/>
        <w:rPr>
          <w:lang w:val="en-CA"/>
        </w:rPr>
      </w:pPr>
      <w:r>
        <w:rPr>
          <w:lang w:val="en-CA"/>
        </w:rPr>
        <w:t>AnalyticalSession</w:t>
      </w:r>
    </w:p>
    <w:p w14:paraId="18AA6728" w14:textId="77777777" w:rsidR="00775DD7" w:rsidRDefault="00775DD7" w:rsidP="00775DD7">
      <w:pPr>
        <w:rPr>
          <w:lang w:val="en-CA"/>
        </w:rPr>
      </w:pPr>
    </w:p>
    <w:p w14:paraId="21E4275D" w14:textId="64AD2886" w:rsidR="00775DD7" w:rsidRDefault="00775DD7" w:rsidP="00775DD7">
      <w:pPr>
        <w:rPr>
          <w:lang w:val="en-CA"/>
        </w:rPr>
      </w:pPr>
      <w:r w:rsidRPr="00775DD7">
        <w:rPr>
          <w:lang w:val="en-CA"/>
        </w:rPr>
        <w:t>This class 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77777777" w:rsidR="00775DD7" w:rsidRDefault="00775DD7" w:rsidP="00775DD7">
      <w:pPr>
        <w:keepNext/>
      </w:pPr>
      <w:r>
        <w:rPr>
          <w:noProof/>
          <w:lang w:val="en-CA" w:eastAsia="en-CA"/>
        </w:rPr>
        <w:lastRenderedPageBreak/>
        <w:drawing>
          <wp:inline distT="0" distB="0" distL="0" distR="0" wp14:anchorId="196148BD" wp14:editId="611EC360">
            <wp:extent cx="5486400" cy="4334462"/>
            <wp:effectExtent l="0" t="0" r="0" b="9525"/>
            <wp:docPr id="470" name="Imag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334462"/>
                    </a:xfrm>
                    <a:prstGeom prst="rect">
                      <a:avLst/>
                    </a:prstGeom>
                    <a:noFill/>
                    <a:ln>
                      <a:noFill/>
                    </a:ln>
                  </pic:spPr>
                </pic:pic>
              </a:graphicData>
            </a:graphic>
          </wp:inline>
        </w:drawing>
      </w:r>
    </w:p>
    <w:p w14:paraId="61F89649" w14:textId="7BA37666" w:rsidR="00775DD7" w:rsidRDefault="00775DD7" w:rsidP="00775DD7">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71</w:t>
      </w:r>
      <w:r w:rsidR="00676158">
        <w:rPr>
          <w:noProof/>
        </w:rPr>
        <w:fldChar w:fldCharType="end"/>
      </w:r>
      <w:r>
        <w:t>: Analytical session</w:t>
      </w:r>
    </w:p>
    <w:p w14:paraId="134D2DC3" w14:textId="26EE58A2" w:rsidR="00775DD7" w:rsidRPr="00775DD7" w:rsidRDefault="00775DD7" w:rsidP="00775DD7">
      <w:pPr>
        <w:autoSpaceDE w:val="0"/>
        <w:autoSpaceDN w:val="0"/>
        <w:adjustRightInd w:val="0"/>
        <w:spacing w:after="0" w:line="240" w:lineRule="atLeast"/>
        <w:rPr>
          <w:rFonts w:cs="Arial"/>
          <w:color w:val="000000"/>
          <w:sz w:val="20"/>
          <w:lang w:val="en-CA"/>
        </w:rPr>
      </w:pPr>
      <w:bookmarkStart w:id="559" w:name="BKM_BF1C223A_F0A6_4FC2_9EEF_88DC486F7DB4"/>
      <w:bookmarkEnd w:id="559"/>
    </w:p>
    <w:tbl>
      <w:tblPr>
        <w:tblStyle w:val="Ombrageclair"/>
        <w:tblW w:w="9735" w:type="dxa"/>
        <w:tblLayout w:type="fixed"/>
        <w:tblLook w:val="04A0" w:firstRow="1" w:lastRow="0" w:firstColumn="1" w:lastColumn="0" w:noHBand="0" w:noVBand="1"/>
      </w:tblPr>
      <w:tblGrid>
        <w:gridCol w:w="1951"/>
        <w:gridCol w:w="1985"/>
        <w:gridCol w:w="5799"/>
      </w:tblGrid>
      <w:tr w:rsidR="00775DD7" w:rsidRPr="00775DD7" w14:paraId="432E6F45" w14:textId="77777777" w:rsidTr="00B51A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2E15D5F"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0" w:name="BKM_FCC3B9BB_23CF_4B5C_A83B_A898D191B651"/>
            <w:bookmarkEnd w:id="560"/>
            <w:r w:rsidRPr="00775DD7">
              <w:rPr>
                <w:rFonts w:asciiTheme="minorHAnsi" w:hAnsiTheme="minorHAnsi" w:cs="Arial"/>
                <w:color w:val="000000"/>
                <w:sz w:val="20"/>
                <w:lang w:val="en-CA"/>
              </w:rPr>
              <w:t>Name</w:t>
            </w:r>
          </w:p>
        </w:tc>
        <w:tc>
          <w:tcPr>
            <w:tcW w:w="1985" w:type="dxa"/>
          </w:tcPr>
          <w:p w14:paraId="6AC7BC95"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0B9A8D61" w14:textId="77777777" w:rsidR="00775DD7" w:rsidRPr="00775DD7" w:rsidRDefault="00775DD7" w:rsidP="00775DD7">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775DD7" w:rsidRPr="00775DD7" w14:paraId="54D8D98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676F8A46"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time</w:t>
            </w:r>
          </w:p>
        </w:tc>
        <w:tc>
          <w:tcPr>
            <w:tcW w:w="1985" w:type="dxa"/>
          </w:tcPr>
          <w:p w14:paraId="3D1881F6"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TM_Period</w:t>
            </w:r>
          </w:p>
        </w:tc>
        <w:tc>
          <w:tcPr>
            <w:tcW w:w="5799" w:type="dxa"/>
          </w:tcPr>
          <w:p w14:paraId="703E8EBC"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time period during which the analysis was performed</w:t>
            </w:r>
          </w:p>
          <w:p w14:paraId="2AF6B05E"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73CA446"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1E1E89B5"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1" w:name="BKM_D9B59F94_645D_4A43_B06F_F3308DA82998"/>
            <w:bookmarkEnd w:id="561"/>
            <w:r w:rsidRPr="00775DD7">
              <w:rPr>
                <w:rFonts w:asciiTheme="minorHAnsi" w:hAnsiTheme="minorHAnsi" w:cs="Arial"/>
                <w:color w:val="000000"/>
                <w:sz w:val="20"/>
                <w:lang w:val="en-CA"/>
              </w:rPr>
              <w:t>operator</w:t>
            </w:r>
          </w:p>
        </w:tc>
        <w:tc>
          <w:tcPr>
            <w:tcW w:w="1985" w:type="dxa"/>
          </w:tcPr>
          <w:p w14:paraId="1495A0ED"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CI_Responsibility</w:t>
            </w:r>
          </w:p>
        </w:tc>
        <w:tc>
          <w:tcPr>
            <w:tcW w:w="5799" w:type="dxa"/>
          </w:tcPr>
          <w:p w14:paraId="4B4B521A"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The name of the operator or organisation responsible for the analytical session</w:t>
            </w:r>
          </w:p>
          <w:p w14:paraId="23999D84" w14:textId="7777777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75DD7" w:rsidRPr="00775DD7" w14:paraId="342C6A14"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C76EAAB" w14:textId="77777777"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bookmarkStart w:id="562" w:name="BKM_963C6EE0_1269_4609_B11A_C2CBF9678C56"/>
            <w:bookmarkEnd w:id="562"/>
            <w:r w:rsidRPr="00775DD7">
              <w:rPr>
                <w:rFonts w:asciiTheme="minorHAnsi" w:hAnsiTheme="minorHAnsi" w:cs="Arial"/>
                <w:color w:val="000000"/>
                <w:sz w:val="20"/>
                <w:lang w:val="en-CA"/>
              </w:rPr>
              <w:t>parameter</w:t>
            </w:r>
          </w:p>
        </w:tc>
        <w:tc>
          <w:tcPr>
            <w:tcW w:w="1985" w:type="dxa"/>
          </w:tcPr>
          <w:p w14:paraId="091588C7"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NamedValue</w:t>
            </w:r>
          </w:p>
        </w:tc>
        <w:tc>
          <w:tcPr>
            <w:tcW w:w="5799" w:type="dxa"/>
          </w:tcPr>
          <w:p w14:paraId="1A2CE7ED"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This association is analogous to the "parameter" attribute of OM_Observation, but in this case describes environmental or instrument setting parameters that apply to an entire analytical session (eg, voltage, current, temperature, vacuum). The "name" attribute of NamedValue is implemented in OMXML as a byReference URI to a controlled list.</w:t>
            </w:r>
          </w:p>
          <w:p w14:paraId="47CA3A53" w14:textId="77777777" w:rsidR="00775DD7" w:rsidRPr="00775DD7" w:rsidRDefault="00775DD7"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75DD7" w:rsidRPr="00775DD7" w14:paraId="559BD6B0" w14:textId="77777777" w:rsidTr="00B51AB4">
        <w:tc>
          <w:tcPr>
            <w:cnfStyle w:val="001000000000" w:firstRow="0" w:lastRow="0" w:firstColumn="1" w:lastColumn="0" w:oddVBand="0" w:evenVBand="0" w:oddHBand="0" w:evenHBand="0" w:firstRowFirstColumn="0" w:firstRowLastColumn="0" w:lastRowFirstColumn="0" w:lastRowLastColumn="0"/>
            <w:tcW w:w="1951" w:type="dxa"/>
          </w:tcPr>
          <w:p w14:paraId="4280A2F8" w14:textId="23CEDB02" w:rsidR="00775DD7" w:rsidRPr="00775DD7" w:rsidRDefault="00775DD7"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instrument</w:t>
            </w:r>
          </w:p>
        </w:tc>
        <w:tc>
          <w:tcPr>
            <w:tcW w:w="1985" w:type="dxa"/>
          </w:tcPr>
          <w:p w14:paraId="5BF8CD5F" w14:textId="51B49E69"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AnalyticalInstrument</w:t>
            </w:r>
          </w:p>
        </w:tc>
        <w:tc>
          <w:tcPr>
            <w:tcW w:w="5799" w:type="dxa"/>
          </w:tcPr>
          <w:p w14:paraId="72EBA813" w14:textId="102AED17" w:rsidR="00775DD7" w:rsidRPr="00775DD7" w:rsidRDefault="00775DD7" w:rsidP="00775DD7">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Identifies the instrument used in the analytical session</w:t>
            </w:r>
          </w:p>
        </w:tc>
      </w:tr>
      <w:tr w:rsidR="00775DD7" w:rsidRPr="00775DD7" w14:paraId="14F81E7B" w14:textId="77777777" w:rsidTr="00B51A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322D7DB1" w14:textId="1A96FEBD" w:rsidR="00775DD7" w:rsidRDefault="00B51AB4" w:rsidP="00775DD7">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referenceAnalysis</w:t>
            </w:r>
          </w:p>
        </w:tc>
        <w:tc>
          <w:tcPr>
            <w:tcW w:w="1985" w:type="dxa"/>
          </w:tcPr>
          <w:p w14:paraId="163BBB35" w14:textId="2DB75009" w:rsid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ReferenceSpecimen</w:t>
            </w:r>
          </w:p>
        </w:tc>
        <w:tc>
          <w:tcPr>
            <w:tcW w:w="5799" w:type="dxa"/>
          </w:tcPr>
          <w:p w14:paraId="0C8993CF" w14:textId="50EC467A" w:rsidR="00775DD7" w:rsidRPr="00775DD7" w:rsidRDefault="00B51AB4" w:rsidP="00775DD7">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any reference specimens (ie, standards, blanks) used in the analytical session.</w:t>
            </w:r>
          </w:p>
        </w:tc>
      </w:tr>
    </w:tbl>
    <w:p w14:paraId="49022B74" w14:textId="77777777" w:rsidR="00775DD7" w:rsidRDefault="00775DD7" w:rsidP="00775DD7">
      <w:pPr>
        <w:rPr>
          <w:lang w:val="en-CA"/>
        </w:rPr>
      </w:pPr>
    </w:p>
    <w:p w14:paraId="7349D97A" w14:textId="471DEC63" w:rsidR="00775DD7" w:rsidRDefault="00B51AB4" w:rsidP="00B51AB4">
      <w:pPr>
        <w:pStyle w:val="Titre4"/>
        <w:rPr>
          <w:lang w:val="en-CA"/>
        </w:rPr>
      </w:pPr>
      <w:r>
        <w:rPr>
          <w:lang w:val="en-CA"/>
        </w:rPr>
        <w:t>AnalyticalProcess</w:t>
      </w:r>
    </w:p>
    <w:p w14:paraId="13588CCA" w14:textId="77777777" w:rsidR="00B51AB4" w:rsidRDefault="00B51AB4" w:rsidP="00775DD7">
      <w:pPr>
        <w:rPr>
          <w:lang w:val="en-CA"/>
        </w:rPr>
      </w:pPr>
    </w:p>
    <w:p w14:paraId="75A83E7E" w14:textId="424F04B0" w:rsidR="00B51AB4" w:rsidRDefault="00B51AB4" w:rsidP="00775DD7">
      <w:pPr>
        <w:rPr>
          <w:lang w:val="en-CA"/>
        </w:rPr>
      </w:pPr>
      <w:r>
        <w:rPr>
          <w:lang w:val="en-CA"/>
        </w:rPr>
        <w:lastRenderedPageBreak/>
        <w:t>An analytical process is a c</w:t>
      </w:r>
      <w:r w:rsidRPr="00B51AB4">
        <w:rPr>
          <w:lang w:val="en-CA"/>
        </w:rPr>
        <w:t xml:space="preserve">oncrete implementation of OM_Process.  </w:t>
      </w:r>
      <w:r>
        <w:rPr>
          <w:lang w:val="en-CA"/>
        </w:rPr>
        <w:t>It l</w:t>
      </w:r>
      <w:r w:rsidRPr="00B51AB4">
        <w:rPr>
          <w:lang w:val="en-CA"/>
        </w:rPr>
        <w:t>inks to an analytical session (data acquisition) or a computational process which produce analytical results.</w:t>
      </w:r>
    </w:p>
    <w:p w14:paraId="3375A2F1" w14:textId="77777777" w:rsidR="00B51AB4" w:rsidRDefault="00B51AB4" w:rsidP="00775DD7">
      <w:pPr>
        <w:rPr>
          <w:lang w:val="en-CA"/>
        </w:rPr>
      </w:pPr>
    </w:p>
    <w:p w14:paraId="0A9F4FF6" w14:textId="77777777" w:rsidR="00B51AB4" w:rsidRDefault="00B51AB4" w:rsidP="00B51AB4">
      <w:pPr>
        <w:keepNext/>
      </w:pPr>
      <w:r>
        <w:rPr>
          <w:noProof/>
          <w:lang w:val="en-CA" w:eastAsia="en-CA"/>
        </w:rPr>
        <w:drawing>
          <wp:inline distT="0" distB="0" distL="0" distR="0" wp14:anchorId="7B1BC42B" wp14:editId="38FFAA60">
            <wp:extent cx="5486400" cy="2842591"/>
            <wp:effectExtent l="0" t="0" r="0" b="0"/>
            <wp:docPr id="471" name="Imag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2842591"/>
                    </a:xfrm>
                    <a:prstGeom prst="rect">
                      <a:avLst/>
                    </a:prstGeom>
                    <a:noFill/>
                    <a:ln>
                      <a:noFill/>
                    </a:ln>
                  </pic:spPr>
                </pic:pic>
              </a:graphicData>
            </a:graphic>
          </wp:inline>
        </w:drawing>
      </w:r>
    </w:p>
    <w:p w14:paraId="620264FC" w14:textId="495FA776" w:rsidR="00B51AB4" w:rsidRDefault="00B51AB4" w:rsidP="00B51AB4">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72</w:t>
      </w:r>
      <w:r w:rsidR="00676158">
        <w:rPr>
          <w:noProof/>
        </w:rPr>
        <w:fldChar w:fldCharType="end"/>
      </w:r>
      <w:r>
        <w:t>: Analytical process</w:t>
      </w:r>
    </w:p>
    <w:tbl>
      <w:tblPr>
        <w:tblStyle w:val="Ombrageclair"/>
        <w:tblW w:w="9735" w:type="dxa"/>
        <w:tblLayout w:type="fixed"/>
        <w:tblLook w:val="04A0" w:firstRow="1" w:lastRow="0" w:firstColumn="1" w:lastColumn="0" w:noHBand="0" w:noVBand="1"/>
      </w:tblPr>
      <w:tblGrid>
        <w:gridCol w:w="1951"/>
        <w:gridCol w:w="1985"/>
        <w:gridCol w:w="5799"/>
      </w:tblGrid>
      <w:tr w:rsidR="00B51AB4" w:rsidRPr="00775DD7" w14:paraId="08E14F02" w14:textId="77777777" w:rsidTr="006A7D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1558A9BE" w14:textId="77777777"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sidRPr="00775DD7">
              <w:rPr>
                <w:rFonts w:asciiTheme="minorHAnsi" w:hAnsiTheme="minorHAnsi" w:cs="Arial"/>
                <w:color w:val="000000"/>
                <w:sz w:val="20"/>
                <w:lang w:val="en-CA"/>
              </w:rPr>
              <w:t>Name</w:t>
            </w:r>
          </w:p>
        </w:tc>
        <w:tc>
          <w:tcPr>
            <w:tcW w:w="1985" w:type="dxa"/>
          </w:tcPr>
          <w:p w14:paraId="0574994C"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Type</w:t>
            </w:r>
          </w:p>
        </w:tc>
        <w:tc>
          <w:tcPr>
            <w:tcW w:w="5799" w:type="dxa"/>
          </w:tcPr>
          <w:p w14:paraId="65299FB8" w14:textId="77777777" w:rsidR="00B51AB4" w:rsidRPr="00775DD7" w:rsidRDefault="00B51AB4" w:rsidP="006A7DD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75DD7">
              <w:rPr>
                <w:rFonts w:asciiTheme="minorHAnsi" w:hAnsiTheme="minorHAnsi" w:cs="Arial"/>
                <w:color w:val="000000"/>
                <w:sz w:val="20"/>
                <w:lang w:val="en-CA"/>
              </w:rPr>
              <w:t>Description</w:t>
            </w:r>
          </w:p>
        </w:tc>
      </w:tr>
      <w:tr w:rsidR="00B51AB4" w:rsidRPr="00775DD7" w14:paraId="03C4DCEA" w14:textId="77777777" w:rsidTr="006A7D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6A0A830" w14:textId="4D8CA78F"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method</w:t>
            </w:r>
          </w:p>
        </w:tc>
        <w:tc>
          <w:tcPr>
            <w:tcW w:w="1985" w:type="dxa"/>
          </w:tcPr>
          <w:p w14:paraId="1C611693" w14:textId="15DE657D"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AnalyticalMethod</w:t>
            </w:r>
          </w:p>
        </w:tc>
        <w:tc>
          <w:tcPr>
            <w:tcW w:w="5799" w:type="dxa"/>
          </w:tcPr>
          <w:p w14:paraId="025B4DD0" w14:textId="4225A1EC" w:rsidR="00B51AB4" w:rsidRPr="00775DD7" w:rsidRDefault="00B51AB4" w:rsidP="006A7DD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Identifies the type of analytical method used to make an observation.</w:t>
            </w:r>
          </w:p>
        </w:tc>
      </w:tr>
      <w:tr w:rsidR="00B51AB4" w:rsidRPr="00775DD7" w14:paraId="23A48EEF" w14:textId="77777777" w:rsidTr="006A7DD0">
        <w:tc>
          <w:tcPr>
            <w:cnfStyle w:val="001000000000" w:firstRow="0" w:lastRow="0" w:firstColumn="1" w:lastColumn="0" w:oddVBand="0" w:evenVBand="0" w:oddHBand="0" w:evenHBand="0" w:firstRowFirstColumn="0" w:firstRowLastColumn="0" w:lastRowFirstColumn="0" w:lastRowLastColumn="0"/>
            <w:tcW w:w="1951" w:type="dxa"/>
          </w:tcPr>
          <w:p w14:paraId="325BA0E7" w14:textId="545F58C9" w:rsidR="00B51AB4" w:rsidRPr="00775DD7" w:rsidRDefault="00B51AB4" w:rsidP="006A7DD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acquisition</w:t>
            </w:r>
          </w:p>
        </w:tc>
        <w:tc>
          <w:tcPr>
            <w:tcW w:w="1985" w:type="dxa"/>
          </w:tcPr>
          <w:p w14:paraId="0038889F" w14:textId="5E04EEEB" w:rsidR="00B51AB4" w:rsidRPr="00775DD7" w:rsidRDefault="00B51AB4" w:rsidP="00B51AB4">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43976FB0" w14:textId="1BEAF8D1" w:rsidR="00B51AB4" w:rsidRPr="00775DD7" w:rsidRDefault="00B51AB4" w:rsidP="006A7DD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B51AB4">
              <w:rPr>
                <w:rFonts w:asciiTheme="minorHAnsi" w:hAnsiTheme="minorHAnsi" w:cs="Arial"/>
                <w:color w:val="000000"/>
                <w:sz w:val="20"/>
                <w:lang w:val="en-CA"/>
              </w:rPr>
              <w:t>Describes the analytical session (eg, laboratory session) in which an observation was made and data acquired.</w:t>
            </w:r>
          </w:p>
        </w:tc>
      </w:tr>
    </w:tbl>
    <w:p w14:paraId="6C73AA54" w14:textId="77777777" w:rsidR="00B51AB4" w:rsidRPr="00B51AB4" w:rsidRDefault="00B51AB4" w:rsidP="00B51AB4">
      <w:pPr>
        <w:rPr>
          <w:lang w:val="en-CA"/>
        </w:rPr>
      </w:pPr>
    </w:p>
    <w:p w14:paraId="2C5A42EA" w14:textId="0797FBB7" w:rsidR="00B51AB4" w:rsidRDefault="00E966AA" w:rsidP="00E966AA">
      <w:pPr>
        <w:pStyle w:val="Titre4"/>
      </w:pPr>
      <w:r>
        <w:t>AnalyticalMethod</w:t>
      </w:r>
    </w:p>
    <w:p w14:paraId="66BC1DB3" w14:textId="77777777" w:rsidR="00E966AA" w:rsidRDefault="00E966AA" w:rsidP="00B51AB4"/>
    <w:p w14:paraId="4CF25447" w14:textId="5B3D9BF5" w:rsidR="00E966AA" w:rsidRDefault="00E966AA" w:rsidP="00B51AB4">
      <w:r w:rsidRPr="00E966AA">
        <w:t>Name, and published citation, of the analytical method used in an analytical session</w:t>
      </w:r>
    </w:p>
    <w:p w14:paraId="276E92B7" w14:textId="77777777" w:rsidR="00E966AA" w:rsidRDefault="00E966AA" w:rsidP="00E966AA">
      <w:pPr>
        <w:keepNext/>
      </w:pPr>
      <w:r>
        <w:rPr>
          <w:noProof/>
          <w:lang w:val="en-CA" w:eastAsia="en-CA"/>
        </w:rPr>
        <w:lastRenderedPageBreak/>
        <w:drawing>
          <wp:inline distT="0" distB="0" distL="0" distR="0" wp14:anchorId="5CF58450" wp14:editId="08657C9A">
            <wp:extent cx="4658360" cy="3105785"/>
            <wp:effectExtent l="0" t="0" r="8890" b="0"/>
            <wp:docPr id="472" name="Imag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58360" cy="3105785"/>
                    </a:xfrm>
                    <a:prstGeom prst="rect">
                      <a:avLst/>
                    </a:prstGeom>
                    <a:noFill/>
                    <a:ln>
                      <a:noFill/>
                    </a:ln>
                  </pic:spPr>
                </pic:pic>
              </a:graphicData>
            </a:graphic>
          </wp:inline>
        </w:drawing>
      </w:r>
    </w:p>
    <w:p w14:paraId="6CA05FBD" w14:textId="40F8CCD3" w:rsidR="00E966AA" w:rsidRDefault="00E966AA" w:rsidP="00E966AA">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73</w:t>
      </w:r>
      <w:r w:rsidR="00676158">
        <w:rPr>
          <w:noProof/>
        </w:rPr>
        <w:fldChar w:fldCharType="end"/>
      </w:r>
      <w:r>
        <w:t xml:space="preserve"> : Analytical method</w:t>
      </w:r>
    </w:p>
    <w:p w14:paraId="23D69338" w14:textId="77777777" w:rsidR="00E966AA" w:rsidRDefault="00E966AA" w:rsidP="00E966AA"/>
    <w:p w14:paraId="232A9BCB" w14:textId="6502BFDD" w:rsidR="00E966AA" w:rsidRPr="00E966AA" w:rsidRDefault="00E966AA" w:rsidP="00E966AA">
      <w:pPr>
        <w:autoSpaceDE w:val="0"/>
        <w:autoSpaceDN w:val="0"/>
        <w:adjustRightInd w:val="0"/>
        <w:spacing w:after="0" w:line="240" w:lineRule="atLeast"/>
        <w:rPr>
          <w:rFonts w:cs="Arial"/>
          <w:color w:val="000000"/>
          <w:sz w:val="20"/>
          <w:lang w:val="en-CA"/>
        </w:rPr>
      </w:pPr>
      <w:bookmarkStart w:id="563" w:name="BKM_79050478_59B4_46CF_B3EE_2B3B979B34B2"/>
      <w:bookmarkEnd w:id="563"/>
    </w:p>
    <w:tbl>
      <w:tblPr>
        <w:tblStyle w:val="Ombrageclair"/>
        <w:tblW w:w="9735" w:type="dxa"/>
        <w:tblLayout w:type="fixed"/>
        <w:tblLook w:val="04A0" w:firstRow="1" w:lastRow="0" w:firstColumn="1" w:lastColumn="0" w:noHBand="0" w:noVBand="1"/>
      </w:tblPr>
      <w:tblGrid>
        <w:gridCol w:w="1526"/>
        <w:gridCol w:w="2410"/>
        <w:gridCol w:w="5799"/>
      </w:tblGrid>
      <w:tr w:rsidR="00E966AA" w:rsidRPr="00E966AA" w14:paraId="7A02CDA9" w14:textId="77777777" w:rsidTr="00E966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34A792CA"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4" w:name="BKM_49851DB0_5102_456A_B25E_E5E16C13E2EB"/>
            <w:bookmarkEnd w:id="564"/>
            <w:r w:rsidRPr="00E966AA">
              <w:rPr>
                <w:rFonts w:asciiTheme="minorHAnsi" w:hAnsiTheme="minorHAnsi" w:cs="Arial"/>
                <w:color w:val="000000"/>
                <w:sz w:val="20"/>
                <w:lang w:val="en-CA"/>
              </w:rPr>
              <w:t>Name</w:t>
            </w:r>
          </w:p>
        </w:tc>
        <w:tc>
          <w:tcPr>
            <w:tcW w:w="2410" w:type="dxa"/>
          </w:tcPr>
          <w:p w14:paraId="1BB713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Type</w:t>
            </w:r>
          </w:p>
        </w:tc>
        <w:tc>
          <w:tcPr>
            <w:tcW w:w="5799" w:type="dxa"/>
          </w:tcPr>
          <w:p w14:paraId="596B0745" w14:textId="77777777" w:rsidR="00E966AA" w:rsidRPr="00E966AA" w:rsidRDefault="00E966AA" w:rsidP="00E966AA">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Description</w:t>
            </w:r>
          </w:p>
        </w:tc>
      </w:tr>
      <w:tr w:rsidR="00E966AA" w:rsidRPr="00E966AA" w14:paraId="7D8A8BD0" w14:textId="77777777" w:rsidTr="00E966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5898C64D"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r w:rsidRPr="00E966AA">
              <w:rPr>
                <w:rFonts w:asciiTheme="minorHAnsi" w:hAnsiTheme="minorHAnsi" w:cs="Arial"/>
                <w:color w:val="000000"/>
                <w:sz w:val="20"/>
                <w:lang w:val="en-CA"/>
              </w:rPr>
              <w:t>methodName</w:t>
            </w:r>
          </w:p>
        </w:tc>
        <w:tc>
          <w:tcPr>
            <w:tcW w:w="2410" w:type="dxa"/>
          </w:tcPr>
          <w:p w14:paraId="77FC6630"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AnalyticalMethodTerm</w:t>
            </w:r>
          </w:p>
        </w:tc>
        <w:tc>
          <w:tcPr>
            <w:tcW w:w="5799" w:type="dxa"/>
          </w:tcPr>
          <w:p w14:paraId="28E9470F"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Reference to a controlled vocabulary of names of analytical method used in a session (eg; XRF mass spectrometry, ICPMS, SHRIMP geochronology)</w:t>
            </w:r>
          </w:p>
          <w:p w14:paraId="1857DB73" w14:textId="77777777" w:rsidR="00E966AA" w:rsidRPr="00E966AA" w:rsidRDefault="00E966AA" w:rsidP="00E966AA">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E966AA" w:rsidRPr="00E966AA" w14:paraId="50123186" w14:textId="77777777" w:rsidTr="00E966AA">
        <w:tc>
          <w:tcPr>
            <w:cnfStyle w:val="001000000000" w:firstRow="0" w:lastRow="0" w:firstColumn="1" w:lastColumn="0" w:oddVBand="0" w:evenVBand="0" w:oddHBand="0" w:evenHBand="0" w:firstRowFirstColumn="0" w:firstRowLastColumn="0" w:lastRowFirstColumn="0" w:lastRowLastColumn="0"/>
            <w:tcW w:w="1526" w:type="dxa"/>
          </w:tcPr>
          <w:p w14:paraId="47229DE1" w14:textId="77777777" w:rsidR="00E966AA" w:rsidRPr="00E966AA" w:rsidRDefault="00E966AA" w:rsidP="00E966AA">
            <w:pPr>
              <w:autoSpaceDE w:val="0"/>
              <w:autoSpaceDN w:val="0"/>
              <w:adjustRightInd w:val="0"/>
              <w:spacing w:after="0" w:line="240" w:lineRule="atLeast"/>
              <w:rPr>
                <w:rFonts w:asciiTheme="minorHAnsi" w:hAnsiTheme="minorHAnsi" w:cs="Arial"/>
                <w:color w:val="000000"/>
                <w:sz w:val="20"/>
                <w:lang w:val="en-CA"/>
              </w:rPr>
            </w:pPr>
            <w:bookmarkStart w:id="565" w:name="BKM_B16CD918_4034_47F7_9393_204D6BE54C10"/>
            <w:bookmarkEnd w:id="565"/>
            <w:r w:rsidRPr="00E966AA">
              <w:rPr>
                <w:rFonts w:asciiTheme="minorHAnsi" w:hAnsiTheme="minorHAnsi" w:cs="Arial"/>
                <w:color w:val="000000"/>
                <w:sz w:val="20"/>
                <w:lang w:val="en-CA"/>
              </w:rPr>
              <w:t>citation</w:t>
            </w:r>
          </w:p>
        </w:tc>
        <w:tc>
          <w:tcPr>
            <w:tcW w:w="2410" w:type="dxa"/>
          </w:tcPr>
          <w:p w14:paraId="160F8932"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CI_Citation</w:t>
            </w:r>
          </w:p>
        </w:tc>
        <w:tc>
          <w:tcPr>
            <w:tcW w:w="5799" w:type="dxa"/>
          </w:tcPr>
          <w:p w14:paraId="6D0F0F70"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E966AA">
              <w:rPr>
                <w:rFonts w:asciiTheme="minorHAnsi" w:hAnsiTheme="minorHAnsi" w:cs="Arial"/>
                <w:color w:val="000000"/>
                <w:sz w:val="20"/>
                <w:lang w:val="en-CA"/>
              </w:rPr>
              <w:t>A published description of a particular analytical method (eg; a standard operating procedure document). This attribute is nillable if such a document does not exist.</w:t>
            </w:r>
          </w:p>
          <w:p w14:paraId="75D03871" w14:textId="77777777" w:rsidR="00E966AA" w:rsidRPr="00E966AA" w:rsidRDefault="00E966AA" w:rsidP="00E966AA">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79DA99A4" w14:textId="77777777" w:rsidR="00E966AA" w:rsidRDefault="00E966AA" w:rsidP="00E966AA"/>
    <w:p w14:paraId="7BA3F8F4" w14:textId="032A63C9" w:rsidR="00E966AA" w:rsidRDefault="00E966AA" w:rsidP="00E966AA">
      <w:pPr>
        <w:pStyle w:val="Titre4"/>
      </w:pPr>
      <w:r>
        <w:t>Image</w:t>
      </w:r>
    </w:p>
    <w:p w14:paraId="5C92B4AE" w14:textId="2A1EAE7F" w:rsidR="00E966AA" w:rsidRDefault="00E966AA" w:rsidP="00E966AA">
      <w:r>
        <w:t>Use for image of sampling features, f</w:t>
      </w:r>
      <w:r w:rsidRPr="00E966AA">
        <w:t>or example, photographs of ion microprobe grain mounts.</w:t>
      </w:r>
    </w:p>
    <w:p w14:paraId="253D879F" w14:textId="77777777" w:rsidR="00E966AA" w:rsidRDefault="00E966AA" w:rsidP="00E966AA"/>
    <w:p w14:paraId="7E5690BB" w14:textId="77777777" w:rsidR="00E966AA" w:rsidRDefault="00E966AA" w:rsidP="00E966AA">
      <w:pPr>
        <w:keepNext/>
      </w:pPr>
      <w:r>
        <w:rPr>
          <w:noProof/>
          <w:lang w:val="en-CA" w:eastAsia="en-CA"/>
        </w:rPr>
        <w:lastRenderedPageBreak/>
        <w:drawing>
          <wp:inline distT="0" distB="0" distL="0" distR="0" wp14:anchorId="70029C90" wp14:editId="3557B673">
            <wp:extent cx="2708910" cy="3140075"/>
            <wp:effectExtent l="0" t="0" r="0" b="3175"/>
            <wp:docPr id="473" name="Imag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8910" cy="3140075"/>
                    </a:xfrm>
                    <a:prstGeom prst="rect">
                      <a:avLst/>
                    </a:prstGeom>
                    <a:noFill/>
                    <a:ln>
                      <a:noFill/>
                    </a:ln>
                  </pic:spPr>
                </pic:pic>
              </a:graphicData>
            </a:graphic>
          </wp:inline>
        </w:drawing>
      </w:r>
    </w:p>
    <w:p w14:paraId="7E3A17FD" w14:textId="40230A08" w:rsidR="00E966AA" w:rsidRDefault="00E966AA" w:rsidP="00E966AA">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74</w:t>
      </w:r>
      <w:r w:rsidR="00676158">
        <w:rPr>
          <w:noProof/>
        </w:rPr>
        <w:fldChar w:fldCharType="end"/>
      </w:r>
      <w:r>
        <w:t>: Image</w:t>
      </w:r>
    </w:p>
    <w:p w14:paraId="1B44B20B" w14:textId="5E3C20E6" w:rsidR="00E966AA" w:rsidRPr="00E966AA" w:rsidRDefault="00E966AA" w:rsidP="00E966AA">
      <w:commentRangeStart w:id="566"/>
      <w:r>
        <w:t xml:space="preserve">When the image is available online, </w:t>
      </w:r>
      <w:r w:rsidR="00F67178">
        <w:t>the description field should provide a link to it.</w:t>
      </w:r>
      <w:commentRangeEnd w:id="566"/>
      <w:r w:rsidR="00F67178">
        <w:rPr>
          <w:rStyle w:val="Marquedecommentaire"/>
        </w:rPr>
        <w:commentReference w:id="566"/>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2CE609AC" w:rsidR="00E966AA" w:rsidRPr="00D12552" w:rsidRDefault="00E966AA" w:rsidP="00E966AA">
            <w:pPr>
              <w:pStyle w:val="Tabletext10"/>
              <w:jc w:val="left"/>
              <w:rPr>
                <w:rStyle w:val="reqtext"/>
                <w:lang w:val="en-CA"/>
              </w:rPr>
            </w:pPr>
            <w:r>
              <w:rPr>
                <w:rStyle w:val="reqtext"/>
                <w:lang w:val="en-CA"/>
              </w:rPr>
              <w:t>When a URL to the image is available, the URL SHALL be encoded in it GML description property</w:t>
            </w:r>
            <w:r w:rsidRPr="00B3403C">
              <w:rPr>
                <w:rStyle w:val="reqtext"/>
                <w:lang w:val="en-CA"/>
              </w:rPr>
              <w:t>.</w:t>
            </w:r>
          </w:p>
        </w:tc>
      </w:tr>
    </w:tbl>
    <w:p w14:paraId="0DAFC62E" w14:textId="77777777" w:rsidR="00F67178" w:rsidRDefault="00F67178" w:rsidP="00E966AA"/>
    <w:p w14:paraId="7CEDEA20" w14:textId="65010A75" w:rsidR="00F67178" w:rsidRDefault="00F67178" w:rsidP="00E966AA">
      <w:r>
        <w:t>The process for an image should be a camera</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5D4DD34B" w:rsidR="00F67178" w:rsidRPr="00D12552" w:rsidRDefault="00F67178" w:rsidP="006A7DD0">
            <w:pPr>
              <w:pStyle w:val="Tabletext10"/>
              <w:jc w:val="left"/>
              <w:rPr>
                <w:rStyle w:val="reqtext"/>
                <w:lang w:val="en-CA"/>
              </w:rPr>
            </w:pPr>
            <w:r>
              <w:rPr>
                <w:rStyle w:val="reqtext"/>
                <w:lang w:val="en-CA"/>
              </w:rPr>
              <w:t>The image SHOULD make reference to a camera for its SF_Process</w:t>
            </w:r>
          </w:p>
        </w:tc>
      </w:tr>
    </w:tbl>
    <w:p w14:paraId="4E3BBE51" w14:textId="77777777" w:rsidR="00F67178" w:rsidRDefault="00F67178" w:rsidP="00E966AA"/>
    <w:p w14:paraId="55CB641E" w14:textId="2772C4A8" w:rsidR="007F7DE0" w:rsidRDefault="007F7DE0" w:rsidP="007F7DE0">
      <w:pPr>
        <w:pStyle w:val="Titre3"/>
      </w:pPr>
      <w:r>
        <w:t>Geochronology</w:t>
      </w:r>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5A39CA63" w:rsidR="007F7DE0" w:rsidRDefault="007F7DE0" w:rsidP="007F7DE0">
      <w:pPr>
        <w:pStyle w:val="Paragraphedeliste"/>
        <w:numPr>
          <w:ilvl w:val="0"/>
          <w:numId w:val="22"/>
        </w:numPr>
      </w:pPr>
      <w:r>
        <w:t>a Specimen (eg; rock sample)</w:t>
      </w:r>
    </w:p>
    <w:p w14:paraId="39ECA28D" w14:textId="69D1EF03" w:rsidR="007F7DE0" w:rsidRDefault="007F7DE0" w:rsidP="007F7DE0">
      <w:pPr>
        <w:pStyle w:val="Paragraphedeliste"/>
        <w:numPr>
          <w:ilvl w:val="0"/>
          <w:numId w:val="22"/>
        </w:numPr>
      </w:pPr>
      <w:r>
        <w:t>a related collection of sampling features within that specimen (eg; ion probe burn spots),</w:t>
      </w:r>
    </w:p>
    <w:p w14:paraId="4624D5BC" w14:textId="5F12373C" w:rsidR="007F7DE0" w:rsidRDefault="007F7DE0" w:rsidP="007F7DE0">
      <w:pPr>
        <w:pStyle w:val="Paragraphedeliste"/>
        <w:numPr>
          <w:ilvl w:val="0"/>
          <w:numId w:val="22"/>
        </w:numPr>
      </w:pPr>
      <w:r>
        <w:t xml:space="preserve">and a GeochronologicInterpretation related to that sampling collection. </w:t>
      </w:r>
    </w:p>
    <w:p w14:paraId="0E287753" w14:textId="77777777" w:rsidR="007F7DE0" w:rsidRDefault="007F7DE0" w:rsidP="007F7DE0"/>
    <w:p w14:paraId="10CCF296" w14:textId="41765F74" w:rsidR="007F7DE0" w:rsidRDefault="007F7DE0" w:rsidP="007F7DE0">
      <w:r>
        <w:t>Each member of the sampling collection has related OM_Observation/result(s)</w:t>
      </w:r>
    </w:p>
    <w:p w14:paraId="1BC74315" w14:textId="77777777" w:rsidR="007F7DE0" w:rsidRDefault="007F7DE0" w:rsidP="007F7DE0"/>
    <w:p w14:paraId="4B6BCEF4" w14:textId="77777777" w:rsidR="007F7DE0" w:rsidRDefault="007F7DE0" w:rsidP="007F7DE0">
      <w:pPr>
        <w:keepNext/>
      </w:pPr>
      <w:r>
        <w:rPr>
          <w:noProof/>
          <w:lang w:val="en-CA" w:eastAsia="en-CA"/>
        </w:rPr>
        <w:lastRenderedPageBreak/>
        <w:drawing>
          <wp:inline distT="0" distB="0" distL="0" distR="0" wp14:anchorId="1CECBB05" wp14:editId="36251CDD">
            <wp:extent cx="5486400" cy="3330704"/>
            <wp:effectExtent l="0" t="0" r="0" b="3175"/>
            <wp:docPr id="474" name="Imag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86400" cy="3330704"/>
                    </a:xfrm>
                    <a:prstGeom prst="rect">
                      <a:avLst/>
                    </a:prstGeom>
                    <a:noFill/>
                    <a:ln>
                      <a:noFill/>
                    </a:ln>
                  </pic:spPr>
                </pic:pic>
              </a:graphicData>
            </a:graphic>
          </wp:inline>
        </w:drawing>
      </w:r>
    </w:p>
    <w:p w14:paraId="46654EFA" w14:textId="517C2DB8" w:rsidR="007F7DE0" w:rsidRDefault="007F7DE0" w:rsidP="007F7DE0">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75</w:t>
      </w:r>
      <w:r w:rsidR="00676158">
        <w:rPr>
          <w:noProof/>
        </w:rPr>
        <w:fldChar w:fldCharType="end"/>
      </w:r>
      <w:r>
        <w:t>: Summary diagram of geochronology</w:t>
      </w:r>
    </w:p>
    <w:p w14:paraId="37939833" w14:textId="77777777" w:rsidR="007F7DE0" w:rsidRDefault="007F7DE0" w:rsidP="007F7DE0"/>
    <w:p w14:paraId="23F2D92B" w14:textId="337881DA" w:rsidR="007F7DE0" w:rsidRDefault="007F7DE0" w:rsidP="007F7DE0">
      <w:pPr>
        <w:pStyle w:val="Titre4"/>
      </w:pPr>
      <w:bookmarkStart w:id="567" w:name="BKM_A1B6B909_67BC_419F_AEF9_8696BB63F29E"/>
      <w:bookmarkEnd w:id="567"/>
      <w:r>
        <w:t>GeochronologicInterpretation</w:t>
      </w:r>
    </w:p>
    <w:p w14:paraId="51A07AE7" w14:textId="77777777" w:rsidR="007F7DE0" w:rsidRDefault="007F7DE0" w:rsidP="007F7DE0"/>
    <w:p w14:paraId="33E713BD" w14:textId="6AF199A7" w:rsidR="007F7DE0" w:rsidRDefault="007F7DE0" w:rsidP="007F7DE0">
      <w:r w:rsidRPr="007F7DE0">
        <w:t>An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77777777" w:rsidR="007F7DE0" w:rsidRDefault="007F7DE0" w:rsidP="007F7DE0">
      <w:pPr>
        <w:keepNext/>
      </w:pPr>
      <w:r>
        <w:rPr>
          <w:noProof/>
          <w:lang w:val="en-CA" w:eastAsia="en-CA"/>
        </w:rPr>
        <w:lastRenderedPageBreak/>
        <w:drawing>
          <wp:inline distT="0" distB="0" distL="0" distR="0" wp14:anchorId="55646E9A" wp14:editId="48462AC6">
            <wp:extent cx="5486400" cy="5105560"/>
            <wp:effectExtent l="0" t="0" r="0" b="0"/>
            <wp:docPr id="475" name="Imag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86400" cy="5105560"/>
                    </a:xfrm>
                    <a:prstGeom prst="rect">
                      <a:avLst/>
                    </a:prstGeom>
                    <a:noFill/>
                    <a:ln>
                      <a:noFill/>
                    </a:ln>
                  </pic:spPr>
                </pic:pic>
              </a:graphicData>
            </a:graphic>
          </wp:inline>
        </w:drawing>
      </w:r>
    </w:p>
    <w:p w14:paraId="1497C4AA" w14:textId="52A77C9B" w:rsidR="007F7DE0" w:rsidRPr="007F7DE0" w:rsidRDefault="007F7DE0" w:rsidP="007F7DE0">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76</w:t>
      </w:r>
      <w:r w:rsidR="00676158">
        <w:rPr>
          <w:noProof/>
        </w:rPr>
        <w:fldChar w:fldCharType="end"/>
      </w:r>
      <w:r>
        <w:t>: Geochronologic interpretation</w:t>
      </w:r>
    </w:p>
    <w:p w14:paraId="311A44BD" w14:textId="77777777" w:rsidR="007F7DE0" w:rsidRDefault="007F7DE0" w:rsidP="007F7DE0"/>
    <w:p w14:paraId="1CC835DE" w14:textId="7E642B3C" w:rsidR="007F7DE0" w:rsidRPr="007F7DE0" w:rsidRDefault="007F7DE0" w:rsidP="007F7DE0">
      <w:pPr>
        <w:autoSpaceDE w:val="0"/>
        <w:autoSpaceDN w:val="0"/>
        <w:adjustRightInd w:val="0"/>
        <w:spacing w:after="0" w:line="240" w:lineRule="atLeast"/>
        <w:rPr>
          <w:rFonts w:cs="Arial"/>
          <w:color w:val="000000"/>
          <w:sz w:val="20"/>
          <w:lang w:val="en-CA"/>
        </w:rPr>
      </w:pPr>
    </w:p>
    <w:tbl>
      <w:tblPr>
        <w:tblStyle w:val="Ombrageclair"/>
        <w:tblW w:w="9735" w:type="dxa"/>
        <w:tblLayout w:type="fixed"/>
        <w:tblLook w:val="04A0" w:firstRow="1" w:lastRow="0" w:firstColumn="1" w:lastColumn="0" w:noHBand="0" w:noVBand="1"/>
      </w:tblPr>
      <w:tblGrid>
        <w:gridCol w:w="1809"/>
        <w:gridCol w:w="2127"/>
        <w:gridCol w:w="5799"/>
      </w:tblGrid>
      <w:tr w:rsidR="007F7DE0" w:rsidRPr="007F7DE0" w14:paraId="34F0DC82" w14:textId="77777777" w:rsidTr="007F7D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7C7462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8" w:name="BKM_0B1CA329_7FCB_4838_9738_F600EF3A8B04"/>
            <w:bookmarkEnd w:id="568"/>
            <w:r w:rsidRPr="007F7DE0">
              <w:rPr>
                <w:rFonts w:asciiTheme="minorHAnsi" w:hAnsiTheme="minorHAnsi" w:cs="Arial"/>
                <w:color w:val="000000"/>
                <w:sz w:val="20"/>
                <w:lang w:val="en-CA"/>
              </w:rPr>
              <w:t>Name</w:t>
            </w:r>
          </w:p>
        </w:tc>
        <w:tc>
          <w:tcPr>
            <w:tcW w:w="2127" w:type="dxa"/>
          </w:tcPr>
          <w:p w14:paraId="42DB7BCB"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Type</w:t>
            </w:r>
          </w:p>
        </w:tc>
        <w:tc>
          <w:tcPr>
            <w:tcW w:w="5799" w:type="dxa"/>
          </w:tcPr>
          <w:p w14:paraId="7928FFF9" w14:textId="77777777" w:rsidR="007F7DE0" w:rsidRPr="007F7DE0" w:rsidRDefault="007F7DE0" w:rsidP="007F7DE0">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Description</w:t>
            </w:r>
          </w:p>
        </w:tc>
      </w:tr>
      <w:tr w:rsidR="007F7DE0" w:rsidRPr="007F7DE0" w14:paraId="75CCE25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7483408"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sidRPr="007F7DE0">
              <w:rPr>
                <w:rFonts w:asciiTheme="minorHAnsi" w:hAnsiTheme="minorHAnsi" w:cs="Arial"/>
                <w:color w:val="000000"/>
                <w:sz w:val="20"/>
                <w:lang w:val="en-CA"/>
              </w:rPr>
              <w:t>interpretedAge</w:t>
            </w:r>
          </w:p>
        </w:tc>
        <w:tc>
          <w:tcPr>
            <w:tcW w:w="2127" w:type="dxa"/>
          </w:tcPr>
          <w:p w14:paraId="4800D15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GeologicEvent</w:t>
            </w:r>
          </w:p>
        </w:tc>
        <w:tc>
          <w:tcPr>
            <w:tcW w:w="5799" w:type="dxa"/>
          </w:tcPr>
          <w:p w14:paraId="626C373F"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GeoSciML GeologicEvent to describe event age, process and environment. e.g, Event age = 350 Ma +/- 3 Ma. Event process = intrusion, extrusion, metamorphism. Event environment = plutonic, marine.</w:t>
            </w:r>
          </w:p>
          <w:p w14:paraId="6C9045A6"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7F0B5ED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50153419"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69" w:name="BKM_1D244EC3_ED85_479D_9C71_0F691EEBA5EA"/>
            <w:bookmarkEnd w:id="569"/>
            <w:r w:rsidRPr="007F7DE0">
              <w:rPr>
                <w:rFonts w:asciiTheme="minorHAnsi" w:hAnsiTheme="minorHAnsi" w:cs="Arial"/>
                <w:color w:val="000000"/>
                <w:sz w:val="20"/>
                <w:lang w:val="en-CA"/>
              </w:rPr>
              <w:t>isotopicEvent</w:t>
            </w:r>
          </w:p>
        </w:tc>
        <w:tc>
          <w:tcPr>
            <w:tcW w:w="2127" w:type="dxa"/>
          </w:tcPr>
          <w:p w14:paraId="587C77FA"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IsotopicEventType</w:t>
            </w:r>
          </w:p>
        </w:tc>
        <w:tc>
          <w:tcPr>
            <w:tcW w:w="5799" w:type="dxa"/>
          </w:tcPr>
          <w:p w14:paraId="3A1383F1"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any isotopic events that are relevant to the interpretation. eg; closure, isotopic mixing, Pb loss, etc</w:t>
            </w:r>
          </w:p>
          <w:p w14:paraId="19B9916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3379E41B"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7241B903"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0" w:name="BKM_9712572B_F199_4830_ACFD_E9764FB58028"/>
            <w:bookmarkEnd w:id="570"/>
            <w:r w:rsidRPr="007F7DE0">
              <w:rPr>
                <w:rFonts w:asciiTheme="minorHAnsi" w:hAnsiTheme="minorHAnsi" w:cs="Arial"/>
                <w:color w:val="000000"/>
                <w:sz w:val="20"/>
                <w:lang w:val="en-CA"/>
              </w:rPr>
              <w:t>isotopicSystem</w:t>
            </w:r>
          </w:p>
        </w:tc>
        <w:tc>
          <w:tcPr>
            <w:tcW w:w="2127" w:type="dxa"/>
          </w:tcPr>
          <w:p w14:paraId="5E63ABBD"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IsotopicSystemName</w:t>
            </w:r>
          </w:p>
        </w:tc>
        <w:tc>
          <w:tcPr>
            <w:tcW w:w="5799" w:type="dxa"/>
          </w:tcPr>
          <w:p w14:paraId="30C0510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Describes the isotopic system used to calculate geochronological age. StatisticalAgeTypes vocabulary would contain values like:</w:t>
            </w:r>
          </w:p>
          <w:p w14:paraId="5CF1F59A"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Ar-Ar, K-Ar, Nd-Sm, Pb-Pb, Rb-Sr, Re-Os, U-Pb, etc</w:t>
            </w:r>
          </w:p>
          <w:p w14:paraId="4967F048"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210B8CE9"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6630B3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1" w:name="BKM_95947C71_177C_4EA6_8B4C_94C513E8FE7E"/>
            <w:bookmarkEnd w:id="571"/>
            <w:r w:rsidRPr="007F7DE0">
              <w:rPr>
                <w:rFonts w:asciiTheme="minorHAnsi" w:hAnsiTheme="minorHAnsi" w:cs="Arial"/>
                <w:color w:val="000000"/>
                <w:sz w:val="20"/>
                <w:lang w:val="en-CA"/>
              </w:rPr>
              <w:t>statisticalMethod</w:t>
            </w:r>
          </w:p>
        </w:tc>
        <w:tc>
          <w:tcPr>
            <w:tcW w:w="2127" w:type="dxa"/>
          </w:tcPr>
          <w:p w14:paraId="75633194"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StatisticalMethodTerm</w:t>
            </w:r>
          </w:p>
        </w:tc>
        <w:tc>
          <w:tcPr>
            <w:tcW w:w="5799" w:type="dxa"/>
          </w:tcPr>
          <w:p w14:paraId="7971F32C"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The statistical method used to interpret the results</w:t>
            </w:r>
          </w:p>
          <w:p w14:paraId="238ADB4B"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75D90ECE"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5329971E"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2" w:name="BKM_F00B629C_EDB4_449B_8603_CDBBEFBA3576"/>
            <w:bookmarkEnd w:id="572"/>
            <w:r w:rsidRPr="007F7DE0">
              <w:rPr>
                <w:rFonts w:asciiTheme="minorHAnsi" w:hAnsiTheme="minorHAnsi" w:cs="Arial"/>
                <w:color w:val="000000"/>
                <w:sz w:val="20"/>
                <w:lang w:val="en-CA"/>
              </w:rPr>
              <w:lastRenderedPageBreak/>
              <w:t>interpretedBy</w:t>
            </w:r>
          </w:p>
        </w:tc>
        <w:tc>
          <w:tcPr>
            <w:tcW w:w="2127" w:type="dxa"/>
          </w:tcPr>
          <w:p w14:paraId="7D9736E2"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CI_Responsibility</w:t>
            </w:r>
          </w:p>
        </w:tc>
        <w:tc>
          <w:tcPr>
            <w:tcW w:w="5799" w:type="dxa"/>
          </w:tcPr>
          <w:p w14:paraId="2D2165E7"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Party responsible for this interpretation</w:t>
            </w:r>
          </w:p>
          <w:p w14:paraId="754F14AC"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6008CA1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2319EC80"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3" w:name="BKM_B465F0F6_D0B5_40C2_8492_D188CFF84ACF"/>
            <w:bookmarkEnd w:id="573"/>
            <w:r w:rsidRPr="007F7DE0">
              <w:rPr>
                <w:rFonts w:asciiTheme="minorHAnsi" w:hAnsiTheme="minorHAnsi" w:cs="Arial"/>
                <w:color w:val="000000"/>
                <w:sz w:val="20"/>
                <w:lang w:val="en-CA"/>
              </w:rPr>
              <w:t>citation</w:t>
            </w:r>
          </w:p>
        </w:tc>
        <w:tc>
          <w:tcPr>
            <w:tcW w:w="2127" w:type="dxa"/>
          </w:tcPr>
          <w:p w14:paraId="3492A120"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CI_Citation</w:t>
            </w:r>
          </w:p>
        </w:tc>
        <w:tc>
          <w:tcPr>
            <w:tcW w:w="5799" w:type="dxa"/>
          </w:tcPr>
          <w:p w14:paraId="783C0C0F"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Use ISO metadata citation element to describe author and other reference information. Can be used to describe reference for new or legacy data</w:t>
            </w:r>
          </w:p>
          <w:p w14:paraId="32A78792" w14:textId="77777777"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r w:rsidR="007F7DE0" w:rsidRPr="007F7DE0" w14:paraId="2D190524" w14:textId="77777777" w:rsidTr="007F7D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4C3D132B" w14:textId="77777777"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bookmarkStart w:id="574" w:name="BKM_84CD8D11_428B_401E_A711_B019F6D0913D"/>
            <w:bookmarkEnd w:id="574"/>
            <w:r w:rsidRPr="007F7DE0">
              <w:rPr>
                <w:rFonts w:asciiTheme="minorHAnsi" w:hAnsiTheme="minorHAnsi" w:cs="Arial"/>
                <w:color w:val="000000"/>
                <w:sz w:val="20"/>
                <w:lang w:val="en-CA"/>
              </w:rPr>
              <w:t>preferredInterpretation</w:t>
            </w:r>
          </w:p>
        </w:tc>
        <w:tc>
          <w:tcPr>
            <w:tcW w:w="2127" w:type="dxa"/>
          </w:tcPr>
          <w:p w14:paraId="5E15316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Boolean</w:t>
            </w:r>
          </w:p>
        </w:tc>
        <w:tc>
          <w:tcPr>
            <w:tcW w:w="5799" w:type="dxa"/>
          </w:tcPr>
          <w:p w14:paraId="6E156C59"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 xml:space="preserve">Indicates whether this interpretation is the preferred interpretation (ie; the analytical data may be reinterpreted) </w:t>
            </w:r>
          </w:p>
          <w:p w14:paraId="46EA7F0E" w14:textId="77777777" w:rsidR="007F7DE0" w:rsidRPr="007F7DE0" w:rsidRDefault="007F7DE0" w:rsidP="007F7DE0">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7F7DE0" w:rsidRPr="007F7DE0" w14:paraId="3E11DBF3" w14:textId="77777777" w:rsidTr="007F7DE0">
        <w:tc>
          <w:tcPr>
            <w:cnfStyle w:val="001000000000" w:firstRow="0" w:lastRow="0" w:firstColumn="1" w:lastColumn="0" w:oddVBand="0" w:evenVBand="0" w:oddHBand="0" w:evenHBand="0" w:firstRowFirstColumn="0" w:firstRowLastColumn="0" w:lastRowFirstColumn="0" w:lastRowLastColumn="0"/>
            <w:tcW w:w="1809" w:type="dxa"/>
          </w:tcPr>
          <w:p w14:paraId="430DE667" w14:textId="4E2FE1CD" w:rsidR="007F7DE0" w:rsidRPr="007F7DE0" w:rsidRDefault="007F7DE0" w:rsidP="007F7DE0">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sourceCollection</w:t>
            </w:r>
          </w:p>
        </w:tc>
        <w:tc>
          <w:tcPr>
            <w:tcW w:w="2127" w:type="dxa"/>
          </w:tcPr>
          <w:p w14:paraId="074CD919" w14:textId="0F898800"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SF_SamplingFeature</w:t>
            </w:r>
            <w:r>
              <w:rPr>
                <w:rFonts w:asciiTheme="minorHAnsi" w:hAnsiTheme="minorHAnsi" w:cs="Arial"/>
                <w:color w:val="000000"/>
                <w:sz w:val="20"/>
                <w:lang w:val="en-CA"/>
              </w:rPr>
              <w:br/>
              <w:t>Collection</w:t>
            </w:r>
          </w:p>
        </w:tc>
        <w:tc>
          <w:tcPr>
            <w:tcW w:w="5799" w:type="dxa"/>
          </w:tcPr>
          <w:p w14:paraId="2A313D85" w14:textId="345CF2DF" w:rsidR="007F7DE0" w:rsidRPr="007F7DE0" w:rsidRDefault="007F7DE0" w:rsidP="007F7DE0">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7F7DE0">
              <w:rPr>
                <w:rFonts w:asciiTheme="minorHAnsi" w:hAnsiTheme="minorHAnsi" w:cs="Arial"/>
                <w:color w:val="000000"/>
                <w:sz w:val="20"/>
                <w:lang w:val="en-CA"/>
              </w:rPr>
              <w:t>Each geochronological interpretation has a mandatory association to a collection of sampling features (eg; a collection of burn spots or craters from a SHRIMP analytical session).  Legacy published data for which the SamplingFeatureCollection is unknown may be delivered with SamplingFeatureCollection = 'unknown'.</w:t>
            </w:r>
          </w:p>
        </w:tc>
      </w:tr>
    </w:tbl>
    <w:p w14:paraId="57CBD782" w14:textId="77777777" w:rsidR="007F7DE0" w:rsidRDefault="007F7DE0" w:rsidP="007F7DE0">
      <w:pPr>
        <w:rPr>
          <w:lang w:val="en-CA"/>
        </w:rPr>
      </w:pPr>
    </w:p>
    <w:p w14:paraId="6CDE300C" w14:textId="73EAE649" w:rsidR="007F7DE0" w:rsidRDefault="007F7DE0" w:rsidP="007F7DE0">
      <w:pPr>
        <w:pStyle w:val="Titre3"/>
        <w:rPr>
          <w:lang w:val="en-CA"/>
        </w:rPr>
      </w:pPr>
      <w:r>
        <w:rPr>
          <w:lang w:val="en-CA"/>
        </w:rPr>
        <w:t>Geologic Specimen</w:t>
      </w:r>
    </w:p>
    <w:p w14:paraId="1EBA54CB" w14:textId="77777777" w:rsidR="007F7DE0" w:rsidRDefault="007F7DE0" w:rsidP="007F7DE0">
      <w:pPr>
        <w:rPr>
          <w:lang w:val="en-CA"/>
        </w:rPr>
      </w:pPr>
    </w:p>
    <w:p w14:paraId="22E630CD" w14:textId="6AC4E60C" w:rsidR="007F7DE0" w:rsidRDefault="007F7DE0" w:rsidP="007F7DE0">
      <w:pPr>
        <w:rPr>
          <w:lang w:val="en-CA"/>
        </w:rPr>
      </w:pPr>
      <w:r w:rsidRPr="007F7DE0">
        <w:rPr>
          <w:lang w:val="en-CA"/>
        </w:rPr>
        <w:t>The GeologicSpecimen package extends the ISO19156 O&amp;M schema, and describes processes relevant to the sampling, preparation and analysis of geologic specimens.</w:t>
      </w:r>
    </w:p>
    <w:p w14:paraId="1AC9EEA0" w14:textId="77777777" w:rsidR="00672D0D" w:rsidRDefault="00672D0D" w:rsidP="00672D0D">
      <w:pPr>
        <w:keepNext/>
      </w:pPr>
      <w:r>
        <w:rPr>
          <w:noProof/>
          <w:lang w:val="en-CA" w:eastAsia="en-CA"/>
        </w:rPr>
        <w:lastRenderedPageBreak/>
        <w:drawing>
          <wp:inline distT="0" distB="0" distL="0" distR="0" wp14:anchorId="14BF44EC" wp14:editId="52711F35">
            <wp:extent cx="5486400" cy="4877892"/>
            <wp:effectExtent l="0" t="0" r="0" b="0"/>
            <wp:docPr id="487" name="Imag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486400" cy="4877892"/>
                    </a:xfrm>
                    <a:prstGeom prst="rect">
                      <a:avLst/>
                    </a:prstGeom>
                    <a:noFill/>
                    <a:ln>
                      <a:noFill/>
                    </a:ln>
                  </pic:spPr>
                </pic:pic>
              </a:graphicData>
            </a:graphic>
          </wp:inline>
        </w:drawing>
      </w:r>
    </w:p>
    <w:p w14:paraId="3258DEC6" w14:textId="247FF194" w:rsidR="00672D0D" w:rsidRDefault="00672D0D" w:rsidP="00672D0D">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77</w:t>
      </w:r>
      <w:r w:rsidR="00676158">
        <w:rPr>
          <w:noProof/>
        </w:rPr>
        <w:fldChar w:fldCharType="end"/>
      </w:r>
      <w:r>
        <w:t>: Geologic speciment summary diagram</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77777777" w:rsidR="00672D0D" w:rsidRDefault="00672D0D" w:rsidP="00672D0D">
      <w:pPr>
        <w:keepNext/>
      </w:pPr>
      <w:r>
        <w:rPr>
          <w:noProof/>
          <w:lang w:val="en-CA" w:eastAsia="en-CA"/>
        </w:rPr>
        <w:lastRenderedPageBreak/>
        <w:drawing>
          <wp:inline distT="0" distB="0" distL="0" distR="0" wp14:anchorId="4B671713" wp14:editId="5C7839A0">
            <wp:extent cx="2889885" cy="4399280"/>
            <wp:effectExtent l="0" t="0" r="5715" b="1270"/>
            <wp:docPr id="488" name="Imag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889885" cy="4399280"/>
                    </a:xfrm>
                    <a:prstGeom prst="rect">
                      <a:avLst/>
                    </a:prstGeom>
                    <a:noFill/>
                    <a:ln>
                      <a:noFill/>
                    </a:ln>
                  </pic:spPr>
                </pic:pic>
              </a:graphicData>
            </a:graphic>
          </wp:inline>
        </w:drawing>
      </w:r>
    </w:p>
    <w:p w14:paraId="47E216F7" w14:textId="2627E696" w:rsidR="00672D0D" w:rsidRDefault="00672D0D" w:rsidP="00672D0D">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78</w:t>
      </w:r>
      <w:r w:rsidR="00676158">
        <w:rPr>
          <w:noProof/>
        </w:rPr>
        <w:fldChar w:fldCharType="end"/>
      </w:r>
      <w:r>
        <w:t>: Reference specimen</w:t>
      </w:r>
    </w:p>
    <w:p w14:paraId="12F5F644" w14:textId="77777777" w:rsidR="00672D0D" w:rsidRDefault="00672D0D" w:rsidP="00672D0D"/>
    <w:p w14:paraId="008D88FB" w14:textId="2FC50D53" w:rsidR="00672D0D" w:rsidRPr="00672D0D" w:rsidRDefault="00672D0D" w:rsidP="00672D0D">
      <w:pPr>
        <w:autoSpaceDE w:val="0"/>
        <w:autoSpaceDN w:val="0"/>
        <w:adjustRightInd w:val="0"/>
        <w:spacing w:after="0" w:line="240" w:lineRule="atLeast"/>
        <w:rPr>
          <w:rFonts w:cs="Arial"/>
          <w:color w:val="000000"/>
          <w:sz w:val="20"/>
          <w:lang w:val="en-CA"/>
        </w:rPr>
      </w:pPr>
      <w:bookmarkStart w:id="575" w:name="BKM_A953E1E0_629C_4E85_A72E_737CDDDCFAE9"/>
      <w:bookmarkEnd w:id="575"/>
    </w:p>
    <w:tbl>
      <w:tblPr>
        <w:tblStyle w:val="Ombrageclair"/>
        <w:tblW w:w="9735" w:type="dxa"/>
        <w:tblLayout w:type="fixed"/>
        <w:tblLook w:val="04A0" w:firstRow="1" w:lastRow="0" w:firstColumn="1" w:lastColumn="0" w:noHBand="0" w:noVBand="1"/>
      </w:tblPr>
      <w:tblGrid>
        <w:gridCol w:w="2235"/>
        <w:gridCol w:w="1701"/>
        <w:gridCol w:w="5799"/>
      </w:tblGrid>
      <w:tr w:rsidR="00672D0D" w:rsidRPr="00672D0D" w14:paraId="74A77A1F"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0CCC8C5"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bookmarkStart w:id="576" w:name="BKM_01360702_0FF9_4329_8A24_6080B84F3852"/>
            <w:bookmarkEnd w:id="576"/>
            <w:r w:rsidRPr="00672D0D">
              <w:rPr>
                <w:rFonts w:asciiTheme="minorHAnsi" w:hAnsiTheme="minorHAnsi" w:cs="Arial"/>
                <w:color w:val="000000"/>
                <w:sz w:val="20"/>
                <w:lang w:val="en-CA"/>
              </w:rPr>
              <w:t>Name</w:t>
            </w:r>
          </w:p>
        </w:tc>
        <w:tc>
          <w:tcPr>
            <w:tcW w:w="1701" w:type="dxa"/>
          </w:tcPr>
          <w:p w14:paraId="5B3F1842"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Type</w:t>
            </w:r>
          </w:p>
        </w:tc>
        <w:tc>
          <w:tcPr>
            <w:tcW w:w="5799" w:type="dxa"/>
          </w:tcPr>
          <w:p w14:paraId="1E927BE3" w14:textId="77777777" w:rsidR="00672D0D" w:rsidRPr="00672D0D" w:rsidRDefault="00672D0D" w:rsidP="00672D0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Description</w:t>
            </w:r>
          </w:p>
        </w:tc>
      </w:tr>
      <w:tr w:rsidR="00672D0D" w:rsidRPr="00672D0D" w14:paraId="5B00262A"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35" w:type="dxa"/>
          </w:tcPr>
          <w:p w14:paraId="5804DC1D" w14:textId="77777777" w:rsidR="00672D0D" w:rsidRPr="00672D0D" w:rsidRDefault="00672D0D" w:rsidP="00672D0D">
            <w:pPr>
              <w:autoSpaceDE w:val="0"/>
              <w:autoSpaceDN w:val="0"/>
              <w:adjustRightInd w:val="0"/>
              <w:spacing w:after="0" w:line="240" w:lineRule="atLeast"/>
              <w:rPr>
                <w:rFonts w:asciiTheme="minorHAnsi" w:hAnsiTheme="minorHAnsi" w:cs="Arial"/>
                <w:color w:val="000000"/>
                <w:sz w:val="20"/>
                <w:lang w:val="en-CA"/>
              </w:rPr>
            </w:pPr>
            <w:r w:rsidRPr="00672D0D">
              <w:rPr>
                <w:rFonts w:asciiTheme="minorHAnsi" w:hAnsiTheme="minorHAnsi" w:cs="Arial"/>
                <w:color w:val="000000"/>
                <w:sz w:val="20"/>
                <w:lang w:val="en-CA"/>
              </w:rPr>
              <w:t>referenceDescription</w:t>
            </w:r>
          </w:p>
        </w:tc>
        <w:tc>
          <w:tcPr>
            <w:tcW w:w="1701" w:type="dxa"/>
          </w:tcPr>
          <w:p w14:paraId="4D7D311B"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CI_Citation</w:t>
            </w:r>
          </w:p>
        </w:tc>
        <w:tc>
          <w:tcPr>
            <w:tcW w:w="5799" w:type="dxa"/>
          </w:tcPr>
          <w:p w14:paraId="56D1BA37"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672D0D">
              <w:rPr>
                <w:rFonts w:asciiTheme="minorHAnsi" w:hAnsiTheme="minorHAnsi" w:cs="Arial"/>
                <w:color w:val="000000"/>
                <w:sz w:val="20"/>
                <w:lang w:val="en-CA"/>
              </w:rPr>
              <w:t>Citation of published analytical results for this standard reference specimen</w:t>
            </w:r>
          </w:p>
          <w:p w14:paraId="46E1AEEA" w14:textId="77777777" w:rsidR="00672D0D" w:rsidRPr="00672D0D" w:rsidRDefault="00672D0D" w:rsidP="00672D0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672D0D" w14:paraId="01FA9800" w14:textId="77777777" w:rsidTr="00DD288D">
        <w:tc>
          <w:tcPr>
            <w:cnfStyle w:val="001000000000" w:firstRow="0" w:lastRow="0" w:firstColumn="1" w:lastColumn="0" w:oddVBand="0" w:evenVBand="0" w:oddHBand="0" w:evenHBand="0" w:firstRowFirstColumn="0" w:firstRowLastColumn="0" w:lastRowFirstColumn="0" w:lastRowLastColumn="0"/>
            <w:tcW w:w="2235" w:type="dxa"/>
          </w:tcPr>
          <w:p w14:paraId="4D996D2D" w14:textId="05A5DFCA" w:rsidR="00DD288D" w:rsidRPr="00672D0D" w:rsidRDefault="00DD288D" w:rsidP="00672D0D">
            <w:pPr>
              <w:autoSpaceDE w:val="0"/>
              <w:autoSpaceDN w:val="0"/>
              <w:adjustRightInd w:val="0"/>
              <w:spacing w:after="0" w:line="240" w:lineRule="atLeast"/>
              <w:rPr>
                <w:rFonts w:asciiTheme="minorHAnsi" w:hAnsiTheme="minorHAnsi" w:cs="Arial"/>
                <w:color w:val="000000"/>
                <w:sz w:val="20"/>
                <w:lang w:val="en-CA"/>
              </w:rPr>
            </w:pPr>
            <w:r>
              <w:rPr>
                <w:rFonts w:asciiTheme="minorHAnsi" w:hAnsiTheme="minorHAnsi" w:cs="Arial"/>
                <w:color w:val="000000"/>
                <w:sz w:val="20"/>
                <w:lang w:val="en-CA"/>
              </w:rPr>
              <w:t>usedIn</w:t>
            </w:r>
          </w:p>
        </w:tc>
        <w:tc>
          <w:tcPr>
            <w:tcW w:w="1701" w:type="dxa"/>
          </w:tcPr>
          <w:p w14:paraId="11FE4831" w14:textId="47870D2B"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Pr>
                <w:rFonts w:asciiTheme="minorHAnsi" w:hAnsiTheme="minorHAnsi" w:cs="Arial"/>
                <w:color w:val="000000"/>
                <w:sz w:val="20"/>
                <w:lang w:val="en-CA"/>
              </w:rPr>
              <w:t>AnalyticalSession</w:t>
            </w:r>
          </w:p>
        </w:tc>
        <w:tc>
          <w:tcPr>
            <w:tcW w:w="5799" w:type="dxa"/>
          </w:tcPr>
          <w:p w14:paraId="63244868" w14:textId="4DC7A5A3" w:rsidR="00DD288D" w:rsidRPr="00672D0D" w:rsidRDefault="00DD288D" w:rsidP="00672D0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Identifies any analytical sessions in which the reference specimens were used</w:t>
            </w:r>
          </w:p>
        </w:tc>
      </w:tr>
    </w:tbl>
    <w:p w14:paraId="63C5CFBF" w14:textId="77777777" w:rsidR="00672D0D" w:rsidRDefault="00672D0D" w:rsidP="00672D0D">
      <w:pPr>
        <w:rPr>
          <w:lang w:val="en-CA"/>
        </w:rPr>
      </w:pPr>
    </w:p>
    <w:p w14:paraId="7F2A4610" w14:textId="0CDD7006" w:rsidR="00DD288D" w:rsidRDefault="00DD288D" w:rsidP="00DD288D">
      <w:pPr>
        <w:pStyle w:val="Titre4"/>
        <w:rPr>
          <w:lang w:val="en-CA"/>
        </w:rPr>
      </w:pPr>
      <w:r>
        <w:rPr>
          <w:lang w:val="en-CA"/>
        </w:rPr>
        <w:t>GeologicSpecimenPreparation</w:t>
      </w:r>
    </w:p>
    <w:p w14:paraId="6CC3B4D3" w14:textId="77777777" w:rsidR="00DD288D" w:rsidRDefault="00DD288D" w:rsidP="00672D0D">
      <w:pPr>
        <w:rPr>
          <w:lang w:val="en-CA"/>
        </w:rPr>
      </w:pPr>
    </w:p>
    <w:p w14:paraId="65469F5E" w14:textId="711FD1E2" w:rsidR="00DD288D" w:rsidRDefault="00DD288D" w:rsidP="00672D0D">
      <w:pPr>
        <w:rPr>
          <w:lang w:val="en-CA"/>
        </w:rPr>
      </w:pPr>
      <w:r w:rsidRPr="00DD288D">
        <w:rPr>
          <w:lang w:val="en-CA"/>
        </w:rPr>
        <w:t xml:space="preserve">An extension of </w:t>
      </w:r>
      <w:r>
        <w:rPr>
          <w:lang w:val="en-CA"/>
        </w:rPr>
        <w:t>ISO</w:t>
      </w:r>
      <w:r w:rsidRPr="00DD288D">
        <w:rPr>
          <w:lang w:val="en-CA"/>
        </w:rPr>
        <w:t xml:space="preserve"> Specimen:PreparationStep to allow details of preparation steps to be delivered (eg, filtration and mesh size, chemical additives, crushing methods, drying parameters, etc)</w:t>
      </w:r>
    </w:p>
    <w:p w14:paraId="4A4C1F4C" w14:textId="77777777" w:rsidR="00DD288D" w:rsidRDefault="00DD288D" w:rsidP="00DD288D">
      <w:pPr>
        <w:keepNext/>
      </w:pPr>
      <w:r>
        <w:rPr>
          <w:noProof/>
          <w:lang w:val="en-CA" w:eastAsia="en-CA"/>
        </w:rPr>
        <w:lastRenderedPageBreak/>
        <w:drawing>
          <wp:inline distT="0" distB="0" distL="0" distR="0" wp14:anchorId="36FA710E" wp14:editId="4A78C75B">
            <wp:extent cx="5486400" cy="4508147"/>
            <wp:effectExtent l="0" t="0" r="0" b="6985"/>
            <wp:docPr id="493" name="Image 4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508147"/>
                    </a:xfrm>
                    <a:prstGeom prst="rect">
                      <a:avLst/>
                    </a:prstGeom>
                    <a:noFill/>
                    <a:ln>
                      <a:noFill/>
                    </a:ln>
                  </pic:spPr>
                </pic:pic>
              </a:graphicData>
            </a:graphic>
          </wp:inline>
        </w:drawing>
      </w:r>
    </w:p>
    <w:p w14:paraId="7CB27193" w14:textId="01E4F4A7" w:rsidR="00DD288D" w:rsidRDefault="00DD288D" w:rsidP="00DD288D">
      <w:pPr>
        <w:pStyle w:val="Lgende"/>
      </w:pPr>
      <w:r>
        <w:t xml:space="preserve">Figure </w:t>
      </w:r>
      <w:r w:rsidR="00676158">
        <w:fldChar w:fldCharType="begin"/>
      </w:r>
      <w:r w:rsidR="00676158">
        <w:instrText xml:space="preserve"> SEQ Figure \* ARABIC </w:instrText>
      </w:r>
      <w:r w:rsidR="00676158">
        <w:fldChar w:fldCharType="separate"/>
      </w:r>
      <w:r w:rsidR="00090DCF">
        <w:rPr>
          <w:noProof/>
        </w:rPr>
        <w:t>79</w:t>
      </w:r>
      <w:r w:rsidR="00676158">
        <w:rPr>
          <w:noProof/>
        </w:rPr>
        <w:fldChar w:fldCharType="end"/>
      </w:r>
      <w:r>
        <w:t>: Geologic specimen preparation</w:t>
      </w:r>
    </w:p>
    <w:p w14:paraId="21DA6829" w14:textId="77777777" w:rsidR="00DD288D" w:rsidRDefault="00DD288D" w:rsidP="00DD288D">
      <w:pPr>
        <w:rPr>
          <w:lang w:val="en-CA"/>
        </w:rPr>
      </w:pPr>
    </w:p>
    <w:p w14:paraId="26FAB876" w14:textId="23DB8608" w:rsidR="00DD288D" w:rsidRPr="00DD288D" w:rsidRDefault="00DD288D" w:rsidP="00DD288D">
      <w:pPr>
        <w:autoSpaceDE w:val="0"/>
        <w:autoSpaceDN w:val="0"/>
        <w:adjustRightInd w:val="0"/>
        <w:spacing w:after="0" w:line="240" w:lineRule="atLeast"/>
        <w:rPr>
          <w:rFonts w:cs="Arial"/>
          <w:color w:val="000000"/>
          <w:sz w:val="20"/>
          <w:lang w:val="en-CA"/>
        </w:rPr>
      </w:pPr>
      <w:bookmarkStart w:id="577" w:name="BKM_99DC7785_B09A_4EA4_AE4E_BDEDC4CCA382"/>
      <w:bookmarkEnd w:id="577"/>
    </w:p>
    <w:tbl>
      <w:tblPr>
        <w:tblStyle w:val="Ombrageclair"/>
        <w:tblW w:w="9735" w:type="dxa"/>
        <w:tblLayout w:type="fixed"/>
        <w:tblLook w:val="04A0" w:firstRow="1" w:lastRow="0" w:firstColumn="1" w:lastColumn="0" w:noHBand="0" w:noVBand="1"/>
      </w:tblPr>
      <w:tblGrid>
        <w:gridCol w:w="1951"/>
        <w:gridCol w:w="3260"/>
        <w:gridCol w:w="4524"/>
      </w:tblGrid>
      <w:tr w:rsidR="00DD288D" w:rsidRPr="00DD288D" w14:paraId="628CD4EC"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7B834E1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8" w:name="BKM_2563A400_6C3B_4942_8487_10D45BA1555F"/>
            <w:bookmarkEnd w:id="578"/>
            <w:r w:rsidRPr="00DD288D">
              <w:rPr>
                <w:rFonts w:asciiTheme="minorHAnsi" w:hAnsiTheme="minorHAnsi" w:cs="Arial"/>
                <w:color w:val="000000"/>
                <w:sz w:val="20"/>
                <w:lang w:val="en-CA"/>
              </w:rPr>
              <w:t>Name</w:t>
            </w:r>
          </w:p>
        </w:tc>
        <w:tc>
          <w:tcPr>
            <w:tcW w:w="3260" w:type="dxa"/>
          </w:tcPr>
          <w:p w14:paraId="7758F1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4524" w:type="dxa"/>
          </w:tcPr>
          <w:p w14:paraId="2A35871B"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2D97F34D"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Pr>
          <w:p w14:paraId="4FD151D4"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preparationMethod</w:t>
            </w:r>
          </w:p>
        </w:tc>
        <w:tc>
          <w:tcPr>
            <w:tcW w:w="3260" w:type="dxa"/>
          </w:tcPr>
          <w:p w14:paraId="2C3D01AA"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GeologicSpecimenPreparationTerm</w:t>
            </w:r>
          </w:p>
        </w:tc>
        <w:tc>
          <w:tcPr>
            <w:tcW w:w="4524" w:type="dxa"/>
          </w:tcPr>
          <w:p w14:paraId="3B75B3D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A term from a controlled vocabulary to describe the method employed for the preparation of a geologic specimen for further analysis.</w:t>
            </w:r>
          </w:p>
          <w:p w14:paraId="2D8049B2"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p>
        </w:tc>
      </w:tr>
      <w:tr w:rsidR="00DD288D" w:rsidRPr="00DD288D" w14:paraId="7538ECA6" w14:textId="77777777" w:rsidTr="00DD288D">
        <w:tc>
          <w:tcPr>
            <w:cnfStyle w:val="001000000000" w:firstRow="0" w:lastRow="0" w:firstColumn="1" w:lastColumn="0" w:oddVBand="0" w:evenVBand="0" w:oddHBand="0" w:evenHBand="0" w:firstRowFirstColumn="0" w:firstRowLastColumn="0" w:lastRowFirstColumn="0" w:lastRowLastColumn="0"/>
            <w:tcW w:w="1951" w:type="dxa"/>
          </w:tcPr>
          <w:p w14:paraId="395DAF4F"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79" w:name="BKM_F3DE8415_7817_43D1_B72D_75E85103B0DD"/>
            <w:bookmarkEnd w:id="579"/>
            <w:r w:rsidRPr="00DD288D">
              <w:rPr>
                <w:rFonts w:asciiTheme="minorHAnsi" w:hAnsiTheme="minorHAnsi" w:cs="Arial"/>
                <w:color w:val="000000"/>
                <w:sz w:val="20"/>
                <w:lang w:val="en-CA"/>
              </w:rPr>
              <w:t>parameter</w:t>
            </w:r>
          </w:p>
        </w:tc>
        <w:tc>
          <w:tcPr>
            <w:tcW w:w="3260" w:type="dxa"/>
          </w:tcPr>
          <w:p w14:paraId="5A1B3779"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4524" w:type="dxa"/>
          </w:tcPr>
          <w:p w14:paraId="612C0BA0"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parameters used in this preparation step. eg, mesh size in a sieving process, type of chemical additives, parameters in a mineral separation process</w:t>
            </w:r>
          </w:p>
          <w:p w14:paraId="71C6DDD3"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52DABE31" w14:textId="77777777" w:rsidR="00DD288D" w:rsidRDefault="00DD288D" w:rsidP="00DD288D">
      <w:pPr>
        <w:rPr>
          <w:lang w:val="en-CA"/>
        </w:rPr>
      </w:pPr>
    </w:p>
    <w:p w14:paraId="739733C2" w14:textId="4F39CFE3" w:rsidR="00DD288D" w:rsidRDefault="00DD288D" w:rsidP="00DD288D">
      <w:pPr>
        <w:pStyle w:val="Titre4"/>
        <w:rPr>
          <w:lang w:val="en-CA"/>
        </w:rPr>
      </w:pPr>
      <w:r>
        <w:rPr>
          <w:lang w:val="en-CA"/>
        </w:rPr>
        <w:t>GeologicSamplingMethod</w:t>
      </w:r>
    </w:p>
    <w:p w14:paraId="25E14C53" w14:textId="77777777" w:rsidR="00DD288D" w:rsidRDefault="00DD288D" w:rsidP="00DD288D">
      <w:pPr>
        <w:rPr>
          <w:lang w:val="en-CA"/>
        </w:rPr>
      </w:pPr>
    </w:p>
    <w:p w14:paraId="016B05C5" w14:textId="77777777" w:rsidR="00DD288D" w:rsidRPr="00DD288D" w:rsidRDefault="00DD288D" w:rsidP="00DD288D">
      <w:pPr>
        <w:rPr>
          <w:lang w:val="en-CA"/>
        </w:rPr>
      </w:pPr>
      <w:r w:rsidRPr="00DD288D">
        <w:rPr>
          <w:lang w:val="en-CA"/>
        </w:rPr>
        <w:t>Implementation of SF_Process to describe the method used to obtain a geologic specimen</w:t>
      </w:r>
    </w:p>
    <w:p w14:paraId="01C903AE" w14:textId="31117BE0" w:rsidR="00DD288D" w:rsidRPr="00DD288D" w:rsidRDefault="00DD288D" w:rsidP="00DD288D">
      <w:pPr>
        <w:rPr>
          <w:lang w:val="en-CA"/>
        </w:rPr>
      </w:pPr>
      <w:r>
        <w:rPr>
          <w:lang w:val="en-CA"/>
        </w:rPr>
        <w:lastRenderedPageBreak/>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0AA98F0B" w14:textId="77777777" w:rsidR="00DD288D" w:rsidRDefault="00DD288D" w:rsidP="00DD288D">
      <w:pPr>
        <w:rPr>
          <w:lang w:val="en-CA"/>
        </w:rPr>
      </w:pPr>
    </w:p>
    <w:p w14:paraId="1C810CF8" w14:textId="77777777" w:rsidR="00DD288D" w:rsidRDefault="00DD288D" w:rsidP="00DD288D">
      <w:pPr>
        <w:keepNext/>
      </w:pPr>
      <w:r>
        <w:rPr>
          <w:noProof/>
          <w:lang w:val="en-CA" w:eastAsia="en-CA"/>
        </w:rPr>
        <w:drawing>
          <wp:inline distT="0" distB="0" distL="0" distR="0" wp14:anchorId="3E3676A7" wp14:editId="066E1065">
            <wp:extent cx="4658360" cy="4295775"/>
            <wp:effectExtent l="0" t="0" r="8890" b="9525"/>
            <wp:docPr id="494" name="Image 4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58360" cy="4295775"/>
                    </a:xfrm>
                    <a:prstGeom prst="rect">
                      <a:avLst/>
                    </a:prstGeom>
                    <a:noFill/>
                    <a:ln>
                      <a:noFill/>
                    </a:ln>
                  </pic:spPr>
                </pic:pic>
              </a:graphicData>
            </a:graphic>
          </wp:inline>
        </w:drawing>
      </w:r>
    </w:p>
    <w:p w14:paraId="45F16842" w14:textId="54F73136" w:rsidR="00DD288D" w:rsidRDefault="00DD288D" w:rsidP="00DD288D">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80</w:t>
      </w:r>
      <w:r w:rsidR="00676158">
        <w:rPr>
          <w:noProof/>
        </w:rPr>
        <w:fldChar w:fldCharType="end"/>
      </w:r>
      <w:r>
        <w:t>: Geologic sampling method</w:t>
      </w:r>
    </w:p>
    <w:p w14:paraId="55D7FE27" w14:textId="4AF76F11" w:rsidR="00DD288D" w:rsidRDefault="00FA03D9" w:rsidP="00DD288D">
      <w:pPr>
        <w:rPr>
          <w:lang w:val="en-CA"/>
        </w:rPr>
      </w:pPr>
      <w:r>
        <w:rPr>
          <w:lang w:val="en-CA"/>
        </w:rPr>
        <w:t>GeologicSamplingMethod can only be used in a context of a SF_Specimen::samplingMethod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DD288D" w:rsidRPr="00D12552" w14:paraId="578921A9" w14:textId="77777777" w:rsidTr="00FA03D9">
        <w:trPr>
          <w:cantSplit/>
        </w:trPr>
        <w:tc>
          <w:tcPr>
            <w:tcW w:w="4077" w:type="dxa"/>
            <w:tcBorders>
              <w:right w:val="nil"/>
            </w:tcBorders>
            <w:shd w:val="clear" w:color="auto" w:fill="auto"/>
          </w:tcPr>
          <w:p w14:paraId="2F89E87C" w14:textId="5C5ED122" w:rsidR="00DD288D" w:rsidRPr="00D12552" w:rsidRDefault="00DD288D" w:rsidP="00DD288D">
            <w:pPr>
              <w:pStyle w:val="Tabletext10"/>
              <w:rPr>
                <w:rStyle w:val="requri"/>
                <w:lang w:val="en-CA"/>
              </w:rPr>
            </w:pPr>
            <w:r>
              <w:rPr>
                <w:rStyle w:val="requri"/>
                <w:lang w:val="en-CA"/>
              </w:rPr>
              <w:t>/req/gsml4-lab-analysis</w:t>
            </w:r>
            <w:r w:rsidRPr="00D12552">
              <w:rPr>
                <w:rStyle w:val="requri"/>
                <w:lang w:val="en-CA"/>
              </w:rPr>
              <w:t>/</w:t>
            </w:r>
            <w:r>
              <w:rPr>
                <w:rStyle w:val="requri"/>
                <w:lang w:val="en-CA"/>
              </w:rPr>
              <w:t>specimen-sampling-method</w:t>
            </w:r>
          </w:p>
        </w:tc>
        <w:tc>
          <w:tcPr>
            <w:tcW w:w="4820" w:type="dxa"/>
            <w:tcBorders>
              <w:left w:val="nil"/>
            </w:tcBorders>
            <w:shd w:val="clear" w:color="auto" w:fill="auto"/>
          </w:tcPr>
          <w:p w14:paraId="58A89C83" w14:textId="7984EAF1" w:rsidR="00DD288D" w:rsidRPr="00D12552" w:rsidRDefault="00FA03D9" w:rsidP="006A7DD0">
            <w:pPr>
              <w:pStyle w:val="Tabletext10"/>
              <w:jc w:val="left"/>
              <w:rPr>
                <w:rStyle w:val="reqtext"/>
                <w:lang w:val="en-CA"/>
              </w:rPr>
            </w:pPr>
            <w:commentRangeStart w:id="580"/>
            <w:r>
              <w:rPr>
                <w:rStyle w:val="reqtext"/>
                <w:lang w:val="en-CA"/>
              </w:rPr>
              <w:t>In a GeoSciML instance, GeologicMethod SHALL only be used as a value for SF_Speciment::samplingMethod.</w:t>
            </w:r>
            <w:commentRangeEnd w:id="580"/>
            <w:r>
              <w:rPr>
                <w:rStyle w:val="Marquedecommentaire"/>
                <w:rFonts w:ascii="Times New Roman" w:eastAsia="Times New Roman" w:hAnsi="Times New Roman"/>
                <w:lang w:val="en-US" w:eastAsia="en-US"/>
              </w:rPr>
              <w:commentReference w:id="580"/>
            </w:r>
          </w:p>
        </w:tc>
      </w:tr>
    </w:tbl>
    <w:p w14:paraId="0E88C212" w14:textId="77777777" w:rsidR="00DD288D" w:rsidRPr="00DD288D" w:rsidRDefault="00DD288D" w:rsidP="00DD288D"/>
    <w:p w14:paraId="6DD0A156" w14:textId="19B88233" w:rsidR="00DD288D" w:rsidRPr="00DD288D" w:rsidRDefault="00DD288D" w:rsidP="00DD288D">
      <w:pPr>
        <w:autoSpaceDE w:val="0"/>
        <w:autoSpaceDN w:val="0"/>
        <w:adjustRightInd w:val="0"/>
        <w:spacing w:after="0" w:line="240" w:lineRule="atLeast"/>
        <w:rPr>
          <w:rFonts w:cs="Arial"/>
          <w:color w:val="000000"/>
          <w:sz w:val="20"/>
          <w:lang w:val="en-CA"/>
        </w:rPr>
      </w:pPr>
      <w:bookmarkStart w:id="581" w:name="BKM_7694DED9_A4F1_4913_BBD8_F553EF63B4A9"/>
      <w:bookmarkEnd w:id="581"/>
    </w:p>
    <w:tbl>
      <w:tblPr>
        <w:tblStyle w:val="Ombrageclair"/>
        <w:tblW w:w="9735" w:type="dxa"/>
        <w:tblLayout w:type="fixed"/>
        <w:tblLook w:val="04A0" w:firstRow="1" w:lastRow="0" w:firstColumn="1" w:lastColumn="0" w:noHBand="0" w:noVBand="1"/>
      </w:tblPr>
      <w:tblGrid>
        <w:gridCol w:w="1101"/>
        <w:gridCol w:w="3118"/>
        <w:gridCol w:w="5516"/>
      </w:tblGrid>
      <w:tr w:rsidR="00DD288D" w:rsidRPr="00DD288D" w14:paraId="4AEA017A" w14:textId="77777777" w:rsidTr="00DD28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77CA4A30"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2" w:name="BKM_D4F19968_4426_4517_BA14_BAB7917AB647"/>
            <w:bookmarkEnd w:id="582"/>
            <w:r w:rsidRPr="00DD288D">
              <w:rPr>
                <w:rFonts w:asciiTheme="minorHAnsi" w:hAnsiTheme="minorHAnsi" w:cs="Arial"/>
                <w:color w:val="000000"/>
                <w:sz w:val="20"/>
                <w:lang w:val="en-CA"/>
              </w:rPr>
              <w:lastRenderedPageBreak/>
              <w:t>Name</w:t>
            </w:r>
          </w:p>
        </w:tc>
        <w:tc>
          <w:tcPr>
            <w:tcW w:w="3118" w:type="dxa"/>
          </w:tcPr>
          <w:p w14:paraId="268D0D7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Type</w:t>
            </w:r>
          </w:p>
        </w:tc>
        <w:tc>
          <w:tcPr>
            <w:tcW w:w="5516" w:type="dxa"/>
          </w:tcPr>
          <w:p w14:paraId="0C4B96EF" w14:textId="77777777" w:rsidR="00DD288D" w:rsidRPr="00DD288D" w:rsidRDefault="00DD288D" w:rsidP="00DD288D">
            <w:pPr>
              <w:autoSpaceDE w:val="0"/>
              <w:autoSpaceDN w:val="0"/>
              <w:adjustRightInd w:val="0"/>
              <w:spacing w:after="0" w:line="240" w:lineRule="atLeast"/>
              <w:cnfStyle w:val="100000000000" w:firstRow="1"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Description</w:t>
            </w:r>
          </w:p>
        </w:tc>
      </w:tr>
      <w:tr w:rsidR="00DD288D" w:rsidRPr="00DD288D" w14:paraId="789AA271" w14:textId="77777777" w:rsidTr="00DD28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1" w:type="dxa"/>
          </w:tcPr>
          <w:p w14:paraId="0E477712"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r w:rsidRPr="00DD288D">
              <w:rPr>
                <w:rFonts w:asciiTheme="minorHAnsi" w:hAnsiTheme="minorHAnsi" w:cs="Arial"/>
                <w:color w:val="000000"/>
                <w:sz w:val="20"/>
                <w:lang w:val="en-CA"/>
              </w:rPr>
              <w:t>method</w:t>
            </w:r>
          </w:p>
        </w:tc>
        <w:tc>
          <w:tcPr>
            <w:tcW w:w="3118" w:type="dxa"/>
          </w:tcPr>
          <w:p w14:paraId="66AFA788" w14:textId="77777777"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GeologicSamplingMethodTerm</w:t>
            </w:r>
          </w:p>
        </w:tc>
        <w:tc>
          <w:tcPr>
            <w:tcW w:w="5516" w:type="dxa"/>
          </w:tcPr>
          <w:p w14:paraId="3FA6AF2A" w14:textId="25A496D9" w:rsidR="00DD288D" w:rsidRPr="00DD288D" w:rsidRDefault="00DD288D" w:rsidP="00DD288D">
            <w:pPr>
              <w:autoSpaceDE w:val="0"/>
              <w:autoSpaceDN w:val="0"/>
              <w:adjustRightInd w:val="0"/>
              <w:spacing w:after="0" w:line="240" w:lineRule="atLeast"/>
              <w:cnfStyle w:val="000000100000" w:firstRow="0" w:lastRow="0" w:firstColumn="0" w:lastColumn="0" w:oddVBand="0" w:evenVBand="0" w:oddHBand="1"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 of the process used to obtain or create a geologic specimen. eg: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diamond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percussion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piston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vibro core drilling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channel sampling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sea floor dredging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crushing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mineral separation</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melting</w:t>
            </w:r>
            <w:r>
              <w:rPr>
                <w:rFonts w:asciiTheme="minorHAnsi" w:hAnsiTheme="minorHAnsi" w:cs="Arial"/>
                <w:color w:val="000000"/>
                <w:sz w:val="20"/>
                <w:lang w:val="en-CA"/>
              </w:rPr>
              <w:t xml:space="preserve">, </w:t>
            </w:r>
            <w:r w:rsidRPr="00DD288D">
              <w:rPr>
                <w:rFonts w:asciiTheme="minorHAnsi" w:hAnsiTheme="minorHAnsi" w:cs="Arial"/>
                <w:color w:val="000000"/>
                <w:sz w:val="20"/>
                <w:lang w:val="en-CA"/>
              </w:rPr>
              <w:t>geological hammer</w:t>
            </w:r>
            <w:r>
              <w:rPr>
                <w:rFonts w:asciiTheme="minorHAnsi" w:hAnsiTheme="minorHAnsi" w:cs="Arial"/>
                <w:color w:val="000000"/>
                <w:sz w:val="20"/>
                <w:lang w:val="en-CA"/>
              </w:rPr>
              <w:t>.</w:t>
            </w:r>
          </w:p>
        </w:tc>
      </w:tr>
      <w:tr w:rsidR="00DD288D" w:rsidRPr="00DD288D" w14:paraId="55397E8B" w14:textId="77777777" w:rsidTr="00DD288D">
        <w:tc>
          <w:tcPr>
            <w:cnfStyle w:val="001000000000" w:firstRow="0" w:lastRow="0" w:firstColumn="1" w:lastColumn="0" w:oddVBand="0" w:evenVBand="0" w:oddHBand="0" w:evenHBand="0" w:firstRowFirstColumn="0" w:firstRowLastColumn="0" w:lastRowFirstColumn="0" w:lastRowLastColumn="0"/>
            <w:tcW w:w="1101" w:type="dxa"/>
          </w:tcPr>
          <w:p w14:paraId="5F56C521" w14:textId="77777777" w:rsidR="00DD288D" w:rsidRPr="00DD288D" w:rsidRDefault="00DD288D" w:rsidP="00DD288D">
            <w:pPr>
              <w:autoSpaceDE w:val="0"/>
              <w:autoSpaceDN w:val="0"/>
              <w:adjustRightInd w:val="0"/>
              <w:spacing w:after="0" w:line="240" w:lineRule="atLeast"/>
              <w:rPr>
                <w:rFonts w:asciiTheme="minorHAnsi" w:hAnsiTheme="minorHAnsi" w:cs="Arial"/>
                <w:color w:val="000000"/>
                <w:sz w:val="20"/>
                <w:lang w:val="en-CA"/>
              </w:rPr>
            </w:pPr>
            <w:bookmarkStart w:id="583" w:name="BKM_04EA1B0A_66CA_4B08_B485_94449A53A44A"/>
            <w:bookmarkEnd w:id="583"/>
            <w:r w:rsidRPr="00DD288D">
              <w:rPr>
                <w:rFonts w:asciiTheme="minorHAnsi" w:hAnsiTheme="minorHAnsi" w:cs="Arial"/>
                <w:color w:val="000000"/>
                <w:sz w:val="20"/>
                <w:lang w:val="en-CA"/>
              </w:rPr>
              <w:t>parameter</w:t>
            </w:r>
          </w:p>
        </w:tc>
        <w:tc>
          <w:tcPr>
            <w:tcW w:w="3118" w:type="dxa"/>
          </w:tcPr>
          <w:p w14:paraId="1ED57B67"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NamedValue</w:t>
            </w:r>
          </w:p>
        </w:tc>
        <w:tc>
          <w:tcPr>
            <w:tcW w:w="5516" w:type="dxa"/>
          </w:tcPr>
          <w:p w14:paraId="7EEBCDEB"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r w:rsidRPr="00DD288D">
              <w:rPr>
                <w:rFonts w:asciiTheme="minorHAnsi" w:hAnsiTheme="minorHAnsi" w:cs="Arial"/>
                <w:color w:val="000000"/>
                <w:sz w:val="20"/>
                <w:lang w:val="en-CA"/>
              </w:rPr>
              <w:t>One or more specific parameters used in the sampling process.</w:t>
            </w:r>
          </w:p>
          <w:p w14:paraId="3747B6B8" w14:textId="77777777" w:rsidR="00DD288D" w:rsidRPr="00DD288D" w:rsidRDefault="00DD288D" w:rsidP="00DD288D">
            <w:pPr>
              <w:autoSpaceDE w:val="0"/>
              <w:autoSpaceDN w:val="0"/>
              <w:adjustRightInd w:val="0"/>
              <w:spacing w:after="0" w:line="240" w:lineRule="atLeast"/>
              <w:cnfStyle w:val="000000000000" w:firstRow="0" w:lastRow="0" w:firstColumn="0" w:lastColumn="0" w:oddVBand="0" w:evenVBand="0" w:oddHBand="0" w:evenHBand="0" w:firstRowFirstColumn="0" w:firstRowLastColumn="0" w:lastRowFirstColumn="0" w:lastRowLastColumn="0"/>
              <w:rPr>
                <w:rFonts w:asciiTheme="minorHAnsi" w:hAnsiTheme="minorHAnsi" w:cs="Arial"/>
                <w:color w:val="000000"/>
                <w:sz w:val="20"/>
                <w:lang w:val="en-CA"/>
              </w:rPr>
            </w:pPr>
          </w:p>
        </w:tc>
      </w:tr>
    </w:tbl>
    <w:p w14:paraId="2A27BD42" w14:textId="77777777" w:rsidR="00DD288D" w:rsidRDefault="00DD288D" w:rsidP="00DD288D">
      <w:pPr>
        <w:rPr>
          <w:lang w:val="en-CA"/>
        </w:rPr>
      </w:pPr>
    </w:p>
    <w:p w14:paraId="363BC140" w14:textId="38C62ADA" w:rsidR="00DD288D" w:rsidRDefault="0073628E" w:rsidP="0073628E">
      <w:pPr>
        <w:pStyle w:val="Titre3"/>
        <w:rPr>
          <w:lang w:val="en-CA"/>
        </w:rPr>
      </w:pPr>
      <w:r>
        <w:rPr>
          <w:lang w:val="en-CA"/>
        </w:rPr>
        <w:t>GeoSciML Laboratory analysis and specimen vocabularies</w:t>
      </w:r>
    </w:p>
    <w:p w14:paraId="3EA0C584" w14:textId="77777777" w:rsidR="0073628E" w:rsidRDefault="0073628E" w:rsidP="00DD288D">
      <w:pPr>
        <w:rPr>
          <w:lang w:val="en-CA"/>
        </w:rPr>
      </w:pPr>
    </w:p>
    <w:tbl>
      <w:tblPr>
        <w:tblStyle w:val="Ombrageclair"/>
        <w:tblW w:w="0" w:type="auto"/>
        <w:tblLook w:val="04A0" w:firstRow="1" w:lastRow="0" w:firstColumn="1" w:lastColumn="0" w:noHBand="0" w:noVBand="1"/>
      </w:tblPr>
      <w:tblGrid>
        <w:gridCol w:w="3753"/>
        <w:gridCol w:w="5103"/>
      </w:tblGrid>
      <w:tr w:rsidR="0073628E" w:rsidRPr="00FE43AC" w14:paraId="247CF8FB" w14:textId="77777777" w:rsidTr="00C218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8D7620F" w14:textId="77777777" w:rsidR="0073628E" w:rsidRPr="00FE43AC" w:rsidRDefault="0073628E" w:rsidP="006A7DD0">
            <w:pPr>
              <w:rPr>
                <w:rFonts w:asciiTheme="minorHAnsi" w:hAnsiTheme="minorHAnsi"/>
              </w:rPr>
            </w:pPr>
            <w:r w:rsidRPr="00FE43AC">
              <w:rPr>
                <w:rFonts w:asciiTheme="minorHAnsi" w:hAnsiTheme="minorHAnsi"/>
              </w:rPr>
              <w:t>Vocabulary</w:t>
            </w:r>
          </w:p>
        </w:tc>
        <w:tc>
          <w:tcPr>
            <w:tcW w:w="5103" w:type="dxa"/>
          </w:tcPr>
          <w:p w14:paraId="29D9D2E9" w14:textId="77777777" w:rsidR="0073628E" w:rsidRPr="00FE43AC" w:rsidRDefault="0073628E" w:rsidP="006A7DD0">
            <w:pPr>
              <w:cnfStyle w:val="100000000000" w:firstRow="1" w:lastRow="0" w:firstColumn="0" w:lastColumn="0" w:oddVBand="0" w:evenVBand="0" w:oddHBand="0" w:evenHBand="0" w:firstRowFirstColumn="0" w:firstRowLastColumn="0" w:lastRowFirstColumn="0" w:lastRowLastColumn="0"/>
              <w:rPr>
                <w:rFonts w:asciiTheme="minorHAnsi" w:hAnsiTheme="minorHAnsi"/>
              </w:rPr>
            </w:pPr>
            <w:r w:rsidRPr="00FE43AC">
              <w:rPr>
                <w:rFonts w:asciiTheme="minorHAnsi" w:hAnsiTheme="minorHAnsi"/>
              </w:rPr>
              <w:t>Description</w:t>
            </w:r>
          </w:p>
        </w:tc>
      </w:tr>
      <w:tr w:rsidR="0073628E" w:rsidRPr="00FE43AC" w14:paraId="4D9579D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96881D5" w14:textId="45C2A02F" w:rsidR="0073628E" w:rsidRPr="00FE43AC" w:rsidRDefault="00C2184E" w:rsidP="006A7DD0">
            <w:pPr>
              <w:rPr>
                <w:rFonts w:asciiTheme="minorHAnsi" w:hAnsiTheme="minorHAnsi"/>
              </w:rPr>
            </w:pPr>
            <w:r w:rsidRPr="00C2184E">
              <w:rPr>
                <w:rFonts w:asciiTheme="minorHAnsi" w:hAnsiTheme="minorHAnsi"/>
              </w:rPr>
              <w:t>AnalyticalMethodTerm</w:t>
            </w:r>
          </w:p>
        </w:tc>
        <w:tc>
          <w:tcPr>
            <w:tcW w:w="5103" w:type="dxa"/>
          </w:tcPr>
          <w:p w14:paraId="6949C19C" w14:textId="52A9DE0C"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analytical method used in an analytical session (eg; XRF mass spectrometry, ICPMS, SHRIMP geochronology)</w:t>
            </w:r>
          </w:p>
        </w:tc>
      </w:tr>
      <w:tr w:rsidR="0073628E" w:rsidRPr="00FE43AC" w14:paraId="62F1B81F"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7A6F9307" w14:textId="54BFBEA6" w:rsidR="0073628E" w:rsidRPr="00C80D4B" w:rsidRDefault="00C2184E" w:rsidP="006A7DD0">
            <w:pPr>
              <w:rPr>
                <w:rFonts w:asciiTheme="minorHAnsi" w:hAnsiTheme="minorHAnsi"/>
              </w:rPr>
            </w:pPr>
            <w:r w:rsidRPr="00C2184E">
              <w:rPr>
                <w:rFonts w:asciiTheme="minorHAnsi" w:hAnsiTheme="minorHAnsi"/>
              </w:rPr>
              <w:t>InstrumentTypeTerm</w:t>
            </w:r>
          </w:p>
        </w:tc>
        <w:tc>
          <w:tcPr>
            <w:tcW w:w="5103" w:type="dxa"/>
          </w:tcPr>
          <w:p w14:paraId="5A5DFE4D" w14:textId="176B7910"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Instrument types (eg; XRF, ICPMS, SHRIMP, etc)</w:t>
            </w:r>
          </w:p>
        </w:tc>
      </w:tr>
      <w:tr w:rsidR="0073628E" w:rsidRPr="00FE43AC" w14:paraId="3DEFE364"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E316988" w14:textId="1F7E00E8" w:rsidR="0073628E" w:rsidRPr="00C80D4B" w:rsidRDefault="00C2184E" w:rsidP="006A7DD0">
            <w:pPr>
              <w:rPr>
                <w:rFonts w:asciiTheme="minorHAnsi" w:hAnsiTheme="minorHAnsi"/>
              </w:rPr>
            </w:pPr>
            <w:r w:rsidRPr="00C2184E">
              <w:rPr>
                <w:rFonts w:asciiTheme="minorHAnsi" w:hAnsiTheme="minorHAnsi"/>
              </w:rPr>
              <w:t>IsotopicEventType</w:t>
            </w:r>
          </w:p>
        </w:tc>
        <w:tc>
          <w:tcPr>
            <w:tcW w:w="5103" w:type="dxa"/>
          </w:tcPr>
          <w:p w14:paraId="78AA724D" w14:textId="2B065FA4" w:rsidR="0073628E" w:rsidRPr="00C80D4B" w:rsidRDefault="00C2184E" w:rsidP="006A7DD0">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to describe any isotopic processes relevant to the geochronologic interpretation. eg:closure, isotopic mixing, Pb loss, etc</w:t>
            </w:r>
          </w:p>
        </w:tc>
      </w:tr>
      <w:tr w:rsidR="0073628E" w:rsidRPr="00FE43AC" w14:paraId="2864E703"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36F35110" w14:textId="6A6A6F3D" w:rsidR="0073628E" w:rsidRPr="00C80D4B" w:rsidRDefault="00C2184E" w:rsidP="006A7DD0">
            <w:pPr>
              <w:rPr>
                <w:rFonts w:asciiTheme="minorHAnsi" w:hAnsiTheme="minorHAnsi"/>
              </w:rPr>
            </w:pPr>
            <w:r w:rsidRPr="00C2184E">
              <w:rPr>
                <w:rFonts w:asciiTheme="minorHAnsi" w:hAnsiTheme="minorHAnsi"/>
              </w:rPr>
              <w:t>IsotopicSystemName</w:t>
            </w:r>
          </w:p>
        </w:tc>
        <w:tc>
          <w:tcPr>
            <w:tcW w:w="5103" w:type="dxa"/>
          </w:tcPr>
          <w:p w14:paraId="13D6897B" w14:textId="723670FB" w:rsidR="0073628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isotopic systems such as Ar-Ar, K-Ar, Nd-Sm, U-Pb, Pb-Pb, Re-Os, etc</w:t>
            </w:r>
          </w:p>
        </w:tc>
      </w:tr>
      <w:tr w:rsidR="00C2184E" w:rsidRPr="00FE43AC" w14:paraId="2F365353"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05BAED87" w14:textId="37576A4F" w:rsidR="00C2184E" w:rsidRPr="00C2184E" w:rsidRDefault="00C2184E" w:rsidP="006A7DD0">
            <w:pPr>
              <w:rPr>
                <w:rFonts w:asciiTheme="minorHAnsi" w:hAnsiTheme="minorHAnsi"/>
              </w:rPr>
            </w:pPr>
            <w:r w:rsidRPr="00C2184E">
              <w:rPr>
                <w:rFonts w:asciiTheme="minorHAnsi" w:hAnsiTheme="minorHAnsi"/>
              </w:rPr>
              <w:t>StatisticalMethodTerm</w:t>
            </w:r>
          </w:p>
        </w:tc>
        <w:tc>
          <w:tcPr>
            <w:tcW w:w="5103" w:type="dxa"/>
          </w:tcPr>
          <w:p w14:paraId="6F37153A" w14:textId="6A1CDCFD"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describing statistical methods used in interpret geochronologic data</w:t>
            </w:r>
          </w:p>
        </w:tc>
      </w:tr>
      <w:tr w:rsidR="00C2184E" w:rsidRPr="00FE43AC" w14:paraId="66A853B2" w14:textId="77777777" w:rsidTr="00C2184E">
        <w:tc>
          <w:tcPr>
            <w:cnfStyle w:val="001000000000" w:firstRow="0" w:lastRow="0" w:firstColumn="1" w:lastColumn="0" w:oddVBand="0" w:evenVBand="0" w:oddHBand="0" w:evenHBand="0" w:firstRowFirstColumn="0" w:firstRowLastColumn="0" w:lastRowFirstColumn="0" w:lastRowLastColumn="0"/>
            <w:tcW w:w="3753" w:type="dxa"/>
          </w:tcPr>
          <w:p w14:paraId="5227575D" w14:textId="372FA4F3" w:rsidR="00C2184E" w:rsidRPr="00C2184E" w:rsidRDefault="00C2184E" w:rsidP="006A7DD0">
            <w:pPr>
              <w:rPr>
                <w:rFonts w:asciiTheme="minorHAnsi" w:hAnsiTheme="minorHAnsi"/>
              </w:rPr>
            </w:pPr>
            <w:r w:rsidRPr="00C2184E">
              <w:rPr>
                <w:rFonts w:asciiTheme="minorHAnsi" w:hAnsiTheme="minorHAnsi"/>
              </w:rPr>
              <w:t>GeologicSamplingMethodTerm</w:t>
            </w:r>
          </w:p>
        </w:tc>
        <w:tc>
          <w:tcPr>
            <w:tcW w:w="5103" w:type="dxa"/>
          </w:tcPr>
          <w:p w14:paraId="4A4F7E2D" w14:textId="3D85740C" w:rsidR="00C2184E" w:rsidRPr="00C2184E" w:rsidRDefault="00C2184E" w:rsidP="00C2184E">
            <w:pPr>
              <w:cnfStyle w:val="000000000000" w:firstRow="0" w:lastRow="0" w:firstColumn="0" w:lastColumn="0" w:oddVBand="0" w:evenVBand="0" w:oddHBand="0" w:evenHBand="0" w:firstRowFirstColumn="0" w:firstRowLastColumn="0" w:lastRowFirstColumn="0" w:lastRowLastColumn="0"/>
              <w:rPr>
                <w:rFonts w:asciiTheme="minorHAnsi" w:hAnsiTheme="minorHAnsi"/>
                <w:lang w:val="en-CA"/>
              </w:rPr>
            </w:pPr>
            <w:r w:rsidRPr="00C2184E">
              <w:rPr>
                <w:rFonts w:asciiTheme="minorHAnsi" w:hAnsiTheme="minorHAnsi"/>
                <w:lang w:val="en-CA"/>
              </w:rPr>
              <w:t>Refers to a vocabulary of terms describing the samplingProcess used to obtain or create the Specimen. eg:</w:t>
            </w:r>
            <w:r>
              <w:rPr>
                <w:rFonts w:asciiTheme="minorHAnsi" w:hAnsiTheme="minorHAnsi"/>
                <w:lang w:val="en-CA"/>
              </w:rPr>
              <w:t xml:space="preserve"> </w:t>
            </w:r>
            <w:r w:rsidRPr="00C2184E">
              <w:rPr>
                <w:rFonts w:asciiTheme="minorHAnsi" w:hAnsiTheme="minorHAnsi"/>
                <w:lang w:val="en-CA"/>
              </w:rPr>
              <w:t>diamond drilling</w:t>
            </w:r>
            <w:r>
              <w:rPr>
                <w:rFonts w:asciiTheme="minorHAnsi" w:hAnsiTheme="minorHAnsi"/>
                <w:lang w:val="en-CA"/>
              </w:rPr>
              <w:t xml:space="preserve">, </w:t>
            </w:r>
            <w:r w:rsidRPr="00C2184E">
              <w:rPr>
                <w:rFonts w:asciiTheme="minorHAnsi" w:hAnsiTheme="minorHAnsi"/>
                <w:lang w:val="en-CA"/>
              </w:rPr>
              <w:t>percussion drilling</w:t>
            </w:r>
            <w:r>
              <w:rPr>
                <w:rFonts w:asciiTheme="minorHAnsi" w:hAnsiTheme="minorHAnsi"/>
                <w:lang w:val="en-CA"/>
              </w:rPr>
              <w:t xml:space="preserve">, </w:t>
            </w:r>
            <w:r w:rsidRPr="00C2184E">
              <w:rPr>
                <w:rFonts w:asciiTheme="minorHAnsi" w:hAnsiTheme="minorHAnsi"/>
                <w:lang w:val="en-CA"/>
              </w:rPr>
              <w:t>piston core drilling</w:t>
            </w:r>
            <w:r>
              <w:rPr>
                <w:rFonts w:asciiTheme="minorHAnsi" w:hAnsiTheme="minorHAnsi"/>
                <w:lang w:val="en-CA"/>
              </w:rPr>
              <w:t xml:space="preserve">, </w:t>
            </w:r>
            <w:r w:rsidRPr="00C2184E">
              <w:rPr>
                <w:rFonts w:asciiTheme="minorHAnsi" w:hAnsiTheme="minorHAnsi"/>
                <w:lang w:val="en-CA"/>
              </w:rPr>
              <w:t>vibro core drilling</w:t>
            </w:r>
            <w:r>
              <w:rPr>
                <w:rFonts w:asciiTheme="minorHAnsi" w:hAnsiTheme="minorHAnsi"/>
                <w:lang w:val="en-CA"/>
              </w:rPr>
              <w:t xml:space="preserve">, </w:t>
            </w:r>
            <w:r w:rsidRPr="00C2184E">
              <w:rPr>
                <w:rFonts w:asciiTheme="minorHAnsi" w:hAnsiTheme="minorHAnsi"/>
                <w:lang w:val="en-CA"/>
              </w:rPr>
              <w:t>channel sampling</w:t>
            </w:r>
            <w:r>
              <w:rPr>
                <w:rFonts w:asciiTheme="minorHAnsi" w:hAnsiTheme="minorHAnsi"/>
                <w:lang w:val="en-CA"/>
              </w:rPr>
              <w:t xml:space="preserve">, </w:t>
            </w:r>
            <w:r w:rsidRPr="00C2184E">
              <w:rPr>
                <w:rFonts w:asciiTheme="minorHAnsi" w:hAnsiTheme="minorHAnsi"/>
                <w:lang w:val="en-CA"/>
              </w:rPr>
              <w:t>sea floor dredging</w:t>
            </w:r>
            <w:r>
              <w:rPr>
                <w:rFonts w:asciiTheme="minorHAnsi" w:hAnsiTheme="minorHAnsi"/>
                <w:lang w:val="en-CA"/>
              </w:rPr>
              <w:t xml:space="preserve">, </w:t>
            </w:r>
            <w:r w:rsidRPr="00C2184E">
              <w:rPr>
                <w:rFonts w:asciiTheme="minorHAnsi" w:hAnsiTheme="minorHAnsi"/>
                <w:lang w:val="en-CA"/>
              </w:rPr>
              <w:t>crushing</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melting</w:t>
            </w:r>
            <w:r>
              <w:rPr>
                <w:rFonts w:asciiTheme="minorHAnsi" w:hAnsiTheme="minorHAnsi"/>
                <w:lang w:val="en-CA"/>
              </w:rPr>
              <w:t xml:space="preserve"> ,</w:t>
            </w:r>
            <w:r w:rsidRPr="00C2184E">
              <w:rPr>
                <w:rFonts w:asciiTheme="minorHAnsi" w:hAnsiTheme="minorHAnsi"/>
                <w:lang w:val="en-CA"/>
              </w:rPr>
              <w:t>geological hammer</w:t>
            </w:r>
          </w:p>
        </w:tc>
      </w:tr>
      <w:tr w:rsidR="00C2184E" w:rsidRPr="00FE43AC" w14:paraId="74E0B626" w14:textId="77777777" w:rsidTr="00C218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3" w:type="dxa"/>
          </w:tcPr>
          <w:p w14:paraId="629FBB37" w14:textId="76694C33" w:rsidR="00C2184E" w:rsidRPr="00C2184E" w:rsidRDefault="00C2184E" w:rsidP="006A7DD0">
            <w:pPr>
              <w:rPr>
                <w:rFonts w:asciiTheme="minorHAnsi" w:hAnsiTheme="minorHAnsi"/>
              </w:rPr>
            </w:pPr>
            <w:r w:rsidRPr="00C2184E">
              <w:rPr>
                <w:rFonts w:asciiTheme="minorHAnsi" w:hAnsiTheme="minorHAnsi"/>
              </w:rPr>
              <w:t>GeologicSpecimenPreparationTerm</w:t>
            </w:r>
          </w:p>
        </w:tc>
        <w:tc>
          <w:tcPr>
            <w:tcW w:w="5103" w:type="dxa"/>
          </w:tcPr>
          <w:p w14:paraId="24DE07DF" w14:textId="6076D0B8" w:rsidR="00C2184E" w:rsidRPr="00C2184E" w:rsidRDefault="00C2184E" w:rsidP="00C2184E">
            <w:pPr>
              <w:cnfStyle w:val="000000100000" w:firstRow="0" w:lastRow="0" w:firstColumn="0" w:lastColumn="0" w:oddVBand="0" w:evenVBand="0" w:oddHBand="1" w:evenHBand="0" w:firstRowFirstColumn="0" w:firstRowLastColumn="0" w:lastRowFirstColumn="0" w:lastRowLastColumn="0"/>
              <w:rPr>
                <w:rFonts w:asciiTheme="minorHAnsi" w:hAnsiTheme="minorHAnsi"/>
                <w:lang w:val="en-CA"/>
              </w:rPr>
            </w:pPr>
            <w:r w:rsidRPr="00C2184E">
              <w:rPr>
                <w:rFonts w:asciiTheme="minorHAnsi" w:hAnsiTheme="minorHAnsi"/>
                <w:lang w:val="en-CA"/>
              </w:rPr>
              <w:t xml:space="preserve">Refers to a vocabulary of terms to describe sample preparation applied to geologic specimens, typically in preparation for analytical processes like geochemistry or microscopy. </w:t>
            </w:r>
            <w:r>
              <w:rPr>
                <w:rFonts w:asciiTheme="minorHAnsi" w:hAnsiTheme="minorHAnsi"/>
                <w:lang w:val="en-CA"/>
              </w:rPr>
              <w:t xml:space="preserve"> </w:t>
            </w:r>
            <w:r w:rsidRPr="00C2184E">
              <w:rPr>
                <w:rFonts w:asciiTheme="minorHAnsi" w:hAnsiTheme="minorHAnsi"/>
                <w:lang w:val="en-CA"/>
              </w:rPr>
              <w:t xml:space="preserve">eg: </w:t>
            </w:r>
            <w:r>
              <w:rPr>
                <w:rFonts w:asciiTheme="minorHAnsi" w:hAnsiTheme="minorHAnsi"/>
                <w:lang w:val="en-CA"/>
              </w:rPr>
              <w:t xml:space="preserve"> </w:t>
            </w:r>
            <w:r w:rsidRPr="00C2184E">
              <w:rPr>
                <w:rFonts w:asciiTheme="minorHAnsi" w:hAnsiTheme="minorHAnsi"/>
                <w:lang w:val="en-CA"/>
              </w:rPr>
              <w:t>crush</w:t>
            </w:r>
            <w:r>
              <w:rPr>
                <w:rFonts w:asciiTheme="minorHAnsi" w:hAnsiTheme="minorHAnsi"/>
                <w:lang w:val="en-CA"/>
              </w:rPr>
              <w:t xml:space="preserve">, </w:t>
            </w:r>
            <w:r w:rsidRPr="00C2184E">
              <w:rPr>
                <w:rFonts w:asciiTheme="minorHAnsi" w:hAnsiTheme="minorHAnsi"/>
                <w:lang w:val="en-CA"/>
              </w:rPr>
              <w:t>mineral separation</w:t>
            </w:r>
            <w:r>
              <w:rPr>
                <w:rFonts w:asciiTheme="minorHAnsi" w:hAnsiTheme="minorHAnsi"/>
                <w:lang w:val="en-CA"/>
              </w:rPr>
              <w:t xml:space="preserve">, </w:t>
            </w:r>
            <w:r w:rsidRPr="00C2184E">
              <w:rPr>
                <w:rFonts w:asciiTheme="minorHAnsi" w:hAnsiTheme="minorHAnsi"/>
                <w:lang w:val="en-CA"/>
              </w:rPr>
              <w:t>thin section</w:t>
            </w:r>
            <w:r>
              <w:rPr>
                <w:rFonts w:asciiTheme="minorHAnsi" w:hAnsiTheme="minorHAnsi"/>
                <w:lang w:val="en-CA"/>
              </w:rPr>
              <w:t xml:space="preserve">, </w:t>
            </w:r>
            <w:r w:rsidRPr="00C2184E">
              <w:rPr>
                <w:rFonts w:asciiTheme="minorHAnsi" w:hAnsiTheme="minorHAnsi"/>
                <w:lang w:val="en-CA"/>
              </w:rPr>
              <w:t>cut</w:t>
            </w:r>
            <w:r>
              <w:rPr>
                <w:rFonts w:asciiTheme="minorHAnsi" w:hAnsiTheme="minorHAnsi"/>
                <w:lang w:val="en-CA"/>
              </w:rPr>
              <w:t xml:space="preserve">, </w:t>
            </w:r>
            <w:r>
              <w:rPr>
                <w:rFonts w:asciiTheme="minorHAnsi" w:hAnsiTheme="minorHAnsi"/>
                <w:lang w:val="en-CA"/>
              </w:rPr>
              <w:lastRenderedPageBreak/>
              <w:t>p</w:t>
            </w:r>
            <w:r w:rsidRPr="00C2184E">
              <w:rPr>
                <w:rFonts w:asciiTheme="minorHAnsi" w:hAnsiTheme="minorHAnsi"/>
                <w:lang w:val="en-CA"/>
              </w:rPr>
              <w:t>olish</w:t>
            </w:r>
            <w:r>
              <w:rPr>
                <w:rFonts w:asciiTheme="minorHAnsi" w:hAnsiTheme="minorHAnsi"/>
                <w:lang w:val="en-CA"/>
              </w:rPr>
              <w:t xml:space="preserve">, </w:t>
            </w:r>
            <w:r w:rsidRPr="00C2184E">
              <w:rPr>
                <w:rFonts w:asciiTheme="minorHAnsi" w:hAnsiTheme="minorHAnsi"/>
                <w:lang w:val="en-CA"/>
              </w:rPr>
              <w:t>mount</w:t>
            </w:r>
            <w:r>
              <w:rPr>
                <w:rFonts w:asciiTheme="minorHAnsi" w:hAnsiTheme="minorHAnsi"/>
                <w:lang w:val="en-CA"/>
              </w:rPr>
              <w:t xml:space="preserve">, </w:t>
            </w:r>
            <w:r w:rsidRPr="00C2184E">
              <w:rPr>
                <w:rFonts w:asciiTheme="minorHAnsi" w:hAnsiTheme="minorHAnsi"/>
                <w:lang w:val="en-CA"/>
              </w:rPr>
              <w:t>acid digestion</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584" w:name="_Ref433015177"/>
      <w:r>
        <w:rPr>
          <w:lang w:val="en-CA"/>
        </w:rPr>
        <w:t>Outcrop encoding pattern</w:t>
      </w:r>
      <w:r w:rsidR="00DD288D">
        <w:rPr>
          <w:lang w:val="en-CA"/>
        </w:rPr>
        <w:t xml:space="preserve"> (</w:t>
      </w:r>
      <w:commentRangeStart w:id="585"/>
      <w:r w:rsidR="00DD288D">
        <w:rPr>
          <w:lang w:val="en-CA"/>
        </w:rPr>
        <w:t>Informative</w:t>
      </w:r>
      <w:commentRangeEnd w:id="585"/>
      <w:r w:rsidR="00DD288D">
        <w:rPr>
          <w:rStyle w:val="Marquedecommentaire"/>
          <w:b w:val="0"/>
          <w:bCs w:val="0"/>
        </w:rPr>
        <w:commentReference w:id="585"/>
      </w:r>
      <w:r w:rsidR="00DD288D">
        <w:rPr>
          <w:lang w:val="en-CA"/>
        </w:rPr>
        <w:t>)</w:t>
      </w:r>
      <w:bookmarkEnd w:id="584"/>
    </w:p>
    <w:p w14:paraId="77FD67C5" w14:textId="77777777" w:rsidR="00672D0D" w:rsidRDefault="00672D0D" w:rsidP="00672D0D">
      <w:pPr>
        <w:rPr>
          <w:lang w:val="en-CA"/>
        </w:rPr>
      </w:pPr>
    </w:p>
    <w:p w14:paraId="77E53EA9" w14:textId="36554333"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(ie;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77777777" w:rsidR="00672D0D" w:rsidRDefault="00672D0D" w:rsidP="00672D0D">
      <w:pPr>
        <w:keepNext/>
      </w:pPr>
      <w:r>
        <w:rPr>
          <w:noProof/>
          <w:lang w:val="en-CA" w:eastAsia="en-CA"/>
        </w:rPr>
        <w:drawing>
          <wp:inline distT="0" distB="0" distL="0" distR="0" wp14:anchorId="5EF554D0" wp14:editId="0AFAD832">
            <wp:extent cx="5486400" cy="3093186"/>
            <wp:effectExtent l="0" t="0" r="0" b="0"/>
            <wp:docPr id="476" name="Imag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486400" cy="3093186"/>
                    </a:xfrm>
                    <a:prstGeom prst="rect">
                      <a:avLst/>
                    </a:prstGeom>
                    <a:noFill/>
                    <a:ln>
                      <a:noFill/>
                    </a:ln>
                  </pic:spPr>
                </pic:pic>
              </a:graphicData>
            </a:graphic>
          </wp:inline>
        </w:drawing>
      </w:r>
    </w:p>
    <w:p w14:paraId="30A1E2AA" w14:textId="433A659C" w:rsidR="00672D0D" w:rsidRPr="00672D0D" w:rsidRDefault="00672D0D" w:rsidP="00672D0D">
      <w:pPr>
        <w:pStyle w:val="Lgende"/>
        <w:rPr>
          <w:lang w:val="en-CA"/>
        </w:rPr>
      </w:pPr>
      <w:r>
        <w:t xml:space="preserve">Figure </w:t>
      </w:r>
      <w:r w:rsidR="00676158">
        <w:fldChar w:fldCharType="begin"/>
      </w:r>
      <w:r w:rsidR="00676158">
        <w:instrText xml:space="preserve"> SEQ Figure \* ARABIC </w:instrText>
      </w:r>
      <w:r w:rsidR="00676158">
        <w:fldChar w:fldCharType="separate"/>
      </w:r>
      <w:r w:rsidR="00090DCF">
        <w:rPr>
          <w:noProof/>
        </w:rPr>
        <w:t>81</w:t>
      </w:r>
      <w:r w:rsidR="00676158">
        <w:rPr>
          <w:noProof/>
        </w:rPr>
        <w:fldChar w:fldCharType="end"/>
      </w:r>
      <w:r>
        <w:t>: Outcrop encoding pattern using ISO19156</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455C8C2B"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C2184E">
              <w:rPr>
                <w:rStyle w:val="reqtext"/>
                <w:lang w:val="en-CA"/>
              </w:rPr>
              <w:t>8.8.5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end"/>
            </w:r>
          </w:p>
        </w:tc>
      </w:tr>
    </w:tbl>
    <w:p w14:paraId="254431DB" w14:textId="77777777" w:rsidR="00672D0D" w:rsidRPr="0073628E" w:rsidRDefault="00672D0D" w:rsidP="007F7DE0"/>
    <w:p w14:paraId="10AC2A8A" w14:textId="77777777" w:rsidR="009B3BBD" w:rsidRDefault="009B3BBD" w:rsidP="009B3BBD">
      <w:pPr>
        <w:pStyle w:val="Titre1"/>
        <w:rPr>
          <w:lang w:val="en-CA"/>
        </w:rPr>
      </w:pPr>
      <w:r>
        <w:rPr>
          <w:lang w:val="en-CA"/>
        </w:rPr>
        <w:lastRenderedPageBreak/>
        <w:t>GML Encoding Requirements classes</w:t>
      </w:r>
    </w:p>
    <w:p w14:paraId="644AE200" w14:textId="05EA8C11" w:rsidR="00504099" w:rsidRDefault="00504099" w:rsidP="009B3BBD">
      <w:pPr>
        <w:rPr>
          <w:lang w:val="en-CA"/>
        </w:rPr>
      </w:pPr>
      <w:commentRangeStart w:id="586"/>
      <w:r>
        <w:rPr>
          <w:lang w:val="en-CA"/>
        </w:rPr>
        <w:t>XSD were derived from the UML model following ISO-19136 (2007) and ISO-19118 encoding rules.  Some small encoding modification were borrowed from INSPIRE encoding rules;</w:t>
      </w:r>
      <w:commentRangeEnd w:id="586"/>
      <w:r w:rsidR="005A0C30">
        <w:rPr>
          <w:rStyle w:val="Marquedecommentaire"/>
        </w:rPr>
        <w:commentReference w:id="586"/>
      </w:r>
    </w:p>
    <w:p w14:paraId="05F43D91" w14:textId="7500CDAD" w:rsidR="00504099" w:rsidRPr="00504099" w:rsidRDefault="00504099" w:rsidP="00504099">
      <w:pPr>
        <w:pStyle w:val="Paragraphedeliste"/>
        <w:numPr>
          <w:ilvl w:val="0"/>
          <w:numId w:val="25"/>
        </w:numPr>
        <w:rPr>
          <w:lang w:val="en-CA"/>
        </w:rPr>
      </w:pPr>
      <w:r w:rsidRPr="00504099">
        <w:rPr>
          <w:lang w:val="en-CA"/>
        </w:rPr>
        <w:t>CodeType encoded as gml:ReferenceType</w:t>
      </w:r>
    </w:p>
    <w:p w14:paraId="120C17FC" w14:textId="3ADF495A" w:rsidR="00504099" w:rsidRPr="00504099" w:rsidRDefault="00504099" w:rsidP="00504099">
      <w:pPr>
        <w:pStyle w:val="Paragraphedeliste"/>
        <w:numPr>
          <w:ilvl w:val="0"/>
          <w:numId w:val="25"/>
        </w:numPr>
        <w:rPr>
          <w:lang w:val="en-CA"/>
        </w:rPr>
      </w:pPr>
      <w:r w:rsidRPr="00504099">
        <w:rPr>
          <w:lang w:val="en-CA"/>
        </w:rPr>
        <w:t>Union stereotype encoding</w:t>
      </w:r>
    </w:p>
    <w:p w14:paraId="0B58FD66" w14:textId="590684E9" w:rsidR="00C648D4"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 xml:space="preserve">the requirements that must be met by any XML instance claiming compliance to this specification.  Any requirements that cannot be expressed in XSD or SCH are described in the relevant XML encoding section.  </w:t>
      </w:r>
    </w:p>
    <w:p w14:paraId="75322E50" w14:textId="56846205"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 might be omitted.  Throughout this document, the following prefixes will be used</w:t>
      </w:r>
    </w:p>
    <w:p w14:paraId="2127A182" w14:textId="77777777" w:rsidR="001517B8" w:rsidRDefault="00380908" w:rsidP="00380908">
      <w:r>
        <w:t>XML snippets will use the following prefixes:</w:t>
      </w:r>
    </w:p>
    <w:tbl>
      <w:tblPr>
        <w:tblStyle w:val="Ombrageclair"/>
        <w:tblW w:w="0" w:type="auto"/>
        <w:tblLook w:val="04A0" w:firstRow="1" w:lastRow="0" w:firstColumn="1" w:lastColumn="0" w:noHBand="0" w:noVBand="1"/>
      </w:tblPr>
      <w:tblGrid>
        <w:gridCol w:w="876"/>
        <w:gridCol w:w="6484"/>
      </w:tblGrid>
      <w:tr w:rsidR="00F0235F" w:rsidRPr="00C2184E" w14:paraId="3FF36FA7" w14:textId="77777777" w:rsidTr="008D2309">
        <w:trPr>
          <w:cnfStyle w:val="100000000000" w:firstRow="1" w:lastRow="0" w:firstColumn="0" w:lastColumn="0" w:oddVBand="0" w:evenVBand="0" w:oddHBand="0"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0" w:type="auto"/>
            <w:noWrap/>
          </w:tcPr>
          <w:p w14:paraId="086BC82E" w14:textId="77777777" w:rsidR="00F0235F" w:rsidRPr="00C2184E" w:rsidRDefault="00F0235F" w:rsidP="00F0235F">
            <w:pPr>
              <w:rPr>
                <w:rFonts w:ascii="Arial" w:hAnsi="Arial" w:cs="Arial"/>
                <w:sz w:val="20"/>
                <w:szCs w:val="20"/>
                <w:lang w:val="en-CA" w:eastAsia="en-CA"/>
              </w:rPr>
            </w:pPr>
            <w:r w:rsidRPr="00C2184E">
              <w:rPr>
                <w:rFonts w:ascii="Arial" w:hAnsi="Arial" w:cs="Arial"/>
                <w:sz w:val="20"/>
                <w:szCs w:val="20"/>
                <w:lang w:val="en-CA" w:eastAsia="en-CA"/>
              </w:rPr>
              <w:t>Prefix</w:t>
            </w:r>
          </w:p>
        </w:tc>
        <w:tc>
          <w:tcPr>
            <w:tcW w:w="0" w:type="auto"/>
            <w:noWrap/>
          </w:tcPr>
          <w:p w14:paraId="29EB38EC" w14:textId="1696202E" w:rsidR="00F0235F" w:rsidRPr="00C2184E" w:rsidRDefault="00F0235F" w:rsidP="00F0235F">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n-CA" w:eastAsia="en-CA"/>
              </w:rPr>
            </w:pPr>
            <w:r w:rsidRPr="00C2184E">
              <w:rPr>
                <w:rFonts w:ascii="Arial" w:hAnsi="Arial" w:cs="Arial"/>
                <w:sz w:val="20"/>
                <w:szCs w:val="20"/>
                <w:lang w:val="en-CA" w:eastAsia="en-CA"/>
              </w:rPr>
              <w:t>Namespace</w:t>
            </w:r>
            <w:r w:rsidR="00C2184E">
              <w:rPr>
                <w:rFonts w:ascii="Arial" w:hAnsi="Arial" w:cs="Arial"/>
                <w:sz w:val="20"/>
                <w:szCs w:val="20"/>
                <w:lang w:val="en-CA" w:eastAsia="en-CA"/>
              </w:rPr>
              <w:t xml:space="preserve"> URI</w:t>
            </w:r>
          </w:p>
        </w:tc>
      </w:tr>
      <w:tr w:rsidR="001517B8" w:rsidRPr="001517B8" w14:paraId="1B456B2C"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0F432A"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cit</w:t>
            </w:r>
          </w:p>
        </w:tc>
        <w:tc>
          <w:tcPr>
            <w:tcW w:w="0" w:type="auto"/>
            <w:noWrap/>
            <w:hideMark/>
          </w:tcPr>
          <w:p w14:paraId="599098DE" w14:textId="09153C84"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98" w:history="1">
              <w:r w:rsidR="00C2184E" w:rsidRPr="009A13E8">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12D276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cv</w:t>
            </w:r>
          </w:p>
        </w:tc>
        <w:tc>
          <w:tcPr>
            <w:tcW w:w="0" w:type="auto"/>
            <w:hideMark/>
          </w:tcPr>
          <w:p w14:paraId="4C4CE7D7"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99" w:history="1">
              <w:r w:rsidR="001517B8" w:rsidRPr="001517B8">
                <w:rPr>
                  <w:rFonts w:ascii="Consolas" w:hAnsi="Consolas" w:cs="Consolas"/>
                  <w:color w:val="0000FF"/>
                  <w:sz w:val="20"/>
                  <w:szCs w:val="20"/>
                  <w:u w:val="single"/>
                  <w:lang w:eastAsia="en-CA"/>
                </w:rPr>
                <w:t>http://www.opengis.net/cv/0.2/gml32</w:t>
              </w:r>
            </w:hyperlink>
          </w:p>
        </w:tc>
      </w:tr>
      <w:tr w:rsidR="001517B8" w:rsidRPr="001517B8" w14:paraId="692E351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35446798"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gco</w:t>
            </w:r>
          </w:p>
        </w:tc>
        <w:tc>
          <w:tcPr>
            <w:tcW w:w="0" w:type="auto"/>
            <w:hideMark/>
          </w:tcPr>
          <w:p w14:paraId="1C46F4E8"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0" w:history="1">
              <w:r w:rsidR="001517B8" w:rsidRPr="001517B8">
                <w:rPr>
                  <w:rFonts w:ascii="Consolas" w:hAnsi="Consolas" w:cs="Consolas"/>
                  <w:color w:val="0000FF"/>
                  <w:sz w:val="20"/>
                  <w:szCs w:val="20"/>
                  <w:u w:val="single"/>
                  <w:lang w:eastAsia="en-CA"/>
                </w:rPr>
                <w:t>http://www.isotc211.org/2005/gco</w:t>
              </w:r>
            </w:hyperlink>
          </w:p>
        </w:tc>
      </w:tr>
      <w:tr w:rsidR="001517B8" w:rsidRPr="001517B8" w14:paraId="3D6B3AED"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CB7477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gmd</w:t>
            </w:r>
          </w:p>
        </w:tc>
        <w:tc>
          <w:tcPr>
            <w:tcW w:w="0" w:type="auto"/>
            <w:hideMark/>
          </w:tcPr>
          <w:p w14:paraId="0E3C613E"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01" w:history="1">
              <w:r w:rsidR="001517B8" w:rsidRPr="001517B8">
                <w:rPr>
                  <w:rFonts w:ascii="Consolas" w:hAnsi="Consolas" w:cs="Consolas"/>
                  <w:color w:val="0000FF"/>
                  <w:sz w:val="20"/>
                  <w:szCs w:val="20"/>
                  <w:u w:val="single"/>
                  <w:lang w:eastAsia="en-CA"/>
                </w:rPr>
                <w:t>http://www.isotc211.org/2005/gmd</w:t>
              </w:r>
            </w:hyperlink>
          </w:p>
        </w:tc>
      </w:tr>
      <w:tr w:rsidR="001517B8" w:rsidRPr="001517B8" w14:paraId="6D11126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55C060C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gml</w:t>
            </w:r>
          </w:p>
        </w:tc>
        <w:tc>
          <w:tcPr>
            <w:tcW w:w="0" w:type="auto"/>
            <w:hideMark/>
          </w:tcPr>
          <w:p w14:paraId="504E75FC"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02" w:history="1">
              <w:r w:rsidR="001517B8" w:rsidRPr="001517B8">
                <w:rPr>
                  <w:rFonts w:ascii="Consolas" w:hAnsi="Consolas" w:cs="Consolas"/>
                  <w:color w:val="0000FF"/>
                  <w:sz w:val="20"/>
                  <w:szCs w:val="20"/>
                  <w:u w:val="single"/>
                  <w:lang w:eastAsia="en-CA"/>
                </w:rPr>
                <w:t>http://www.opengis.net/gml/3.2</w:t>
              </w:r>
            </w:hyperlink>
          </w:p>
        </w:tc>
      </w:tr>
      <w:tr w:rsidR="001517B8" w:rsidRPr="001517B8" w14:paraId="772CCAD4"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2FBA25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gmlexr</w:t>
            </w:r>
          </w:p>
        </w:tc>
        <w:tc>
          <w:tcPr>
            <w:tcW w:w="0" w:type="auto"/>
            <w:noWrap/>
            <w:hideMark/>
          </w:tcPr>
          <w:p w14:paraId="4A8F513F"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3" w:history="1">
              <w:r w:rsidR="001517B8" w:rsidRPr="00AE3BE7">
                <w:rPr>
                  <w:rStyle w:val="Lienhypertexte"/>
                  <w:rFonts w:ascii="Consolas" w:hAnsi="Consolas" w:cs="Consolas"/>
                  <w:sz w:val="20"/>
                  <w:szCs w:val="20"/>
                  <w:lang w:val="en-CA" w:eastAsia="en-CA"/>
                </w:rPr>
                <w:t>http://www.opengis.net/gml/3.3/exr</w:t>
              </w:r>
            </w:hyperlink>
          </w:p>
        </w:tc>
      </w:tr>
      <w:tr w:rsidR="001517B8" w:rsidRPr="001517B8" w14:paraId="08EAE5D0"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C6E2B4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w:t>
            </w:r>
          </w:p>
        </w:tc>
        <w:tc>
          <w:tcPr>
            <w:tcW w:w="0" w:type="auto"/>
            <w:noWrap/>
            <w:hideMark/>
          </w:tcPr>
          <w:p w14:paraId="797E9A1B"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4" w:history="1">
              <w:r w:rsidR="001517B8" w:rsidRPr="00AE3BE7">
                <w:rPr>
                  <w:rStyle w:val="Lienhypertexte"/>
                  <w:rFonts w:ascii="Consolas" w:hAnsi="Consolas" w:cs="Consolas"/>
                  <w:sz w:val="20"/>
                  <w:szCs w:val="20"/>
                  <w:lang w:val="en-CA" w:eastAsia="en-CA"/>
                </w:rPr>
                <w:t>http://xmlns.geosciml.org/GeoSciML-Basic/4.0</w:t>
              </w:r>
            </w:hyperlink>
          </w:p>
        </w:tc>
      </w:tr>
      <w:tr w:rsidR="001517B8" w:rsidRPr="001517B8" w14:paraId="7066582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67F148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gsmlbh</w:t>
            </w:r>
          </w:p>
        </w:tc>
        <w:tc>
          <w:tcPr>
            <w:tcW w:w="0" w:type="auto"/>
            <w:noWrap/>
            <w:hideMark/>
          </w:tcPr>
          <w:p w14:paraId="4443998C"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5" w:history="1">
              <w:r w:rsidR="001517B8" w:rsidRPr="00AE3BE7">
                <w:rPr>
                  <w:rStyle w:val="Lienhypertexte"/>
                  <w:rFonts w:ascii="Consolas" w:hAnsi="Consolas" w:cs="Consolas"/>
                  <w:sz w:val="20"/>
                  <w:szCs w:val="20"/>
                  <w:lang w:val="en-CA" w:eastAsia="en-CA"/>
                </w:rPr>
                <w:t>http://xmlns.geosciml.org/Borehole/4.0</w:t>
              </w:r>
            </w:hyperlink>
            <w:r w:rsidR="001517B8">
              <w:rPr>
                <w:rFonts w:ascii="Consolas" w:hAnsi="Consolas" w:cs="Consolas"/>
                <w:sz w:val="20"/>
                <w:szCs w:val="20"/>
                <w:lang w:val="en-CA" w:eastAsia="en-CA"/>
              </w:rPr>
              <w:t xml:space="preserve"> </w:t>
            </w:r>
          </w:p>
        </w:tc>
      </w:tr>
      <w:tr w:rsidR="001517B8" w:rsidRPr="001517B8" w14:paraId="0988D4A7" w14:textId="77777777" w:rsidTr="008D2309">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215127F7"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gsmle</w:t>
            </w:r>
          </w:p>
        </w:tc>
        <w:tc>
          <w:tcPr>
            <w:tcW w:w="0" w:type="auto"/>
            <w:noWrap/>
            <w:hideMark/>
          </w:tcPr>
          <w:p w14:paraId="4176E700"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6" w:history="1">
              <w:r w:rsidR="001517B8" w:rsidRPr="00AE3BE7">
                <w:rPr>
                  <w:rStyle w:val="Lienhypertexte"/>
                  <w:rFonts w:ascii="Consolas" w:hAnsi="Consolas" w:cs="Consolas"/>
                  <w:sz w:val="20"/>
                  <w:szCs w:val="20"/>
                  <w:lang w:val="en-CA" w:eastAsia="en-CA"/>
                </w:rPr>
                <w:t>http://xmlns.geosciml.org/GeoSciML-Extension/4.0</w:t>
              </w:r>
            </w:hyperlink>
            <w:r w:rsidR="001517B8">
              <w:rPr>
                <w:rFonts w:ascii="Consolas" w:hAnsi="Consolas" w:cs="Consolas"/>
                <w:sz w:val="20"/>
                <w:szCs w:val="20"/>
                <w:lang w:val="en-CA" w:eastAsia="en-CA"/>
              </w:rPr>
              <w:t xml:space="preserve"> </w:t>
            </w:r>
          </w:p>
        </w:tc>
      </w:tr>
      <w:tr w:rsidR="001517B8" w:rsidRPr="001517B8" w14:paraId="68BC2695" w14:textId="77777777" w:rsidTr="008D2309">
        <w:trPr>
          <w:trHeight w:val="315"/>
        </w:trPr>
        <w:tc>
          <w:tcPr>
            <w:cnfStyle w:val="001000000000" w:firstRow="0" w:lastRow="0" w:firstColumn="1" w:lastColumn="0" w:oddVBand="0" w:evenVBand="0" w:oddHBand="0" w:evenHBand="0" w:firstRowFirstColumn="0" w:firstRowLastColumn="0" w:lastRowFirstColumn="0" w:lastRowLastColumn="0"/>
            <w:tcW w:w="0" w:type="auto"/>
            <w:noWrap/>
            <w:hideMark/>
          </w:tcPr>
          <w:p w14:paraId="6152C27D"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gsmlgt</w:t>
            </w:r>
          </w:p>
        </w:tc>
        <w:tc>
          <w:tcPr>
            <w:tcW w:w="0" w:type="auto"/>
            <w:noWrap/>
            <w:hideMark/>
          </w:tcPr>
          <w:p w14:paraId="3EFC1B9D"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7" w:history="1">
              <w:r w:rsidR="001517B8" w:rsidRPr="00AE3BE7">
                <w:rPr>
                  <w:rStyle w:val="Lienhypertexte"/>
                  <w:rFonts w:ascii="Consolas" w:hAnsi="Consolas" w:cs="Consolas"/>
                  <w:sz w:val="20"/>
                  <w:szCs w:val="20"/>
                  <w:lang w:val="en-CA" w:eastAsia="en-CA"/>
                </w:rPr>
                <w:t>http://xmlns.geosciml.org/GeologicTime/4.0</w:t>
              </w:r>
            </w:hyperlink>
            <w:r w:rsidR="001517B8">
              <w:rPr>
                <w:rFonts w:ascii="Consolas" w:hAnsi="Consolas" w:cs="Consolas"/>
                <w:sz w:val="20"/>
                <w:szCs w:val="20"/>
                <w:lang w:val="en-CA" w:eastAsia="en-CA"/>
              </w:rPr>
              <w:t xml:space="preserve"> </w:t>
            </w:r>
          </w:p>
        </w:tc>
      </w:tr>
      <w:tr w:rsidR="001517B8" w:rsidRPr="001517B8" w14:paraId="43EA51D5"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5210616"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gsmlla</w:t>
            </w:r>
          </w:p>
        </w:tc>
        <w:tc>
          <w:tcPr>
            <w:tcW w:w="0" w:type="auto"/>
            <w:noWrap/>
            <w:hideMark/>
          </w:tcPr>
          <w:p w14:paraId="2EF3394F"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08" w:history="1">
              <w:r w:rsidR="001517B8" w:rsidRPr="00AE3BE7">
                <w:rPr>
                  <w:rStyle w:val="Lienhypertexte"/>
                  <w:rFonts w:ascii="Consolas" w:hAnsi="Consolas" w:cs="Consolas"/>
                  <w:sz w:val="20"/>
                  <w:szCs w:val="20"/>
                  <w:lang w:val="en-CA" w:eastAsia="en-CA"/>
                </w:rPr>
                <w:t>http://xmlns.geosciml.org/LaboratoryAnalysis-Specimen/4.0</w:t>
              </w:r>
            </w:hyperlink>
            <w:r w:rsidR="001517B8">
              <w:rPr>
                <w:rFonts w:ascii="Consolas" w:hAnsi="Consolas" w:cs="Consolas"/>
                <w:sz w:val="20"/>
                <w:szCs w:val="20"/>
                <w:lang w:val="en-CA" w:eastAsia="en-CA"/>
              </w:rPr>
              <w:t xml:space="preserve"> </w:t>
            </w:r>
          </w:p>
        </w:tc>
      </w:tr>
      <w:tr w:rsidR="001517B8" w:rsidRPr="001517B8" w14:paraId="0E6CA1F9"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F5232D2"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gsmlp</w:t>
            </w:r>
          </w:p>
        </w:tc>
        <w:tc>
          <w:tcPr>
            <w:tcW w:w="0" w:type="auto"/>
            <w:noWrap/>
            <w:hideMark/>
          </w:tcPr>
          <w:p w14:paraId="5F745EFB"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sz w:val="20"/>
                <w:szCs w:val="20"/>
                <w:lang w:val="en-CA" w:eastAsia="en-CA"/>
              </w:rPr>
            </w:pPr>
            <w:hyperlink r:id="rId109" w:history="1">
              <w:r w:rsidR="001517B8" w:rsidRPr="00AE3BE7">
                <w:rPr>
                  <w:rStyle w:val="Lienhypertexte"/>
                  <w:rFonts w:ascii="Consolas" w:hAnsi="Consolas" w:cs="Consolas"/>
                  <w:sz w:val="20"/>
                  <w:szCs w:val="20"/>
                  <w:lang w:val="en-CA" w:eastAsia="en-CA"/>
                </w:rPr>
                <w:t>http://xmlns.geosciml.org/geosciml-portrayal/4.0</w:t>
              </w:r>
            </w:hyperlink>
            <w:r w:rsidR="001517B8">
              <w:rPr>
                <w:rFonts w:ascii="Consolas" w:hAnsi="Consolas" w:cs="Consolas"/>
                <w:sz w:val="20"/>
                <w:szCs w:val="20"/>
                <w:lang w:val="en-CA" w:eastAsia="en-CA"/>
              </w:rPr>
              <w:t xml:space="preserve"> </w:t>
            </w:r>
          </w:p>
        </w:tc>
      </w:tr>
      <w:tr w:rsidR="001517B8" w:rsidRPr="001517B8" w14:paraId="0697AA2E"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8E7850"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val="en-CA" w:eastAsia="en-CA"/>
              </w:rPr>
              <w:t>mrl</w:t>
            </w:r>
          </w:p>
        </w:tc>
        <w:tc>
          <w:tcPr>
            <w:tcW w:w="0" w:type="auto"/>
            <w:noWrap/>
            <w:hideMark/>
          </w:tcPr>
          <w:p w14:paraId="0CAA915F"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sz w:val="20"/>
                <w:szCs w:val="20"/>
                <w:lang w:val="en-CA" w:eastAsia="en-CA"/>
              </w:rPr>
            </w:pPr>
            <w:hyperlink r:id="rId110" w:history="1">
              <w:r w:rsidR="001517B8" w:rsidRPr="00AE3BE7">
                <w:rPr>
                  <w:rStyle w:val="Lienhypertexte"/>
                  <w:rFonts w:ascii="Consolas" w:hAnsi="Consolas" w:cs="Consolas"/>
                  <w:sz w:val="20"/>
                  <w:szCs w:val="20"/>
                  <w:lang w:val="en-CA" w:eastAsia="en-CA"/>
                </w:rPr>
                <w:t>http://standards.iso.org/iso/19115/-3/mrl/1.0</w:t>
              </w:r>
            </w:hyperlink>
            <w:r w:rsidR="001517B8">
              <w:rPr>
                <w:rFonts w:ascii="Consolas" w:hAnsi="Consolas" w:cs="Consolas"/>
                <w:sz w:val="20"/>
                <w:szCs w:val="20"/>
                <w:lang w:val="en-CA" w:eastAsia="en-CA"/>
              </w:rPr>
              <w:t xml:space="preserve"> </w:t>
            </w:r>
          </w:p>
        </w:tc>
      </w:tr>
      <w:tr w:rsidR="001517B8" w:rsidRPr="001517B8" w14:paraId="6EC7183A"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036850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om</w:t>
            </w:r>
          </w:p>
        </w:tc>
        <w:tc>
          <w:tcPr>
            <w:tcW w:w="0" w:type="auto"/>
            <w:hideMark/>
          </w:tcPr>
          <w:p w14:paraId="53F16546"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1" w:history="1">
              <w:r w:rsidR="001517B8" w:rsidRPr="001517B8">
                <w:rPr>
                  <w:rFonts w:ascii="Consolas" w:hAnsi="Consolas" w:cs="Consolas"/>
                  <w:color w:val="0000FF"/>
                  <w:sz w:val="20"/>
                  <w:szCs w:val="20"/>
                  <w:u w:val="single"/>
                  <w:lang w:eastAsia="en-CA"/>
                </w:rPr>
                <w:t>http://www.opengis.net/om/2.0</w:t>
              </w:r>
            </w:hyperlink>
          </w:p>
        </w:tc>
      </w:tr>
      <w:tr w:rsidR="001517B8" w:rsidRPr="001517B8" w14:paraId="49E6E802" w14:textId="77777777" w:rsidTr="008D230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66F95531"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lastRenderedPageBreak/>
              <w:t>sam</w:t>
            </w:r>
          </w:p>
        </w:tc>
        <w:tc>
          <w:tcPr>
            <w:tcW w:w="0" w:type="auto"/>
            <w:hideMark/>
          </w:tcPr>
          <w:p w14:paraId="064616D7"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2" w:history="1">
              <w:r w:rsidR="001517B8" w:rsidRPr="001517B8">
                <w:rPr>
                  <w:rFonts w:ascii="Consolas" w:hAnsi="Consolas" w:cs="Consolas"/>
                  <w:color w:val="0000FF"/>
                  <w:sz w:val="20"/>
                  <w:szCs w:val="20"/>
                  <w:u w:val="single"/>
                  <w:lang w:eastAsia="en-CA"/>
                </w:rPr>
                <w:t>http://www.opengis.net/sampling/2.0</w:t>
              </w:r>
            </w:hyperlink>
          </w:p>
        </w:tc>
      </w:tr>
      <w:tr w:rsidR="001517B8" w:rsidRPr="001517B8" w14:paraId="6AB89F40" w14:textId="77777777" w:rsidTr="008D2309">
        <w:trPr>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3A5F6D84"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sams</w:t>
            </w:r>
          </w:p>
        </w:tc>
        <w:tc>
          <w:tcPr>
            <w:tcW w:w="0" w:type="auto"/>
            <w:hideMark/>
          </w:tcPr>
          <w:p w14:paraId="79F94428"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3" w:history="1">
              <w:r w:rsidR="001517B8" w:rsidRPr="001517B8">
                <w:rPr>
                  <w:rFonts w:ascii="Consolas" w:hAnsi="Consolas" w:cs="Consolas"/>
                  <w:color w:val="0000FF"/>
                  <w:sz w:val="20"/>
                  <w:szCs w:val="20"/>
                  <w:u w:val="single"/>
                  <w:lang w:eastAsia="en-CA"/>
                </w:rPr>
                <w:t>http://www.opengis.net/samplingSpatial/2.0</w:t>
              </w:r>
            </w:hyperlink>
          </w:p>
        </w:tc>
      </w:tr>
      <w:tr w:rsidR="001517B8" w:rsidRPr="001517B8" w14:paraId="6D248E71" w14:textId="77777777" w:rsidTr="008D2309">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0" w:type="auto"/>
            <w:hideMark/>
          </w:tcPr>
          <w:p w14:paraId="47C249AB"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spec</w:t>
            </w:r>
          </w:p>
        </w:tc>
        <w:tc>
          <w:tcPr>
            <w:tcW w:w="0" w:type="auto"/>
            <w:hideMark/>
          </w:tcPr>
          <w:p w14:paraId="039102C9"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4" w:history="1">
              <w:r w:rsidR="001517B8" w:rsidRPr="001517B8">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8D2309">
        <w:trPr>
          <w:trHeight w:val="300"/>
        </w:trPr>
        <w:tc>
          <w:tcPr>
            <w:cnfStyle w:val="001000000000" w:firstRow="0" w:lastRow="0" w:firstColumn="1" w:lastColumn="0" w:oddVBand="0" w:evenVBand="0" w:oddHBand="0" w:evenHBand="0" w:firstRowFirstColumn="0" w:firstRowLastColumn="0" w:lastRowFirstColumn="0" w:lastRowLastColumn="0"/>
            <w:tcW w:w="0" w:type="auto"/>
            <w:hideMark/>
          </w:tcPr>
          <w:p w14:paraId="2E79727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swe</w:t>
            </w:r>
          </w:p>
        </w:tc>
        <w:tc>
          <w:tcPr>
            <w:tcW w:w="0" w:type="auto"/>
            <w:hideMark/>
          </w:tcPr>
          <w:p w14:paraId="042860C0"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5" w:history="1">
              <w:r w:rsidR="001517B8" w:rsidRPr="001517B8">
                <w:rPr>
                  <w:rFonts w:ascii="Consolas" w:hAnsi="Consolas" w:cs="Consolas"/>
                  <w:color w:val="0000FF"/>
                  <w:sz w:val="20"/>
                  <w:szCs w:val="20"/>
                  <w:u w:val="single"/>
                  <w:lang w:eastAsia="en-CA"/>
                </w:rPr>
                <w:t>http://www.opengis.net/swe/2.0</w:t>
              </w:r>
            </w:hyperlink>
          </w:p>
        </w:tc>
      </w:tr>
      <w:tr w:rsidR="001517B8" w:rsidRPr="001517B8" w14:paraId="38A274AA" w14:textId="77777777" w:rsidTr="008D2309">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0" w:type="auto"/>
            <w:hideMark/>
          </w:tcPr>
          <w:p w14:paraId="5367FAF9"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wfs</w:t>
            </w:r>
          </w:p>
        </w:tc>
        <w:tc>
          <w:tcPr>
            <w:tcW w:w="0" w:type="auto"/>
            <w:hideMark/>
          </w:tcPr>
          <w:p w14:paraId="57141625" w14:textId="77777777" w:rsidR="001517B8" w:rsidRPr="001517B8" w:rsidRDefault="00676158" w:rsidP="001517B8">
            <w:pPr>
              <w:cnfStyle w:val="000000100000" w:firstRow="0" w:lastRow="0" w:firstColumn="0" w:lastColumn="0" w:oddVBand="0" w:evenVBand="0" w:oddHBand="1" w:evenHBand="0" w:firstRowFirstColumn="0" w:firstRowLastColumn="0" w:lastRowFirstColumn="0" w:lastRowLastColumn="0"/>
              <w:rPr>
                <w:rFonts w:ascii="Consolas" w:hAnsi="Consolas" w:cs="Consolas"/>
                <w:color w:val="0000FF"/>
                <w:sz w:val="20"/>
                <w:szCs w:val="20"/>
                <w:u w:val="single"/>
                <w:lang w:val="en-CA" w:eastAsia="en-CA"/>
              </w:rPr>
            </w:pPr>
            <w:hyperlink r:id="rId116" w:history="1">
              <w:r w:rsidR="001517B8" w:rsidRPr="001517B8">
                <w:rPr>
                  <w:rFonts w:ascii="Consolas" w:hAnsi="Consolas" w:cs="Consolas"/>
                  <w:color w:val="0000FF"/>
                  <w:sz w:val="20"/>
                  <w:szCs w:val="20"/>
                  <w:u w:val="single"/>
                  <w:lang w:eastAsia="en-CA"/>
                </w:rPr>
                <w:t>http://www.opengis.net/wfs/2.0</w:t>
              </w:r>
            </w:hyperlink>
          </w:p>
        </w:tc>
      </w:tr>
      <w:tr w:rsidR="001517B8" w:rsidRPr="001517B8" w14:paraId="006A1B0D" w14:textId="77777777" w:rsidTr="008D2309">
        <w:trPr>
          <w:trHeight w:val="285"/>
        </w:trPr>
        <w:tc>
          <w:tcPr>
            <w:cnfStyle w:val="001000000000" w:firstRow="0" w:lastRow="0" w:firstColumn="1" w:lastColumn="0" w:oddVBand="0" w:evenVBand="0" w:oddHBand="0" w:evenHBand="0" w:firstRowFirstColumn="0" w:firstRowLastColumn="0" w:lastRowFirstColumn="0" w:lastRowLastColumn="0"/>
            <w:tcW w:w="0" w:type="auto"/>
            <w:hideMark/>
          </w:tcPr>
          <w:p w14:paraId="4B6274D3" w14:textId="77777777" w:rsidR="001517B8" w:rsidRPr="001517B8" w:rsidRDefault="001517B8" w:rsidP="001517B8">
            <w:pPr>
              <w:rPr>
                <w:rFonts w:ascii="Consolas" w:hAnsi="Consolas" w:cs="Consolas"/>
                <w:sz w:val="20"/>
                <w:szCs w:val="20"/>
                <w:lang w:val="en-CA" w:eastAsia="en-CA"/>
              </w:rPr>
            </w:pPr>
            <w:r w:rsidRPr="001517B8">
              <w:rPr>
                <w:rFonts w:ascii="Consolas" w:hAnsi="Consolas" w:cs="Consolas"/>
                <w:sz w:val="20"/>
                <w:szCs w:val="20"/>
                <w:lang w:eastAsia="en-CA"/>
              </w:rPr>
              <w:t>xlink</w:t>
            </w:r>
          </w:p>
        </w:tc>
        <w:tc>
          <w:tcPr>
            <w:tcW w:w="0" w:type="auto"/>
            <w:hideMark/>
          </w:tcPr>
          <w:p w14:paraId="1B289F0B" w14:textId="77777777" w:rsidR="001517B8" w:rsidRPr="001517B8" w:rsidRDefault="00676158" w:rsidP="001517B8">
            <w:pPr>
              <w:cnfStyle w:val="000000000000" w:firstRow="0" w:lastRow="0" w:firstColumn="0" w:lastColumn="0" w:oddVBand="0" w:evenVBand="0" w:oddHBand="0" w:evenHBand="0" w:firstRowFirstColumn="0" w:firstRowLastColumn="0" w:lastRowFirstColumn="0" w:lastRowLastColumn="0"/>
              <w:rPr>
                <w:rFonts w:ascii="Consolas" w:hAnsi="Consolas" w:cs="Consolas"/>
                <w:color w:val="0000FF"/>
                <w:sz w:val="20"/>
                <w:szCs w:val="20"/>
                <w:u w:val="single"/>
                <w:lang w:val="en-CA" w:eastAsia="en-CA"/>
              </w:rPr>
            </w:pPr>
            <w:hyperlink r:id="rId117" w:history="1">
              <w:r w:rsidR="001517B8" w:rsidRPr="001517B8">
                <w:rPr>
                  <w:rFonts w:ascii="Consolas" w:hAnsi="Consolas" w:cs="Consolas"/>
                  <w:color w:val="0000FF"/>
                  <w:sz w:val="20"/>
                  <w:szCs w:val="20"/>
                  <w:u w:val="single"/>
                  <w:lang w:eastAsia="en-CA"/>
                </w:rPr>
                <w:t>http://www.w3.org/1999/xlink</w:t>
              </w:r>
            </w:hyperlink>
          </w:p>
        </w:tc>
      </w:tr>
    </w:tbl>
    <w:p w14:paraId="019C8217" w14:textId="77777777" w:rsidR="00380908" w:rsidRDefault="001517B8" w:rsidP="00380908">
      <w:r>
        <w:t xml:space="preserve"> </w:t>
      </w:r>
    </w:p>
    <w:p w14:paraId="6C3760F4" w14:textId="77777777" w:rsidR="00380908" w:rsidRPr="009B3BBD" w:rsidRDefault="00380908" w:rsidP="009B3BBD">
      <w:pPr>
        <w:rPr>
          <w:lang w:val="en-CA"/>
        </w:rPr>
      </w:pPr>
    </w:p>
    <w:p w14:paraId="238F699D" w14:textId="77777777" w:rsidR="009B3BBD" w:rsidRDefault="009B3BBD" w:rsidP="009B3BBD">
      <w:pPr>
        <w:pStyle w:val="Titre2"/>
        <w:rPr>
          <w:lang w:val="en-CA"/>
        </w:rPr>
      </w:pPr>
      <w:r w:rsidRPr="00D12552">
        <w:rPr>
          <w:lang w:val="en-CA"/>
        </w:rPr>
        <w:t xml:space="preserve">GeoSciML </w:t>
      </w:r>
      <w:r>
        <w:rPr>
          <w:lang w:val="en-CA"/>
        </w:rPr>
        <w:t>Core XML</w:t>
      </w:r>
      <w:r w:rsidRPr="00D12552">
        <w:rPr>
          <w:lang w:val="en-CA"/>
        </w:rPr>
        <w:t xml:space="preserve"> Requirements Class</w:t>
      </w:r>
    </w:p>
    <w:p w14:paraId="46D450FC" w14:textId="77777777" w:rsidR="005A0C30" w:rsidRP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D7649" w:rsidRPr="00D12552" w14:paraId="7BEFABA7" w14:textId="77777777" w:rsidTr="00380908">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365A8" w14:textId="031889FE" w:rsidR="00AD7649" w:rsidRPr="00D12552" w:rsidRDefault="00AD7649" w:rsidP="00380908">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AD7649" w:rsidRPr="00D12552" w14:paraId="735721DC" w14:textId="77777777" w:rsidTr="00380908">
        <w:tc>
          <w:tcPr>
            <w:tcW w:w="8897" w:type="dxa"/>
            <w:gridSpan w:val="2"/>
            <w:tcBorders>
              <w:top w:val="single" w:sz="12" w:space="0" w:color="auto"/>
              <w:left w:val="single" w:sz="12" w:space="0" w:color="auto"/>
              <w:bottom w:val="single" w:sz="12" w:space="0" w:color="auto"/>
              <w:right w:val="single" w:sz="12" w:space="0" w:color="auto"/>
            </w:tcBorders>
          </w:tcPr>
          <w:p w14:paraId="34992CC4"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AD7649" w:rsidRPr="00D12552" w14:paraId="281868BA" w14:textId="77777777" w:rsidTr="00380908">
        <w:tc>
          <w:tcPr>
            <w:tcW w:w="1809" w:type="dxa"/>
            <w:tcBorders>
              <w:top w:val="single" w:sz="12" w:space="0" w:color="auto"/>
              <w:left w:val="single" w:sz="12" w:space="0" w:color="auto"/>
              <w:bottom w:val="single" w:sz="4" w:space="0" w:color="auto"/>
              <w:right w:val="single" w:sz="4" w:space="0" w:color="auto"/>
            </w:tcBorders>
          </w:tcPr>
          <w:p w14:paraId="70BAD9C6"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B416DA6" w14:textId="77777777" w:rsidR="00AD7649" w:rsidRPr="00D12552" w:rsidRDefault="00AD7649" w:rsidP="00380908">
            <w:pPr>
              <w:spacing w:before="100" w:beforeAutospacing="1" w:after="100" w:afterAutospacing="1" w:line="230" w:lineRule="atLeast"/>
              <w:jc w:val="both"/>
              <w:rPr>
                <w:rFonts w:eastAsia="MS Mincho"/>
                <w:lang w:val="en-CA"/>
              </w:rPr>
            </w:pPr>
            <w:r>
              <w:rPr>
                <w:rFonts w:eastAsia="MS Mincho"/>
                <w:lang w:val="en-CA"/>
              </w:rPr>
              <w:t>XML instance</w:t>
            </w:r>
          </w:p>
        </w:tc>
      </w:tr>
      <w:tr w:rsidR="00AD7649" w:rsidRPr="00D12552" w14:paraId="18F4FDB9" w14:textId="77777777" w:rsidTr="00380908">
        <w:tc>
          <w:tcPr>
            <w:tcW w:w="1809" w:type="dxa"/>
            <w:tcBorders>
              <w:top w:val="single" w:sz="4" w:space="0" w:color="auto"/>
              <w:left w:val="single" w:sz="12" w:space="0" w:color="auto"/>
              <w:bottom w:val="single" w:sz="4" w:space="0" w:color="auto"/>
              <w:right w:val="single" w:sz="4" w:space="0" w:color="auto"/>
            </w:tcBorders>
          </w:tcPr>
          <w:p w14:paraId="4B765ED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7224670"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/req/gsml4-core</w:t>
            </w:r>
          </w:p>
        </w:tc>
      </w:tr>
      <w:tr w:rsidR="00AD7649" w:rsidRPr="00D12552" w14:paraId="7F526357" w14:textId="77777777" w:rsidTr="00380908">
        <w:tc>
          <w:tcPr>
            <w:tcW w:w="1809" w:type="dxa"/>
            <w:tcBorders>
              <w:top w:val="single" w:sz="4" w:space="0" w:color="auto"/>
              <w:left w:val="single" w:sz="12" w:space="0" w:color="auto"/>
              <w:bottom w:val="single" w:sz="4" w:space="0" w:color="auto"/>
              <w:right w:val="single" w:sz="4" w:space="0" w:color="auto"/>
            </w:tcBorders>
          </w:tcPr>
          <w:p w14:paraId="09B65D2E" w14:textId="77777777" w:rsidR="00AD7649" w:rsidRPr="00D12552" w:rsidRDefault="00AD7649" w:rsidP="00380908">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4215F51" w14:textId="77777777" w:rsidR="00AD7649" w:rsidRPr="00D12552" w:rsidRDefault="00AD7649" w:rsidP="00380908">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AD7649" w:rsidRPr="00D12552" w14:paraId="5045A5EE"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6B9F44C"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DDCC77"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xsd</w:t>
            </w:r>
          </w:p>
          <w:p w14:paraId="35F9EEA9" w14:textId="77777777" w:rsidR="00AD7649" w:rsidRPr="00D12552" w:rsidRDefault="00AD7649" w:rsidP="00380908">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r w:rsidR="00AD7649" w:rsidRPr="00D12552" w14:paraId="41F9FFF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AFB81D1"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DAFE70C"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sch</w:t>
            </w:r>
          </w:p>
          <w:p w14:paraId="203F9313"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Instance document SHALL validate against schematron rules of the package</w:t>
            </w:r>
          </w:p>
        </w:tc>
      </w:tr>
      <w:tr w:rsidR="00AD7649" w:rsidRPr="00D12552" w14:paraId="1C7D5DE2"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2EDD8C2F"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457BE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7"/>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Pr>
                <w:rFonts w:eastAsia="MS Mincho"/>
                <w:b/>
                <w:color w:val="FF0000"/>
                <w:sz w:val="22"/>
                <w:lang w:val="en-CA"/>
              </w:rPr>
              <w:t>codelist</w:t>
            </w:r>
          </w:p>
          <w:p w14:paraId="353A668F" w14:textId="77777777" w:rsidR="00AD7649" w:rsidRPr="00D12552"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Vocabulary term shall be encoded with HTTP Uri in xlink:href and a human readable description in xlink:title</w:t>
            </w:r>
            <w:commentRangeEnd w:id="587"/>
            <w:r w:rsidR="00106124">
              <w:rPr>
                <w:rStyle w:val="Marquedecommentaire"/>
              </w:rPr>
              <w:commentReference w:id="587"/>
            </w:r>
          </w:p>
        </w:tc>
      </w:tr>
      <w:tr w:rsidR="00AD7649" w:rsidRPr="00D12552" w14:paraId="2A467A77" w14:textId="77777777" w:rsidTr="00380908">
        <w:tc>
          <w:tcPr>
            <w:tcW w:w="1809" w:type="dxa"/>
            <w:tcBorders>
              <w:top w:val="single" w:sz="4" w:space="0" w:color="auto"/>
              <w:left w:val="single" w:sz="12" w:space="0" w:color="auto"/>
              <w:bottom w:val="single" w:sz="4" w:space="0" w:color="auto"/>
              <w:right w:val="single" w:sz="4" w:space="0" w:color="auto"/>
            </w:tcBorders>
            <w:shd w:val="clear" w:color="auto" w:fill="BFBFBF"/>
          </w:tcPr>
          <w:p w14:paraId="10876A17" w14:textId="77777777" w:rsidR="00AD7649" w:rsidRPr="00CD7325" w:rsidRDefault="00AD7649" w:rsidP="00380908">
            <w:pPr>
              <w:spacing w:before="100" w:beforeAutospacing="1" w:after="100" w:afterAutospacing="1" w:line="230" w:lineRule="atLeast"/>
              <w:jc w:val="both"/>
              <w:rPr>
                <w:rFonts w:eastAsia="MS Mincho"/>
                <w:b/>
                <w:sz w:val="20"/>
                <w:szCs w:val="20"/>
                <w:lang w:val="en-CA"/>
              </w:rPr>
            </w:pPr>
            <w:r>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FDB6AB" w14:textId="77777777" w:rsidR="00AD7649" w:rsidRPr="00D12552" w:rsidRDefault="00AD7649" w:rsidP="00AD7649">
            <w:pPr>
              <w:spacing w:before="100" w:beforeAutospacing="1" w:after="100" w:afterAutospacing="1" w:line="230" w:lineRule="atLeast"/>
              <w:jc w:val="both"/>
              <w:rPr>
                <w:rFonts w:eastAsia="MS Mincho"/>
                <w:b/>
                <w:color w:val="FF0000"/>
                <w:sz w:val="22"/>
                <w:lang w:val="en-CA"/>
              </w:rPr>
            </w:pPr>
            <w:commentRangeStart w:id="588"/>
            <w:r w:rsidRPr="00D12552">
              <w:rPr>
                <w:rFonts w:eastAsia="MS Mincho"/>
                <w:b/>
                <w:color w:val="FF0000"/>
                <w:sz w:val="22"/>
                <w:lang w:val="en-CA"/>
              </w:rPr>
              <w:t>/req/</w:t>
            </w:r>
            <w:r>
              <w:rPr>
                <w:rFonts w:eastAsia="MS Mincho"/>
                <w:b/>
                <w:color w:val="FF0000"/>
                <w:sz w:val="22"/>
                <w:lang w:val="en-CA"/>
              </w:rPr>
              <w:t>gsml4xsd</w:t>
            </w:r>
            <w:r w:rsidRPr="00D12552">
              <w:rPr>
                <w:rFonts w:eastAsia="MS Mincho"/>
                <w:b/>
                <w:color w:val="FF0000"/>
                <w:sz w:val="22"/>
                <w:lang w:val="en-CA"/>
              </w:rPr>
              <w:t>/</w:t>
            </w:r>
            <w:r w:rsidR="00380908">
              <w:rPr>
                <w:rFonts w:eastAsia="MS Mincho"/>
                <w:b/>
                <w:color w:val="FF0000"/>
                <w:sz w:val="22"/>
                <w:lang w:val="en-CA"/>
              </w:rPr>
              <w:t>byr</w:t>
            </w:r>
            <w:r>
              <w:rPr>
                <w:rFonts w:eastAsia="MS Mincho"/>
                <w:b/>
                <w:color w:val="FF0000"/>
                <w:sz w:val="22"/>
                <w:lang w:val="en-CA"/>
              </w:rPr>
              <w:t>ef</w:t>
            </w:r>
          </w:p>
          <w:p w14:paraId="61558E71" w14:textId="77777777" w:rsidR="00AD7649" w:rsidRPr="00A1185A" w:rsidRDefault="00AD7649" w:rsidP="00380908">
            <w:pPr>
              <w:spacing w:before="100" w:beforeAutospacing="1" w:after="100" w:afterAutospacing="1" w:line="230" w:lineRule="atLeast"/>
              <w:jc w:val="both"/>
              <w:rPr>
                <w:rFonts w:eastAsia="MS Mincho"/>
                <w:b/>
                <w:color w:val="FF0000"/>
                <w:sz w:val="22"/>
                <w:lang w:val="en-CA"/>
              </w:rPr>
            </w:pPr>
            <w:r>
              <w:rPr>
                <w:rFonts w:eastAsia="MS Mincho"/>
                <w:i/>
                <w:lang w:val="en-CA"/>
              </w:rPr>
              <w:t>By Reference property SHALL be encoded with HTTP URI in xlink:href, and resolve to a representation of that resource using Linked Open Data principles</w:t>
            </w:r>
            <w:commentRangeEnd w:id="588"/>
            <w:r w:rsidR="00106124">
              <w:rPr>
                <w:rStyle w:val="Marquedecommentaire"/>
              </w:rPr>
              <w:commentReference w:id="588"/>
            </w:r>
          </w:p>
        </w:tc>
      </w:tr>
    </w:tbl>
    <w:p w14:paraId="6CD4F2E8" w14:textId="77777777" w:rsidR="00AD7649" w:rsidRDefault="00AD7649" w:rsidP="00AD7649">
      <w:pPr>
        <w:rPr>
          <w:lang w:val="en-CA"/>
        </w:rPr>
      </w:pPr>
    </w:p>
    <w:p w14:paraId="407799A7" w14:textId="77777777" w:rsidR="00380908" w:rsidRDefault="00380908" w:rsidP="00380908">
      <w:pPr>
        <w:pStyle w:val="Titre3"/>
        <w:rPr>
          <w:lang w:val="en-CA"/>
        </w:rPr>
      </w:pPr>
      <w:r>
        <w:rPr>
          <w:lang w:val="en-CA"/>
        </w:rPr>
        <w:t>XML document validation</w:t>
      </w:r>
    </w:p>
    <w:p w14:paraId="474E80BF" w14:textId="77777777" w:rsidR="00380908" w:rsidRDefault="00380908" w:rsidP="00380908">
      <w:pPr>
        <w:rPr>
          <w:lang w:val="en-CA"/>
        </w:rPr>
      </w:pPr>
      <w:r>
        <w:rPr>
          <w:lang w:val="en-CA"/>
        </w:rPr>
        <w:t xml:space="preserve">An XML instance shall validate to both the XSD and schematron rules provided by this specification for each of the XML requirements classes. </w:t>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lastRenderedPageBreak/>
              <w:t>/req/gsml4xsd/xsd</w:t>
            </w:r>
          </w:p>
        </w:tc>
        <w:tc>
          <w:tcPr>
            <w:tcW w:w="4678" w:type="dxa"/>
            <w:tcBorders>
              <w:left w:val="nil"/>
            </w:tcBorders>
            <w:shd w:val="clear" w:color="auto" w:fill="auto"/>
          </w:tcPr>
          <w:p w14:paraId="6760158D" w14:textId="77777777" w:rsidR="00380908" w:rsidRPr="00D12552" w:rsidRDefault="00380908" w:rsidP="00380908">
            <w:pPr>
              <w:pStyle w:val="Tabletext10"/>
              <w:jc w:val="left"/>
              <w:rPr>
                <w:rStyle w:val="reqtext"/>
                <w:lang w:val="en-CA"/>
              </w:rPr>
            </w:pPr>
            <w:r>
              <w:rPr>
                <w:rStyle w:val="reqtext"/>
                <w:lang w:val="en-CA"/>
              </w:rPr>
              <w:t>XML instance SHALL against XSD schema</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7777777" w:rsidR="00380908" w:rsidRPr="00D12552" w:rsidRDefault="00380908" w:rsidP="00380908">
            <w:pPr>
              <w:pStyle w:val="Tabletext10"/>
              <w:jc w:val="left"/>
              <w:rPr>
                <w:rStyle w:val="reqtext"/>
                <w:lang w:val="en-CA"/>
              </w:rPr>
            </w:pPr>
            <w:r>
              <w:rPr>
                <w:rStyle w:val="reqtext"/>
                <w:lang w:val="en-CA"/>
              </w:rPr>
              <w:t>XML instance SHALL against schematron rules</w:t>
            </w:r>
          </w:p>
        </w:tc>
      </w:tr>
    </w:tbl>
    <w:p w14:paraId="3812B48A" w14:textId="77777777" w:rsidR="00380908" w:rsidRDefault="00380908" w:rsidP="00AD7649">
      <w:pPr>
        <w:rPr>
          <w:lang w:val="en-CA"/>
        </w:rPr>
      </w:pPr>
    </w:p>
    <w:p w14:paraId="40A4E9F3" w14:textId="77777777" w:rsidR="00380908" w:rsidRDefault="00380908" w:rsidP="00380908">
      <w:pPr>
        <w:pStyle w:val="Titre3"/>
        <w:rPr>
          <w:lang w:val="en-CA"/>
        </w:rPr>
      </w:pPr>
      <w:r>
        <w:rPr>
          <w:lang w:val="en-CA"/>
        </w:rPr>
        <w:t>CodeList</w:t>
      </w:r>
    </w:p>
    <w:p w14:paraId="11AFE4A0" w14:textId="77777777" w:rsidR="00380908" w:rsidRDefault="0038090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62936D05" w14:textId="77777777" w:rsidTr="00E50D76">
        <w:trPr>
          <w:cantSplit/>
        </w:trPr>
        <w:tc>
          <w:tcPr>
            <w:tcW w:w="4219" w:type="dxa"/>
            <w:tcBorders>
              <w:right w:val="nil"/>
            </w:tcBorders>
            <w:shd w:val="clear" w:color="auto" w:fill="auto"/>
          </w:tcPr>
          <w:p w14:paraId="23E27D55" w14:textId="77777777" w:rsidR="00106124" w:rsidRPr="00D12552" w:rsidRDefault="00106124" w:rsidP="00E50D76">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42EEE9FD" w14:textId="77777777" w:rsidR="00106124" w:rsidRPr="00D12552" w:rsidRDefault="00106124" w:rsidP="00E50D76">
            <w:pPr>
              <w:pStyle w:val="Tabletext10"/>
              <w:jc w:val="left"/>
              <w:rPr>
                <w:rStyle w:val="reqtext"/>
                <w:lang w:val="en-CA"/>
              </w:rPr>
            </w:pPr>
            <w:r w:rsidRPr="00106124">
              <w:rPr>
                <w:rStyle w:val="reqtext"/>
                <w:lang w:val="en-CA"/>
              </w:rPr>
              <w:t>Vocabulary term shall be encoded with HTTP Uri in xlink:href and a human readable description in xlink:title</w:t>
            </w:r>
          </w:p>
        </w:tc>
      </w:tr>
    </w:tbl>
    <w:p w14:paraId="4CCA380D" w14:textId="77777777" w:rsidR="00106124" w:rsidRDefault="00106124"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7F2222E7" w14:textId="77777777" w:rsidR="00106124" w:rsidRPr="00106124" w:rsidRDefault="00106124" w:rsidP="00106124">
            <w:pPr>
              <w:pStyle w:val="Tabletext10"/>
              <w:rPr>
                <w:rStyle w:val="reqtext"/>
                <w:lang w:val="en-CA"/>
              </w:rPr>
            </w:pPr>
            <w:r w:rsidRPr="00106124">
              <w:rPr>
                <w:rStyle w:val="reqtext"/>
                <w:lang w:val="en-CA"/>
              </w:rPr>
              <w:t>/req/gsml4xsd/byref</w:t>
            </w:r>
          </w:p>
          <w:p w14:paraId="5BA2077B" w14:textId="77777777" w:rsidR="00106124" w:rsidRPr="00D12552" w:rsidRDefault="00106124" w:rsidP="00106124">
            <w:pPr>
              <w:pStyle w:val="Tabletext10"/>
              <w:jc w:val="left"/>
              <w:rPr>
                <w:rStyle w:val="reqtext"/>
                <w:lang w:val="en-CA"/>
              </w:rPr>
            </w:pPr>
            <w:r w:rsidRPr="00106124">
              <w:rPr>
                <w:rStyle w:val="reqtext"/>
                <w:lang w:val="en-CA"/>
              </w:rPr>
              <w:t>By Reference property SHALL be encoded with HTTP URI in xlink:href, and resolve to a representation of that resource using Linked Open Data principles</w:t>
            </w:r>
          </w:p>
        </w:tc>
      </w:tr>
    </w:tbl>
    <w:p w14:paraId="64B30BCC" w14:textId="77777777" w:rsidR="00106124" w:rsidRDefault="00106124" w:rsidP="00AD7649">
      <w:pPr>
        <w:rPr>
          <w:lang w:val="en-CA"/>
        </w:rPr>
      </w:pPr>
      <w:r>
        <w:rPr>
          <w:lang w:val="en-CA"/>
        </w:rPr>
        <w:t xml:space="preserve"> </w:t>
      </w:r>
    </w:p>
    <w:p w14:paraId="43D885EC" w14:textId="77777777" w:rsidR="00380908" w:rsidRDefault="00380908" w:rsidP="00AD7649">
      <w:pPr>
        <w:rPr>
          <w:lang w:val="en-CA"/>
        </w:rPr>
      </w:pPr>
      <w:r>
        <w:rPr>
          <w:lang w:val="en-CA"/>
        </w:rPr>
        <w:t xml:space="preserve">Code List are encoded as gml:ReferenceType </w:t>
      </w:r>
      <w:r w:rsidR="008D2309">
        <w:rPr>
          <w:lang w:val="en-CA"/>
        </w:rPr>
        <w:t xml:space="preserve">which is a sequence of </w:t>
      </w:r>
      <w:r w:rsidR="008D2309" w:rsidRPr="008D2309">
        <w:rPr>
          <w:lang w:val="en-CA"/>
        </w:rPr>
        <w:t>gml:OwnershipAttributeGroup</w:t>
      </w:r>
      <w:r w:rsidR="008D2309">
        <w:rPr>
          <w:lang w:val="en-CA"/>
        </w:rPr>
        <w:t xml:space="preserve"> and </w:t>
      </w:r>
      <w:r w:rsidR="008D2309" w:rsidRPr="008D2309">
        <w:rPr>
          <w:lang w:val="en-CA"/>
        </w:rPr>
        <w:t>gml:AssociationAttributeGroup</w:t>
      </w:r>
      <w:r w:rsidR="008D2309">
        <w:rPr>
          <w:lang w:val="en-CA"/>
        </w:rPr>
        <w:t>, providing a series of xml attributes from XLink. A vocabulary reference have xlink:href and xlink:title as mandatory attributes.</w:t>
      </w:r>
    </w:p>
    <w:p w14:paraId="64968F64" w14:textId="77777777" w:rsidR="00380908" w:rsidRDefault="008D2309" w:rsidP="00AD7649">
      <w:pPr>
        <w:rPr>
          <w:rFonts w:ascii="Consolas" w:hAnsi="Consolas" w:cs="Consolas"/>
          <w:sz w:val="20"/>
          <w:szCs w:val="20"/>
          <w:lang w:val="en-CA"/>
        </w:rPr>
      </w:pPr>
      <w:r w:rsidRPr="008D2309">
        <w:rPr>
          <w:rFonts w:ascii="Consolas" w:hAnsi="Consolas" w:cs="Consolas"/>
          <w:sz w:val="20"/>
          <w:szCs w:val="20"/>
          <w:lang w:val="en-CA"/>
        </w:rPr>
        <w:t>&lt;gsmlb:lithology xlink:href="</w:t>
      </w:r>
      <w:commentRangeStart w:id="589"/>
      <w:r w:rsidRPr="008D2309">
        <w:rPr>
          <w:rFonts w:ascii="Consolas" w:hAnsi="Consolas" w:cs="Consolas"/>
          <w:sz w:val="20"/>
          <w:szCs w:val="20"/>
          <w:lang w:val="en-CA"/>
        </w:rPr>
        <w:t>http://resource.geosciml.org/classifier/cgi/simplelithology/mudstone</w:t>
      </w:r>
      <w:commentRangeEnd w:id="589"/>
      <w:r w:rsidR="008D1584">
        <w:rPr>
          <w:rStyle w:val="Marquedecommentaire"/>
        </w:rPr>
        <w:commentReference w:id="589"/>
      </w:r>
      <w:r w:rsidRPr="008D2309">
        <w:rPr>
          <w:rFonts w:ascii="Consolas" w:hAnsi="Consolas" w:cs="Consolas"/>
          <w:sz w:val="20"/>
          <w:szCs w:val="20"/>
          <w:lang w:val="en-CA"/>
        </w:rPr>
        <w:t>" xlink:title="mudstone"/&gt;</w:t>
      </w:r>
    </w:p>
    <w:p w14:paraId="7F07D54D" w14:textId="2EDF767A" w:rsidR="008D2309" w:rsidRDefault="00106124" w:rsidP="00AD7649">
      <w:pPr>
        <w:rPr>
          <w:lang w:val="en-CA"/>
        </w:rPr>
      </w:pPr>
      <w:r>
        <w:rPr>
          <w:lang w:val="en-CA"/>
        </w:rPr>
        <w:t xml:space="preserve">The </w:t>
      </w:r>
      <w:r w:rsidR="00370329">
        <w:rPr>
          <w:lang w:val="en-CA"/>
        </w:rPr>
        <w:t>xlink:</w:t>
      </w:r>
      <w:r>
        <w:rPr>
          <w:lang w:val="en-CA"/>
        </w:rPr>
        <w:t xml:space="preserve">href contains a HTTP URI </w:t>
      </w:r>
      <w:r w:rsidR="00CE7929">
        <w:rPr>
          <w:lang w:val="en-CA"/>
        </w:rPr>
        <w:t xml:space="preserve">that </w:t>
      </w:r>
      <w:r>
        <w:rPr>
          <w:lang w:val="en-CA"/>
        </w:rPr>
        <w:t xml:space="preserve">must resolve to </w:t>
      </w:r>
      <w:r w:rsidR="00CE7929">
        <w:rPr>
          <w:lang w:val="en-CA"/>
        </w:rPr>
        <w:t xml:space="preserve">a </w:t>
      </w:r>
      <w:r>
        <w:rPr>
          <w:lang w:val="en-CA"/>
        </w:rPr>
        <w:t>resource (</w:t>
      </w:r>
      <w:r w:rsidR="00CE7929">
        <w:rPr>
          <w:lang w:val="en-CA"/>
        </w:rPr>
        <w:t xml:space="preserve">often </w:t>
      </w:r>
      <w:r>
        <w:rPr>
          <w:lang w:val="en-CA"/>
        </w:rPr>
        <w:t>a SKOS document)</w:t>
      </w:r>
      <w:r w:rsidR="008C6C76">
        <w:rPr>
          <w:lang w:val="en-CA"/>
        </w:rPr>
        <w:t>.  The resource can have multiple representations and it’s not guaranteed that an XML parsable document can be obtained from the vocabulary service.</w:t>
      </w:r>
    </w:p>
    <w:p w14:paraId="6594FBA4" w14:textId="22FFAEE2" w:rsidR="00E966AA" w:rsidRDefault="008C6C76" w:rsidP="00385662">
      <w:pPr>
        <w:pStyle w:val="Titre3"/>
        <w:rPr>
          <w:lang w:val="en-CA"/>
        </w:rPr>
      </w:pPr>
      <w:r>
        <w:rPr>
          <w:lang w:val="en-CA"/>
        </w:rPr>
        <w:t>Identifiers</w:t>
      </w:r>
    </w:p>
    <w:p w14:paraId="4DD0F239" w14:textId="77777777" w:rsidR="00370329" w:rsidRDefault="00370329" w:rsidP="00AD7649">
      <w:pPr>
        <w:rPr>
          <w:lang w:val="en-CA"/>
        </w:rPr>
      </w:pPr>
    </w:p>
    <w:p w14:paraId="4980DCF9" w14:textId="4DA2D437" w:rsidR="008C6C76" w:rsidRDefault="008C6C76" w:rsidP="00AD7649">
      <w:pPr>
        <w:rPr>
          <w:lang w:val="en-CA"/>
        </w:rPr>
      </w:pPr>
      <w:r>
        <w:rPr>
          <w:lang w:val="en-CA"/>
        </w:rPr>
        <w:t xml:space="preserve">Feature identifiers shall be encoded as gml:identifier which value is </w:t>
      </w:r>
      <w:commentRangeStart w:id="590"/>
      <w:r>
        <w:rPr>
          <w:lang w:val="en-CA"/>
        </w:rPr>
        <w:t>a Linked Open Data resource identifier</w:t>
      </w:r>
      <w:commentRangeEnd w:id="590"/>
      <w:r w:rsidR="0068411B">
        <w:rPr>
          <w:rStyle w:val="Marquedecommentaire"/>
        </w:rPr>
        <w:commentReference w:id="590"/>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0AB7BCAB" w:rsidR="008C6C76" w:rsidRPr="00D12552" w:rsidRDefault="008C6C76" w:rsidP="008C6C76">
            <w:pPr>
              <w:pStyle w:val="Tabletext10"/>
              <w:jc w:val="left"/>
              <w:rPr>
                <w:rStyle w:val="reqtext"/>
                <w:lang w:val="en-CA"/>
              </w:rPr>
            </w:pPr>
            <w:commentRangeStart w:id="591"/>
            <w:r>
              <w:rPr>
                <w:rStyle w:val="reqtext"/>
                <w:lang w:val="en-CA"/>
              </w:rPr>
              <w:t>Feature identifiers (unique name) provided in gml:identifier 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591"/>
            <w:r>
              <w:rPr>
                <w:rStyle w:val="Marquedecommentaire"/>
                <w:rFonts w:ascii="Times New Roman" w:eastAsia="Times New Roman" w:hAnsi="Times New Roman"/>
                <w:lang w:val="en-US" w:eastAsia="en-US"/>
              </w:rPr>
              <w:commentReference w:id="591"/>
            </w:r>
          </w:p>
        </w:tc>
      </w:tr>
    </w:tbl>
    <w:p w14:paraId="63A966FD" w14:textId="77777777" w:rsidR="008C6C76" w:rsidRPr="008C6C76" w:rsidRDefault="008C6C76" w:rsidP="00AD7649"/>
    <w:p w14:paraId="6AE41641" w14:textId="7618DA63"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Pr="008C6C76">
        <w:rPr>
          <w:rFonts w:ascii="Consolas" w:hAnsi="Consolas" w:cs="Consolas"/>
          <w:color w:val="000000"/>
          <w:sz w:val="20"/>
          <w:szCs w:val="20"/>
          <w:highlight w:val="white"/>
          <w:lang w:val="fr-CA"/>
        </w:rPr>
        <w:t>http://data.geoscience.gov.xx/</w:t>
      </w:r>
      <w:r w:rsidRPr="008C6C76">
        <w:rPr>
          <w:rFonts w:ascii="Consolas" w:hAnsi="Consolas" w:cs="Consolas"/>
          <w:color w:val="0000FF"/>
          <w:sz w:val="20"/>
          <w:szCs w:val="20"/>
          <w:highlight w:val="white"/>
          <w:lang w:val="fr-CA"/>
        </w:rPr>
        <w:t>"&gt;</w:t>
      </w:r>
      <w:hyperlink r:id="rId118"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1E7F0706" w14:textId="77777777" w:rsidR="008C6C76" w:rsidRPr="008C6C76" w:rsidRDefault="008C6C76" w:rsidP="00AD7649">
      <w:pPr>
        <w:rPr>
          <w:lang w:val="fr-CA"/>
        </w:rPr>
      </w:pPr>
    </w:p>
    <w:p w14:paraId="63E94E9E" w14:textId="573E3412" w:rsidR="00370329" w:rsidRDefault="00370329" w:rsidP="00370329">
      <w:pPr>
        <w:pStyle w:val="Titre3"/>
        <w:rPr>
          <w:lang w:val="en-CA"/>
        </w:rPr>
      </w:pPr>
      <w:r>
        <w:rPr>
          <w:lang w:val="en-CA"/>
        </w:rPr>
        <w:lastRenderedPageBreak/>
        <w:t>Nillables or Voidables</w:t>
      </w:r>
    </w:p>
    <w:p w14:paraId="168C9B83" w14:textId="77777777" w:rsidR="00370329" w:rsidRDefault="00370329" w:rsidP="00AD7649">
      <w:pPr>
        <w:rPr>
          <w:lang w:val="en-CA"/>
        </w:rPr>
      </w:pPr>
    </w:p>
    <w:p w14:paraId="11F7AD3A" w14:textId="77777777" w:rsidR="00F202D3" w:rsidRDefault="00370329" w:rsidP="00AD7649">
      <w:pPr>
        <w:rPr>
          <w:lang w:val="en-CA"/>
        </w:rPr>
      </w:pPr>
      <w:commentRangeStart w:id="592"/>
      <w:r>
        <w:rPr>
          <w:lang w:val="en-CA"/>
        </w:rPr>
        <w:t xml:space="preserve">A nillable property (identified as “voidable” in the </w:t>
      </w:r>
      <w:r w:rsidR="008A6B29">
        <w:rPr>
          <w:lang w:val="en-CA"/>
        </w:rPr>
        <w:t xml:space="preserve">UML model) is a property than can document the reason it does not provide any values.  There are </w:t>
      </w:r>
      <w:r w:rsidR="00F202D3">
        <w:rPr>
          <w:lang w:val="en-CA"/>
        </w:rPr>
        <w:t xml:space="preserve">two ways in OGC stack </w:t>
      </w:r>
      <w:r w:rsidR="00761F44">
        <w:rPr>
          <w:lang w:val="en-CA"/>
        </w:rPr>
        <w:t>to identify a nil value</w:t>
      </w:r>
      <w:r w:rsidR="00F202D3">
        <w:rPr>
          <w:lang w:val="en-CA"/>
        </w:rPr>
        <w:t>:</w:t>
      </w:r>
    </w:p>
    <w:p w14:paraId="1F86A32A" w14:textId="5AC283A7" w:rsidR="00E966AA" w:rsidRPr="00F202D3" w:rsidRDefault="00F202D3" w:rsidP="00F202D3">
      <w:pPr>
        <w:pStyle w:val="Paragraphedeliste"/>
        <w:numPr>
          <w:ilvl w:val="0"/>
          <w:numId w:val="27"/>
        </w:numPr>
        <w:rPr>
          <w:lang w:val="en-CA"/>
        </w:rPr>
      </w:pPr>
      <w:r w:rsidRPr="00F202D3">
        <w:rPr>
          <w:rFonts w:ascii="Consolas" w:hAnsi="Consolas" w:cs="Consolas"/>
          <w:sz w:val="20"/>
          <w:szCs w:val="20"/>
          <w:lang w:val="en-CA"/>
        </w:rPr>
        <w:t>@Nillable=</w:t>
      </w:r>
      <w:r>
        <w:rPr>
          <w:rFonts w:ascii="Consolas" w:hAnsi="Consolas" w:cs="Consolas"/>
          <w:color w:val="0000FF"/>
          <w:sz w:val="20"/>
          <w:szCs w:val="20"/>
          <w:highlight w:val="white"/>
          <w:lang w:val="en-CA"/>
        </w:rPr>
        <w:t>"</w:t>
      </w:r>
      <w:r w:rsidRPr="00F202D3">
        <w:rPr>
          <w:rFonts w:ascii="Consolas" w:hAnsi="Consolas" w:cs="Consolas"/>
          <w:sz w:val="20"/>
          <w:szCs w:val="20"/>
          <w:lang w:val="en-CA"/>
        </w:rPr>
        <w:t>True</w:t>
      </w:r>
      <w:r>
        <w:rPr>
          <w:rFonts w:ascii="Consolas" w:hAnsi="Consolas" w:cs="Consolas"/>
          <w:color w:val="0000FF"/>
          <w:sz w:val="20"/>
          <w:szCs w:val="20"/>
          <w:highlight w:val="white"/>
          <w:lang w:val="en-CA"/>
        </w:rPr>
        <w:t>"</w:t>
      </w:r>
      <w:r w:rsidRPr="00F202D3">
        <w:rPr>
          <w:rFonts w:ascii="Consolas" w:hAnsi="Consolas" w:cs="Consolas"/>
          <w:sz w:val="20"/>
          <w:szCs w:val="20"/>
          <w:lang w:val="en-CA"/>
        </w:rPr>
        <w:t>,</w:t>
      </w:r>
      <w:r>
        <w:rPr>
          <w:lang w:val="en-CA"/>
        </w:rPr>
        <w:t xml:space="preserve"> which provide a </w:t>
      </w:r>
      <w:r w:rsidRPr="00F202D3">
        <w:rPr>
          <w:rFonts w:ascii="Consolas" w:hAnsi="Consolas" w:cs="Consolas"/>
          <w:sz w:val="20"/>
          <w:szCs w:val="20"/>
          <w:lang w:val="en-CA"/>
        </w:rPr>
        <w:t>xsi:nill</w:t>
      </w:r>
      <w:r>
        <w:rPr>
          <w:lang w:val="en-CA"/>
        </w:rPr>
        <w:t xml:space="preserve"> attribute and </w:t>
      </w:r>
      <w:r w:rsidRPr="00F202D3">
        <w:rPr>
          <w:rFonts w:ascii="Consolas" w:hAnsi="Consolas" w:cs="Consolas"/>
          <w:sz w:val="20"/>
          <w:szCs w:val="20"/>
          <w:lang w:val="en-CA"/>
        </w:rPr>
        <w:t>nilReason</w:t>
      </w:r>
      <w:r>
        <w:rPr>
          <w:lang w:val="en-CA"/>
        </w:rPr>
        <w:t xml:space="preserve"> attribute that come with </w:t>
      </w:r>
      <w:r>
        <w:rPr>
          <w:rFonts w:ascii="Consolas" w:hAnsi="Consolas" w:cs="Consolas"/>
          <w:color w:val="000000"/>
          <w:sz w:val="20"/>
          <w:szCs w:val="20"/>
          <w:highlight w:val="white"/>
          <w:lang w:val="en-CA"/>
        </w:rPr>
        <w:t>gml:AssociationAttributeGroup</w:t>
      </w:r>
    </w:p>
    <w:p w14:paraId="59BF99AA" w14:textId="003AB266" w:rsidR="00F202D3" w:rsidRPr="00F202D3" w:rsidRDefault="00F202D3" w:rsidP="00F202D3">
      <w:pPr>
        <w:pStyle w:val="Paragraphedeliste"/>
        <w:numPr>
          <w:ilvl w:val="0"/>
          <w:numId w:val="27"/>
        </w:numPr>
        <w:rPr>
          <w:lang w:val="en-CA"/>
        </w:rPr>
      </w:pPr>
      <w:r w:rsidRPr="00F202D3">
        <w:t>Special URIs in</w:t>
      </w:r>
      <w:r>
        <w:rPr>
          <w:rFonts w:ascii="Consolas" w:hAnsi="Consolas" w:cs="Consolas"/>
          <w:color w:val="000000"/>
          <w:sz w:val="20"/>
          <w:szCs w:val="20"/>
          <w:lang w:val="en-CA"/>
        </w:rPr>
        <w:t xml:space="preserve"> @xlink:href </w:t>
      </w:r>
      <w:r w:rsidRPr="00F202D3">
        <w:t>attribute to signal both the nil value and the reason</w:t>
      </w:r>
      <w:commentRangeEnd w:id="592"/>
      <w:r>
        <w:rPr>
          <w:rStyle w:val="Marquedecommentaire"/>
        </w:rPr>
        <w:commentReference w:id="592"/>
      </w:r>
    </w:p>
    <w:p w14:paraId="66A2A95F" w14:textId="77777777" w:rsidR="00F202D3" w:rsidRDefault="00F202D3" w:rsidP="00F202D3">
      <w:pPr>
        <w:rPr>
          <w:lang w:val="en-CA"/>
        </w:rPr>
      </w:pPr>
      <w:bookmarkStart w:id="593" w:name="_GoBack"/>
      <w:bookmarkEnd w:id="593"/>
    </w:p>
    <w:p w14:paraId="6D186A1D" w14:textId="77777777" w:rsidR="00F202D3" w:rsidRPr="00F202D3" w:rsidRDefault="00F202D3" w:rsidP="00F202D3">
      <w:pPr>
        <w:rPr>
          <w:lang w:val="en-CA"/>
        </w:rPr>
      </w:pPr>
    </w:p>
    <w:p w14:paraId="70294484" w14:textId="3AAD22BD" w:rsidR="00761F44" w:rsidRDefault="00330E0C" w:rsidP="00330E0C">
      <w:pPr>
        <w:pStyle w:val="Titre3"/>
        <w:rPr>
          <w:lang w:val="en-CA"/>
        </w:rPr>
      </w:pPr>
      <w:r>
        <w:rPr>
          <w:lang w:val="en-CA"/>
        </w:rPr>
        <w:t>Date encoding</w:t>
      </w:r>
    </w:p>
    <w:p w14:paraId="4E700643" w14:textId="77777777" w:rsidR="00330E0C" w:rsidRDefault="00330E0C" w:rsidP="00AD7649">
      <w:pPr>
        <w:rPr>
          <w:lang w:val="en-CA"/>
        </w:rPr>
      </w:pPr>
    </w:p>
    <w:p w14:paraId="34A50A34" w14:textId="77777777" w:rsidR="00330E0C" w:rsidRDefault="00330E0C" w:rsidP="00330E0C">
      <w:r>
        <w:t>The date-time formats will conform to ISO standards.  Although this is already a GML 3.2 encoding rule (clause 14.2.2.7), this format shall also be used in any string that does not attempt to validate the date time structure.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77777777" w:rsidR="00330E0C" w:rsidRPr="00031D61" w:rsidRDefault="00330E0C" w:rsidP="00330E0C">
            <w:pPr>
              <w:pStyle w:val="Tabletext10"/>
              <w:jc w:val="left"/>
              <w:rPr>
                <w:rStyle w:val="reqtext"/>
              </w:rPr>
            </w:pPr>
            <w:r w:rsidRPr="00031D61">
              <w:rPr>
                <w:rStyle w:val="reqtext"/>
              </w:rPr>
              <w:t xml:space="preserve">All date-time elements </w:t>
            </w:r>
            <w:r>
              <w:rPr>
                <w:rStyle w:val="reqtext"/>
              </w:rPr>
              <w:t>SHALL</w:t>
            </w:r>
            <w:r w:rsidRPr="00031D61">
              <w:rPr>
                <w:rStyle w:val="reqtext"/>
              </w:rPr>
              <w:t xml:space="preserve"> be encoded using ISO8601 extended time format</w:t>
            </w:r>
          </w:p>
        </w:tc>
      </w:tr>
    </w:tbl>
    <w:p w14:paraId="04A2D336" w14:textId="77777777" w:rsidR="00330E0C" w:rsidRDefault="00330E0C" w:rsidP="00330E0C"/>
    <w:p w14:paraId="36C2892B" w14:textId="77777777" w:rsidR="00330E0C" w:rsidRDefault="00330E0C" w:rsidP="00330E0C">
      <w:r>
        <w:t>Note that this precludes the use of time-coordinate systems such as UNIX time. This is specified in order to be maximally consistent with WML2 requirements. The time zone will 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77777777" w:rsidR="00330E0C" w:rsidRDefault="00330E0C" w:rsidP="00330E0C">
            <w:pPr>
              <w:pStyle w:val="Tabletext10"/>
              <w:jc w:val="left"/>
            </w:pPr>
            <w:r w:rsidRPr="002E01C8">
              <w:rPr>
                <w:lang w:val="en-AU"/>
              </w:rPr>
              <w:t>(Z|[+-]HH:MM)</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lastRenderedPageBreak/>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7777777" w:rsidR="00330E0C" w:rsidRPr="00330E0C" w:rsidRDefault="00330E0C" w:rsidP="00AD7649"/>
    <w:p w14:paraId="76D71FB5" w14:textId="77777777" w:rsidR="00E966AA" w:rsidRPr="00AD7649" w:rsidRDefault="00E966AA" w:rsidP="00AD7649">
      <w:pPr>
        <w:rPr>
          <w:lang w:val="en-CA"/>
        </w:rPr>
      </w:pPr>
    </w:p>
    <w:p w14:paraId="6A8EF357" w14:textId="5F44DC07" w:rsidR="009B3BBD" w:rsidRDefault="003A3448" w:rsidP="009B3BBD">
      <w:pPr>
        <w:pStyle w:val="Titre2"/>
        <w:rPr>
          <w:lang w:val="en-CA"/>
        </w:rPr>
      </w:pPr>
      <w:r>
        <w:rPr>
          <w:lang w:val="en-CA"/>
        </w:rPr>
        <w:t xml:space="preserve">Abstract </w:t>
      </w:r>
      <w:r w:rsidR="009B3BBD" w:rsidRPr="009B3BBD">
        <w:rPr>
          <w:lang w:val="en-CA"/>
        </w:rPr>
        <w:t>GeoSciML Portrayal</w:t>
      </w:r>
      <w:r w:rsidR="009B3BBD">
        <w:rPr>
          <w:lang w:val="en-CA"/>
        </w:rPr>
        <w:t xml:space="preserve"> XML</w:t>
      </w:r>
      <w:r w:rsidR="009B3BBD" w:rsidRPr="009B3BBD">
        <w:rPr>
          <w:lang w:val="en-CA"/>
        </w:rPr>
        <w:t xml:space="preserve"> Requirements Class</w:t>
      </w:r>
    </w:p>
    <w:p w14:paraId="04AEED42" w14:textId="77777777" w:rsidR="00225333" w:rsidRDefault="00225333" w:rsidP="00225333">
      <w:pPr>
        <w:rPr>
          <w:lang w:val="en-CA"/>
        </w:rPr>
      </w:pPr>
    </w:p>
    <w:p w14:paraId="4B15B9BE" w14:textId="15454E0C" w:rsidR="003A3448" w:rsidRDefault="003A3448" w:rsidP="00225333">
      <w:pPr>
        <w:rPr>
          <w:lang w:val="en-CA"/>
        </w:rPr>
      </w:pPr>
      <w:proofErr w:type="gramStart"/>
      <w:r>
        <w:rPr>
          <w:lang w:val="en-CA"/>
        </w:rPr>
        <w:t>The abstract portrayal encoding set general encoding rules for XML targets, regardless or version of GML from the 3.x series.</w:t>
      </w:r>
      <w:proofErr w:type="gramEnd"/>
    </w:p>
    <w:p w14:paraId="6FB9EF14" w14:textId="77777777" w:rsidR="003A3448" w:rsidRDefault="003A3448"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225333" w:rsidRPr="00D12552" w14:paraId="262BF2B7"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498D4E3" w14:textId="712E7050" w:rsidR="00225333" w:rsidRPr="00D12552" w:rsidRDefault="00746B77" w:rsidP="006A7DD0">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00225333" w:rsidRPr="00D12552">
              <w:rPr>
                <w:rFonts w:eastAsia="MS Mincho"/>
                <w:b/>
                <w:sz w:val="22"/>
                <w:lang w:val="en-CA"/>
              </w:rPr>
              <w:t>Requirements Class</w:t>
            </w:r>
          </w:p>
        </w:tc>
      </w:tr>
      <w:tr w:rsidR="00225333" w:rsidRPr="00D12552" w14:paraId="68CB682B"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7F0B1FAF"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7CACFBB9" w14:textId="77777777" w:rsidTr="006A7DD0">
        <w:tc>
          <w:tcPr>
            <w:tcW w:w="1809" w:type="dxa"/>
            <w:tcBorders>
              <w:top w:val="single" w:sz="12" w:space="0" w:color="auto"/>
              <w:left w:val="single" w:sz="12" w:space="0" w:color="auto"/>
              <w:bottom w:val="single" w:sz="4" w:space="0" w:color="auto"/>
              <w:right w:val="single" w:sz="4" w:space="0" w:color="auto"/>
            </w:tcBorders>
          </w:tcPr>
          <w:p w14:paraId="5E683387" w14:textId="77777777"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E8DB030" w14:textId="77777777"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225333" w:rsidRPr="00D12552" w14:paraId="6D2C7D33" w14:textId="77777777" w:rsidTr="006A7DD0">
        <w:tc>
          <w:tcPr>
            <w:tcW w:w="1809" w:type="dxa"/>
            <w:tcBorders>
              <w:top w:val="single" w:sz="4" w:space="0" w:color="auto"/>
              <w:left w:val="single" w:sz="12" w:space="0" w:color="auto"/>
              <w:bottom w:val="single" w:sz="4" w:space="0" w:color="auto"/>
              <w:right w:val="single" w:sz="4" w:space="0" w:color="auto"/>
            </w:tcBorders>
          </w:tcPr>
          <w:p w14:paraId="1341E3B1"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1C8BDF6" w14:textId="2A1B70D3" w:rsidR="00225333"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225333" w:rsidRPr="00D12552" w14:paraId="3B730EBC" w14:textId="77777777" w:rsidTr="006A7DD0">
        <w:tc>
          <w:tcPr>
            <w:tcW w:w="1809" w:type="dxa"/>
            <w:tcBorders>
              <w:top w:val="single" w:sz="4" w:space="0" w:color="auto"/>
              <w:left w:val="single" w:sz="12" w:space="0" w:color="auto"/>
              <w:bottom w:val="single" w:sz="4" w:space="0" w:color="auto"/>
              <w:right w:val="single" w:sz="4" w:space="0" w:color="auto"/>
            </w:tcBorders>
          </w:tcPr>
          <w:p w14:paraId="17B38A66" w14:textId="480904E8" w:rsidR="00225333" w:rsidRPr="00D12552" w:rsidRDefault="00225333"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DD12486" w14:textId="32C6016D" w:rsidR="00225333" w:rsidRDefault="00225333"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225333" w:rsidRPr="00D12552" w14:paraId="6743A2F9" w14:textId="77777777" w:rsidTr="006A7DD0">
        <w:tc>
          <w:tcPr>
            <w:tcW w:w="1809" w:type="dxa"/>
            <w:tcBorders>
              <w:top w:val="single" w:sz="4" w:space="0" w:color="auto"/>
              <w:left w:val="single" w:sz="12" w:space="0" w:color="auto"/>
              <w:bottom w:val="single" w:sz="4" w:space="0" w:color="auto"/>
              <w:right w:val="single" w:sz="4" w:space="0" w:color="auto"/>
            </w:tcBorders>
          </w:tcPr>
          <w:p w14:paraId="5ECC10E0" w14:textId="77777777" w:rsidR="00225333" w:rsidRPr="00D12552" w:rsidRDefault="00225333"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5B04B3F" w14:textId="77777777" w:rsidR="00225333" w:rsidRPr="00D12552" w:rsidRDefault="00225333"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112EA6" w:rsidRPr="00D12552" w14:paraId="22272013" w14:textId="77777777" w:rsidTr="006A7DD0">
        <w:tc>
          <w:tcPr>
            <w:tcW w:w="1809" w:type="dxa"/>
            <w:tcBorders>
              <w:top w:val="single" w:sz="4" w:space="0" w:color="auto"/>
              <w:left w:val="single" w:sz="12" w:space="0" w:color="auto"/>
              <w:bottom w:val="single" w:sz="4" w:space="0" w:color="auto"/>
              <w:right w:val="single" w:sz="4" w:space="0" w:color="auto"/>
            </w:tcBorders>
          </w:tcPr>
          <w:p w14:paraId="31DA9ED9" w14:textId="520640C2" w:rsidR="00112EA6" w:rsidRPr="00D12552" w:rsidRDefault="00112EA6"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B0CB922" w14:textId="09530566" w:rsidR="00112EA6" w:rsidRDefault="00112EA6" w:rsidP="00112EA6">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GML Simple Feature OGC 10-100r3 SF-1</w:t>
            </w:r>
          </w:p>
        </w:tc>
      </w:tr>
      <w:tr w:rsidR="00225333" w:rsidRPr="00D12552" w14:paraId="58DD18E6"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8D02AA9" w14:textId="77777777" w:rsidR="00225333" w:rsidRPr="00CD7325" w:rsidRDefault="00225333"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5016711" w14:textId="71DD3E63" w:rsidR="00225333" w:rsidRPr="00D12552" w:rsidRDefault="00225333"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1DBD091" w14:textId="77777777" w:rsidR="00225333" w:rsidRPr="00D12552" w:rsidRDefault="00225333"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1F950AE" w14:textId="77777777" w:rsidR="00225333" w:rsidRDefault="00225333" w:rsidP="00225333"/>
    <w:p w14:paraId="7A803E96" w14:textId="17B700A2" w:rsidR="008246C7" w:rsidRDefault="008246C7" w:rsidP="00225333">
      <w:r>
        <w:t>Portrayal schemas are meant to deliver simple content, consistent with simple scenarios described in GML Simple Feature</w:t>
      </w:r>
      <w:r w:rsidR="00112EA6">
        <w:t xml:space="preserve"> Level 1 (OGC 10-100r3</w:t>
      </w:r>
      <w:r>
        <w:t>)</w:t>
      </w:r>
      <w:r w:rsidR="00112EA6">
        <w:t>, user defined properties must respect the same constrains as defined in SF-1 specification</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1A573E">
        <w:trPr>
          <w:cantSplit/>
        </w:trPr>
        <w:tc>
          <w:tcPr>
            <w:tcW w:w="4219" w:type="dxa"/>
            <w:tcBorders>
              <w:right w:val="nil"/>
            </w:tcBorders>
            <w:shd w:val="clear" w:color="auto" w:fill="auto"/>
          </w:tcPr>
          <w:p w14:paraId="0C1103DE" w14:textId="5CBA9749" w:rsidR="00112EA6" w:rsidRPr="00D12552" w:rsidRDefault="00112EA6" w:rsidP="00112EA6">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p>
        </w:tc>
        <w:tc>
          <w:tcPr>
            <w:tcW w:w="4678" w:type="dxa"/>
            <w:tcBorders>
              <w:left w:val="nil"/>
            </w:tcBorders>
            <w:shd w:val="clear" w:color="auto" w:fill="auto"/>
          </w:tcPr>
          <w:p w14:paraId="03CDFFFE" w14:textId="744AF3EC" w:rsidR="00112EA6" w:rsidRPr="00D12552" w:rsidRDefault="00112EA6" w:rsidP="00112EA6">
            <w:pPr>
              <w:pStyle w:val="Tabletext10"/>
              <w:jc w:val="left"/>
              <w:rPr>
                <w:rStyle w:val="reqtext"/>
                <w:lang w:val="en-CA"/>
              </w:rPr>
            </w:pPr>
            <w:r w:rsidRPr="005372A3">
              <w:rPr>
                <w:rStyle w:val="reqtext"/>
                <w:lang w:val="en-CA"/>
              </w:rPr>
              <w:t xml:space="preserve">XML instance document shall </w:t>
            </w:r>
            <w:r>
              <w:rPr>
                <w:rStyle w:val="reqtext"/>
                <w:lang w:val="en-CA"/>
              </w:rPr>
              <w:t xml:space="preserve">SHALL be compliant to GML Simple Feature Level 1 </w:t>
            </w:r>
          </w:p>
        </w:tc>
      </w:tr>
    </w:tbl>
    <w:p w14:paraId="37E48400" w14:textId="77777777" w:rsidR="006A7DD0" w:rsidRDefault="006A7DD0" w:rsidP="00225333"/>
    <w:p w14:paraId="0B05AC3E" w14:textId="5E1AAF15" w:rsidR="00112EA6" w:rsidRDefault="00112EA6" w:rsidP="00112EA6">
      <w:r>
        <w:t>SF-1 allows the definition of complex content</w:t>
      </w:r>
      <w:r w:rsidR="00753B5D">
        <w:t xml:space="preserve"> (Clause 9.3.2 of OGC 10-100r3). To be consistent with the most common scenario encountered in GIS which is a direct mapping between a database table to XML, this specification restrict user defined content to simple type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1A573E">
        <w:trPr>
          <w:cantSplit/>
        </w:trPr>
        <w:tc>
          <w:tcPr>
            <w:tcW w:w="4219" w:type="dxa"/>
            <w:tcBorders>
              <w:right w:val="nil"/>
            </w:tcBorders>
            <w:shd w:val="clear" w:color="auto" w:fill="auto"/>
          </w:tcPr>
          <w:p w14:paraId="73AD7D5E" w14:textId="40BB91B8" w:rsidR="00112EA6" w:rsidRPr="00D12552" w:rsidRDefault="00112EA6" w:rsidP="001A573E">
            <w:pPr>
              <w:pStyle w:val="Tabletext10"/>
              <w:rPr>
                <w:rStyle w:val="requri"/>
                <w:lang w:val="en-CA"/>
              </w:rPr>
            </w:pPr>
            <w:r>
              <w:rPr>
                <w:rStyle w:val="requri"/>
                <w:lang w:val="en-CA"/>
              </w:rPr>
              <w:t>/req/gsml4xsd-portrayal</w:t>
            </w:r>
            <w:r w:rsidRPr="00D12552">
              <w:rPr>
                <w:rStyle w:val="requri"/>
                <w:lang w:val="en-CA"/>
              </w:rPr>
              <w:t>/</w:t>
            </w:r>
            <w:r>
              <w:rPr>
                <w:rStyle w:val="requri"/>
                <w:lang w:val="en-CA"/>
              </w:rPr>
              <w:t>SF-1</w:t>
            </w:r>
            <w:r w:rsidR="00753B5D">
              <w:rPr>
                <w:rStyle w:val="requri"/>
                <w:lang w:val="en-CA"/>
              </w:rPr>
              <w:t>-simpletype</w:t>
            </w:r>
          </w:p>
        </w:tc>
        <w:tc>
          <w:tcPr>
            <w:tcW w:w="4678" w:type="dxa"/>
            <w:tcBorders>
              <w:left w:val="nil"/>
            </w:tcBorders>
            <w:shd w:val="clear" w:color="auto" w:fill="auto"/>
          </w:tcPr>
          <w:p w14:paraId="61AF7DDA" w14:textId="40410E83" w:rsidR="00112EA6" w:rsidRPr="00D12552" w:rsidRDefault="00753B5D" w:rsidP="001A573E">
            <w:pPr>
              <w:pStyle w:val="Tabletext10"/>
              <w:jc w:val="left"/>
              <w:rPr>
                <w:rStyle w:val="reqtext"/>
                <w:lang w:val="en-CA"/>
              </w:rPr>
            </w:pPr>
            <w:r>
              <w:rPr>
                <w:rStyle w:val="reqtext"/>
                <w:lang w:val="en-CA"/>
              </w:rPr>
              <w:t>User defined elements SHALL be XSD simpleType</w:t>
            </w:r>
            <w:r w:rsidR="00112EA6">
              <w:rPr>
                <w:rStyle w:val="reqtext"/>
                <w:lang w:val="en-CA"/>
              </w:rPr>
              <w:t xml:space="preserve"> </w:t>
            </w:r>
          </w:p>
        </w:tc>
      </w:tr>
    </w:tbl>
    <w:p w14:paraId="424D9698" w14:textId="77777777" w:rsidR="00112EA6" w:rsidRDefault="00112EA6" w:rsidP="00112EA6"/>
    <w:p w14:paraId="629FF36F" w14:textId="1AD69F98" w:rsidR="00112EA6" w:rsidRDefault="00753B5D" w:rsidP="00225333">
      <w:r>
        <w:t xml:space="preserve">User defined properties are defined as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645E9372" w:rsidR="00112EA6" w:rsidRDefault="00753B5D" w:rsidP="00225333">
      <w:r>
        <w:t>Process content is set to “lax”, which means that the validator will attempt to validate user defined property is a schema is available.  To help client applications and developer to validate instance containing use defined property, a XSD file should be provided.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1A573E">
        <w:trPr>
          <w:cantSplit/>
        </w:trPr>
        <w:tc>
          <w:tcPr>
            <w:tcW w:w="4219" w:type="dxa"/>
            <w:tcBorders>
              <w:right w:val="nil"/>
            </w:tcBorders>
            <w:shd w:val="clear" w:color="auto" w:fill="auto"/>
          </w:tcPr>
          <w:p w14:paraId="3AE15ED4" w14:textId="2CA3010E" w:rsidR="00753B5D" w:rsidRPr="00D12552" w:rsidRDefault="00753B5D" w:rsidP="00753B5D">
            <w:pPr>
              <w:pStyle w:val="Tabletext10"/>
              <w:rPr>
                <w:rStyle w:val="requri"/>
                <w:lang w:val="en-CA"/>
              </w:rPr>
            </w:pPr>
            <w:r>
              <w:rPr>
                <w:rStyle w:val="requri"/>
                <w:lang w:val="en-CA"/>
              </w:rPr>
              <w:t>/req/gsml4xsd-portrayal</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54423345" w:rsidR="00753B5D" w:rsidRPr="00D12552" w:rsidRDefault="00753B5D" w:rsidP="001A573E">
            <w:pPr>
              <w:pStyle w:val="Tabletext10"/>
              <w:jc w:val="left"/>
              <w:rPr>
                <w:rStyle w:val="reqtext"/>
                <w:lang w:val="en-CA"/>
              </w:rPr>
            </w:pPr>
            <w:proofErr w:type="gramStart"/>
            <w:r>
              <w:rPr>
                <w:rStyle w:val="reqtext"/>
                <w:lang w:val="en-CA"/>
              </w:rPr>
              <w:t>An XSD schemas</w:t>
            </w:r>
            <w:proofErr w:type="gramEnd"/>
            <w:r>
              <w:rPr>
                <w:rStyle w:val="reqtext"/>
                <w:lang w:val="en-CA"/>
              </w:rPr>
              <w:t xml:space="preserve"> SHOULD be provided by data provider to validate user defined properties. </w:t>
            </w:r>
          </w:p>
        </w:tc>
      </w:tr>
    </w:tbl>
    <w:p w14:paraId="4CEE1313" w14:textId="77777777" w:rsidR="00753B5D" w:rsidRDefault="00753B5D" w:rsidP="00225333"/>
    <w:p w14:paraId="1B4B6A90" w14:textId="26358852" w:rsidR="00753B5D" w:rsidRDefault="00746B77" w:rsidP="00746B77">
      <w:pPr>
        <w:pStyle w:val="Titre2"/>
      </w:pPr>
      <w:r>
        <w:t>GeoSciML Portrayal GML 3.2 profile</w:t>
      </w:r>
    </w:p>
    <w:p w14:paraId="0638BB2B" w14:textId="77777777" w:rsidR="00746B77" w:rsidRDefault="00746B77" w:rsidP="00746B77"/>
    <w:p w14:paraId="783871E5" w14:textId="1A2787BA" w:rsidR="00746B77" w:rsidRDefault="00746B77" w:rsidP="00225333">
      <w:r>
        <w:t>Target specifically GML 3.2</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3AC63B57" w14:textId="77777777" w:rsidTr="001A573E">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89F8537" w14:textId="77777777" w:rsidR="00746B77" w:rsidRPr="00D12552" w:rsidRDefault="00746B77" w:rsidP="001A573E">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4CB8D020" w14:textId="77777777" w:rsidTr="001A573E">
        <w:tc>
          <w:tcPr>
            <w:tcW w:w="8897" w:type="dxa"/>
            <w:gridSpan w:val="2"/>
            <w:tcBorders>
              <w:top w:val="single" w:sz="12" w:space="0" w:color="auto"/>
              <w:left w:val="single" w:sz="12" w:space="0" w:color="auto"/>
              <w:bottom w:val="single" w:sz="12" w:space="0" w:color="auto"/>
              <w:right w:val="single" w:sz="12" w:space="0" w:color="auto"/>
            </w:tcBorders>
          </w:tcPr>
          <w:p w14:paraId="61DF4076" w14:textId="0DBE1091" w:rsidR="00746B77" w:rsidRPr="00D12552" w:rsidRDefault="00746B77" w:rsidP="001A573E">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/req/gsml4xsd-portrayal-32</w:t>
            </w:r>
          </w:p>
        </w:tc>
      </w:tr>
      <w:tr w:rsidR="00746B77" w:rsidRPr="00D12552" w14:paraId="62489335" w14:textId="77777777" w:rsidTr="001A573E">
        <w:tc>
          <w:tcPr>
            <w:tcW w:w="1809" w:type="dxa"/>
            <w:tcBorders>
              <w:top w:val="single" w:sz="12" w:space="0" w:color="auto"/>
              <w:left w:val="single" w:sz="12" w:space="0" w:color="auto"/>
              <w:bottom w:val="single" w:sz="4" w:space="0" w:color="auto"/>
              <w:right w:val="single" w:sz="4" w:space="0" w:color="auto"/>
            </w:tcBorders>
          </w:tcPr>
          <w:p w14:paraId="69152C9F"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C5DB729" w14:textId="77777777" w:rsidR="00746B77" w:rsidRPr="00D12552" w:rsidRDefault="00746B77" w:rsidP="001A573E">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56476B1A" w14:textId="77777777" w:rsidTr="001A573E">
        <w:tc>
          <w:tcPr>
            <w:tcW w:w="1809" w:type="dxa"/>
            <w:tcBorders>
              <w:top w:val="single" w:sz="4" w:space="0" w:color="auto"/>
              <w:left w:val="single" w:sz="12" w:space="0" w:color="auto"/>
              <w:bottom w:val="single" w:sz="4" w:space="0" w:color="auto"/>
              <w:right w:val="single" w:sz="4" w:space="0" w:color="auto"/>
            </w:tcBorders>
          </w:tcPr>
          <w:p w14:paraId="15444713" w14:textId="77777777" w:rsidR="00746B77" w:rsidRPr="00D12552" w:rsidRDefault="00746B77" w:rsidP="001A573E">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767702D"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62E5320D" w14:textId="77777777" w:rsidTr="001A573E">
        <w:tc>
          <w:tcPr>
            <w:tcW w:w="1809" w:type="dxa"/>
            <w:tcBorders>
              <w:top w:val="single" w:sz="4" w:space="0" w:color="auto"/>
              <w:left w:val="single" w:sz="12" w:space="0" w:color="auto"/>
              <w:bottom w:val="single" w:sz="4" w:space="0" w:color="auto"/>
              <w:right w:val="single" w:sz="4" w:space="0" w:color="auto"/>
            </w:tcBorders>
            <w:shd w:val="clear" w:color="auto" w:fill="BFBFBF"/>
          </w:tcPr>
          <w:p w14:paraId="1BDA1F3C" w14:textId="77777777" w:rsidR="00746B77" w:rsidRPr="00CD7325" w:rsidRDefault="00746B77" w:rsidP="001A573E">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9ECF420"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325E335D" w14:textId="77777777" w:rsidR="00746B77" w:rsidRPr="00D12552" w:rsidRDefault="00746B77" w:rsidP="001A573E">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B8D9233" w14:textId="77777777" w:rsidR="00746B77" w:rsidRDefault="00746B77" w:rsidP="00225333"/>
    <w:p w14:paraId="3A0298C9" w14:textId="2DCBAB48" w:rsidR="00746B77" w:rsidRDefault="00746B77" w:rsidP="00746B77">
      <w:r>
        <w:t xml:space="preserve">All the elements from the portrayal package must be schema valid according to the XSD document provided at </w:t>
      </w:r>
      <w:r w:rsidRPr="005372A3">
        <w:t>http://schemas.opengis.net/gsml/4.0/geosciml-portrayal.xsd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27E34554" w14:textId="77777777" w:rsidTr="001A573E">
        <w:trPr>
          <w:cantSplit/>
        </w:trPr>
        <w:tc>
          <w:tcPr>
            <w:tcW w:w="4219" w:type="dxa"/>
            <w:tcBorders>
              <w:right w:val="nil"/>
            </w:tcBorders>
            <w:shd w:val="clear" w:color="auto" w:fill="auto"/>
          </w:tcPr>
          <w:p w14:paraId="10AC2E50" w14:textId="4F8E371C" w:rsidR="00746B77" w:rsidRPr="00D12552" w:rsidRDefault="00746B77" w:rsidP="001A573E">
            <w:pPr>
              <w:pStyle w:val="Tabletext10"/>
              <w:rPr>
                <w:rStyle w:val="requri"/>
                <w:lang w:val="en-CA"/>
              </w:rPr>
            </w:pPr>
            <w:r>
              <w:rPr>
                <w:rStyle w:val="requri"/>
                <w:lang w:val="en-CA"/>
              </w:rPr>
              <w:t>/req/gsml4xsd-portrayal-32</w:t>
            </w:r>
            <w:r w:rsidRPr="00D12552">
              <w:rPr>
                <w:rStyle w:val="requri"/>
                <w:lang w:val="en-CA"/>
              </w:rPr>
              <w:t>/</w:t>
            </w:r>
            <w:r>
              <w:rPr>
                <w:rStyle w:val="requri"/>
                <w:lang w:val="en-CA"/>
              </w:rPr>
              <w:t>xsd</w:t>
            </w:r>
          </w:p>
        </w:tc>
        <w:tc>
          <w:tcPr>
            <w:tcW w:w="4678" w:type="dxa"/>
            <w:tcBorders>
              <w:left w:val="nil"/>
            </w:tcBorders>
            <w:shd w:val="clear" w:color="auto" w:fill="auto"/>
          </w:tcPr>
          <w:p w14:paraId="38797DFE" w14:textId="3BE7BB34" w:rsidR="00746B77" w:rsidRPr="00D12552" w:rsidRDefault="00746B77" w:rsidP="001A573E">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http://schemas.opengis.net/gsml/4.0/geosciml-portraya.xsd</w:t>
            </w:r>
          </w:p>
        </w:tc>
      </w:tr>
    </w:tbl>
    <w:p w14:paraId="54E76901" w14:textId="77777777" w:rsidR="00746B77" w:rsidRDefault="00746B77" w:rsidP="00746B77"/>
    <w:p w14:paraId="4CB41BC3" w14:textId="77777777" w:rsidR="00746B77" w:rsidRDefault="00746B77" w:rsidP="00746B77">
      <w:r>
        <w:t xml:space="preserve">All the elements from portrayal package must pass the schematron rule defined in the schematron file located at </w:t>
      </w:r>
      <w:hyperlink r:id="rId119" w:history="1">
        <w:r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0D0F1C12" w14:textId="77777777" w:rsidTr="001A573E">
        <w:trPr>
          <w:cantSplit/>
        </w:trPr>
        <w:tc>
          <w:tcPr>
            <w:tcW w:w="4219" w:type="dxa"/>
            <w:tcBorders>
              <w:right w:val="nil"/>
            </w:tcBorders>
            <w:shd w:val="clear" w:color="auto" w:fill="auto"/>
          </w:tcPr>
          <w:p w14:paraId="3499DDDC" w14:textId="1DE4FC00" w:rsidR="00746B77" w:rsidRPr="00D12552" w:rsidRDefault="00746B77" w:rsidP="001A573E">
            <w:pPr>
              <w:pStyle w:val="Tabletext10"/>
              <w:rPr>
                <w:rStyle w:val="requri"/>
                <w:lang w:val="en-CA"/>
              </w:rPr>
            </w:pPr>
            <w:r>
              <w:rPr>
                <w:rStyle w:val="requri"/>
                <w:lang w:val="en-CA"/>
              </w:rPr>
              <w:t>/req/gsml4xsd-portrayal-32</w:t>
            </w:r>
            <w:r w:rsidRPr="00D12552">
              <w:rPr>
                <w:rStyle w:val="requri"/>
                <w:lang w:val="en-CA"/>
              </w:rPr>
              <w:t>/</w:t>
            </w:r>
            <w:r>
              <w:rPr>
                <w:rStyle w:val="requri"/>
                <w:lang w:val="en-CA"/>
              </w:rPr>
              <w:t>scg</w:t>
            </w:r>
          </w:p>
        </w:tc>
        <w:tc>
          <w:tcPr>
            <w:tcW w:w="4678" w:type="dxa"/>
            <w:tcBorders>
              <w:left w:val="nil"/>
            </w:tcBorders>
            <w:shd w:val="clear" w:color="auto" w:fill="auto"/>
          </w:tcPr>
          <w:p w14:paraId="0DE1087B" w14:textId="21A374F9" w:rsidR="00746B77" w:rsidRPr="00D12552" w:rsidRDefault="00746B77" w:rsidP="001A573E">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sch</w:t>
            </w:r>
          </w:p>
        </w:tc>
      </w:tr>
    </w:tbl>
    <w:p w14:paraId="17B499A9" w14:textId="77777777" w:rsidR="00746B77" w:rsidRDefault="00746B77" w:rsidP="00746B77"/>
    <w:p w14:paraId="179802BC" w14:textId="21DDBBFB" w:rsidR="00746B77" w:rsidRDefault="00746B77" w:rsidP="00746B77">
      <w:pPr>
        <w:pStyle w:val="Titre2"/>
      </w:pPr>
      <w:r>
        <w:t>GeoSciML Portrayal GML 3.1 profile</w:t>
      </w:r>
    </w:p>
    <w:p w14:paraId="28785625" w14:textId="77777777" w:rsidR="00746B77" w:rsidRDefault="00746B77" w:rsidP="00225333"/>
    <w:p w14:paraId="24EAECDC" w14:textId="543C4D8F" w:rsidR="00746B77" w:rsidRDefault="00746B77" w:rsidP="00225333">
      <w:r>
        <w:lastRenderedPageBreak/>
        <w:t>Targets specifically GML 31 to accommodate WFS 1.1.0 services</w:t>
      </w: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746B77" w:rsidRPr="00D12552" w14:paraId="55E96D31" w14:textId="77777777" w:rsidTr="001A573E">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78B4BD8" w14:textId="77777777" w:rsidR="00746B77" w:rsidRPr="00D12552" w:rsidRDefault="00746B77" w:rsidP="001A573E">
            <w:pPr>
              <w:keepNext/>
              <w:spacing w:before="100" w:beforeAutospacing="1" w:after="100" w:afterAutospacing="1" w:line="230" w:lineRule="atLeast"/>
              <w:jc w:val="both"/>
              <w:rPr>
                <w:rFonts w:eastAsia="MS Mincho"/>
                <w:b/>
                <w:sz w:val="22"/>
                <w:lang w:val="en-CA"/>
              </w:rPr>
            </w:pPr>
            <w:r>
              <w:rPr>
                <w:rFonts w:eastAsia="MS Mincho"/>
                <w:b/>
                <w:sz w:val="22"/>
                <w:lang w:val="en-CA"/>
              </w:rPr>
              <w:t xml:space="preserve">Abstract </w:t>
            </w:r>
            <w:r w:rsidRPr="00D12552">
              <w:rPr>
                <w:rFonts w:eastAsia="MS Mincho"/>
                <w:b/>
                <w:sz w:val="22"/>
                <w:lang w:val="en-CA"/>
              </w:rPr>
              <w:t>Requirements Class</w:t>
            </w:r>
          </w:p>
        </w:tc>
      </w:tr>
      <w:tr w:rsidR="00746B77" w:rsidRPr="00D12552" w14:paraId="0F07B5AA" w14:textId="77777777" w:rsidTr="001A573E">
        <w:tc>
          <w:tcPr>
            <w:tcW w:w="8897" w:type="dxa"/>
            <w:gridSpan w:val="2"/>
            <w:tcBorders>
              <w:top w:val="single" w:sz="12" w:space="0" w:color="auto"/>
              <w:left w:val="single" w:sz="12" w:space="0" w:color="auto"/>
              <w:bottom w:val="single" w:sz="12" w:space="0" w:color="auto"/>
              <w:right w:val="single" w:sz="12" w:space="0" w:color="auto"/>
            </w:tcBorders>
          </w:tcPr>
          <w:p w14:paraId="770ED4D4" w14:textId="27C25A1F" w:rsidR="00746B77" w:rsidRPr="00D12552" w:rsidRDefault="00746B77" w:rsidP="001A573E">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/req/gsml4xsd-portrayal-31</w:t>
            </w:r>
          </w:p>
        </w:tc>
      </w:tr>
      <w:tr w:rsidR="00746B77" w:rsidRPr="00D12552" w14:paraId="52E224C5" w14:textId="77777777" w:rsidTr="001A573E">
        <w:tc>
          <w:tcPr>
            <w:tcW w:w="1809" w:type="dxa"/>
            <w:tcBorders>
              <w:top w:val="single" w:sz="12" w:space="0" w:color="auto"/>
              <w:left w:val="single" w:sz="12" w:space="0" w:color="auto"/>
              <w:bottom w:val="single" w:sz="4" w:space="0" w:color="auto"/>
              <w:right w:val="single" w:sz="4" w:space="0" w:color="auto"/>
            </w:tcBorders>
          </w:tcPr>
          <w:p w14:paraId="35D0FCC5"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D7DEC62" w14:textId="77777777" w:rsidR="00746B77" w:rsidRPr="00D12552" w:rsidRDefault="00746B77" w:rsidP="001A573E">
            <w:pPr>
              <w:spacing w:before="100" w:beforeAutospacing="1" w:after="100" w:afterAutospacing="1" w:line="230" w:lineRule="atLeast"/>
              <w:jc w:val="both"/>
              <w:rPr>
                <w:rFonts w:eastAsia="MS Mincho"/>
                <w:lang w:val="en-CA"/>
              </w:rPr>
            </w:pPr>
            <w:r>
              <w:rPr>
                <w:rFonts w:eastAsia="MS Mincho"/>
                <w:lang w:val="en-CA"/>
              </w:rPr>
              <w:t>XML instance</w:t>
            </w:r>
          </w:p>
        </w:tc>
      </w:tr>
      <w:tr w:rsidR="00746B77" w:rsidRPr="00D12552" w14:paraId="25034667" w14:textId="77777777" w:rsidTr="001A573E">
        <w:tc>
          <w:tcPr>
            <w:tcW w:w="1809" w:type="dxa"/>
            <w:tcBorders>
              <w:top w:val="single" w:sz="4" w:space="0" w:color="auto"/>
              <w:left w:val="single" w:sz="12" w:space="0" w:color="auto"/>
              <w:bottom w:val="single" w:sz="4" w:space="0" w:color="auto"/>
              <w:right w:val="single" w:sz="4" w:space="0" w:color="auto"/>
            </w:tcBorders>
          </w:tcPr>
          <w:p w14:paraId="48A98A1C" w14:textId="77777777" w:rsidR="00746B77" w:rsidRPr="00D12552" w:rsidRDefault="00746B77" w:rsidP="001A573E">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B242745"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/req/gsml4-portrayal</w:t>
            </w:r>
          </w:p>
        </w:tc>
      </w:tr>
      <w:tr w:rsidR="00746B77" w:rsidRPr="00D12552" w14:paraId="0DF22CCA" w14:textId="77777777" w:rsidTr="001A573E">
        <w:tc>
          <w:tcPr>
            <w:tcW w:w="1809" w:type="dxa"/>
            <w:tcBorders>
              <w:top w:val="single" w:sz="4" w:space="0" w:color="auto"/>
              <w:left w:val="single" w:sz="12" w:space="0" w:color="auto"/>
              <w:bottom w:val="single" w:sz="4" w:space="0" w:color="auto"/>
              <w:right w:val="single" w:sz="4" w:space="0" w:color="auto"/>
            </w:tcBorders>
            <w:shd w:val="clear" w:color="auto" w:fill="BFBFBF"/>
          </w:tcPr>
          <w:p w14:paraId="3911439A" w14:textId="77777777" w:rsidR="00746B77" w:rsidRPr="00CD7325" w:rsidRDefault="00746B77" w:rsidP="001A573E">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5B2CBB" w14:textId="77777777" w:rsidR="00746B77" w:rsidRPr="00D12552" w:rsidRDefault="00746B77" w:rsidP="001A573E">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2CFEE34" w14:textId="77777777" w:rsidR="00746B77" w:rsidRPr="00D12552" w:rsidRDefault="00746B77" w:rsidP="001A573E">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2C9466E6" w14:textId="77777777" w:rsidR="00746B77" w:rsidRDefault="00746B77" w:rsidP="00225333"/>
    <w:p w14:paraId="4E8C8DBB" w14:textId="3F57C344" w:rsidR="00746B77" w:rsidRDefault="00746B77" w:rsidP="00746B77">
      <w:r>
        <w:t xml:space="preserve">All the elements from the portrayal package must be schema valid according to the XSD document provided at </w:t>
      </w:r>
      <w:r w:rsidRPr="005372A3">
        <w:t>http://schemas.opengis.net/gsml/4.0/geosciml-portrayal</w:t>
      </w:r>
      <w:r>
        <w:t>-wfs1</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1A573E">
        <w:trPr>
          <w:cantSplit/>
        </w:trPr>
        <w:tc>
          <w:tcPr>
            <w:tcW w:w="4219" w:type="dxa"/>
            <w:tcBorders>
              <w:right w:val="nil"/>
            </w:tcBorders>
            <w:shd w:val="clear" w:color="auto" w:fill="auto"/>
          </w:tcPr>
          <w:p w14:paraId="01260F30" w14:textId="66081E5E" w:rsidR="00746B77" w:rsidRPr="00D12552" w:rsidRDefault="00746B77" w:rsidP="001A573E">
            <w:pPr>
              <w:pStyle w:val="Tabletext10"/>
              <w:rPr>
                <w:rStyle w:val="requri"/>
                <w:lang w:val="en-CA"/>
              </w:rPr>
            </w:pPr>
            <w:r>
              <w:rPr>
                <w:rStyle w:val="requri"/>
                <w:lang w:val="en-CA"/>
              </w:rPr>
              <w:t>/req/gsml4xsd-portrayal-31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225E39F" w:rsidR="00746B77" w:rsidRPr="00D12552" w:rsidRDefault="00746B77" w:rsidP="001A573E">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.xsd</w:t>
            </w:r>
          </w:p>
        </w:tc>
      </w:tr>
    </w:tbl>
    <w:p w14:paraId="2C505904" w14:textId="77777777" w:rsidR="00746B77" w:rsidRDefault="00746B77" w:rsidP="00746B77"/>
    <w:p w14:paraId="2173BF44" w14:textId="77777777" w:rsidR="00746B77" w:rsidRDefault="00746B77" w:rsidP="00746B77">
      <w:r>
        <w:t xml:space="preserve">All the elements from portrayal package must pass the schematron rule defined in the schematron file located at </w:t>
      </w:r>
      <w:hyperlink r:id="rId120" w:history="1">
        <w:r w:rsidRPr="00140F09">
          <w:rPr>
            <w:rStyle w:val="Lienhypertexte"/>
          </w:rPr>
          <w:t>http://schemas.opengis.net/gsml/4.0/geosciml-portrayal.sch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1A573E">
        <w:trPr>
          <w:cantSplit/>
        </w:trPr>
        <w:tc>
          <w:tcPr>
            <w:tcW w:w="4219" w:type="dxa"/>
            <w:tcBorders>
              <w:right w:val="nil"/>
            </w:tcBorders>
            <w:shd w:val="clear" w:color="auto" w:fill="auto"/>
          </w:tcPr>
          <w:p w14:paraId="707D5680" w14:textId="6081E472" w:rsidR="00746B77" w:rsidRPr="00D12552" w:rsidRDefault="00746B77" w:rsidP="001A573E">
            <w:pPr>
              <w:pStyle w:val="Tabletext10"/>
              <w:rPr>
                <w:rStyle w:val="requri"/>
                <w:lang w:val="en-CA"/>
              </w:rPr>
            </w:pPr>
            <w:r>
              <w:rPr>
                <w:rStyle w:val="requri"/>
                <w:lang w:val="en-CA"/>
              </w:rPr>
              <w:t>/req/gsml4xsd-portrayal-31</w:t>
            </w:r>
            <w:r w:rsidRPr="00D12552">
              <w:rPr>
                <w:rStyle w:val="requri"/>
                <w:lang w:val="en-CA"/>
              </w:rPr>
              <w:t>/</w:t>
            </w:r>
            <w:r>
              <w:rPr>
                <w:rStyle w:val="requri"/>
                <w:lang w:val="en-CA"/>
              </w:rPr>
              <w:t>scg</w:t>
            </w:r>
          </w:p>
        </w:tc>
        <w:tc>
          <w:tcPr>
            <w:tcW w:w="4678" w:type="dxa"/>
            <w:tcBorders>
              <w:left w:val="nil"/>
            </w:tcBorders>
            <w:shd w:val="clear" w:color="auto" w:fill="auto"/>
          </w:tcPr>
          <w:p w14:paraId="136C56F0" w14:textId="329A2E6B" w:rsidR="00746B77" w:rsidRPr="00D12552" w:rsidRDefault="00746B77" w:rsidP="001A573E">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http://schemas.opengis.net/gsml/4.0/geosciml-portrayal</w:t>
            </w:r>
            <w:r>
              <w:rPr>
                <w:rStyle w:val="reqtext"/>
                <w:lang w:val="en-CA"/>
              </w:rPr>
              <w:t>_wfs1</w:t>
            </w:r>
            <w:r w:rsidRPr="005372A3">
              <w:rPr>
                <w:rStyle w:val="reqtext"/>
                <w:lang w:val="en-CA"/>
              </w:rPr>
              <w:t>.</w:t>
            </w:r>
            <w:r>
              <w:rPr>
                <w:rStyle w:val="reqtext"/>
                <w:lang w:val="en-CA"/>
              </w:rPr>
              <w:t>sch</w:t>
            </w:r>
          </w:p>
        </w:tc>
      </w:tr>
    </w:tbl>
    <w:p w14:paraId="4476BC6D" w14:textId="77777777" w:rsidR="00746B77" w:rsidRDefault="00746B77" w:rsidP="00225333"/>
    <w:p w14:paraId="52814667" w14:textId="77777777" w:rsidR="00746B77" w:rsidRPr="00225333" w:rsidRDefault="00746B77" w:rsidP="00225333"/>
    <w:p w14:paraId="091A40ED" w14:textId="77777777" w:rsidR="009B3BBD" w:rsidRDefault="009B3BBD" w:rsidP="009B3BBD">
      <w:pPr>
        <w:pStyle w:val="Titre2"/>
        <w:rPr>
          <w:lang w:val="en-CA"/>
        </w:rPr>
      </w:pPr>
      <w:r w:rsidRPr="00D12552">
        <w:rPr>
          <w:lang w:val="en-CA"/>
        </w:rPr>
        <w:t xml:space="preserve">GeoSciML </w:t>
      </w:r>
      <w:r>
        <w:rPr>
          <w:lang w:val="en-CA"/>
        </w:rPr>
        <w:t>Basic XML</w:t>
      </w:r>
      <w:r w:rsidRPr="00D12552">
        <w:rPr>
          <w:lang w:val="en-CA"/>
        </w:rPr>
        <w:t xml:space="preserve"> Requirements Class</w:t>
      </w:r>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7FB79E6"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7A8F63D"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30DAD34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5802A12" w14:textId="34B79DA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380268AD" w14:textId="77777777" w:rsidTr="006A7DD0">
        <w:tc>
          <w:tcPr>
            <w:tcW w:w="1809" w:type="dxa"/>
            <w:tcBorders>
              <w:top w:val="single" w:sz="12" w:space="0" w:color="auto"/>
              <w:left w:val="single" w:sz="12" w:space="0" w:color="auto"/>
              <w:bottom w:val="single" w:sz="4" w:space="0" w:color="auto"/>
              <w:right w:val="single" w:sz="4" w:space="0" w:color="auto"/>
            </w:tcBorders>
          </w:tcPr>
          <w:p w14:paraId="55E70881"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B3E16E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D89C9C1" w14:textId="77777777" w:rsidTr="006A7DD0">
        <w:tc>
          <w:tcPr>
            <w:tcW w:w="1809" w:type="dxa"/>
            <w:tcBorders>
              <w:top w:val="single" w:sz="4" w:space="0" w:color="auto"/>
              <w:left w:val="single" w:sz="12" w:space="0" w:color="auto"/>
              <w:bottom w:val="single" w:sz="4" w:space="0" w:color="auto"/>
              <w:right w:val="single" w:sz="4" w:space="0" w:color="auto"/>
            </w:tcBorders>
          </w:tcPr>
          <w:p w14:paraId="4F7681E0"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0613DBA" w14:textId="50EEE63A"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/req/gsml4-basic</w:t>
            </w:r>
          </w:p>
        </w:tc>
      </w:tr>
      <w:tr w:rsidR="006A7DD0" w:rsidRPr="00D12552" w14:paraId="4E3B7CD0" w14:textId="77777777" w:rsidTr="006A7DD0">
        <w:tc>
          <w:tcPr>
            <w:tcW w:w="1809" w:type="dxa"/>
            <w:tcBorders>
              <w:top w:val="single" w:sz="4" w:space="0" w:color="auto"/>
              <w:left w:val="single" w:sz="12" w:space="0" w:color="auto"/>
              <w:bottom w:val="single" w:sz="4" w:space="0" w:color="auto"/>
              <w:right w:val="single" w:sz="4" w:space="0" w:color="auto"/>
            </w:tcBorders>
          </w:tcPr>
          <w:p w14:paraId="2A0DF25E"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17C05C"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1BC2590E" w14:textId="77777777" w:rsidTr="006A7DD0">
        <w:tc>
          <w:tcPr>
            <w:tcW w:w="1809" w:type="dxa"/>
            <w:tcBorders>
              <w:top w:val="single" w:sz="4" w:space="0" w:color="auto"/>
              <w:left w:val="single" w:sz="12" w:space="0" w:color="auto"/>
              <w:bottom w:val="single" w:sz="4" w:space="0" w:color="auto"/>
              <w:right w:val="single" w:sz="4" w:space="0" w:color="auto"/>
            </w:tcBorders>
          </w:tcPr>
          <w:p w14:paraId="5B3006E9"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860032"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70D255AD"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9DF2E3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FD2D21" w14:textId="78E47E20"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68411B">
              <w:rPr>
                <w:rFonts w:eastAsia="MS Mincho"/>
                <w:b/>
                <w:color w:val="FF0000"/>
                <w:sz w:val="22"/>
                <w:lang w:val="en-CA"/>
              </w:rPr>
              <w:t>basic</w:t>
            </w:r>
            <w:r w:rsidRPr="00D12552">
              <w:rPr>
                <w:rFonts w:eastAsia="MS Mincho"/>
                <w:b/>
                <w:color w:val="FF0000"/>
                <w:sz w:val="22"/>
                <w:lang w:val="en-CA"/>
              </w:rPr>
              <w:t>/</w:t>
            </w:r>
          </w:p>
          <w:p w14:paraId="78B91E75"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14CB55D8" w14:textId="77777777" w:rsidR="006A7DD0" w:rsidRDefault="006A7DD0" w:rsidP="006A7DD0"/>
    <w:p w14:paraId="0DE1A0D6" w14:textId="2DEC5F7A"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http://schemas.opengis.net/gsml/4.0/geoSciMLBasic.xsd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1DAD4D89" w14:textId="77777777" w:rsidTr="00370329">
        <w:trPr>
          <w:cantSplit/>
        </w:trPr>
        <w:tc>
          <w:tcPr>
            <w:tcW w:w="4219"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lastRenderedPageBreak/>
              <w:t>/req/gsml4xsd-basic</w:t>
            </w:r>
            <w:r w:rsidRPr="00D12552">
              <w:rPr>
                <w:rStyle w:val="requri"/>
                <w:lang w:val="en-CA"/>
              </w:rPr>
              <w:t>/</w:t>
            </w:r>
            <w:r>
              <w:rPr>
                <w:rStyle w:val="requri"/>
                <w:lang w:val="en-CA"/>
              </w:rPr>
              <w:t>xsd</w:t>
            </w:r>
          </w:p>
        </w:tc>
        <w:tc>
          <w:tcPr>
            <w:tcW w:w="4678" w:type="dxa"/>
            <w:tcBorders>
              <w:left w:val="nil"/>
            </w:tcBorders>
            <w:shd w:val="clear" w:color="auto" w:fill="auto"/>
          </w:tcPr>
          <w:p w14:paraId="79B7DD2F" w14:textId="525D6881" w:rsidR="005372A3" w:rsidRPr="00D12552" w:rsidRDefault="005372A3" w:rsidP="0037032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http://schemas.opengis.net/gsml/4.0/geoSciMLBasic.xsd</w:t>
            </w:r>
          </w:p>
        </w:tc>
      </w:tr>
    </w:tbl>
    <w:p w14:paraId="1C84452E" w14:textId="77777777" w:rsidR="005372A3" w:rsidRDefault="005372A3" w:rsidP="005372A3"/>
    <w:p w14:paraId="195EC955" w14:textId="24055BFC" w:rsidR="005372A3" w:rsidRDefault="005372A3" w:rsidP="005372A3">
      <w:r>
        <w:t xml:space="preserve">All the elements from </w:t>
      </w:r>
      <w:r w:rsidR="00CE5B49">
        <w:t>basic package</w:t>
      </w:r>
      <w:r>
        <w:t xml:space="preserve"> must pass the schematron rule defined in the schematron file located at </w:t>
      </w:r>
      <w:hyperlink r:id="rId121" w:history="1">
        <w:r w:rsidR="00CE5B49" w:rsidRPr="00140F09">
          <w:rPr>
            <w:rStyle w:val="Lienhypertexte"/>
          </w:rPr>
          <w:t>http://schemas.opengis.net/gsml/4.0/geoSciMLBasic.sch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3C481152" w:rsidR="005372A3" w:rsidRPr="00D12552" w:rsidRDefault="005372A3" w:rsidP="0037032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s.net/gsml/4.0/geoSciMLBasic.sch</w:t>
            </w:r>
          </w:p>
        </w:tc>
      </w:tr>
    </w:tbl>
    <w:p w14:paraId="4637A82F" w14:textId="77777777" w:rsidR="005372A3" w:rsidRDefault="005372A3" w:rsidP="005372A3"/>
    <w:p w14:paraId="3DF8D3C9" w14:textId="656ADC57" w:rsidR="005372A3"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8A0D27">
        <w:t>5.2</w:t>
      </w:r>
      <w:r w:rsidR="008A0D27">
        <w:fldChar w:fldCharType="end"/>
      </w:r>
      <w:r w:rsidR="008A0D27">
        <w:t>) which value are empty abstract classes</w:t>
      </w:r>
      <w:r w:rsidR="002A2C89">
        <w:t>, therefore no value can be provided in basic package.  XML encoding still allows the presence of an empty tag</w:t>
      </w:r>
    </w:p>
    <w:p w14:paraId="628FE87E" w14:textId="44F95894" w:rsidR="002A2C89" w:rsidRDefault="002A2C89" w:rsidP="002A2C89">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gsmlb:</w:t>
      </w:r>
      <w:proofErr w:type="gramEnd"/>
      <w:r>
        <w:rPr>
          <w:rFonts w:ascii="Consolas" w:hAnsi="Consolas" w:cs="Consolas"/>
          <w:color w:val="800000"/>
          <w:sz w:val="20"/>
          <w:szCs w:val="20"/>
          <w:highlight w:val="white"/>
          <w:lang w:val="en-CA"/>
        </w:rPr>
        <w:t>GeologicUnit</w:t>
      </w:r>
      <w:r>
        <w:rPr>
          <w:rFonts w:ascii="Consolas" w:hAnsi="Consolas" w:cs="Consolas"/>
          <w:color w:val="0000FF"/>
          <w:sz w:val="20"/>
          <w:szCs w:val="20"/>
          <w:highlight w:val="white"/>
          <w:lang w:val="en-CA"/>
        </w:rPr>
        <w:t>&gt;</w:t>
      </w:r>
    </w:p>
    <w:p w14:paraId="45D71C57" w14:textId="77777777" w:rsidR="002A2C89" w:rsidRDefault="002A2C89" w:rsidP="002A2C89">
      <w:pPr>
        <w:autoSpaceDE w:val="0"/>
        <w:autoSpaceDN w:val="0"/>
        <w:adjustRightInd w:val="0"/>
        <w:spacing w:after="0"/>
        <w:ind w:firstLine="72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:gbMaterialDescription</w:t>
      </w:r>
      <w:proofErr w:type="gramEnd"/>
      <w:r>
        <w:rPr>
          <w:rFonts w:ascii="Consolas" w:hAnsi="Consolas" w:cs="Consolas"/>
          <w:color w:val="0000FF"/>
          <w:sz w:val="20"/>
          <w:szCs w:val="20"/>
          <w:highlight w:val="white"/>
          <w:lang w:val="en-CA"/>
        </w:rPr>
        <w:t>/&gt;</w:t>
      </w:r>
    </w:p>
    <w:p w14:paraId="34741C35" w14:textId="68670507" w:rsidR="002A2C89" w:rsidRDefault="002A2C89" w:rsidP="002A2C89">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gsmlb</w:t>
      </w:r>
      <w:proofErr w:type="gramStart"/>
      <w:r>
        <w:rPr>
          <w:rFonts w:ascii="Consolas" w:hAnsi="Consolas" w:cs="Consolas"/>
          <w:color w:val="800000"/>
          <w:sz w:val="20"/>
          <w:szCs w:val="20"/>
          <w:highlight w:val="white"/>
          <w:lang w:val="en-CA"/>
        </w:rPr>
        <w:t>:GeologicUnit</w:t>
      </w:r>
      <w:proofErr w:type="gramEnd"/>
      <w:r>
        <w:rPr>
          <w:rFonts w:ascii="Consolas" w:hAnsi="Consolas" w:cs="Consolas"/>
          <w:color w:val="0000FF"/>
          <w:sz w:val="20"/>
          <w:szCs w:val="20"/>
          <w:highlight w:val="white"/>
          <w:lang w:val="en-CA"/>
        </w:rPr>
        <w:t>&gt;</w:t>
      </w:r>
    </w:p>
    <w:p w14:paraId="4F93F38F" w14:textId="2465D4E9" w:rsidR="002A2C89" w:rsidRDefault="002A2C89" w:rsidP="006A7DD0">
      <w:r>
        <w:t>It is recommended in basic package to not serialise those properties at all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A2C89" w:rsidRPr="00D12552" w14:paraId="2FD22EC3" w14:textId="77777777" w:rsidTr="001A573E">
        <w:trPr>
          <w:cantSplit/>
        </w:trPr>
        <w:tc>
          <w:tcPr>
            <w:tcW w:w="4219" w:type="dxa"/>
            <w:tcBorders>
              <w:right w:val="nil"/>
            </w:tcBorders>
            <w:shd w:val="clear" w:color="auto" w:fill="auto"/>
          </w:tcPr>
          <w:p w14:paraId="4C1EA6F9" w14:textId="7D5BA3D3" w:rsidR="002A2C89" w:rsidRPr="00D12552" w:rsidRDefault="002A2C89" w:rsidP="002A2C89">
            <w:pPr>
              <w:pStyle w:val="Tabletext10"/>
              <w:rPr>
                <w:rStyle w:val="requri"/>
                <w:lang w:val="en-CA"/>
              </w:rPr>
            </w:pPr>
            <w:r>
              <w:rPr>
                <w:rStyle w:val="requri"/>
                <w:lang w:val="en-CA"/>
              </w:rPr>
              <w:t>/req/gsml4xsd-basic</w:t>
            </w:r>
            <w:r w:rsidRPr="00D12552">
              <w:rPr>
                <w:rStyle w:val="requri"/>
                <w:lang w:val="en-CA"/>
              </w:rPr>
              <w:t>/</w:t>
            </w:r>
            <w:r>
              <w:rPr>
                <w:rStyle w:val="requri"/>
                <w:lang w:val="en-CA"/>
              </w:rPr>
              <w:t>abstractDescription</w:t>
            </w:r>
          </w:p>
        </w:tc>
        <w:tc>
          <w:tcPr>
            <w:tcW w:w="4678" w:type="dxa"/>
            <w:tcBorders>
              <w:left w:val="nil"/>
            </w:tcBorders>
            <w:shd w:val="clear" w:color="auto" w:fill="auto"/>
          </w:tcPr>
          <w:p w14:paraId="4EF889FB" w14:textId="4ED20F9C" w:rsidR="002A2C89" w:rsidRPr="00D12552" w:rsidRDefault="002A2C89" w:rsidP="001A573E">
            <w:pPr>
              <w:pStyle w:val="Tabletext10"/>
              <w:jc w:val="left"/>
              <w:rPr>
                <w:rStyle w:val="reqtext"/>
                <w:lang w:val="en-CA"/>
              </w:rPr>
            </w:pPr>
            <w:r>
              <w:rPr>
                <w:rStyle w:val="reqtext"/>
                <w:lang w:val="en-CA"/>
              </w:rPr>
              <w:t>Properties that link to abstract description classes should not be serialized.</w:t>
            </w:r>
          </w:p>
        </w:tc>
      </w:tr>
    </w:tbl>
    <w:p w14:paraId="5612A58C" w14:textId="77777777" w:rsidR="002A2C89" w:rsidRDefault="002A2C89" w:rsidP="006A7DD0"/>
    <w:p w14:paraId="71A5BB71" w14:textId="77777777" w:rsidR="002A2C89" w:rsidRPr="006A7DD0" w:rsidRDefault="002A2C89" w:rsidP="006A7DD0"/>
    <w:p w14:paraId="4F39824A" w14:textId="77777777" w:rsidR="009B3BBD" w:rsidRDefault="009B3BBD" w:rsidP="009B3BBD">
      <w:pPr>
        <w:pStyle w:val="Titre2"/>
        <w:rPr>
          <w:lang w:val="en-CA"/>
        </w:rPr>
      </w:pPr>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Requirements Class</w:t>
      </w:r>
    </w:p>
    <w:p w14:paraId="5213F33D"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00790444"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2ABB62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0B880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3DA55A5A" w14:textId="2984C79D"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0FD97D3A" w14:textId="77777777" w:rsidTr="006A7DD0">
        <w:tc>
          <w:tcPr>
            <w:tcW w:w="1809" w:type="dxa"/>
            <w:tcBorders>
              <w:top w:val="single" w:sz="12" w:space="0" w:color="auto"/>
              <w:left w:val="single" w:sz="12" w:space="0" w:color="auto"/>
              <w:bottom w:val="single" w:sz="4" w:space="0" w:color="auto"/>
              <w:right w:val="single" w:sz="4" w:space="0" w:color="auto"/>
            </w:tcBorders>
          </w:tcPr>
          <w:p w14:paraId="7D0CC94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E92C69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17E19887" w14:textId="77777777" w:rsidTr="006A7DD0">
        <w:tc>
          <w:tcPr>
            <w:tcW w:w="1809" w:type="dxa"/>
            <w:tcBorders>
              <w:top w:val="single" w:sz="4" w:space="0" w:color="auto"/>
              <w:left w:val="single" w:sz="12" w:space="0" w:color="auto"/>
              <w:bottom w:val="single" w:sz="4" w:space="0" w:color="auto"/>
              <w:right w:val="single" w:sz="4" w:space="0" w:color="auto"/>
            </w:tcBorders>
          </w:tcPr>
          <w:p w14:paraId="25A5E2FA"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801608B" w14:textId="5D8D1815"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/req/gsml4-extension</w:t>
            </w:r>
          </w:p>
        </w:tc>
      </w:tr>
      <w:tr w:rsidR="006A7DD0" w:rsidRPr="00D12552" w14:paraId="1E34CEDC" w14:textId="77777777" w:rsidTr="006A7DD0">
        <w:tc>
          <w:tcPr>
            <w:tcW w:w="1809" w:type="dxa"/>
            <w:tcBorders>
              <w:top w:val="single" w:sz="4" w:space="0" w:color="auto"/>
              <w:left w:val="single" w:sz="12" w:space="0" w:color="auto"/>
              <w:bottom w:val="single" w:sz="4" w:space="0" w:color="auto"/>
              <w:right w:val="single" w:sz="4" w:space="0" w:color="auto"/>
            </w:tcBorders>
          </w:tcPr>
          <w:p w14:paraId="44A5395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1950D88" w14:textId="3AFA135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2233E3A7" w14:textId="77777777" w:rsidTr="006A7DD0">
        <w:tc>
          <w:tcPr>
            <w:tcW w:w="1809" w:type="dxa"/>
            <w:tcBorders>
              <w:top w:val="single" w:sz="4" w:space="0" w:color="auto"/>
              <w:left w:val="single" w:sz="12" w:space="0" w:color="auto"/>
              <w:bottom w:val="single" w:sz="4" w:space="0" w:color="auto"/>
              <w:right w:val="single" w:sz="4" w:space="0" w:color="auto"/>
            </w:tcBorders>
          </w:tcPr>
          <w:p w14:paraId="6AF08717"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B6DE6"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129996F3"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3BB14201"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A3DED04"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gsml4xsd-portrayal</w:t>
            </w:r>
            <w:r w:rsidRPr="00D12552">
              <w:rPr>
                <w:rFonts w:eastAsia="MS Mincho"/>
                <w:b/>
                <w:color w:val="FF0000"/>
                <w:sz w:val="22"/>
                <w:lang w:val="en-CA"/>
              </w:rPr>
              <w:t>/</w:t>
            </w:r>
          </w:p>
          <w:p w14:paraId="54BA8553"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2675EC6" w14:textId="77777777" w:rsidR="006A7DD0" w:rsidRDefault="006A7DD0" w:rsidP="006A7DD0"/>
    <w:p w14:paraId="628DD013" w14:textId="1FC5675B" w:rsidR="00CE5B49" w:rsidRDefault="00CE5B49" w:rsidP="00CE5B49">
      <w:r>
        <w:t xml:space="preserve">All the elements from the extension package must be schema valid according to the XSD document provided at </w:t>
      </w:r>
      <w:r w:rsidRPr="005372A3">
        <w:t>http://schemas.opengis.net/gsml/4.0/geoSciML</w:t>
      </w:r>
      <w:r>
        <w:t>Extension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lastRenderedPageBreak/>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41B6982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extension</w:t>
            </w:r>
            <w:r w:rsidRPr="005372A3">
              <w:rPr>
                <w:rStyle w:val="reqtext"/>
                <w:lang w:val="en-CA"/>
              </w:rPr>
              <w:t>.xsd</w:t>
            </w:r>
          </w:p>
        </w:tc>
      </w:tr>
    </w:tbl>
    <w:p w14:paraId="2894A51C" w14:textId="77777777" w:rsidR="00CE5B49" w:rsidRDefault="00CE5B49" w:rsidP="00CE5B49"/>
    <w:p w14:paraId="698EF584" w14:textId="007D06A1" w:rsidR="00CE5B49" w:rsidRDefault="00CE5B49" w:rsidP="00CE5B49">
      <w:r>
        <w:t xml:space="preserve">All the elements from extension package must pass the schematron rule defined in the schematron file located at </w:t>
      </w:r>
      <w:r w:rsidRPr="00CE5B49">
        <w:t>http://schemas.opengis.net/gsml/4.0/geoSciMLExtension.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C2268A1"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s.net/gsml/4.0/geoSciMLExtension.sch</w:t>
            </w:r>
          </w:p>
        </w:tc>
      </w:tr>
    </w:tbl>
    <w:p w14:paraId="28E8F240" w14:textId="77777777" w:rsidR="00CE5B49" w:rsidRDefault="00CE5B49" w:rsidP="00CE5B49"/>
    <w:p w14:paraId="45F852D0" w14:textId="77777777" w:rsidR="00CE5B49" w:rsidRPr="006A7DD0" w:rsidRDefault="00CE5B49" w:rsidP="006A7DD0"/>
    <w:p w14:paraId="6C482194" w14:textId="77777777" w:rsidR="009B3BBD" w:rsidRDefault="009B3BBD" w:rsidP="009B3BBD">
      <w:pPr>
        <w:pStyle w:val="Titre2"/>
        <w:rPr>
          <w:lang w:val="en-CA"/>
        </w:rPr>
      </w:pPr>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Requirements Class</w:t>
      </w:r>
    </w:p>
    <w:p w14:paraId="3C2D3365"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5FE2740A"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8437B6A"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179CFE5F"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0D8A8F02" w14:textId="70C4D41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-geologictime</w:t>
            </w:r>
          </w:p>
        </w:tc>
      </w:tr>
      <w:tr w:rsidR="006A7DD0" w:rsidRPr="00D12552" w14:paraId="398549D4" w14:textId="77777777" w:rsidTr="006A7DD0">
        <w:tc>
          <w:tcPr>
            <w:tcW w:w="1809" w:type="dxa"/>
            <w:tcBorders>
              <w:top w:val="single" w:sz="12" w:space="0" w:color="auto"/>
              <w:left w:val="single" w:sz="12" w:space="0" w:color="auto"/>
              <w:bottom w:val="single" w:sz="4" w:space="0" w:color="auto"/>
              <w:right w:val="single" w:sz="4" w:space="0" w:color="auto"/>
            </w:tcBorders>
          </w:tcPr>
          <w:p w14:paraId="7CD7304A"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6648669"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6CD8DF56" w14:textId="77777777" w:rsidTr="006A7DD0">
        <w:tc>
          <w:tcPr>
            <w:tcW w:w="1809" w:type="dxa"/>
            <w:tcBorders>
              <w:top w:val="single" w:sz="4" w:space="0" w:color="auto"/>
              <w:left w:val="single" w:sz="12" w:space="0" w:color="auto"/>
              <w:bottom w:val="single" w:sz="4" w:space="0" w:color="auto"/>
              <w:right w:val="single" w:sz="4" w:space="0" w:color="auto"/>
            </w:tcBorders>
          </w:tcPr>
          <w:p w14:paraId="496E2222"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1203D35" w14:textId="248B8193"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/req/gsml4-geologictime</w:t>
            </w:r>
          </w:p>
        </w:tc>
      </w:tr>
      <w:tr w:rsidR="006A7DD0" w:rsidRPr="00D12552" w14:paraId="3354D7C6" w14:textId="77777777" w:rsidTr="006A7DD0">
        <w:tc>
          <w:tcPr>
            <w:tcW w:w="1809" w:type="dxa"/>
            <w:tcBorders>
              <w:top w:val="single" w:sz="4" w:space="0" w:color="auto"/>
              <w:left w:val="single" w:sz="12" w:space="0" w:color="auto"/>
              <w:bottom w:val="single" w:sz="4" w:space="0" w:color="auto"/>
              <w:right w:val="single" w:sz="4" w:space="0" w:color="auto"/>
            </w:tcBorders>
          </w:tcPr>
          <w:p w14:paraId="56FCD236"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C195814" w14:textId="713186EC"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w:t>
            </w:r>
          </w:p>
        </w:tc>
      </w:tr>
      <w:tr w:rsidR="006A7DD0" w:rsidRPr="00D12552" w14:paraId="5CFB4B2C" w14:textId="77777777" w:rsidTr="006A7DD0">
        <w:tc>
          <w:tcPr>
            <w:tcW w:w="1809" w:type="dxa"/>
            <w:tcBorders>
              <w:top w:val="single" w:sz="4" w:space="0" w:color="auto"/>
              <w:left w:val="single" w:sz="12" w:space="0" w:color="auto"/>
              <w:bottom w:val="single" w:sz="4" w:space="0" w:color="auto"/>
              <w:right w:val="single" w:sz="4" w:space="0" w:color="auto"/>
            </w:tcBorders>
          </w:tcPr>
          <w:p w14:paraId="58E69EF8"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26D7A58" w14:textId="77777777" w:rsidR="006A7DD0" w:rsidRPr="00D12552" w:rsidRDefault="006A7DD0" w:rsidP="006A7DD0">
            <w:pPr>
              <w:spacing w:before="100" w:beforeAutospacing="1" w:after="100" w:afterAutospacing="1" w:line="230" w:lineRule="atLeast"/>
              <w:jc w:val="both"/>
              <w:rPr>
                <w:rFonts w:eastAsia="MS Mincho"/>
                <w:b/>
                <w:color w:val="0000FF"/>
                <w:sz w:val="22"/>
                <w:lang w:val="en-CA"/>
              </w:rPr>
            </w:pPr>
            <w:r>
              <w:rPr>
                <w:rFonts w:eastAsia="MS Mincho"/>
                <w:b/>
                <w:color w:val="0000FF"/>
                <w:sz w:val="22"/>
                <w:lang w:val="en-CA"/>
              </w:rPr>
              <w:t>Linked Open Data</w:t>
            </w:r>
          </w:p>
        </w:tc>
      </w:tr>
      <w:tr w:rsidR="006A7DD0" w:rsidRPr="00D12552" w14:paraId="355FC7C7"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2F7FC295"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358A1AC" w14:textId="3657FA6C"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gsml4xsd-geologictime</w:t>
            </w:r>
            <w:r w:rsidRPr="00D12552">
              <w:rPr>
                <w:rFonts w:eastAsia="MS Mincho"/>
                <w:b/>
                <w:color w:val="FF0000"/>
                <w:sz w:val="22"/>
                <w:lang w:val="en-CA"/>
              </w:rPr>
              <w:t>/</w:t>
            </w:r>
          </w:p>
          <w:p w14:paraId="0A3F31A2"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01D44ABA" w14:textId="77777777" w:rsidR="006A7DD0" w:rsidRDefault="006A7DD0" w:rsidP="006A7DD0"/>
    <w:p w14:paraId="1FDCF2E6" w14:textId="71701B23" w:rsidR="00CE5B49" w:rsidRDefault="00CE5B49" w:rsidP="00CE5B49">
      <w:r>
        <w:t xml:space="preserve">All the elements from the geologic time package must be schema valid according to the XSD document provided at </w:t>
      </w:r>
      <w:r w:rsidRPr="005372A3">
        <w:t>http://schemas.opengis.net/gsml/4.0/g</w:t>
      </w:r>
      <w:r>
        <w:t>eologicTime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18FA1F66"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geologictime</w:t>
            </w:r>
            <w:r w:rsidRPr="005372A3">
              <w:rPr>
                <w:rStyle w:val="reqtext"/>
                <w:lang w:val="en-CA"/>
              </w:rPr>
              <w:t>.xsd</w:t>
            </w:r>
          </w:p>
        </w:tc>
      </w:tr>
    </w:tbl>
    <w:p w14:paraId="196969B3" w14:textId="77777777" w:rsidR="00CE5B49" w:rsidRDefault="00CE5B49" w:rsidP="00CE5B49"/>
    <w:p w14:paraId="7C08BBAF" w14:textId="6DC91CC2" w:rsidR="00CE5B49" w:rsidRDefault="00CE5B49" w:rsidP="00CE5B49">
      <w:r>
        <w:t xml:space="preserve">All the elements from basic must pass the schematron rule defined in the schematron file located at </w:t>
      </w:r>
      <w:hyperlink r:id="rId122" w:history="1">
        <w:r w:rsidRPr="00140F09">
          <w:rPr>
            <w:rStyle w:val="Lienhypertexte"/>
          </w:rPr>
          <w:t>http://schemas.opengis.net/gsml/4.0/geologictime.sch</w:t>
        </w:r>
      </w:hyperlink>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6E415A0"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s.net/gsml/4.0/geologictime.sch</w:t>
            </w:r>
          </w:p>
        </w:tc>
      </w:tr>
    </w:tbl>
    <w:p w14:paraId="40C1D197" w14:textId="77777777" w:rsidR="00CE5B49" w:rsidRDefault="00CE5B49" w:rsidP="00CE5B49"/>
    <w:p w14:paraId="7CA6A38A" w14:textId="77777777" w:rsidR="00CE5B49" w:rsidRPr="006A7DD0" w:rsidRDefault="00CE5B49" w:rsidP="006A7DD0"/>
    <w:p w14:paraId="263D1CA9" w14:textId="77777777" w:rsidR="003666A1" w:rsidRDefault="003666A1" w:rsidP="003666A1">
      <w:pPr>
        <w:pStyle w:val="Titre2"/>
        <w:rPr>
          <w:lang w:val="en-CA"/>
        </w:rPr>
      </w:pPr>
      <w:r w:rsidRPr="00D12552">
        <w:rPr>
          <w:lang w:val="en-CA"/>
        </w:rPr>
        <w:lastRenderedPageBreak/>
        <w:t xml:space="preserve">GeoSciML </w:t>
      </w:r>
      <w:r>
        <w:rPr>
          <w:lang w:val="en-CA"/>
        </w:rPr>
        <w:t>Borehole</w:t>
      </w:r>
      <w:r w:rsidRPr="00D12552">
        <w:rPr>
          <w:lang w:val="en-CA"/>
        </w:rPr>
        <w:t xml:space="preserve"> </w:t>
      </w:r>
      <w:r>
        <w:rPr>
          <w:lang w:val="en-CA"/>
        </w:rPr>
        <w:t xml:space="preserve">XML </w:t>
      </w:r>
      <w:r w:rsidRPr="00D12552">
        <w:rPr>
          <w:lang w:val="en-CA"/>
        </w:rPr>
        <w:t>Requirements Class</w:t>
      </w:r>
    </w:p>
    <w:p w14:paraId="10B64978" w14:textId="77777777" w:rsidR="0068411B" w:rsidRP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46A59F31"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C0C805F"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172DAA3"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5AD8FD1B" w14:textId="1C57D64C"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w:t>
            </w:r>
            <w:r>
              <w:rPr>
                <w:rFonts w:eastAsia="MS Mincho"/>
                <w:b/>
                <w:color w:val="FF0000"/>
                <w:sz w:val="22"/>
                <w:lang w:val="en-CA"/>
              </w:rPr>
              <w:t>-borehole</w:t>
            </w:r>
          </w:p>
        </w:tc>
      </w:tr>
      <w:tr w:rsidR="006A7DD0" w:rsidRPr="00D12552" w14:paraId="49611549" w14:textId="77777777" w:rsidTr="006A7DD0">
        <w:tc>
          <w:tcPr>
            <w:tcW w:w="1809" w:type="dxa"/>
            <w:tcBorders>
              <w:top w:val="single" w:sz="12" w:space="0" w:color="auto"/>
              <w:left w:val="single" w:sz="12" w:space="0" w:color="auto"/>
              <w:bottom w:val="single" w:sz="4" w:space="0" w:color="auto"/>
              <w:right w:val="single" w:sz="4" w:space="0" w:color="auto"/>
            </w:tcBorders>
          </w:tcPr>
          <w:p w14:paraId="3E3A7349"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36589B7"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79262F2B" w14:textId="77777777" w:rsidTr="006A7DD0">
        <w:tc>
          <w:tcPr>
            <w:tcW w:w="1809" w:type="dxa"/>
            <w:tcBorders>
              <w:top w:val="single" w:sz="4" w:space="0" w:color="auto"/>
              <w:left w:val="single" w:sz="12" w:space="0" w:color="auto"/>
              <w:bottom w:val="single" w:sz="4" w:space="0" w:color="auto"/>
              <w:right w:val="single" w:sz="4" w:space="0" w:color="auto"/>
            </w:tcBorders>
          </w:tcPr>
          <w:p w14:paraId="2C7A6943"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F24FDB6" w14:textId="525AE576"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/req/gsml4-borehole</w:t>
            </w:r>
          </w:p>
        </w:tc>
      </w:tr>
      <w:tr w:rsidR="006A7DD0" w:rsidRPr="00D12552" w14:paraId="492AE18F" w14:textId="77777777" w:rsidTr="006A7DD0">
        <w:tc>
          <w:tcPr>
            <w:tcW w:w="1809" w:type="dxa"/>
            <w:tcBorders>
              <w:top w:val="single" w:sz="4" w:space="0" w:color="auto"/>
              <w:left w:val="single" w:sz="12" w:space="0" w:color="auto"/>
              <w:bottom w:val="single" w:sz="4" w:space="0" w:color="auto"/>
              <w:right w:val="single" w:sz="4" w:space="0" w:color="auto"/>
            </w:tcBorders>
          </w:tcPr>
          <w:p w14:paraId="48EC6ECB"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634A6C" w14:textId="0421BC08"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70B989BA"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0B08065A"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DE8587A" w14:textId="06D3E99B"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gsml4xsd-borehole</w:t>
            </w:r>
            <w:r w:rsidRPr="00D12552">
              <w:rPr>
                <w:rFonts w:eastAsia="MS Mincho"/>
                <w:b/>
                <w:color w:val="FF0000"/>
                <w:sz w:val="22"/>
                <w:lang w:val="en-CA"/>
              </w:rPr>
              <w:t>/</w:t>
            </w:r>
          </w:p>
          <w:p w14:paraId="6597197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6B266C10" w14:textId="77777777" w:rsidR="006A7DD0" w:rsidRDefault="006A7DD0" w:rsidP="006A7DD0"/>
    <w:p w14:paraId="24117225" w14:textId="65C853A5" w:rsidR="00CE5B49" w:rsidRDefault="00CE5B49" w:rsidP="00CE5B49">
      <w:r>
        <w:t xml:space="preserve">All the elements from the borehole package must be schema valid according to the XSD document provided at </w:t>
      </w:r>
      <w:r w:rsidRPr="005372A3">
        <w:t>http://schemas.opengis.net/gsml/4.0/</w:t>
      </w:r>
      <w:r>
        <w:t>borehole</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2B21C313"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Pr>
                <w:rStyle w:val="reqtext"/>
                <w:lang w:val="en-CA"/>
              </w:rPr>
              <w:t>borehole</w:t>
            </w:r>
            <w:r w:rsidRPr="005372A3">
              <w:rPr>
                <w:rStyle w:val="reqtext"/>
                <w:lang w:val="en-CA"/>
              </w:rPr>
              <w:t>.xsd</w:t>
            </w:r>
          </w:p>
        </w:tc>
      </w:tr>
    </w:tbl>
    <w:p w14:paraId="2408E5F2" w14:textId="77777777" w:rsidR="00CE5B49" w:rsidRDefault="00CE5B49" w:rsidP="00CE5B49"/>
    <w:p w14:paraId="046A2A7E" w14:textId="651AB177" w:rsidR="00CE5B49" w:rsidRDefault="00CE5B49" w:rsidP="00CE5B49">
      <w:r>
        <w:t xml:space="preserve">All the elements from basic must pass the schematron rule defined in the schematron file located at </w:t>
      </w:r>
      <w:r w:rsidRPr="00CE5B49">
        <w:t>http://schemas.opengis.net/gsml/4.0/borehole</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05B7F2C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s.net/gsml/4.0/borehole.sch</w:t>
            </w:r>
          </w:p>
        </w:tc>
      </w:tr>
    </w:tbl>
    <w:p w14:paraId="4959F28A" w14:textId="77777777" w:rsidR="00CE5B49" w:rsidRDefault="00CE5B49" w:rsidP="00CE5B49"/>
    <w:p w14:paraId="1ABA84DB" w14:textId="77777777" w:rsidR="00CE5B49" w:rsidRPr="006A7DD0" w:rsidRDefault="00CE5B49" w:rsidP="006A7DD0"/>
    <w:p w14:paraId="11813678" w14:textId="77777777" w:rsidR="009B3BBD" w:rsidRDefault="009B3BBD" w:rsidP="009B3BBD">
      <w:pPr>
        <w:pStyle w:val="Titre2"/>
        <w:rPr>
          <w:lang w:val="en-CA"/>
        </w:rPr>
      </w:pPr>
      <w:r w:rsidRPr="00D12552">
        <w:rPr>
          <w:lang w:val="en-CA"/>
        </w:rPr>
        <w:t xml:space="preserve">GeoSciML </w:t>
      </w:r>
      <w:r>
        <w:rPr>
          <w:lang w:val="en-CA"/>
        </w:rPr>
        <w:t>Laboratory XML Analysis</w:t>
      </w:r>
      <w:r w:rsidRPr="00D12552">
        <w:rPr>
          <w:lang w:val="en-CA"/>
        </w:rPr>
        <w:t xml:space="preserve"> Requirements Class</w:t>
      </w:r>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A7DD0" w:rsidRPr="00D12552" w14:paraId="39F79D9D" w14:textId="77777777" w:rsidTr="006A7DD0">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5BAA93DE" w14:textId="77777777" w:rsidR="006A7DD0" w:rsidRPr="00D12552" w:rsidRDefault="006A7DD0" w:rsidP="006A7DD0">
            <w:pPr>
              <w:keepNext/>
              <w:spacing w:before="100" w:beforeAutospacing="1" w:after="100" w:afterAutospacing="1" w:line="230" w:lineRule="atLeast"/>
              <w:jc w:val="both"/>
              <w:rPr>
                <w:rFonts w:eastAsia="MS Mincho"/>
                <w:b/>
                <w:sz w:val="22"/>
                <w:lang w:val="en-CA"/>
              </w:rPr>
            </w:pPr>
            <w:r w:rsidRPr="00D12552">
              <w:rPr>
                <w:rFonts w:eastAsia="MS Mincho"/>
                <w:b/>
                <w:sz w:val="22"/>
                <w:lang w:val="en-CA"/>
              </w:rPr>
              <w:t>Requirements Class</w:t>
            </w:r>
          </w:p>
        </w:tc>
      </w:tr>
      <w:tr w:rsidR="006A7DD0" w:rsidRPr="00D12552" w14:paraId="548DD5D0" w14:textId="77777777" w:rsidTr="006A7DD0">
        <w:tc>
          <w:tcPr>
            <w:tcW w:w="8897" w:type="dxa"/>
            <w:gridSpan w:val="2"/>
            <w:tcBorders>
              <w:top w:val="single" w:sz="12" w:space="0" w:color="auto"/>
              <w:left w:val="single" w:sz="12" w:space="0" w:color="auto"/>
              <w:bottom w:val="single" w:sz="12" w:space="0" w:color="auto"/>
              <w:right w:val="single" w:sz="12" w:space="0" w:color="auto"/>
            </w:tcBorders>
          </w:tcPr>
          <w:p w14:paraId="6B667470" w14:textId="266218A2" w:rsidR="006A7DD0" w:rsidRPr="00D12552"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xsd-lab</w:t>
            </w:r>
          </w:p>
        </w:tc>
      </w:tr>
      <w:tr w:rsidR="006A7DD0" w:rsidRPr="00D12552" w14:paraId="4466E77E" w14:textId="77777777" w:rsidTr="006A7DD0">
        <w:tc>
          <w:tcPr>
            <w:tcW w:w="1809" w:type="dxa"/>
            <w:tcBorders>
              <w:top w:val="single" w:sz="12" w:space="0" w:color="auto"/>
              <w:left w:val="single" w:sz="12" w:space="0" w:color="auto"/>
              <w:bottom w:val="single" w:sz="4" w:space="0" w:color="auto"/>
              <w:right w:val="single" w:sz="4" w:space="0" w:color="auto"/>
            </w:tcBorders>
          </w:tcPr>
          <w:p w14:paraId="60506068" w14:textId="77777777"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68F5971"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XML instance</w:t>
            </w:r>
          </w:p>
        </w:tc>
      </w:tr>
      <w:tr w:rsidR="006A7DD0" w:rsidRPr="00D12552" w14:paraId="340B7DD9" w14:textId="77777777" w:rsidTr="006A7DD0">
        <w:tc>
          <w:tcPr>
            <w:tcW w:w="1809" w:type="dxa"/>
            <w:tcBorders>
              <w:top w:val="single" w:sz="4" w:space="0" w:color="auto"/>
              <w:left w:val="single" w:sz="12" w:space="0" w:color="auto"/>
              <w:bottom w:val="single" w:sz="4" w:space="0" w:color="auto"/>
              <w:right w:val="single" w:sz="4" w:space="0" w:color="auto"/>
            </w:tcBorders>
          </w:tcPr>
          <w:p w14:paraId="3ACBA364" w14:textId="77777777" w:rsidR="006A7DD0" w:rsidRPr="00D12552" w:rsidRDefault="006A7DD0" w:rsidP="006A7DD0">
            <w:pPr>
              <w:spacing w:before="100" w:beforeAutospacing="1" w:after="100" w:afterAutospacing="1" w:line="230" w:lineRule="atLeast"/>
              <w:jc w:val="both"/>
              <w:rPr>
                <w:rFonts w:eastAsia="MS Mincho"/>
                <w:lang w:val="en-CA"/>
              </w:rPr>
            </w:pPr>
            <w:r w:rsidRPr="00D12552">
              <w:rPr>
                <w:rFonts w:eastAsia="MS Mincho"/>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31480C45" w14:textId="70ADABD1" w:rsidR="006A7DD0" w:rsidRPr="00D12552" w:rsidRDefault="006A7DD0" w:rsidP="00E82FCF">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w:t>
            </w:r>
            <w:r w:rsidR="00E82FCF">
              <w:rPr>
                <w:rFonts w:eastAsia="MS Mincho"/>
                <w:b/>
                <w:color w:val="FF0000"/>
                <w:sz w:val="22"/>
                <w:lang w:val="en-CA"/>
              </w:rPr>
              <w:t>lab</w:t>
            </w:r>
          </w:p>
        </w:tc>
      </w:tr>
      <w:tr w:rsidR="006A7DD0" w:rsidRPr="00D12552" w14:paraId="4CC94360" w14:textId="77777777" w:rsidTr="006A7DD0">
        <w:tc>
          <w:tcPr>
            <w:tcW w:w="1809" w:type="dxa"/>
            <w:tcBorders>
              <w:top w:val="single" w:sz="4" w:space="0" w:color="auto"/>
              <w:left w:val="single" w:sz="12" w:space="0" w:color="auto"/>
              <w:bottom w:val="single" w:sz="4" w:space="0" w:color="auto"/>
              <w:right w:val="single" w:sz="4" w:space="0" w:color="auto"/>
            </w:tcBorders>
          </w:tcPr>
          <w:p w14:paraId="37E7ABF3" w14:textId="77777777" w:rsidR="006A7DD0" w:rsidRPr="00D12552" w:rsidRDefault="006A7DD0" w:rsidP="006A7DD0">
            <w:pPr>
              <w:spacing w:before="100" w:beforeAutospacing="1" w:after="100" w:afterAutospacing="1" w:line="230" w:lineRule="atLeast"/>
              <w:jc w:val="both"/>
              <w:rPr>
                <w:rFonts w:eastAsia="MS Mincho"/>
                <w:lang w:val="en-CA"/>
              </w:rPr>
            </w:pPr>
            <w:r>
              <w:rPr>
                <w:rFonts w:eastAsia="MS Mincho"/>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DBC5302" w14:textId="77777777" w:rsidR="006A7DD0" w:rsidRDefault="006A7DD0" w:rsidP="006A7DD0">
            <w:pPr>
              <w:spacing w:before="100" w:beforeAutospacing="1" w:after="100" w:afterAutospacing="1" w:line="230" w:lineRule="atLeast"/>
              <w:jc w:val="both"/>
              <w:rPr>
                <w:rFonts w:eastAsia="MS Mincho"/>
                <w:b/>
                <w:color w:val="FF0000"/>
                <w:sz w:val="22"/>
                <w:lang w:val="en-CA"/>
              </w:rPr>
            </w:pPr>
            <w:r>
              <w:rPr>
                <w:rFonts w:eastAsia="MS Mincho"/>
                <w:b/>
                <w:color w:val="FF0000"/>
                <w:sz w:val="22"/>
                <w:lang w:val="en-CA"/>
              </w:rPr>
              <w:t>/req/gsml4xsd-basic</w:t>
            </w:r>
          </w:p>
        </w:tc>
      </w:tr>
      <w:tr w:rsidR="006A7DD0" w:rsidRPr="00D12552" w14:paraId="5C0F8EE4" w14:textId="77777777" w:rsidTr="006A7DD0">
        <w:tc>
          <w:tcPr>
            <w:tcW w:w="1809" w:type="dxa"/>
            <w:tcBorders>
              <w:top w:val="single" w:sz="4" w:space="0" w:color="auto"/>
              <w:left w:val="single" w:sz="12" w:space="0" w:color="auto"/>
              <w:bottom w:val="single" w:sz="4" w:space="0" w:color="auto"/>
              <w:right w:val="single" w:sz="4" w:space="0" w:color="auto"/>
            </w:tcBorders>
            <w:shd w:val="clear" w:color="auto" w:fill="BFBFBF"/>
          </w:tcPr>
          <w:p w14:paraId="602A96EF" w14:textId="77777777" w:rsidR="006A7DD0" w:rsidRPr="00CD7325" w:rsidRDefault="006A7DD0" w:rsidP="006A7DD0">
            <w:pPr>
              <w:spacing w:before="100" w:beforeAutospacing="1" w:after="100" w:afterAutospacing="1" w:line="230" w:lineRule="atLeast"/>
              <w:jc w:val="both"/>
              <w:rPr>
                <w:rFonts w:eastAsia="MS Mincho"/>
                <w:b/>
                <w:sz w:val="20"/>
                <w:szCs w:val="20"/>
                <w:lang w:val="en-CA"/>
              </w:rPr>
            </w:pPr>
            <w:r w:rsidRPr="00CD7325">
              <w:rPr>
                <w:rFonts w:eastAsia="MS Mincho"/>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CED3F97" w14:textId="4EC36244" w:rsidR="006A7DD0" w:rsidRPr="00D12552" w:rsidRDefault="006A7DD0" w:rsidP="006A7DD0">
            <w:pPr>
              <w:spacing w:before="100" w:beforeAutospacing="1" w:after="100" w:afterAutospacing="1" w:line="230" w:lineRule="atLeast"/>
              <w:jc w:val="both"/>
              <w:rPr>
                <w:rFonts w:eastAsia="MS Mincho"/>
                <w:b/>
                <w:color w:val="FF0000"/>
                <w:sz w:val="22"/>
                <w:lang w:val="en-CA"/>
              </w:rPr>
            </w:pPr>
            <w:r w:rsidRPr="00D12552">
              <w:rPr>
                <w:rFonts w:eastAsia="MS Mincho"/>
                <w:b/>
                <w:color w:val="FF0000"/>
                <w:sz w:val="22"/>
                <w:lang w:val="en-CA"/>
              </w:rPr>
              <w:t>/req/</w:t>
            </w:r>
            <w:r>
              <w:rPr>
                <w:rFonts w:eastAsia="MS Mincho"/>
                <w:b/>
                <w:color w:val="FF0000"/>
                <w:sz w:val="22"/>
                <w:lang w:val="en-CA"/>
              </w:rPr>
              <w:t>gsml4xsd-</w:t>
            </w:r>
            <w:r w:rsidR="00E82FCF">
              <w:rPr>
                <w:rFonts w:eastAsia="MS Mincho"/>
                <w:b/>
                <w:color w:val="FF0000"/>
                <w:sz w:val="22"/>
                <w:lang w:val="en-CA"/>
              </w:rPr>
              <w:t>lab</w:t>
            </w:r>
            <w:r w:rsidRPr="00D12552">
              <w:rPr>
                <w:rFonts w:eastAsia="MS Mincho"/>
                <w:b/>
                <w:color w:val="FF0000"/>
                <w:sz w:val="22"/>
                <w:lang w:val="en-CA"/>
              </w:rPr>
              <w:t>/</w:t>
            </w:r>
          </w:p>
          <w:p w14:paraId="14AD6BDC" w14:textId="77777777" w:rsidR="006A7DD0" w:rsidRPr="00D12552" w:rsidRDefault="006A7DD0" w:rsidP="006A7DD0">
            <w:pPr>
              <w:spacing w:before="100" w:beforeAutospacing="1" w:after="100" w:afterAutospacing="1" w:line="230" w:lineRule="atLeast"/>
              <w:rPr>
                <w:rFonts w:eastAsia="MS Mincho"/>
                <w:i/>
                <w:lang w:val="en-CA"/>
              </w:rPr>
            </w:pPr>
            <w:r>
              <w:rPr>
                <w:rFonts w:eastAsia="MS Mincho"/>
                <w:i/>
                <w:lang w:val="en-CA"/>
              </w:rPr>
              <w:t>Instance document SHALL validate with against XSD of the package</w:t>
            </w:r>
            <w:r w:rsidRPr="005166DF">
              <w:rPr>
                <w:rFonts w:eastAsia="MS Mincho"/>
                <w:i/>
                <w:lang w:val="en-CA"/>
              </w:rPr>
              <w:t xml:space="preserve">  </w:t>
            </w:r>
          </w:p>
        </w:tc>
      </w:tr>
    </w:tbl>
    <w:p w14:paraId="712CB863" w14:textId="77777777" w:rsidR="006A7DD0" w:rsidRDefault="006A7DD0" w:rsidP="00C648D4"/>
    <w:p w14:paraId="02C8AAD5" w14:textId="0E495C1D" w:rsidR="00CE5B49" w:rsidRDefault="00CE5B49" w:rsidP="00CE5B49">
      <w:r>
        <w:t xml:space="preserve">All the elements from the laboratory analysis and speciment package must be schema valid according to the XSD document provided at </w:t>
      </w:r>
      <w:r w:rsidRPr="005372A3">
        <w:t>http://schemas.opengis.net/gsml/4.0/</w:t>
      </w:r>
      <w:r w:rsidRPr="00CE5B49">
        <w:t>laboratoryAnalysis-Specimen</w:t>
      </w:r>
      <w:r w:rsidRPr="005372A3">
        <w:t>.xsd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lastRenderedPageBreak/>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24166241"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http://schemas.opengis.net/gsml/4.0/</w:t>
            </w:r>
            <w:r w:rsidRPr="00CE5B49">
              <w:rPr>
                <w:rStyle w:val="reqtext"/>
                <w:lang w:val="en-CA"/>
              </w:rPr>
              <w:t>laboratoryAnalysis-Specimen</w:t>
            </w:r>
            <w:r w:rsidRPr="005372A3">
              <w:rPr>
                <w:rStyle w:val="reqtext"/>
                <w:lang w:val="en-CA"/>
              </w:rPr>
              <w:t>.xsd</w:t>
            </w:r>
          </w:p>
        </w:tc>
      </w:tr>
    </w:tbl>
    <w:p w14:paraId="13D96DC8" w14:textId="77777777" w:rsidR="00CE5B49" w:rsidRDefault="00CE5B49" w:rsidP="00CE5B49"/>
    <w:p w14:paraId="17554ECD" w14:textId="669D10E3" w:rsidR="00CE5B49" w:rsidRDefault="00CE5B49" w:rsidP="00CE5B49">
      <w:r>
        <w:t xml:space="preserve">All the elements from basic must pass the schematron rule defined in the schematron file located at </w:t>
      </w:r>
      <w:r w:rsidRPr="00CE5B49">
        <w:t>http://schemas.opengis.net/gsml/4.0/laboratoryAnalysis-Specimen</w:t>
      </w:r>
      <w:r>
        <w:t>.sch</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0EB69E27"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Pr>
                <w:rStyle w:val="reqtext"/>
                <w:lang w:val="en-CA"/>
              </w:rPr>
              <w:t xml:space="preserve">pass schematron defined in schematron file located at </w:t>
            </w:r>
            <w:r w:rsidRPr="005372A3">
              <w:rPr>
                <w:rStyle w:val="reqtext"/>
                <w:lang w:val="en-CA"/>
              </w:rPr>
              <w:t xml:space="preserve">  </w:t>
            </w:r>
            <w:r w:rsidRPr="00CE5B49">
              <w:rPr>
                <w:rStyle w:val="reqtext"/>
                <w:lang w:val="en-CA"/>
              </w:rPr>
              <w:t>http://schemas.opengi</w:t>
            </w:r>
            <w:r>
              <w:rPr>
                <w:rStyle w:val="reqtext"/>
                <w:lang w:val="en-CA"/>
              </w:rPr>
              <w:t>s.net/gsml/4.0/</w:t>
            </w:r>
            <w:r w:rsidRPr="00CE5B49">
              <w:rPr>
                <w:rStyle w:val="reqtext"/>
                <w:lang w:val="en-CA"/>
              </w:rPr>
              <w:t>laboratoryAnalysis-Specimen</w:t>
            </w:r>
            <w:r>
              <w:rPr>
                <w:rStyle w:val="reqtext"/>
                <w:lang w:val="en-CA"/>
              </w:rPr>
              <w:t>.sch</w:t>
            </w:r>
          </w:p>
        </w:tc>
      </w:tr>
    </w:tbl>
    <w:p w14:paraId="264D692D" w14:textId="77777777" w:rsidR="00CE5B49" w:rsidRPr="006A7DD0" w:rsidRDefault="00CE5B49" w:rsidP="00C648D4"/>
    <w:p w14:paraId="2C8A8649" w14:textId="30BD067E" w:rsidR="00C648D4" w:rsidRPr="00C648D4" w:rsidRDefault="00C648D4" w:rsidP="00C648D4">
      <w:pPr>
        <w:pStyle w:val="Titre1"/>
        <w:rPr>
          <w:lang w:val="en-CA"/>
        </w:rPr>
      </w:pPr>
      <w:r>
        <w:rPr>
          <w:lang w:val="en-CA"/>
        </w:rPr>
        <w:t>GeoSciML CGI-IUGS Profile</w:t>
      </w:r>
    </w:p>
    <w:p w14:paraId="2513607A" w14:textId="541D7228" w:rsidR="009B3BBD" w:rsidRDefault="00C648D4" w:rsidP="00B31486">
      <w:pPr>
        <w:rPr>
          <w:color w:val="FF0000"/>
          <w:lang w:val="en-CA"/>
        </w:rPr>
      </w:pPr>
      <w:commentRangeStart w:id="594"/>
      <w:r>
        <w:rPr>
          <w:color w:val="FF0000"/>
          <w:lang w:val="en-CA"/>
        </w:rPr>
        <w:t xml:space="preserve">This profile is the “international” version of GeoSciML, which essentially imposes a set of controlled vocabularies.  The profile simply states that vocabularies must come from </w:t>
      </w:r>
      <w:hyperlink r:id="rId123" w:history="1">
        <w:r w:rsidRPr="009A13E8">
          <w:rPr>
            <w:rStyle w:val="Lienhypertexte"/>
            <w:lang w:val="en-CA"/>
          </w:rPr>
          <w:t>http://resource.geosciml.org/</w:t>
        </w:r>
      </w:hyperlink>
      <w:r>
        <w:rPr>
          <w:color w:val="FF0000"/>
          <w:lang w:val="en-CA"/>
        </w:rPr>
        <w:t xml:space="preserve"> </w:t>
      </w:r>
      <w:commentRangeEnd w:id="594"/>
      <w:r>
        <w:rPr>
          <w:rStyle w:val="Marquedecommentaire"/>
        </w:rPr>
        <w:commentReference w:id="594"/>
      </w:r>
    </w:p>
    <w:p w14:paraId="08B1381C" w14:textId="2F50EA4A" w:rsidR="00C648D4" w:rsidRPr="00D12552" w:rsidRDefault="008C6C76" w:rsidP="00B31486">
      <w:pPr>
        <w:rPr>
          <w:color w:val="FF0000"/>
          <w:lang w:val="en-CA"/>
        </w:rPr>
      </w:pPr>
      <w:r>
        <w:rPr>
          <w:color w:val="FF0000"/>
          <w:lang w:val="en-CA"/>
        </w:rPr>
        <w:t>This version of the profile uses the 2012 version of the vocabulary</w:t>
      </w:r>
    </w:p>
    <w:p w14:paraId="7368FBB6" w14:textId="77777777" w:rsidR="009A7B37" w:rsidRPr="00D12552" w:rsidRDefault="009A7B37">
      <w:pPr>
        <w:pStyle w:val="Titre1"/>
        <w:rPr>
          <w:lang w:val="en-CA"/>
        </w:rPr>
      </w:pPr>
      <w:bookmarkStart w:id="595" w:name="_Toc337499861"/>
      <w:r w:rsidRPr="00D12552">
        <w:rPr>
          <w:lang w:val="en-CA"/>
        </w:rPr>
        <w:t>Media Types for any data encoding(s)</w:t>
      </w:r>
      <w:bookmarkEnd w:id="595"/>
    </w:p>
    <w:p w14:paraId="1D8D7BB1" w14:textId="77777777" w:rsidR="009A7B37" w:rsidRPr="00D12552" w:rsidRDefault="009A7B37">
      <w:pPr>
        <w:rPr>
          <w:lang w:val="en-CA"/>
        </w:rPr>
      </w:pPr>
      <w:r w:rsidRPr="00D12552">
        <w:rPr>
          <w:lang w:val="en-CA"/>
        </w:rPr>
        <w:t>A section describing the MIME-types to be used is mandatory for any standard involving data encodings. If no suitable MIME type exists in http://www.iana.org/assignments/media-types/index.html then this section may be used to define a new MIME type for registration with IANA.</w:t>
      </w:r>
    </w:p>
    <w:p w14:paraId="57CEF178" w14:textId="77777777" w:rsidR="009A7B37" w:rsidRPr="00D12552" w:rsidRDefault="009A7B37">
      <w:pPr>
        <w:rPr>
          <w:lang w:val="en-CA"/>
        </w:rPr>
      </w:pPr>
      <w:r w:rsidRPr="00D12552">
        <w:rPr>
          <w:lang w:val="en-CA"/>
        </w:rPr>
        <w:br w:type="page"/>
      </w:r>
    </w:p>
    <w:p w14:paraId="39125CF7" w14:textId="77777777" w:rsidR="009A7B37" w:rsidRPr="00D12552" w:rsidRDefault="009A7B37" w:rsidP="004A5507">
      <w:pPr>
        <w:pStyle w:val="Annex"/>
        <w:rPr>
          <w:lang w:val="en-CA"/>
        </w:rPr>
      </w:pPr>
      <w:r w:rsidRPr="00D12552">
        <w:rPr>
          <w:lang w:val="en-CA"/>
        </w:rPr>
        <w:lastRenderedPageBreak/>
        <w:t>Annex A: Conformance Class Abstract Test Suite (Normative)</w:t>
      </w:r>
    </w:p>
    <w:p w14:paraId="10853771" w14:textId="77777777" w:rsidR="009A7B37" w:rsidRPr="00D12552" w:rsidRDefault="009A7B37" w:rsidP="004A5507">
      <w:pPr>
        <w:pStyle w:val="AnnexNumbered"/>
        <w:rPr>
          <w:lang w:val="en-CA"/>
        </w:rPr>
      </w:pPr>
      <w:bookmarkStart w:id="596" w:name="_Toc254961261"/>
      <w:bookmarkStart w:id="597" w:name="_Ref259545760"/>
      <w:bookmarkStart w:id="598" w:name="_Toc276720685"/>
      <w:bookmarkStart w:id="599" w:name="_Toc279341984"/>
      <w:bookmarkStart w:id="600" w:name="_Toc337499862"/>
      <w:bookmarkStart w:id="601" w:name="_Toc443461105"/>
      <w:bookmarkStart w:id="602" w:name="_Toc9996974"/>
      <w:bookmarkStart w:id="603" w:name="_Ref207532276"/>
      <w:bookmarkStart w:id="604" w:name="_Ref207532302"/>
      <w:bookmarkStart w:id="605" w:name="_Ref207532345"/>
      <w:bookmarkStart w:id="606" w:name="_Toc219622068"/>
      <w:r w:rsidRPr="00D12552">
        <w:rPr>
          <w:lang w:val="en-CA"/>
        </w:rPr>
        <w:t xml:space="preserve">Conformance class: </w:t>
      </w:r>
      <w:bookmarkEnd w:id="596"/>
      <w:bookmarkEnd w:id="597"/>
      <w:bookmarkEnd w:id="598"/>
      <w:r w:rsidRPr="00D12552">
        <w:rPr>
          <w:lang w:val="en-CA"/>
        </w:rPr>
        <w:t xml:space="preserve">AAAA </w:t>
      </w:r>
      <w:r w:rsidRPr="00D12552">
        <w:rPr>
          <w:color w:val="FF0000"/>
          <w:lang w:val="en-CA"/>
        </w:rPr>
        <w:t>(repeat as necessary)</w:t>
      </w:r>
      <w:bookmarkEnd w:id="599"/>
      <w:bookmarkEnd w:id="600"/>
    </w:p>
    <w:p w14:paraId="61AC9702" w14:textId="77777777" w:rsidR="004A5507" w:rsidRPr="00D12552" w:rsidRDefault="004A5507" w:rsidP="004A5507">
      <w:pPr>
        <w:pStyle w:val="AnnexLevel2"/>
        <w:numPr>
          <w:ilvl w:val="0"/>
          <w:numId w:val="0"/>
        </w:numPr>
        <w:rPr>
          <w:lang w:val="en-CA"/>
        </w:rPr>
      </w:pPr>
    </w:p>
    <w:bookmarkEnd w:id="601"/>
    <w:bookmarkEnd w:id="602"/>
    <w:bookmarkEnd w:id="603"/>
    <w:bookmarkEnd w:id="604"/>
    <w:bookmarkEnd w:id="605"/>
    <w:bookmarkEnd w:id="606"/>
    <w:p w14:paraId="352A00F8" w14:textId="77777777" w:rsidR="009A7B37" w:rsidRPr="00D12552" w:rsidRDefault="009A7B37" w:rsidP="004A5507">
      <w:pPr>
        <w:pStyle w:val="Annex"/>
        <w:rPr>
          <w:lang w:val="en-CA"/>
        </w:rPr>
      </w:pPr>
      <w:r w:rsidRPr="00D12552">
        <w:rPr>
          <w:lang w:val="en-CA"/>
        </w:rPr>
        <w:br w:type="page"/>
      </w:r>
      <w:bookmarkStart w:id="607" w:name="_Toc165888231"/>
      <w:r w:rsidR="00165E04" w:rsidRPr="00D12552">
        <w:rPr>
          <w:lang w:val="en-CA"/>
        </w:rPr>
        <w:lastRenderedPageBreak/>
        <w:t xml:space="preserve">Annex </w:t>
      </w:r>
      <w:r w:rsidR="00165E04" w:rsidRPr="00D12552">
        <w:rPr>
          <w:color w:val="FF0000"/>
          <w:lang w:val="en-CA"/>
        </w:rPr>
        <w:t>&lt;insert Annex number&gt;</w:t>
      </w:r>
      <w:r w:rsidRPr="00D12552">
        <w:rPr>
          <w:lang w:val="en-CA"/>
        </w:rPr>
        <w:t>: Revision history</w:t>
      </w:r>
      <w:bookmarkEnd w:id="607"/>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165E04">
            <w:pPr>
              <w:pStyle w:val="OGCtabletext"/>
              <w:rPr>
                <w:lang w:val="en-CA"/>
              </w:rPr>
            </w:pPr>
            <w:r>
              <w:rPr>
                <w:lang w:val="en-CA"/>
              </w:rP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165E04">
            <w:pPr>
              <w:pStyle w:val="OGCtabletext"/>
              <w:rPr>
                <w:lang w:val="en-CA"/>
              </w:rPr>
            </w:pPr>
            <w:r>
              <w:rPr>
                <w:lang w:val="en-CA"/>
              </w:rP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165E04">
            <w:pPr>
              <w:pStyle w:val="OGCtabletext"/>
              <w:rPr>
                <w:lang w:val="en-CA"/>
              </w:rPr>
            </w:pPr>
            <w:r>
              <w:rPr>
                <w:lang w:val="en-CA"/>
              </w:rP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165E04">
            <w:pPr>
              <w:pStyle w:val="OGCtabletext"/>
              <w:rPr>
                <w:lang w:val="en-CA"/>
              </w:rPr>
            </w:pPr>
            <w:r>
              <w:rPr>
                <w:lang w:val="en-CA"/>
              </w:rP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165E04">
            <w:pPr>
              <w:pStyle w:val="OGCtabletext"/>
              <w:rPr>
                <w:lang w:val="en-CA"/>
              </w:rPr>
            </w:pPr>
            <w:r>
              <w:rPr>
                <w:lang w:val="en-CA"/>
              </w:rPr>
              <w:t>Moved text into standard OGC template</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BFB4DDC" w14:textId="77777777" w:rsidR="009A7B37" w:rsidRPr="00D12552" w:rsidRDefault="009A7B37" w:rsidP="00165E04">
            <w:pPr>
              <w:pStyle w:val="OGCtabletext"/>
              <w:rPr>
                <w:lang w:val="en-CA"/>
              </w:rPr>
            </w:pPr>
          </w:p>
        </w:tc>
        <w:tc>
          <w:tcPr>
            <w:tcW w:w="990" w:type="dxa"/>
            <w:tcBorders>
              <w:top w:val="single" w:sz="4" w:space="0" w:color="auto"/>
              <w:left w:val="single" w:sz="4" w:space="0" w:color="auto"/>
              <w:bottom w:val="single" w:sz="4" w:space="0" w:color="auto"/>
              <w:right w:val="single" w:sz="4" w:space="0" w:color="auto"/>
            </w:tcBorders>
          </w:tcPr>
          <w:p w14:paraId="52E6D879" w14:textId="77777777" w:rsidR="009A7B37" w:rsidRPr="00D12552" w:rsidRDefault="009A7B37" w:rsidP="00165E04">
            <w:pPr>
              <w:pStyle w:val="OGCtabletext"/>
              <w:rPr>
                <w:lang w:val="en-CA"/>
              </w:rPr>
            </w:pPr>
          </w:p>
        </w:tc>
        <w:tc>
          <w:tcPr>
            <w:tcW w:w="2130" w:type="dxa"/>
            <w:tcBorders>
              <w:top w:val="single" w:sz="4" w:space="0" w:color="auto"/>
              <w:left w:val="single" w:sz="4" w:space="0" w:color="auto"/>
              <w:bottom w:val="single" w:sz="4" w:space="0" w:color="auto"/>
              <w:right w:val="single" w:sz="4" w:space="0" w:color="auto"/>
            </w:tcBorders>
          </w:tcPr>
          <w:p w14:paraId="7D0B74D7" w14:textId="77777777" w:rsidR="009A7B37" w:rsidRPr="00D12552" w:rsidRDefault="009A7B37" w:rsidP="00165E04">
            <w:pPr>
              <w:pStyle w:val="OGCtabletext"/>
              <w:rPr>
                <w:lang w:val="en-CA"/>
              </w:rPr>
            </w:pPr>
          </w:p>
        </w:tc>
        <w:tc>
          <w:tcPr>
            <w:tcW w:w="3345" w:type="dxa"/>
            <w:tcBorders>
              <w:top w:val="single" w:sz="4" w:space="0" w:color="auto"/>
              <w:left w:val="single" w:sz="4" w:space="0" w:color="auto"/>
              <w:bottom w:val="single" w:sz="4" w:space="0" w:color="auto"/>
              <w:right w:val="single" w:sz="4" w:space="0" w:color="auto"/>
            </w:tcBorders>
          </w:tcPr>
          <w:p w14:paraId="3B8E68F9" w14:textId="77777777" w:rsidR="009A7B37" w:rsidRPr="00D12552" w:rsidRDefault="009A7B37" w:rsidP="00165E04">
            <w:pPr>
              <w:pStyle w:val="OGCtabletext"/>
              <w:rPr>
                <w:lang w:val="en-CA"/>
              </w:rPr>
            </w:pP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2E90B369" w14:textId="77777777" w:rsidR="009A7B37" w:rsidRPr="00D12552" w:rsidRDefault="009A7B37">
            <w:pPr>
              <w:pStyle w:val="Listepuces"/>
              <w:keepLines/>
              <w:ind w:left="0" w:firstLine="0"/>
              <w:rPr>
                <w:lang w:val="en-CA"/>
              </w:rPr>
            </w:pPr>
          </w:p>
        </w:tc>
        <w:tc>
          <w:tcPr>
            <w:tcW w:w="990" w:type="dxa"/>
            <w:tcBorders>
              <w:top w:val="single" w:sz="4" w:space="0" w:color="auto"/>
              <w:left w:val="single" w:sz="4" w:space="0" w:color="auto"/>
              <w:bottom w:val="single" w:sz="4" w:space="0" w:color="auto"/>
              <w:right w:val="single" w:sz="4" w:space="0" w:color="auto"/>
            </w:tcBorders>
          </w:tcPr>
          <w:p w14:paraId="003FA18F" w14:textId="77777777" w:rsidR="009A7B37" w:rsidRPr="00D12552" w:rsidRDefault="009A7B37">
            <w:pPr>
              <w:pStyle w:val="Listepuces"/>
              <w:keepLines/>
              <w:ind w:left="0" w:firstLine="0"/>
              <w:rPr>
                <w:lang w:val="en-CA"/>
              </w:rPr>
            </w:pPr>
          </w:p>
        </w:tc>
        <w:tc>
          <w:tcPr>
            <w:tcW w:w="2130" w:type="dxa"/>
            <w:tcBorders>
              <w:top w:val="single" w:sz="4" w:space="0" w:color="auto"/>
              <w:left w:val="single" w:sz="4" w:space="0" w:color="auto"/>
              <w:bottom w:val="single" w:sz="4" w:space="0" w:color="auto"/>
              <w:right w:val="single" w:sz="4" w:space="0" w:color="auto"/>
            </w:tcBorders>
          </w:tcPr>
          <w:p w14:paraId="24259955" w14:textId="77777777" w:rsidR="009A7B37" w:rsidRPr="00D12552" w:rsidRDefault="009A7B37">
            <w:pPr>
              <w:pStyle w:val="Listepuces"/>
              <w:keepLines/>
              <w:ind w:left="0" w:firstLine="0"/>
              <w:rPr>
                <w:lang w:val="en-CA"/>
              </w:rPr>
            </w:pPr>
          </w:p>
        </w:tc>
        <w:tc>
          <w:tcPr>
            <w:tcW w:w="3345" w:type="dxa"/>
            <w:tcBorders>
              <w:top w:val="single" w:sz="4" w:space="0" w:color="auto"/>
              <w:left w:val="single" w:sz="4" w:space="0" w:color="auto"/>
              <w:bottom w:val="single" w:sz="4" w:space="0" w:color="auto"/>
              <w:right w:val="single" w:sz="4" w:space="0" w:color="auto"/>
            </w:tcBorders>
          </w:tcPr>
          <w:p w14:paraId="51781610" w14:textId="77777777" w:rsidR="009A7B37" w:rsidRPr="00D12552" w:rsidRDefault="009A7B37">
            <w:pPr>
              <w:pStyle w:val="Listepuces"/>
              <w:keepLines/>
              <w:ind w:left="0" w:firstLine="0"/>
              <w:rPr>
                <w:lang w:val="en-CA"/>
              </w:rPr>
            </w:pPr>
          </w:p>
        </w:tc>
      </w:tr>
    </w:tbl>
    <w:p w14:paraId="4068151C" w14:textId="77777777" w:rsidR="009A7B37" w:rsidRPr="00D12552" w:rsidRDefault="009A7B37">
      <w:pPr>
        <w:rPr>
          <w:lang w:val="en-CA"/>
        </w:rPr>
      </w:pPr>
    </w:p>
    <w:p w14:paraId="73FEB699" w14:textId="77777777" w:rsidR="009A7B37" w:rsidRPr="00D12552" w:rsidRDefault="009A7B37" w:rsidP="004A5507">
      <w:pPr>
        <w:pStyle w:val="Annex"/>
        <w:rPr>
          <w:lang w:val="en-CA"/>
        </w:rPr>
      </w:pPr>
      <w:r w:rsidRPr="00D12552">
        <w:rPr>
          <w:lang w:val="en-CA"/>
        </w:rPr>
        <w:br w:type="page"/>
      </w:r>
      <w:r w:rsidR="00165E04" w:rsidRPr="00D12552">
        <w:rPr>
          <w:lang w:val="en-CA"/>
        </w:rPr>
        <w:lastRenderedPageBreak/>
        <w:t xml:space="preserve">Annex </w:t>
      </w:r>
      <w:r w:rsidR="00165E04" w:rsidRPr="00D12552">
        <w:rPr>
          <w:color w:val="FF0000"/>
          <w:lang w:val="en-CA"/>
        </w:rPr>
        <w:t>&lt;insert annex number&gt;</w:t>
      </w:r>
      <w:r w:rsidRPr="00D12552">
        <w:rPr>
          <w:color w:val="FF0000"/>
          <w:lang w:val="en-CA"/>
        </w:rPr>
        <w:t xml:space="preserve">: </w:t>
      </w:r>
      <w:r w:rsidRPr="00D12552">
        <w:rPr>
          <w:lang w:val="en-CA"/>
        </w:rPr>
        <w:t>Bibliography</w:t>
      </w:r>
    </w:p>
    <w:p w14:paraId="0DB00D36" w14:textId="77777777" w:rsidR="004A5507" w:rsidRPr="00D12552" w:rsidRDefault="00165E04" w:rsidP="00165E04">
      <w:pPr>
        <w:pStyle w:val="OGCtableheader"/>
        <w:rPr>
          <w:lang w:val="en-CA"/>
        </w:rPr>
      </w:pPr>
      <w:r w:rsidRPr="00D12552">
        <w:rPr>
          <w:lang w:val="en-CA"/>
        </w:rPr>
        <w:t>&lt;</w:t>
      </w:r>
      <w:r w:rsidR="009A7B37" w:rsidRPr="00D12552">
        <w:rPr>
          <w:lang w:val="en-CA"/>
        </w:rPr>
        <w:t xml:space="preserve">A Bibliography, if present, shall appear </w:t>
      </w:r>
      <w:r w:rsidRPr="00D12552">
        <w:rPr>
          <w:lang w:val="en-CA"/>
        </w:rPr>
        <w:t>as</w:t>
      </w:r>
      <w:r w:rsidR="009A7B37" w:rsidRPr="00D12552">
        <w:rPr>
          <w:lang w:val="en-CA"/>
        </w:rPr>
        <w:t xml:space="preserve"> the last annex. </w:t>
      </w:r>
      <w:r w:rsidRPr="00D12552">
        <w:rPr>
          <w:lang w:val="en-CA"/>
        </w:rPr>
        <w:t>&gt;</w:t>
      </w:r>
    </w:p>
    <w:sectPr w:rsidR="004A5507" w:rsidRPr="00D12552" w:rsidSect="00F27D5A">
      <w:footerReference w:type="default" r:id="rId1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5-10-06T17:27:00Z" w:initials="EB/L">
    <w:p w14:paraId="6655E12C" w14:textId="77777777" w:rsidR="00330E0C" w:rsidRDefault="00330E0C">
      <w:pPr>
        <w:pStyle w:val="Commentaire"/>
      </w:pPr>
      <w:r>
        <w:rPr>
          <w:rStyle w:val="Marquedecommentaire"/>
        </w:rPr>
        <w:annotationRef/>
      </w:r>
      <w:proofErr w:type="gramStart"/>
      <w:r>
        <w:t>More ?</w:t>
      </w:r>
      <w:proofErr w:type="gramEnd"/>
      <w:r>
        <w:t xml:space="preserve">  What would be the rule for inclusion in this list ? I think submitting organisations must be OGC members</w:t>
      </w:r>
    </w:p>
  </w:comment>
  <w:comment w:id="5" w:author="Eric Boisvert" w:date="2015-10-06T17:25:00Z" w:initials="EB/L">
    <w:p w14:paraId="07AC35A5" w14:textId="77777777" w:rsidR="00330E0C" w:rsidRDefault="00330E0C">
      <w:pPr>
        <w:pStyle w:val="Commentaire"/>
      </w:pPr>
      <w:r>
        <w:rPr>
          <w:rStyle w:val="Marquedecommentaire"/>
        </w:rPr>
        <w:annotationRef/>
      </w:r>
      <w:r>
        <w:t>More. Must check the OGC affiliation rule</w:t>
      </w:r>
    </w:p>
  </w:comment>
  <w:comment w:id="16" w:author="Steve Richard" w:date="2015-10-12T18:08:00Z" w:initials="SR">
    <w:p w14:paraId="7492BA8D" w14:textId="77777777" w:rsidR="00330E0C" w:rsidRDefault="00330E0C">
      <w:pPr>
        <w:pStyle w:val="Commentaire"/>
      </w:pPr>
      <w:r>
        <w:rPr>
          <w:rStyle w:val="Marquedecommentaire"/>
        </w:rPr>
        <w:annotationRef/>
      </w:r>
      <w:r>
        <w:t>This should be numbered I assume?</w:t>
      </w:r>
    </w:p>
  </w:comment>
  <w:comment w:id="19" w:author="Steve Richard" w:date="2015-10-12T18:08:00Z" w:initials="SR">
    <w:p w14:paraId="3C0BBB98" w14:textId="77777777" w:rsidR="00330E0C" w:rsidRDefault="00330E0C">
      <w:pPr>
        <w:pStyle w:val="Commentaire"/>
      </w:pPr>
      <w:r>
        <w:rPr>
          <w:rStyle w:val="Marquedecommentaire"/>
        </w:rPr>
        <w:annotationRef/>
      </w:r>
      <w:r>
        <w:t>Seems like the definition should not be specific to a particular GML version</w:t>
      </w:r>
    </w:p>
  </w:comment>
  <w:comment w:id="29" w:author="Steve Richard" w:date="2015-10-12T18:10:00Z" w:initials="SR">
    <w:p w14:paraId="2928802D" w14:textId="77777777" w:rsidR="00330E0C" w:rsidRDefault="00330E0C">
      <w:pPr>
        <w:pStyle w:val="Commentaire"/>
      </w:pPr>
      <w:r>
        <w:rPr>
          <w:rStyle w:val="Marquedecommentaire"/>
        </w:rPr>
        <w:annotationRef/>
      </w:r>
      <w:r>
        <w:t>I think portrayal is an implementation of the conceptual model, not part of the conceptual model. I’ll work on the wording if I get a chance.</w:t>
      </w:r>
    </w:p>
  </w:comment>
  <w:comment w:id="196" w:author="Eric Boisvert" w:date="2015-10-01T17:39:00Z" w:initials="EB/L">
    <w:p w14:paraId="11C9FC8B" w14:textId="77777777" w:rsidR="00330E0C" w:rsidRDefault="00330E0C">
      <w:pPr>
        <w:pStyle w:val="Commentaire"/>
      </w:pPr>
      <w:r>
        <w:rPr>
          <w:rStyle w:val="Marquedecommentaire"/>
        </w:rPr>
        <w:annotationRef/>
      </w:r>
      <w:r>
        <w:t>Adapt to GeoSciML</w:t>
      </w:r>
    </w:p>
  </w:comment>
  <w:comment w:id="202" w:author="Eric Boisvert" w:date="2015-10-11T11:52:00Z" w:initials="EB/L">
    <w:p w14:paraId="0CEA0AD6" w14:textId="77777777" w:rsidR="00330E0C" w:rsidRDefault="00330E0C">
      <w:pPr>
        <w:pStyle w:val="Commentaire"/>
      </w:pPr>
      <w:r>
        <w:rPr>
          <w:rStyle w:val="Marquedecommentaire"/>
        </w:rPr>
        <w:annotationRef/>
      </w:r>
      <w:r>
        <w:t>My pet peeves</w:t>
      </w:r>
    </w:p>
  </w:comment>
  <w:comment w:id="203" w:author="Eric Boisvert" w:date="2015-10-11T11:53:00Z" w:initials="EB/L">
    <w:p w14:paraId="09AE58E9" w14:textId="77777777" w:rsidR="00330E0C" w:rsidRDefault="00330E0C">
      <w:pPr>
        <w:pStyle w:val="Commentaire"/>
      </w:pPr>
      <w:r>
        <w:rPr>
          <w:rStyle w:val="Marquedecommentaire"/>
        </w:rPr>
        <w:annotationRef/>
      </w:r>
      <w:r>
        <w:t>We don’t have a clear way to report this, unless we allow a nillable property to have both a nil and a content (the Organism class) nilReason = absent</w:t>
      </w:r>
    </w:p>
  </w:comment>
  <w:comment w:id="204" w:author="Eric Boisvert" w:date="2015-10-11T11:54:00Z" w:initials="EB/L">
    <w:p w14:paraId="009599B9" w14:textId="77777777" w:rsidR="00330E0C" w:rsidRDefault="00330E0C">
      <w:pPr>
        <w:pStyle w:val="Commentaire"/>
      </w:pPr>
      <w:r>
        <w:rPr>
          <w:rStyle w:val="Marquedecommentaire"/>
        </w:rPr>
        <w:annotationRef/>
      </w:r>
      <w:r>
        <w:t>The way to do this in GeoSciML is to have ConstituentPart/proportion = 0</w:t>
      </w:r>
    </w:p>
  </w:comment>
  <w:comment w:id="209" w:author="Eric Boisvert" w:date="2015-10-04T16:55:00Z" w:initials="EB/L">
    <w:p w14:paraId="0636EEBB" w14:textId="77777777" w:rsidR="00330E0C" w:rsidRDefault="00330E0C">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235" w:author="Eric Boisvert" w:date="2015-10-05T17:43:00Z" w:initials="EB/L">
    <w:p w14:paraId="047128F8" w14:textId="77777777" w:rsidR="00330E0C" w:rsidRDefault="00330E0C">
      <w:pPr>
        <w:pStyle w:val="Commentaire"/>
      </w:pPr>
      <w:r>
        <w:rPr>
          <w:rStyle w:val="Marquedecommentaire"/>
        </w:rPr>
        <w:annotationRef/>
      </w:r>
      <w:r>
        <w:t>Not sure we can check this.  Technically, anything can be a metadata record</w:t>
      </w:r>
    </w:p>
  </w:comment>
  <w:comment w:id="250" w:author="Eric Boisvert" w:date="2015-10-05T17:44:00Z" w:initials="EB/L">
    <w:p w14:paraId="043D7770" w14:textId="77777777" w:rsidR="00330E0C" w:rsidRDefault="00330E0C" w:rsidP="000843E1">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38" w:author="Eric Boisvert" w:date="2015-10-05T18:09:00Z" w:initials="EB/L">
    <w:p w14:paraId="451BC6E0" w14:textId="77777777" w:rsidR="00330E0C" w:rsidRDefault="00330E0C">
      <w:pPr>
        <w:pStyle w:val="Commentaire"/>
      </w:pPr>
      <w:r>
        <w:rPr>
          <w:rStyle w:val="Marquedecommentaire"/>
        </w:rPr>
        <w:annotationRef/>
      </w:r>
      <w:r>
        <w:t xml:space="preserve">Of </w:t>
      </w:r>
      <w:proofErr w:type="gramStart"/>
      <w:r>
        <w:t>what ?</w:t>
      </w:r>
      <w:proofErr w:type="gramEnd"/>
    </w:p>
  </w:comment>
  <w:comment w:id="339" w:author="Boisvert, Eric" w:date="2015-10-21T08:19:00Z" w:initials="BE">
    <w:p w14:paraId="13C9C105" w14:textId="1D2D8D7F" w:rsidR="00330E0C" w:rsidRDefault="00330E0C">
      <w:pPr>
        <w:pStyle w:val="Commentaire"/>
      </w:pPr>
      <w:r>
        <w:rPr>
          <w:rStyle w:val="Marquedecommentaire"/>
        </w:rPr>
        <w:annotationRef/>
      </w:r>
      <w:r>
        <w:t xml:space="preserve">Isn’t it a dependency of 19136 to start </w:t>
      </w:r>
      <w:proofErr w:type="gramStart"/>
      <w:r>
        <w:t>with ?</w:t>
      </w:r>
      <w:proofErr w:type="gramEnd"/>
    </w:p>
  </w:comment>
  <w:comment w:id="340" w:author="Boisvert, Eric" w:date="2015-10-21T08:21:00Z" w:initials="BE">
    <w:p w14:paraId="7AF7A7F2" w14:textId="0F17E6F0" w:rsidR="00330E0C" w:rsidRDefault="00330E0C">
      <w:pPr>
        <w:pStyle w:val="Commentaire"/>
      </w:pPr>
      <w:r>
        <w:rPr>
          <w:rStyle w:val="Marquedecommentaire"/>
        </w:rPr>
        <w:annotationRef/>
      </w:r>
      <w:r>
        <w:t>Pretty sure it should not be here since it’s XML encoding.  We should remove this from Logical and have it in XML encoding</w:t>
      </w:r>
    </w:p>
  </w:comment>
  <w:comment w:id="345" w:author="Eric Boisvert" w:date="2015-10-17T12:27:00Z" w:initials="EB/L">
    <w:p w14:paraId="5036A537" w14:textId="7ED995BF" w:rsidR="00330E0C" w:rsidRDefault="00330E0C">
      <w:pPr>
        <w:pStyle w:val="Commentaire"/>
      </w:pPr>
      <w:r>
        <w:rPr>
          <w:rStyle w:val="Marquedecommentaire"/>
        </w:rPr>
        <w:annotationRef/>
      </w:r>
      <w:r>
        <w:t>Should we have a recommendation that community stick to a single convension (eg: OneGeology uses that convension)</w:t>
      </w:r>
    </w:p>
  </w:comment>
  <w:comment w:id="350" w:author="Eric Boisvert" w:date="2015-10-17T12:30:00Z" w:initials="EB/L">
    <w:p w14:paraId="43E3A208" w14:textId="2ABEFC4A" w:rsidR="00330E0C" w:rsidRDefault="00330E0C">
      <w:pPr>
        <w:pStyle w:val="Commentaire"/>
      </w:pPr>
      <w:r>
        <w:rPr>
          <w:rStyle w:val="Marquedecommentaire"/>
        </w:rPr>
        <w:annotationRef/>
      </w:r>
      <w:r>
        <w:t>Should we define a specific uom for this – or should we even bother and leave this for community.</w:t>
      </w:r>
    </w:p>
  </w:comment>
  <w:comment w:id="355" w:author="Eric Boisvert" w:date="2015-10-17T12:34:00Z" w:initials="EB/L">
    <w:p w14:paraId="20A95AC9" w14:textId="77777777" w:rsidR="00330E0C" w:rsidRDefault="00330E0C" w:rsidP="00983833">
      <w:pPr>
        <w:pStyle w:val="Commentaire"/>
      </w:pPr>
      <w:r>
        <w:rPr>
          <w:rStyle w:val="Marquedecommentaire"/>
        </w:rPr>
        <w:annotationRef/>
      </w:r>
      <w:r>
        <w:t>Should we define a specific uom for this – or should we even bother and leave this for community.</w:t>
      </w:r>
    </w:p>
  </w:comment>
  <w:comment w:id="362" w:author="Eric Boisvert" w:date="2015-10-07T19:14:00Z" w:initials="EB/L">
    <w:p w14:paraId="55A956D0" w14:textId="77777777" w:rsidR="00330E0C" w:rsidRDefault="00330E0C">
      <w:pPr>
        <w:pStyle w:val="Commentaire"/>
      </w:pPr>
      <w:r>
        <w:rPr>
          <w:rStyle w:val="Marquedecommentaire"/>
        </w:rPr>
        <w:annotationRef/>
      </w:r>
      <w:r>
        <w:t>Probably don’t need this because this is what the UML says, but this CodeType is different since it is not an external vocabulary</w:t>
      </w:r>
    </w:p>
  </w:comment>
  <w:comment w:id="364" w:author="Eric Boisvert" w:date="2015-10-07T20:54:00Z" w:initials="EB/L">
    <w:p w14:paraId="5C743AC9" w14:textId="77777777" w:rsidR="00330E0C" w:rsidRDefault="00330E0C">
      <w:pPr>
        <w:pStyle w:val="Commentaire"/>
      </w:pPr>
      <w:r>
        <w:rPr>
          <w:rStyle w:val="Marquedecommentaire"/>
        </w:rPr>
        <w:annotationRef/>
      </w:r>
      <w:r>
        <w:t xml:space="preserve">This was in the scope note.  I don’t understand what this means.  Is the last item </w:t>
      </w:r>
    </w:p>
  </w:comment>
  <w:comment w:id="365" w:author="Eric Boisvert" w:date="2015-10-07T21:14:00Z" w:initials="EB/L">
    <w:p w14:paraId="720006F6" w14:textId="77777777" w:rsidR="00330E0C" w:rsidRDefault="00330E0C">
      <w:pPr>
        <w:pStyle w:val="Commentaire"/>
      </w:pPr>
      <w:r>
        <w:rPr>
          <w:rStyle w:val="Marquedecommentaire"/>
        </w:rPr>
        <w:annotationRef/>
      </w:r>
      <w:r>
        <w:t xml:space="preserve">This is a 3.2 thing, it has been replace with a “samplingFrame” term.  I honestly preferred the 3.2 </w:t>
      </w:r>
    </w:p>
  </w:comment>
  <w:comment w:id="377" w:author="Eric Boisvert" w:date="2015-10-08T18:59:00Z" w:initials="EB/L">
    <w:p w14:paraId="0617F253" w14:textId="77777777" w:rsidR="00330E0C" w:rsidRDefault="00330E0C">
      <w:pPr>
        <w:pStyle w:val="Commentaire"/>
      </w:pPr>
      <w:r>
        <w:rPr>
          <w:rStyle w:val="Marquedecommentaire"/>
        </w:rPr>
        <w:annotationRef/>
      </w:r>
      <w:r>
        <w:t>Not sure about this bit.</w:t>
      </w:r>
    </w:p>
  </w:comment>
  <w:comment w:id="381" w:author="Eric Boisvert" w:date="2015-10-08T19:05:00Z" w:initials="EB/L">
    <w:p w14:paraId="5FB7FD71" w14:textId="77777777" w:rsidR="00330E0C" w:rsidRDefault="00330E0C">
      <w:pPr>
        <w:pStyle w:val="Commentaire"/>
      </w:pPr>
      <w:r>
        <w:rPr>
          <w:rStyle w:val="Marquedecommentaire"/>
        </w:rPr>
        <w:annotationRef/>
      </w:r>
      <w:r>
        <w:t>Again.  Don’t remember what this means</w:t>
      </w:r>
    </w:p>
  </w:comment>
  <w:comment w:id="399" w:author="Eric Boisvert" w:date="2015-10-17T16:24:00Z" w:initials="EB/L">
    <w:p w14:paraId="141CBB56" w14:textId="78925F87" w:rsidR="00330E0C" w:rsidRDefault="00330E0C">
      <w:pPr>
        <w:pStyle w:val="Commentaire"/>
      </w:pPr>
      <w:r>
        <w:rPr>
          <w:rStyle w:val="Marquedecommentaire"/>
        </w:rPr>
        <w:annotationRef/>
      </w:r>
      <w:proofErr w:type="gramStart"/>
      <w:r>
        <w:t>Heterogeneity ?</w:t>
      </w:r>
      <w:proofErr w:type="gramEnd"/>
    </w:p>
  </w:comment>
  <w:comment w:id="414" w:author="Boisvert, Eric" w:date="2015-10-16T09:01:00Z" w:initials="BE">
    <w:p w14:paraId="41B1F482" w14:textId="77777777" w:rsidR="00330E0C" w:rsidRDefault="00330E0C" w:rsidP="00390DF7">
      <w:pPr>
        <w:pStyle w:val="Commentaire"/>
      </w:pPr>
      <w:r>
        <w:rPr>
          <w:rStyle w:val="Marquedecommentaire"/>
        </w:rPr>
        <w:annotationRef/>
      </w:r>
      <w:r>
        <w:t>Check. Maybe it’s a GML 3.3 thing</w:t>
      </w:r>
    </w:p>
  </w:comment>
  <w:comment w:id="416" w:author="Eric Boisvert" w:date="2015-10-17T16:15:00Z" w:initials="EB/L">
    <w:p w14:paraId="0B5605F6" w14:textId="6C87D3D6" w:rsidR="00330E0C" w:rsidRDefault="00330E0C">
      <w:pPr>
        <w:pStyle w:val="Commentaire"/>
      </w:pPr>
      <w:r>
        <w:rPr>
          <w:rStyle w:val="Marquedecommentaire"/>
        </w:rPr>
        <w:annotationRef/>
      </w:r>
      <w:r>
        <w:t>This is one exception in the list.  It’s not externally managed, but actually enforced in the specification and the schema.</w:t>
      </w:r>
    </w:p>
  </w:comment>
  <w:comment w:id="417" w:author="Boisvert, Eric" w:date="2015-10-21T11:18:00Z" w:initials="BE">
    <w:p w14:paraId="4C533D5C" w14:textId="30A4DA1A" w:rsidR="00330E0C" w:rsidRDefault="00330E0C">
      <w:pPr>
        <w:pStyle w:val="Commentaire"/>
      </w:pPr>
      <w:r>
        <w:rPr>
          <w:rStyle w:val="Marquedecommentaire"/>
        </w:rPr>
        <w:annotationRef/>
      </w:r>
      <w:r>
        <w:t>Draws in schema language and spatial schema already</w:t>
      </w:r>
    </w:p>
  </w:comment>
  <w:comment w:id="458" w:author="Eric Boisvert" w:date="2015-10-18T16:19:00Z" w:initials="EB/L">
    <w:p w14:paraId="2825455C" w14:textId="17477529" w:rsidR="00330E0C" w:rsidRDefault="00330E0C">
      <w:pPr>
        <w:pStyle w:val="Commentaire"/>
      </w:pPr>
      <w:r>
        <w:rPr>
          <w:rStyle w:val="Marquedecommentaire"/>
        </w:rPr>
        <w:annotationRef/>
      </w:r>
      <w:r>
        <w:t>Don’t forget to add a dependency to GeologicAge in the requirement class list</w:t>
      </w:r>
    </w:p>
  </w:comment>
  <w:comment w:id="464" w:author="Eric Boisvert" w:date="2015-10-18T16:40:00Z" w:initials="EB/L">
    <w:p w14:paraId="550511C5" w14:textId="3A732223" w:rsidR="00330E0C" w:rsidRDefault="00330E0C">
      <w:pPr>
        <w:pStyle w:val="Commentaire"/>
      </w:pPr>
      <w:r>
        <w:rPr>
          <w:rStyle w:val="Marquedecommentaire"/>
        </w:rPr>
        <w:annotationRef/>
      </w:r>
      <w:r>
        <w:t>No documentation for this one, not even in 3.2</w:t>
      </w:r>
    </w:p>
  </w:comment>
  <w:comment w:id="527" w:author="Boisvert, Eric" w:date="2015-10-19T08:09:00Z" w:initials="BE">
    <w:p w14:paraId="53A5A6A0" w14:textId="6BE1A219" w:rsidR="00330E0C" w:rsidRDefault="00330E0C">
      <w:pPr>
        <w:pStyle w:val="Commentaire"/>
      </w:pPr>
      <w:r>
        <w:rPr>
          <w:rStyle w:val="Marquedecommentaire"/>
        </w:rPr>
        <w:annotationRef/>
      </w:r>
      <w:r>
        <w:t>Level 3 header to be consistent with the other package</w:t>
      </w:r>
    </w:p>
  </w:comment>
  <w:comment w:id="539" w:author="Boisvert, Eric" w:date="2015-10-19T08:32:00Z" w:initials="BE">
    <w:p w14:paraId="14328BAF" w14:textId="1FF148EF" w:rsidR="00330E0C" w:rsidRDefault="00330E0C">
      <w:pPr>
        <w:pStyle w:val="Commentaire"/>
      </w:pPr>
      <w:r>
        <w:rPr>
          <w:rStyle w:val="Marquedecommentaire"/>
        </w:rPr>
        <w:annotationRef/>
      </w:r>
      <w:r>
        <w:t>This means that interval are in absolute coordinate</w:t>
      </w:r>
    </w:p>
  </w:comment>
  <w:comment w:id="551" w:author="Boisvert, Eric" w:date="2015-10-21T12:29:00Z" w:initials="BE">
    <w:p w14:paraId="1D73A3B9" w14:textId="3051C86B" w:rsidR="00330E0C" w:rsidRDefault="00330E0C">
      <w:pPr>
        <w:pStyle w:val="Commentaire"/>
      </w:pPr>
      <w:r>
        <w:rPr>
          <w:rStyle w:val="Marquedecommentaire"/>
        </w:rPr>
        <w:annotationRef/>
      </w:r>
      <w:r>
        <w:t>This labAnalysis-&gt;samplgFeature is redundant since its already include with basic</w:t>
      </w:r>
    </w:p>
  </w:comment>
  <w:comment w:id="552" w:author="Boisvert, Eric" w:date="2015-10-19T12:29:00Z" w:initials="BE">
    <w:p w14:paraId="5CE49A75" w14:textId="0AEC9407" w:rsidR="00330E0C" w:rsidRDefault="00330E0C">
      <w:pPr>
        <w:pStyle w:val="Commentaire"/>
      </w:pPr>
      <w:r>
        <w:rPr>
          <w:rStyle w:val="Marquedecommentaire"/>
        </w:rPr>
        <w:annotationRef/>
      </w:r>
      <w:r>
        <w:t>I think it comes with basic / gml – no need to put it there</w:t>
      </w:r>
    </w:p>
  </w:comment>
  <w:comment w:id="566" w:author="Boisvert, Eric" w:date="2015-10-19T09:23:00Z" w:initials="BE">
    <w:p w14:paraId="43C70FF7" w14:textId="50703D56" w:rsidR="00330E0C" w:rsidRDefault="00330E0C">
      <w:pPr>
        <w:pStyle w:val="Commentaire"/>
      </w:pPr>
      <w:r>
        <w:rPr>
          <w:rStyle w:val="Marquedecommentaire"/>
        </w:rPr>
        <w:annotationRef/>
      </w:r>
      <w:r>
        <w:t xml:space="preserve">Doesn’t this defeat the purpose of using http URI as </w:t>
      </w:r>
      <w:proofErr w:type="gramStart"/>
      <w:r>
        <w:t>identifiers ?</w:t>
      </w:r>
      <w:proofErr w:type="gramEnd"/>
    </w:p>
  </w:comment>
  <w:comment w:id="580" w:author="Boisvert, Eric" w:date="2015-10-19T10:42:00Z" w:initials="BE">
    <w:p w14:paraId="7B362452" w14:textId="07A1582E" w:rsidR="00330E0C" w:rsidRDefault="00330E0C">
      <w:pPr>
        <w:pStyle w:val="Commentaire"/>
      </w:pPr>
      <w:r>
        <w:rPr>
          <w:rStyle w:val="Marquedecommentaire"/>
        </w:rPr>
        <w:annotationRef/>
      </w:r>
      <w:r>
        <w:t>I suppose we can’t really police what other domains do.</w:t>
      </w:r>
    </w:p>
  </w:comment>
  <w:comment w:id="585" w:author="Boisvert, Eric" w:date="2015-10-19T10:32:00Z" w:initials="BE">
    <w:p w14:paraId="261F51AD" w14:textId="318CAC15" w:rsidR="00330E0C" w:rsidRDefault="00330E0C">
      <w:pPr>
        <w:pStyle w:val="Commentaire"/>
      </w:pPr>
      <w:r>
        <w:rPr>
          <w:rStyle w:val="Marquedecommentaire"/>
        </w:rPr>
        <w:annotationRef/>
      </w:r>
      <w:r>
        <w:t xml:space="preserve">Or is it </w:t>
      </w:r>
      <w:proofErr w:type="gramStart"/>
      <w:r>
        <w:t>normative ?</w:t>
      </w:r>
      <w:proofErr w:type="gramEnd"/>
    </w:p>
  </w:comment>
  <w:comment w:id="586" w:author="Boisvert, Eric" w:date="2015-10-20T14:21:00Z" w:initials="BE">
    <w:p w14:paraId="5A33A2E5" w14:textId="20D5514B" w:rsidR="00330E0C" w:rsidRDefault="00330E0C">
      <w:pPr>
        <w:pStyle w:val="Commentaire"/>
      </w:pPr>
      <w:r>
        <w:rPr>
          <w:rStyle w:val="Marquedecommentaire"/>
        </w:rPr>
        <w:annotationRef/>
      </w:r>
      <w:r>
        <w:t xml:space="preserve">At this point, the only requirement explicitly defined are </w:t>
      </w:r>
    </w:p>
    <w:p w14:paraId="36E596C2" w14:textId="7BE98F70" w:rsidR="00330E0C" w:rsidRDefault="00330E0C" w:rsidP="005A0C30">
      <w:pPr>
        <w:pStyle w:val="Commentaire"/>
        <w:numPr>
          <w:ilvl w:val="0"/>
          <w:numId w:val="26"/>
        </w:numPr>
      </w:pPr>
      <w:r>
        <w:t>Must validate with XSD</w:t>
      </w:r>
    </w:p>
    <w:p w14:paraId="21EC28E5" w14:textId="07917AA5" w:rsidR="00330E0C" w:rsidRDefault="00330E0C" w:rsidP="005A0C30">
      <w:pPr>
        <w:pStyle w:val="Commentaire"/>
        <w:numPr>
          <w:ilvl w:val="0"/>
          <w:numId w:val="26"/>
        </w:numPr>
      </w:pPr>
      <w:r>
        <w:t>Must validate with SCH</w:t>
      </w:r>
    </w:p>
    <w:p w14:paraId="70ABBD7E" w14:textId="07A64491" w:rsidR="00330E0C" w:rsidRDefault="00330E0C" w:rsidP="005A0C30">
      <w:pPr>
        <w:pStyle w:val="Commentaire"/>
        <w:numPr>
          <w:ilvl w:val="0"/>
          <w:numId w:val="26"/>
        </w:numPr>
      </w:pPr>
      <w:r>
        <w:t>Any other rule that are not expressed in XSD or SCH</w:t>
      </w:r>
    </w:p>
  </w:comment>
  <w:comment w:id="587" w:author="Eric Boisvert" w:date="2015-10-02T18:16:00Z" w:initials="EB/L">
    <w:p w14:paraId="3082C719" w14:textId="77777777" w:rsidR="00330E0C" w:rsidRDefault="00330E0C">
      <w:pPr>
        <w:pStyle w:val="Commentaire"/>
      </w:pPr>
      <w:r>
        <w:rPr>
          <w:rStyle w:val="Marquedecommentaire"/>
        </w:rPr>
        <w:annotationRef/>
      </w:r>
      <w:r>
        <w:t xml:space="preserve">Technically, this one could be checked by schematron and should not be listed here – or should </w:t>
      </w:r>
      <w:proofErr w:type="gramStart"/>
      <w:r>
        <w:t>it ?</w:t>
      </w:r>
      <w:proofErr w:type="gramEnd"/>
      <w:r>
        <w:t xml:space="preserve">  At least to explain what is expected without perusing the </w:t>
      </w:r>
      <w:proofErr w:type="gramStart"/>
      <w:r>
        <w:t>sch ?</w:t>
      </w:r>
      <w:proofErr w:type="gramEnd"/>
    </w:p>
  </w:comment>
  <w:comment w:id="588" w:author="Eric Boisvert" w:date="2015-10-02T18:17:00Z" w:initials="EB/L">
    <w:p w14:paraId="241CC4E7" w14:textId="77777777" w:rsidR="00330E0C" w:rsidRDefault="00330E0C">
      <w:pPr>
        <w:pStyle w:val="Commentaire"/>
      </w:pPr>
      <w:r>
        <w:rPr>
          <w:rStyle w:val="Marquedecommentaire"/>
        </w:rPr>
        <w:annotationRef/>
      </w:r>
      <w:r>
        <w:t xml:space="preserve">This one can only be checked by sch if the result is an XML document </w:t>
      </w:r>
      <w:proofErr w:type="gramStart"/>
      <w:r>
        <w:t>right ?</w:t>
      </w:r>
      <w:proofErr w:type="gramEnd"/>
    </w:p>
  </w:comment>
  <w:comment w:id="589" w:author="Eric Boisvert" w:date="2015-10-02T18:21:00Z" w:initials="EB/L">
    <w:p w14:paraId="7EBA9BF2" w14:textId="77777777" w:rsidR="00330E0C" w:rsidRDefault="00330E0C">
      <w:pPr>
        <w:pStyle w:val="Commentaire"/>
      </w:pPr>
      <w:r>
        <w:rPr>
          <w:rStyle w:val="Marquedecommentaire"/>
        </w:rPr>
        <w:annotationRef/>
      </w:r>
      <w:r>
        <w:t>Great. This one 404s</w:t>
      </w:r>
    </w:p>
  </w:comment>
  <w:comment w:id="590" w:author="Boisvert, Eric" w:date="2015-10-20T13:17:00Z" w:initials="BE">
    <w:p w14:paraId="70C77D12" w14:textId="582AFCB0" w:rsidR="00330E0C" w:rsidRDefault="00330E0C">
      <w:pPr>
        <w:pStyle w:val="Commentaire"/>
      </w:pPr>
      <w:r>
        <w:rPr>
          <w:rStyle w:val="Marquedecommentaire"/>
        </w:rPr>
        <w:annotationRef/>
      </w:r>
      <w:r>
        <w:t>Technically, this one should be testable by schematron</w:t>
      </w:r>
    </w:p>
  </w:comment>
  <w:comment w:id="591" w:author="Boisvert, Eric" w:date="2015-10-19T11:20:00Z" w:initials="BE">
    <w:p w14:paraId="45CD9209" w14:textId="209DC396" w:rsidR="00330E0C" w:rsidRDefault="00330E0C">
      <w:pPr>
        <w:pStyle w:val="Commentaire"/>
      </w:pPr>
      <w:r>
        <w:rPr>
          <w:rStyle w:val="Marquedecommentaire"/>
        </w:rPr>
        <w:annotationRef/>
      </w:r>
      <w:r>
        <w:t xml:space="preserve">Shall we enforce a specific </w:t>
      </w:r>
      <w:proofErr w:type="gramStart"/>
      <w:r>
        <w:t>codeSpace ?</w:t>
      </w:r>
      <w:proofErr w:type="gramEnd"/>
    </w:p>
  </w:comment>
  <w:comment w:id="592" w:author="Boisvert, Eric" w:date="2015-10-23T11:26:00Z" w:initials="BE">
    <w:p w14:paraId="5CABDEDB" w14:textId="0E649442" w:rsidR="00F202D3" w:rsidRDefault="00F202D3">
      <w:pPr>
        <w:pStyle w:val="Commentaire"/>
      </w:pPr>
      <w:r>
        <w:rPr>
          <w:rStyle w:val="Marquedecommentaire"/>
        </w:rPr>
        <w:annotationRef/>
      </w:r>
      <w:r>
        <w:t>We have to resolve this issue</w:t>
      </w:r>
    </w:p>
  </w:comment>
  <w:comment w:id="594" w:author="Boisvert, Eric" w:date="2015-10-19T11:13:00Z" w:initials="BE">
    <w:p w14:paraId="11C239E8" w14:textId="43C8B7EE" w:rsidR="00330E0C" w:rsidRDefault="00330E0C">
      <w:pPr>
        <w:pStyle w:val="Commentaire"/>
      </w:pPr>
      <w:r>
        <w:rPr>
          <w:rStyle w:val="Marquedecommentaire"/>
        </w:rPr>
        <w:annotationRef/>
      </w:r>
      <w:r>
        <w:t>INSPIRE should publish its own profile as a separate document (if it wants to make it a OGC standard).  Otherwise, it can simply document using INSPIRE mechanisms (ie, Cookbooks)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492BA8D" w15:done="0"/>
  <w15:commentEx w15:paraId="3C0BBB98" w15:done="0"/>
  <w15:commentEx w15:paraId="2928802D" w15:done="0"/>
  <w15:commentEx w15:paraId="11C9FC8B" w15:done="0"/>
  <w15:commentEx w15:paraId="0CEA0AD6" w15:done="0"/>
  <w15:commentEx w15:paraId="09AE58E9" w15:done="0"/>
  <w15:commentEx w15:paraId="009599B9" w15:done="0"/>
  <w15:commentEx w15:paraId="0636EEBB" w15:done="0"/>
  <w15:commentEx w15:paraId="047128F8" w15:done="0"/>
  <w15:commentEx w15:paraId="043D7770" w15:done="0"/>
  <w15:commentEx w15:paraId="451BC6E0" w15:done="0"/>
  <w15:commentEx w15:paraId="55A956D0" w15:done="0"/>
  <w15:commentEx w15:paraId="5C743AC9" w15:done="0"/>
  <w15:commentEx w15:paraId="720006F6" w15:done="0"/>
  <w15:commentEx w15:paraId="0617F253" w15:done="0"/>
  <w15:commentEx w15:paraId="5FB7FD71" w15:done="0"/>
  <w15:commentEx w15:paraId="3082C719" w15:done="0"/>
  <w15:commentEx w15:paraId="241CC4E7" w15:done="0"/>
  <w15:commentEx w15:paraId="7EBA9BF2"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E1A227" w14:textId="77777777" w:rsidR="00676158" w:rsidRDefault="00676158">
      <w:pPr>
        <w:spacing w:after="0"/>
      </w:pPr>
      <w:r>
        <w:separator/>
      </w:r>
    </w:p>
  </w:endnote>
  <w:endnote w:type="continuationSeparator" w:id="0">
    <w:p w14:paraId="4F00662B" w14:textId="77777777" w:rsidR="00676158" w:rsidRDefault="0067615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37450079"/>
      <w:docPartObj>
        <w:docPartGallery w:val="Page Numbers (Bottom of Page)"/>
        <w:docPartUnique/>
      </w:docPartObj>
    </w:sdtPr>
    <w:sdtEndPr>
      <w:rPr>
        <w:noProof/>
      </w:rPr>
    </w:sdtEndPr>
    <w:sdtContent>
      <w:p w14:paraId="7A776CE8" w14:textId="77777777" w:rsidR="00330E0C" w:rsidRDefault="00330E0C">
        <w:pPr>
          <w:pStyle w:val="Pieddepage"/>
          <w:jc w:val="center"/>
        </w:pPr>
        <w:r>
          <w:fldChar w:fldCharType="begin"/>
        </w:r>
        <w:r>
          <w:instrText xml:space="preserve"> PAGE   \* MERGEFORMAT </w:instrText>
        </w:r>
        <w:r>
          <w:fldChar w:fldCharType="separate"/>
        </w:r>
        <w:r w:rsidR="00F202D3">
          <w:rPr>
            <w:noProof/>
          </w:rPr>
          <w:t>155</w:t>
        </w:r>
        <w:r>
          <w:rPr>
            <w:noProof/>
          </w:rPr>
          <w:fldChar w:fldCharType="end"/>
        </w:r>
      </w:p>
    </w:sdtContent>
  </w:sdt>
  <w:p w14:paraId="5299F2EC" w14:textId="77777777" w:rsidR="00330E0C" w:rsidRPr="0079517D" w:rsidRDefault="00330E0C" w:rsidP="0079517D">
    <w:pPr>
      <w:pStyle w:val="Pieddepage"/>
      <w:jc w:val="right"/>
      <w:rPr>
        <w:sz w:val="16"/>
        <w:szCs w:val="16"/>
      </w:rPr>
    </w:pPr>
    <w:r w:rsidRPr="0079517D">
      <w:rPr>
        <w:sz w:val="16"/>
        <w:szCs w:val="16"/>
      </w:rPr>
      <w:t xml:space="preserve">Copyright © </w:t>
    </w:r>
    <w:r w:rsidRPr="009B3BBD">
      <w:rPr>
        <w:sz w:val="16"/>
        <w:szCs w:val="16"/>
      </w:rPr>
      <w:t xml:space="preserve">2015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500491C" w14:textId="77777777" w:rsidR="00676158" w:rsidRDefault="00676158">
      <w:pPr>
        <w:spacing w:after="0"/>
      </w:pPr>
      <w:r>
        <w:separator/>
      </w:r>
    </w:p>
  </w:footnote>
  <w:footnote w:type="continuationSeparator" w:id="0">
    <w:p w14:paraId="40E5E01E" w14:textId="77777777" w:rsidR="00676158" w:rsidRDefault="00676158">
      <w:pPr>
        <w:spacing w:after="0"/>
      </w:pPr>
      <w:r>
        <w:continuationSeparator/>
      </w:r>
    </w:p>
  </w:footnote>
  <w:footnote w:id="1">
    <w:p w14:paraId="015C3D42" w14:textId="77777777" w:rsidR="00330E0C" w:rsidRDefault="00330E0C">
      <w:pPr>
        <w:pStyle w:val="Notedebasdepage"/>
      </w:pPr>
      <w:r>
        <w:footnoteRef/>
      </w:r>
      <w:r>
        <w:t xml:space="preserve"> </w:t>
      </w:r>
      <w:hyperlink r:id="rId1" w:history="1">
        <w:r>
          <w:rPr>
            <w:rStyle w:val="Lienhypertexte"/>
          </w:rPr>
          <w:t>www.opengeospatial.org/cite</w:t>
        </w:r>
      </w:hyperlink>
      <w:r>
        <w:t xml:space="preserve"> </w:t>
      </w:r>
    </w:p>
  </w:footnote>
  <w:footnote w:id="2">
    <w:p w14:paraId="0AEAB500" w14:textId="7E183986" w:rsidR="00330E0C" w:rsidRPr="006F2ACD" w:rsidRDefault="00330E0C">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of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either cumbersome at best, or not even supported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6">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13EA2DB2"/>
    <w:multiLevelType w:val="hybridMultilevel"/>
    <w:tmpl w:val="7C203C2A"/>
    <w:lvl w:ilvl="0" w:tplc="10090017">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9">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1">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12">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1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18">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20">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24">
    <w:nsid w:val="61AA7919"/>
    <w:multiLevelType w:val="hybridMultilevel"/>
    <w:tmpl w:val="D9E4A294"/>
    <w:lvl w:ilvl="0" w:tplc="8292963C">
      <w:start w:val="1"/>
      <w:numFmt w:val="bullet"/>
      <w:lvlText w:val=""/>
      <w:lvlJc w:val="left"/>
      <w:pPr>
        <w:ind w:left="774" w:hanging="360"/>
      </w:pPr>
      <w:rPr>
        <w:rFonts w:ascii="Symbol" w:hAnsi="Symbol" w:hint="default"/>
      </w:rPr>
    </w:lvl>
    <w:lvl w:ilvl="1" w:tplc="10090003" w:tentative="1">
      <w:start w:val="1"/>
      <w:numFmt w:val="bullet"/>
      <w:lvlText w:val="o"/>
      <w:lvlJc w:val="left"/>
      <w:pPr>
        <w:ind w:left="1494" w:hanging="360"/>
      </w:pPr>
      <w:rPr>
        <w:rFonts w:ascii="Courier New" w:hAnsi="Courier New" w:cs="Courier New" w:hint="default"/>
      </w:rPr>
    </w:lvl>
    <w:lvl w:ilvl="2" w:tplc="10090005" w:tentative="1">
      <w:start w:val="1"/>
      <w:numFmt w:val="bullet"/>
      <w:lvlText w:val=""/>
      <w:lvlJc w:val="left"/>
      <w:pPr>
        <w:ind w:left="2214" w:hanging="360"/>
      </w:pPr>
      <w:rPr>
        <w:rFonts w:ascii="Wingdings" w:hAnsi="Wingdings" w:hint="default"/>
      </w:rPr>
    </w:lvl>
    <w:lvl w:ilvl="3" w:tplc="10090001" w:tentative="1">
      <w:start w:val="1"/>
      <w:numFmt w:val="bullet"/>
      <w:lvlText w:val=""/>
      <w:lvlJc w:val="left"/>
      <w:pPr>
        <w:ind w:left="2934" w:hanging="360"/>
      </w:pPr>
      <w:rPr>
        <w:rFonts w:ascii="Symbol" w:hAnsi="Symbol" w:hint="default"/>
      </w:rPr>
    </w:lvl>
    <w:lvl w:ilvl="4" w:tplc="10090003" w:tentative="1">
      <w:start w:val="1"/>
      <w:numFmt w:val="bullet"/>
      <w:lvlText w:val="o"/>
      <w:lvlJc w:val="left"/>
      <w:pPr>
        <w:ind w:left="3654" w:hanging="360"/>
      </w:pPr>
      <w:rPr>
        <w:rFonts w:ascii="Courier New" w:hAnsi="Courier New" w:cs="Courier New" w:hint="default"/>
      </w:rPr>
    </w:lvl>
    <w:lvl w:ilvl="5" w:tplc="10090005" w:tentative="1">
      <w:start w:val="1"/>
      <w:numFmt w:val="bullet"/>
      <w:lvlText w:val=""/>
      <w:lvlJc w:val="left"/>
      <w:pPr>
        <w:ind w:left="4374" w:hanging="360"/>
      </w:pPr>
      <w:rPr>
        <w:rFonts w:ascii="Wingdings" w:hAnsi="Wingdings" w:hint="default"/>
      </w:rPr>
    </w:lvl>
    <w:lvl w:ilvl="6" w:tplc="10090001" w:tentative="1">
      <w:start w:val="1"/>
      <w:numFmt w:val="bullet"/>
      <w:lvlText w:val=""/>
      <w:lvlJc w:val="left"/>
      <w:pPr>
        <w:ind w:left="5094" w:hanging="360"/>
      </w:pPr>
      <w:rPr>
        <w:rFonts w:ascii="Symbol" w:hAnsi="Symbol" w:hint="default"/>
      </w:rPr>
    </w:lvl>
    <w:lvl w:ilvl="7" w:tplc="10090003" w:tentative="1">
      <w:start w:val="1"/>
      <w:numFmt w:val="bullet"/>
      <w:lvlText w:val="o"/>
      <w:lvlJc w:val="left"/>
      <w:pPr>
        <w:ind w:left="5814" w:hanging="360"/>
      </w:pPr>
      <w:rPr>
        <w:rFonts w:ascii="Courier New" w:hAnsi="Courier New" w:cs="Courier New" w:hint="default"/>
      </w:rPr>
    </w:lvl>
    <w:lvl w:ilvl="8" w:tplc="10090005" w:tentative="1">
      <w:start w:val="1"/>
      <w:numFmt w:val="bullet"/>
      <w:lvlText w:val=""/>
      <w:lvlJc w:val="left"/>
      <w:pPr>
        <w:ind w:left="6534" w:hanging="360"/>
      </w:pPr>
      <w:rPr>
        <w:rFonts w:ascii="Wingdings" w:hAnsi="Wingdings" w:hint="default"/>
      </w:rPr>
    </w:lvl>
  </w:abstractNum>
  <w:abstractNum w:abstractNumId="25">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7AE74056"/>
    <w:multiLevelType w:val="multilevel"/>
    <w:tmpl w:val="4742363C"/>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num w:numId="1">
    <w:abstractNumId w:val="26"/>
  </w:num>
  <w:num w:numId="2">
    <w:abstractNumId w:val="1"/>
  </w:num>
  <w:num w:numId="3">
    <w:abstractNumId w:val="8"/>
  </w:num>
  <w:num w:numId="4">
    <w:abstractNumId w:val="19"/>
  </w:num>
  <w:num w:numId="5">
    <w:abstractNumId w:val="12"/>
  </w:num>
  <w:num w:numId="6">
    <w:abstractNumId w:val="11"/>
  </w:num>
  <w:num w:numId="7">
    <w:abstractNumId w:val="10"/>
  </w:num>
  <w:num w:numId="8">
    <w:abstractNumId w:val="17"/>
  </w:num>
  <w:num w:numId="9">
    <w:abstractNumId w:val="0"/>
  </w:num>
  <w:num w:numId="10">
    <w:abstractNumId w:val="16"/>
  </w:num>
  <w:num w:numId="11">
    <w:abstractNumId w:val="7"/>
  </w:num>
  <w:num w:numId="12">
    <w:abstractNumId w:val="5"/>
  </w:num>
  <w:num w:numId="13">
    <w:abstractNumId w:val="23"/>
  </w:num>
  <w:num w:numId="14">
    <w:abstractNumId w:val="21"/>
  </w:num>
  <w:num w:numId="15">
    <w:abstractNumId w:val="4"/>
  </w:num>
  <w:num w:numId="16">
    <w:abstractNumId w:val="3"/>
  </w:num>
  <w:num w:numId="17">
    <w:abstractNumId w:val="20"/>
  </w:num>
  <w:num w:numId="18">
    <w:abstractNumId w:val="6"/>
  </w:num>
  <w:num w:numId="19">
    <w:abstractNumId w:val="22"/>
  </w:num>
  <w:num w:numId="20">
    <w:abstractNumId w:val="18"/>
  </w:num>
  <w:num w:numId="21">
    <w:abstractNumId w:val="15"/>
  </w:num>
  <w:num w:numId="22">
    <w:abstractNumId w:val="25"/>
  </w:num>
  <w:num w:numId="23">
    <w:abstractNumId w:val="2"/>
  </w:num>
  <w:num w:numId="24">
    <w:abstractNumId w:val="13"/>
  </w:num>
  <w:num w:numId="25">
    <w:abstractNumId w:val="9"/>
  </w:num>
  <w:num w:numId="26">
    <w:abstractNumId w:val="14"/>
  </w:num>
  <w:num w:numId="27">
    <w:abstractNumId w:val="24"/>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teve Richard">
    <w15:presenceInfo w15:providerId="AD" w15:userId="S-1-5-21-190270093-2243674830-1156555738-11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77DC"/>
    <w:rsid w:val="00011F66"/>
    <w:rsid w:val="000209D6"/>
    <w:rsid w:val="00024B9A"/>
    <w:rsid w:val="0002555A"/>
    <w:rsid w:val="00043E8E"/>
    <w:rsid w:val="00053794"/>
    <w:rsid w:val="00075F5E"/>
    <w:rsid w:val="000843E1"/>
    <w:rsid w:val="00090DCF"/>
    <w:rsid w:val="000B1244"/>
    <w:rsid w:val="000C3459"/>
    <w:rsid w:val="000C4224"/>
    <w:rsid w:val="000D2673"/>
    <w:rsid w:val="000D2F14"/>
    <w:rsid w:val="000D4260"/>
    <w:rsid w:val="000D7633"/>
    <w:rsid w:val="001050D1"/>
    <w:rsid w:val="00106124"/>
    <w:rsid w:val="00112EA6"/>
    <w:rsid w:val="001133B5"/>
    <w:rsid w:val="0013283D"/>
    <w:rsid w:val="001453F6"/>
    <w:rsid w:val="001517B8"/>
    <w:rsid w:val="00154114"/>
    <w:rsid w:val="00157A85"/>
    <w:rsid w:val="00160C8B"/>
    <w:rsid w:val="00165E04"/>
    <w:rsid w:val="00170B70"/>
    <w:rsid w:val="00172574"/>
    <w:rsid w:val="001810D7"/>
    <w:rsid w:val="001811FA"/>
    <w:rsid w:val="001A1E76"/>
    <w:rsid w:val="001A53ED"/>
    <w:rsid w:val="001A7909"/>
    <w:rsid w:val="001D519F"/>
    <w:rsid w:val="00211657"/>
    <w:rsid w:val="002116B6"/>
    <w:rsid w:val="002151F2"/>
    <w:rsid w:val="00225333"/>
    <w:rsid w:val="00233F14"/>
    <w:rsid w:val="002404CF"/>
    <w:rsid w:val="00263362"/>
    <w:rsid w:val="00267D2C"/>
    <w:rsid w:val="00274AAD"/>
    <w:rsid w:val="00276AD3"/>
    <w:rsid w:val="00287240"/>
    <w:rsid w:val="002A2C89"/>
    <w:rsid w:val="002A58E0"/>
    <w:rsid w:val="002C0B9E"/>
    <w:rsid w:val="002D30FE"/>
    <w:rsid w:val="002D4285"/>
    <w:rsid w:val="002D4310"/>
    <w:rsid w:val="002D769B"/>
    <w:rsid w:val="002E694E"/>
    <w:rsid w:val="00322A93"/>
    <w:rsid w:val="00326F3E"/>
    <w:rsid w:val="00330E0C"/>
    <w:rsid w:val="003343DC"/>
    <w:rsid w:val="00334B85"/>
    <w:rsid w:val="00355CAB"/>
    <w:rsid w:val="00364200"/>
    <w:rsid w:val="003666A1"/>
    <w:rsid w:val="00370329"/>
    <w:rsid w:val="00377235"/>
    <w:rsid w:val="003804FE"/>
    <w:rsid w:val="00380908"/>
    <w:rsid w:val="00385662"/>
    <w:rsid w:val="00386910"/>
    <w:rsid w:val="00390DF7"/>
    <w:rsid w:val="003924D0"/>
    <w:rsid w:val="003A3448"/>
    <w:rsid w:val="003A479F"/>
    <w:rsid w:val="003A6526"/>
    <w:rsid w:val="003B391B"/>
    <w:rsid w:val="003B5D4E"/>
    <w:rsid w:val="003C190E"/>
    <w:rsid w:val="003D0B50"/>
    <w:rsid w:val="003E1755"/>
    <w:rsid w:val="00402937"/>
    <w:rsid w:val="004111ED"/>
    <w:rsid w:val="00415CBF"/>
    <w:rsid w:val="004203F0"/>
    <w:rsid w:val="0044777B"/>
    <w:rsid w:val="004635D8"/>
    <w:rsid w:val="00463AE7"/>
    <w:rsid w:val="0046445D"/>
    <w:rsid w:val="0046711E"/>
    <w:rsid w:val="00481AF6"/>
    <w:rsid w:val="00486E2A"/>
    <w:rsid w:val="004A5507"/>
    <w:rsid w:val="004C0E7B"/>
    <w:rsid w:val="004C43DA"/>
    <w:rsid w:val="004E325F"/>
    <w:rsid w:val="004E3912"/>
    <w:rsid w:val="004E5F43"/>
    <w:rsid w:val="004F51E1"/>
    <w:rsid w:val="00504099"/>
    <w:rsid w:val="00507C93"/>
    <w:rsid w:val="005166DF"/>
    <w:rsid w:val="00531DC8"/>
    <w:rsid w:val="005372A3"/>
    <w:rsid w:val="0054365B"/>
    <w:rsid w:val="00551A94"/>
    <w:rsid w:val="00577E74"/>
    <w:rsid w:val="00595C96"/>
    <w:rsid w:val="005A0C30"/>
    <w:rsid w:val="005A21B8"/>
    <w:rsid w:val="005A7580"/>
    <w:rsid w:val="005B5ECF"/>
    <w:rsid w:val="005B623A"/>
    <w:rsid w:val="005D0298"/>
    <w:rsid w:val="006045F2"/>
    <w:rsid w:val="00604E1E"/>
    <w:rsid w:val="00606F7E"/>
    <w:rsid w:val="00611A7A"/>
    <w:rsid w:val="00617E36"/>
    <w:rsid w:val="006209EF"/>
    <w:rsid w:val="00626E7A"/>
    <w:rsid w:val="00634C52"/>
    <w:rsid w:val="00641AE8"/>
    <w:rsid w:val="00642DAC"/>
    <w:rsid w:val="00644EF0"/>
    <w:rsid w:val="00645C24"/>
    <w:rsid w:val="00645C92"/>
    <w:rsid w:val="0065022D"/>
    <w:rsid w:val="00672D0D"/>
    <w:rsid w:val="00676158"/>
    <w:rsid w:val="00681747"/>
    <w:rsid w:val="0068411B"/>
    <w:rsid w:val="00684C85"/>
    <w:rsid w:val="00695378"/>
    <w:rsid w:val="006A7DD0"/>
    <w:rsid w:val="006B03E3"/>
    <w:rsid w:val="006B39A1"/>
    <w:rsid w:val="006D377E"/>
    <w:rsid w:val="006D719B"/>
    <w:rsid w:val="006E7F3A"/>
    <w:rsid w:val="006F2ACD"/>
    <w:rsid w:val="00702EC2"/>
    <w:rsid w:val="0073628E"/>
    <w:rsid w:val="00740F77"/>
    <w:rsid w:val="00742E4D"/>
    <w:rsid w:val="00746B77"/>
    <w:rsid w:val="00753A5A"/>
    <w:rsid w:val="00753B5D"/>
    <w:rsid w:val="00761F44"/>
    <w:rsid w:val="00775DD7"/>
    <w:rsid w:val="00777586"/>
    <w:rsid w:val="007927D6"/>
    <w:rsid w:val="00792D31"/>
    <w:rsid w:val="0079517D"/>
    <w:rsid w:val="00796977"/>
    <w:rsid w:val="007C4BEF"/>
    <w:rsid w:val="007C69FE"/>
    <w:rsid w:val="007F0841"/>
    <w:rsid w:val="007F6680"/>
    <w:rsid w:val="007F7DE0"/>
    <w:rsid w:val="00821F1F"/>
    <w:rsid w:val="008246C7"/>
    <w:rsid w:val="008341E8"/>
    <w:rsid w:val="0084053A"/>
    <w:rsid w:val="008520EC"/>
    <w:rsid w:val="00856F51"/>
    <w:rsid w:val="00861954"/>
    <w:rsid w:val="00864A36"/>
    <w:rsid w:val="00884FA7"/>
    <w:rsid w:val="00894DAA"/>
    <w:rsid w:val="008A0D27"/>
    <w:rsid w:val="008A1AF4"/>
    <w:rsid w:val="008A4A86"/>
    <w:rsid w:val="008A6B29"/>
    <w:rsid w:val="008B1DC6"/>
    <w:rsid w:val="008B7091"/>
    <w:rsid w:val="008B7A31"/>
    <w:rsid w:val="008C4F74"/>
    <w:rsid w:val="008C6C76"/>
    <w:rsid w:val="008D1584"/>
    <w:rsid w:val="008D2309"/>
    <w:rsid w:val="008D60B2"/>
    <w:rsid w:val="008E070D"/>
    <w:rsid w:val="008E4068"/>
    <w:rsid w:val="008E711C"/>
    <w:rsid w:val="008F4E9C"/>
    <w:rsid w:val="009021BE"/>
    <w:rsid w:val="00906BF5"/>
    <w:rsid w:val="00911F72"/>
    <w:rsid w:val="00935ECA"/>
    <w:rsid w:val="009367D1"/>
    <w:rsid w:val="009412CB"/>
    <w:rsid w:val="009459BF"/>
    <w:rsid w:val="00976BC4"/>
    <w:rsid w:val="00983833"/>
    <w:rsid w:val="009914F1"/>
    <w:rsid w:val="00991FFF"/>
    <w:rsid w:val="00996BEA"/>
    <w:rsid w:val="009A7B37"/>
    <w:rsid w:val="009B3BBD"/>
    <w:rsid w:val="009B64F8"/>
    <w:rsid w:val="009C2973"/>
    <w:rsid w:val="009C2E04"/>
    <w:rsid w:val="009C3567"/>
    <w:rsid w:val="009C64B2"/>
    <w:rsid w:val="009D3533"/>
    <w:rsid w:val="009E106A"/>
    <w:rsid w:val="009E50F8"/>
    <w:rsid w:val="009E67D9"/>
    <w:rsid w:val="00A00D3D"/>
    <w:rsid w:val="00A07C65"/>
    <w:rsid w:val="00A1185A"/>
    <w:rsid w:val="00A17543"/>
    <w:rsid w:val="00A35280"/>
    <w:rsid w:val="00A37EDC"/>
    <w:rsid w:val="00A4612F"/>
    <w:rsid w:val="00A6445A"/>
    <w:rsid w:val="00A7757F"/>
    <w:rsid w:val="00A90399"/>
    <w:rsid w:val="00AA535D"/>
    <w:rsid w:val="00AB10FC"/>
    <w:rsid w:val="00AC2E40"/>
    <w:rsid w:val="00AC5088"/>
    <w:rsid w:val="00AD3B07"/>
    <w:rsid w:val="00AD7448"/>
    <w:rsid w:val="00AD7649"/>
    <w:rsid w:val="00AE0777"/>
    <w:rsid w:val="00AE357E"/>
    <w:rsid w:val="00B0615B"/>
    <w:rsid w:val="00B251E5"/>
    <w:rsid w:val="00B30B68"/>
    <w:rsid w:val="00B31486"/>
    <w:rsid w:val="00B3403C"/>
    <w:rsid w:val="00B42641"/>
    <w:rsid w:val="00B51AB4"/>
    <w:rsid w:val="00B520F7"/>
    <w:rsid w:val="00B537EA"/>
    <w:rsid w:val="00B62995"/>
    <w:rsid w:val="00B62A72"/>
    <w:rsid w:val="00B820B6"/>
    <w:rsid w:val="00BA576A"/>
    <w:rsid w:val="00BA6B31"/>
    <w:rsid w:val="00BD7744"/>
    <w:rsid w:val="00BD7B2A"/>
    <w:rsid w:val="00C009EA"/>
    <w:rsid w:val="00C02200"/>
    <w:rsid w:val="00C034E3"/>
    <w:rsid w:val="00C2184E"/>
    <w:rsid w:val="00C343CA"/>
    <w:rsid w:val="00C61E47"/>
    <w:rsid w:val="00C648D4"/>
    <w:rsid w:val="00C71FFD"/>
    <w:rsid w:val="00C80D4B"/>
    <w:rsid w:val="00CA3AC5"/>
    <w:rsid w:val="00CB339F"/>
    <w:rsid w:val="00CC0988"/>
    <w:rsid w:val="00CD4906"/>
    <w:rsid w:val="00CD7325"/>
    <w:rsid w:val="00CE0562"/>
    <w:rsid w:val="00CE5B49"/>
    <w:rsid w:val="00CE7929"/>
    <w:rsid w:val="00CF6174"/>
    <w:rsid w:val="00D0034E"/>
    <w:rsid w:val="00D10719"/>
    <w:rsid w:val="00D12552"/>
    <w:rsid w:val="00D14AF0"/>
    <w:rsid w:val="00D30B51"/>
    <w:rsid w:val="00D5712A"/>
    <w:rsid w:val="00D73AA6"/>
    <w:rsid w:val="00D81A7B"/>
    <w:rsid w:val="00D82B9F"/>
    <w:rsid w:val="00DA0CE3"/>
    <w:rsid w:val="00DA2FDF"/>
    <w:rsid w:val="00DA45AF"/>
    <w:rsid w:val="00DA711E"/>
    <w:rsid w:val="00DB1F99"/>
    <w:rsid w:val="00DB2D3A"/>
    <w:rsid w:val="00DD288D"/>
    <w:rsid w:val="00DE0FD0"/>
    <w:rsid w:val="00DE7A41"/>
    <w:rsid w:val="00DF5883"/>
    <w:rsid w:val="00E01A7D"/>
    <w:rsid w:val="00E1402F"/>
    <w:rsid w:val="00E205D6"/>
    <w:rsid w:val="00E25DC2"/>
    <w:rsid w:val="00E426FD"/>
    <w:rsid w:val="00E44445"/>
    <w:rsid w:val="00E50724"/>
    <w:rsid w:val="00E50D76"/>
    <w:rsid w:val="00E52A0E"/>
    <w:rsid w:val="00E62168"/>
    <w:rsid w:val="00E621D8"/>
    <w:rsid w:val="00E66A9E"/>
    <w:rsid w:val="00E70397"/>
    <w:rsid w:val="00E70882"/>
    <w:rsid w:val="00E71F84"/>
    <w:rsid w:val="00E74EC0"/>
    <w:rsid w:val="00E82FCF"/>
    <w:rsid w:val="00E8704C"/>
    <w:rsid w:val="00E966AA"/>
    <w:rsid w:val="00EA3198"/>
    <w:rsid w:val="00EA3CAB"/>
    <w:rsid w:val="00EA4029"/>
    <w:rsid w:val="00EA50E7"/>
    <w:rsid w:val="00EB32C6"/>
    <w:rsid w:val="00ED2525"/>
    <w:rsid w:val="00EE4494"/>
    <w:rsid w:val="00EF110E"/>
    <w:rsid w:val="00EF6424"/>
    <w:rsid w:val="00F0123D"/>
    <w:rsid w:val="00F0235F"/>
    <w:rsid w:val="00F071D4"/>
    <w:rsid w:val="00F202D3"/>
    <w:rsid w:val="00F27D5A"/>
    <w:rsid w:val="00F3223D"/>
    <w:rsid w:val="00F46BB7"/>
    <w:rsid w:val="00F526FC"/>
    <w:rsid w:val="00F6046E"/>
    <w:rsid w:val="00F60CB2"/>
    <w:rsid w:val="00F67178"/>
    <w:rsid w:val="00F91B65"/>
    <w:rsid w:val="00F92942"/>
    <w:rsid w:val="00FA03D9"/>
    <w:rsid w:val="00FA3D28"/>
    <w:rsid w:val="00FA7812"/>
    <w:rsid w:val="00FB057B"/>
    <w:rsid w:val="00FC626E"/>
    <w:rsid w:val="00FE0219"/>
    <w:rsid w:val="00FE38C3"/>
    <w:rsid w:val="00FE43AC"/>
    <w:rsid w:val="00FE75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27D5A"/>
    <w:pPr>
      <w:spacing w:after="240"/>
    </w:pPr>
    <w:rPr>
      <w:sz w:val="24"/>
      <w:szCs w:val="24"/>
    </w:rPr>
  </w:style>
  <w:style w:type="paragraph" w:styleId="Titre1">
    <w:name w:val="heading 1"/>
    <w:aliases w:val="OGC Header Level 1,numbered"/>
    <w:basedOn w:val="Normal"/>
    <w:next w:val="Normal"/>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rsid w:val="00F27D5A"/>
    <w:pPr>
      <w:numPr>
        <w:ilvl w:val="4"/>
        <w:numId w:val="1"/>
      </w:numPr>
      <w:spacing w:before="240" w:after="60"/>
      <w:outlineLvl w:val="4"/>
    </w:pPr>
    <w:rPr>
      <w:b/>
      <w:bCs/>
      <w:i/>
      <w:iCs/>
      <w:sz w:val="26"/>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basedOn w:val="Policepardfaut"/>
    <w:uiPriority w:val="99"/>
    <w:rsid w:val="00F27D5A"/>
    <w:rPr>
      <w:rFonts w:cs="Times New Roman"/>
      <w:color w:val="0000FF"/>
      <w:u w:val="single"/>
    </w:rPr>
  </w:style>
  <w:style w:type="paragraph" w:customStyle="1" w:styleId="OGCtableheader">
    <w:name w:val="OGC table header"/>
    <w:basedOn w:val="Normal"/>
    <w:autoRedefine/>
    <w:qFormat/>
    <w:rsid w:val="00165E04"/>
    <w:pPr>
      <w:spacing w:before="60" w:after="60" w:line="211" w:lineRule="auto"/>
    </w:pPr>
    <w:rPr>
      <w:color w:val="FF0000"/>
      <w:lang w:val="en-GB"/>
    </w:rPr>
  </w:style>
  <w:style w:type="paragraph" w:customStyle="1" w:styleId="OGCtabletext">
    <w:name w:val="OGC table text"/>
    <w:basedOn w:val="OGCtableheader"/>
    <w:autoRedefine/>
    <w:rsid w:val="00F27D5A"/>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basedOn w:val="Policepardfau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F27D5A"/>
    <w:pPr>
      <w:spacing w:after="120"/>
      <w:ind w:left="144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basedOn w:val="Policepardfaut"/>
    <w:link w:val="AnnexLevel1main"/>
    <w:rsid w:val="004A5507"/>
    <w:rPr>
      <w:b/>
      <w:sz w:val="28"/>
      <w:szCs w:val="22"/>
    </w:rPr>
  </w:style>
  <w:style w:type="character" w:customStyle="1" w:styleId="AnnexChar">
    <w:name w:val="Annex Char"/>
    <w:basedOn w:val="AnnexLevel1main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basedOn w:val="Policepardfaut"/>
    <w:link w:val="Titre2"/>
    <w:rsid w:val="004A5507"/>
    <w:rPr>
      <w:rFonts w:cs="Arial"/>
      <w:b/>
      <w:bCs/>
      <w:iCs/>
      <w:sz w:val="24"/>
      <w:szCs w:val="28"/>
    </w:rPr>
  </w:style>
  <w:style w:type="character" w:customStyle="1" w:styleId="AnnexLevel2Char">
    <w:name w:val="Annex Level 2 Char"/>
    <w:basedOn w:val="Titre2Car"/>
    <w:link w:val="AnnexLevel2"/>
    <w:rsid w:val="004A5507"/>
    <w:rPr>
      <w:rFonts w:cs="Arial"/>
      <w:b/>
      <w:bCs/>
      <w:iCs/>
      <w:sz w:val="22"/>
      <w:szCs w:val="28"/>
      <w:lang w:val="en-AU" w:eastAsia="en-AU"/>
    </w:rPr>
  </w:style>
  <w:style w:type="character" w:customStyle="1" w:styleId="AnnexNumberedChar">
    <w:name w:val="Annex Numbered Char"/>
    <w:basedOn w:val="AnnexLevel2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basedOn w:val="Policepardfaut"/>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basedOn w:val="Policepardfaut"/>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basedOn w:val="Policepardfaut"/>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basedOn w:val="Policepardfaut"/>
    <w:uiPriority w:val="99"/>
    <w:semiHidden/>
    <w:unhideWhenUsed/>
    <w:rsid w:val="004111ED"/>
    <w:rPr>
      <w:color w:val="800080" w:themeColor="followedHyperlink"/>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basedOn w:val="Policepardfaut"/>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basedOn w:val="Commentaire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basedOn w:val="Policepardfaut"/>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basedOn w:val="Policepardfaut"/>
    <w:uiPriority w:val="1"/>
    <w:qFormat/>
    <w:rsid w:val="004635D8"/>
    <w:rPr>
      <w:rFonts w:ascii="Arial" w:hAnsi="Arial"/>
      <w:b/>
      <w:sz w:val="18"/>
    </w:rPr>
  </w:style>
  <w:style w:type="character" w:customStyle="1" w:styleId="reqtext">
    <w:name w:val="req_text"/>
    <w:basedOn w:val="requri"/>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themeColor="accent1"/>
      <w:sz w:val="18"/>
      <w:szCs w:val="18"/>
    </w:rPr>
  </w:style>
  <w:style w:type="table" w:styleId="Colonnesdetableau4">
    <w:name w:val="Table Columns 4"/>
    <w:basedOn w:val="TableauNormal"/>
    <w:rsid w:val="00380908"/>
    <w:pPr>
      <w:spacing w:before="120" w:after="120"/>
      <w:jc w:val="both"/>
    </w:pPr>
    <w:rPr>
      <w:sz w:val="24"/>
      <w:szCs w:val="24"/>
      <w:lang w:val="en-AU"/>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Ombrageclair">
    <w:name w:val="Light Shading"/>
    <w:basedOn w:val="TableauNormal"/>
    <w:uiPriority w:val="60"/>
    <w:rsid w:val="0038090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basedOn w:val="Policepardfaut"/>
    <w:uiPriority w:val="99"/>
    <w:semiHidden/>
    <w:unhideWhenUsed/>
    <w:rsid w:val="006F2ACD"/>
    <w:rPr>
      <w:vertAlign w:val="superscript"/>
    </w:rPr>
  </w:style>
  <w:style w:type="character" w:customStyle="1" w:styleId="apple-converted-space">
    <w:name w:val="apple-converted-space"/>
    <w:basedOn w:val="Policepardfaut"/>
    <w:rsid w:val="00740F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hyperlink" Target="http://www.w3.org/1999/xlink" TargetMode="External"/><Relationship Id="rId21" Type="http://schemas.openxmlformats.org/officeDocument/2006/relationships/image" Target="media/image8.png"/><Relationship Id="rId42" Type="http://schemas.openxmlformats.org/officeDocument/2006/relationships/image" Target="media/image29.emf"/><Relationship Id="rId47" Type="http://schemas.openxmlformats.org/officeDocument/2006/relationships/image" Target="media/image34.emf"/><Relationship Id="rId63" Type="http://schemas.openxmlformats.org/officeDocument/2006/relationships/image" Target="media/image50.emf"/><Relationship Id="rId68" Type="http://schemas.openxmlformats.org/officeDocument/2006/relationships/image" Target="media/image55.emf"/><Relationship Id="rId84" Type="http://schemas.openxmlformats.org/officeDocument/2006/relationships/image" Target="media/image71.emf"/><Relationship Id="rId89" Type="http://schemas.openxmlformats.org/officeDocument/2006/relationships/image" Target="media/image76.emf"/><Relationship Id="rId112" Type="http://schemas.openxmlformats.org/officeDocument/2006/relationships/hyperlink" Target="http://www.opengis.net/sampling/2.0" TargetMode="External"/><Relationship Id="rId16" Type="http://schemas.openxmlformats.org/officeDocument/2006/relationships/image" Target="media/image4.emf"/><Relationship Id="rId107" Type="http://schemas.openxmlformats.org/officeDocument/2006/relationships/hyperlink" Target="http://xmlns.geosciml.org/GeologicTime/4.0" TargetMode="External"/><Relationship Id="rId11" Type="http://schemas.openxmlformats.org/officeDocument/2006/relationships/comments" Target="comments.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emf"/><Relationship Id="rId74" Type="http://schemas.openxmlformats.org/officeDocument/2006/relationships/image" Target="media/image61.emf"/><Relationship Id="rId79" Type="http://schemas.openxmlformats.org/officeDocument/2006/relationships/image" Target="media/image66.emf"/><Relationship Id="rId102" Type="http://schemas.openxmlformats.org/officeDocument/2006/relationships/hyperlink" Target="http://www.opengis.net/gml/3.2" TargetMode="External"/><Relationship Id="rId123" Type="http://schemas.openxmlformats.org/officeDocument/2006/relationships/hyperlink" Target="http://resource.geosciml.org/" TargetMode="External"/><Relationship Id="rId128" Type="http://schemas.microsoft.com/office/2011/relationships/commentsExtended" Target="commentsExtended.xml"/><Relationship Id="rId5" Type="http://schemas.openxmlformats.org/officeDocument/2006/relationships/settings" Target="settings.xml"/><Relationship Id="rId90" Type="http://schemas.openxmlformats.org/officeDocument/2006/relationships/image" Target="media/image77.emf"/><Relationship Id="rId95" Type="http://schemas.openxmlformats.org/officeDocument/2006/relationships/image" Target="media/image82.emf"/><Relationship Id="rId19" Type="http://schemas.openxmlformats.org/officeDocument/2006/relationships/image" Target="media/image6.emf"/><Relationship Id="rId14" Type="http://schemas.openxmlformats.org/officeDocument/2006/relationships/image" Target="media/image2.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emf"/><Relationship Id="rId35" Type="http://schemas.openxmlformats.org/officeDocument/2006/relationships/image" Target="media/image22.emf"/><Relationship Id="rId43" Type="http://schemas.openxmlformats.org/officeDocument/2006/relationships/image" Target="media/image30.png"/><Relationship Id="rId48" Type="http://schemas.openxmlformats.org/officeDocument/2006/relationships/image" Target="media/image35.emf"/><Relationship Id="rId56" Type="http://schemas.openxmlformats.org/officeDocument/2006/relationships/image" Target="media/image43.emf"/><Relationship Id="rId64" Type="http://schemas.openxmlformats.org/officeDocument/2006/relationships/image" Target="media/image51.emf"/><Relationship Id="rId69" Type="http://schemas.openxmlformats.org/officeDocument/2006/relationships/image" Target="media/image56.emf"/><Relationship Id="rId77" Type="http://schemas.openxmlformats.org/officeDocument/2006/relationships/image" Target="media/image64.emf"/><Relationship Id="rId100" Type="http://schemas.openxmlformats.org/officeDocument/2006/relationships/hyperlink" Target="http://www.isotc211.org/2005/gco" TargetMode="External"/><Relationship Id="rId105" Type="http://schemas.openxmlformats.org/officeDocument/2006/relationships/hyperlink" Target="http://xmlns.geosciml.org/Borehole/4.0" TargetMode="External"/><Relationship Id="rId113" Type="http://schemas.openxmlformats.org/officeDocument/2006/relationships/hyperlink" Target="http://www.opengis.net/samplingSpatial/2.0" TargetMode="External"/><Relationship Id="rId118" Type="http://schemas.openxmlformats.org/officeDocument/2006/relationships/hyperlink" Target="http://data.geoscience.gov.xx/feature/asc/geologicunit/stratno/25947%3c/gml:identifier" TargetMode="External"/><Relationship Id="rId12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8.emf"/><Relationship Id="rId72" Type="http://schemas.openxmlformats.org/officeDocument/2006/relationships/image" Target="media/image59.emf"/><Relationship Id="rId80" Type="http://schemas.openxmlformats.org/officeDocument/2006/relationships/image" Target="media/image67.emf"/><Relationship Id="rId85" Type="http://schemas.openxmlformats.org/officeDocument/2006/relationships/image" Target="media/image72.emf"/><Relationship Id="rId93" Type="http://schemas.openxmlformats.org/officeDocument/2006/relationships/image" Target="media/image80.emf"/><Relationship Id="rId98" Type="http://schemas.openxmlformats.org/officeDocument/2006/relationships/hyperlink" Target="http://standards.iso.org/iso/19115/-3/cit/1.0" TargetMode="External"/><Relationship Id="rId121" Type="http://schemas.openxmlformats.org/officeDocument/2006/relationships/hyperlink" Target="http://schemas.opengis.net/gsml/4.0/geoSciMLBasic.sch" TargetMode="External"/><Relationship Id="rId3" Type="http://schemas.openxmlformats.org/officeDocument/2006/relationships/styles" Target="styles.xml"/><Relationship Id="rId12" Type="http://schemas.openxmlformats.org/officeDocument/2006/relationships/hyperlink" Target="http://standards.iso.org/ittf/PubliclyAvailableStandards/c040833_ISO_IEC_19757-3_2006(E).zip" TargetMode="External"/><Relationship Id="rId17" Type="http://schemas.openxmlformats.org/officeDocument/2006/relationships/image" Target="media/image5.emf"/><Relationship Id="rId25" Type="http://schemas.openxmlformats.org/officeDocument/2006/relationships/image" Target="media/image12.png"/><Relationship Id="rId33" Type="http://schemas.openxmlformats.org/officeDocument/2006/relationships/image" Target="media/image20.emf"/><Relationship Id="rId38" Type="http://schemas.openxmlformats.org/officeDocument/2006/relationships/image" Target="media/image25.emf"/><Relationship Id="rId46" Type="http://schemas.openxmlformats.org/officeDocument/2006/relationships/image" Target="media/image33.emf"/><Relationship Id="rId59" Type="http://schemas.openxmlformats.org/officeDocument/2006/relationships/image" Target="media/image46.emf"/><Relationship Id="rId67" Type="http://schemas.openxmlformats.org/officeDocument/2006/relationships/image" Target="media/image54.emf"/><Relationship Id="rId103" Type="http://schemas.openxmlformats.org/officeDocument/2006/relationships/hyperlink" Target="http://www.opengis.net/gml/3.3/exr" TargetMode="External"/><Relationship Id="rId108" Type="http://schemas.openxmlformats.org/officeDocument/2006/relationships/hyperlink" Target="http://xmlns.geosciml.org/LaboratoryAnalysis-Specimen/4.0" TargetMode="External"/><Relationship Id="rId116" Type="http://schemas.openxmlformats.org/officeDocument/2006/relationships/hyperlink" Target="http://www.opengis.net/wfs/2.0" TargetMode="External"/><Relationship Id="rId124" Type="http://schemas.openxmlformats.org/officeDocument/2006/relationships/footer" Target="footer1.xml"/><Relationship Id="rId20" Type="http://schemas.openxmlformats.org/officeDocument/2006/relationships/image" Target="media/image7.emf"/><Relationship Id="rId41" Type="http://schemas.openxmlformats.org/officeDocument/2006/relationships/image" Target="media/image28.emf"/><Relationship Id="rId54" Type="http://schemas.openxmlformats.org/officeDocument/2006/relationships/image" Target="media/image41.emf"/><Relationship Id="rId62" Type="http://schemas.openxmlformats.org/officeDocument/2006/relationships/image" Target="media/image49.emf"/><Relationship Id="rId70" Type="http://schemas.openxmlformats.org/officeDocument/2006/relationships/image" Target="media/image57.emf"/><Relationship Id="rId75" Type="http://schemas.openxmlformats.org/officeDocument/2006/relationships/image" Target="media/image62.emf"/><Relationship Id="rId83" Type="http://schemas.openxmlformats.org/officeDocument/2006/relationships/image" Target="media/image70.emf"/><Relationship Id="rId88" Type="http://schemas.openxmlformats.org/officeDocument/2006/relationships/image" Target="media/image75.emf"/><Relationship Id="rId91" Type="http://schemas.openxmlformats.org/officeDocument/2006/relationships/image" Target="media/image78.emf"/><Relationship Id="rId96" Type="http://schemas.openxmlformats.org/officeDocument/2006/relationships/image" Target="media/image83.emf"/><Relationship Id="rId111" Type="http://schemas.openxmlformats.org/officeDocument/2006/relationships/hyperlink" Target="http://www.opengis.net/om/2.0"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10.png"/><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emf"/><Relationship Id="rId57" Type="http://schemas.openxmlformats.org/officeDocument/2006/relationships/image" Target="media/image44.emf"/><Relationship Id="rId106" Type="http://schemas.openxmlformats.org/officeDocument/2006/relationships/hyperlink" Target="http://xmlns.geosciml.org/GeoSciML-Extension/4.0" TargetMode="External"/><Relationship Id="rId114" Type="http://schemas.openxmlformats.org/officeDocument/2006/relationships/hyperlink" Target="http://www.opengis.net/samplingSpecimen/2.0" TargetMode="External"/><Relationship Id="rId119" Type="http://schemas.openxmlformats.org/officeDocument/2006/relationships/hyperlink" Target="http://schemas.opengis.net/gsml/4.0/geosciml-portrayal.sch" TargetMode="External"/><Relationship Id="rId127" Type="http://schemas.microsoft.com/office/2011/relationships/people" Target="people.xml"/><Relationship Id="rId10" Type="http://schemas.openxmlformats.org/officeDocument/2006/relationships/hyperlink" Target="http://www.opengeospatial.org/legal/" TargetMode="External"/><Relationship Id="rId31" Type="http://schemas.openxmlformats.org/officeDocument/2006/relationships/image" Target="media/image18.emf"/><Relationship Id="rId44" Type="http://schemas.openxmlformats.org/officeDocument/2006/relationships/image" Target="media/image31.emf"/><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emf"/><Relationship Id="rId73" Type="http://schemas.openxmlformats.org/officeDocument/2006/relationships/image" Target="media/image60.emf"/><Relationship Id="rId78" Type="http://schemas.openxmlformats.org/officeDocument/2006/relationships/image" Target="media/image65.emf"/><Relationship Id="rId81" Type="http://schemas.openxmlformats.org/officeDocument/2006/relationships/image" Target="media/image68.emf"/><Relationship Id="rId86" Type="http://schemas.openxmlformats.org/officeDocument/2006/relationships/image" Target="media/image73.emf"/><Relationship Id="rId94" Type="http://schemas.openxmlformats.org/officeDocument/2006/relationships/image" Target="media/image81.emf"/><Relationship Id="rId99" Type="http://schemas.openxmlformats.org/officeDocument/2006/relationships/hyperlink" Target="http://www.opengis.net/cv/0.2/gml32" TargetMode="External"/><Relationship Id="rId101" Type="http://schemas.openxmlformats.org/officeDocument/2006/relationships/hyperlink" Target="http://www.isotc211.org/2005/gmd" TargetMode="External"/><Relationship Id="rId122" Type="http://schemas.openxmlformats.org/officeDocument/2006/relationships/hyperlink" Target="http://schemas.opengis.net/gsml/4.0/geologictime.sch" TargetMode="Externa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image" Target="media/image1.emf"/><Relationship Id="rId18" Type="http://schemas.openxmlformats.org/officeDocument/2006/relationships/hyperlink" Target="http://www.stratigraphy.org/upload/bak/rel.htm" TargetMode="External"/><Relationship Id="rId39" Type="http://schemas.openxmlformats.org/officeDocument/2006/relationships/image" Target="media/image26.emf"/><Relationship Id="rId109" Type="http://schemas.openxmlformats.org/officeDocument/2006/relationships/hyperlink" Target="http://xmlns.geosciml.org/geosciml-portrayal/4.0" TargetMode="External"/><Relationship Id="rId34" Type="http://schemas.openxmlformats.org/officeDocument/2006/relationships/image" Target="media/image21.emf"/><Relationship Id="rId50" Type="http://schemas.openxmlformats.org/officeDocument/2006/relationships/image" Target="media/image37.emf"/><Relationship Id="rId55" Type="http://schemas.openxmlformats.org/officeDocument/2006/relationships/image" Target="media/image42.emf"/><Relationship Id="rId76" Type="http://schemas.openxmlformats.org/officeDocument/2006/relationships/image" Target="media/image63.emf"/><Relationship Id="rId97" Type="http://schemas.openxmlformats.org/officeDocument/2006/relationships/image" Target="media/image84.emf"/><Relationship Id="rId104" Type="http://schemas.openxmlformats.org/officeDocument/2006/relationships/hyperlink" Target="http://xmlns.geosciml.org/GeoSciML-Basic/4.0" TargetMode="External"/><Relationship Id="rId120" Type="http://schemas.openxmlformats.org/officeDocument/2006/relationships/hyperlink" Target="http://schemas.opengis.net/gsml/4.0/geosciml-portrayal.sch" TargetMode="External"/><Relationship Id="rId125"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58.emf"/><Relationship Id="rId92" Type="http://schemas.openxmlformats.org/officeDocument/2006/relationships/image" Target="media/image79.emf"/><Relationship Id="rId2" Type="http://schemas.openxmlformats.org/officeDocument/2006/relationships/numbering" Target="numbering.xml"/><Relationship Id="rId29" Type="http://schemas.openxmlformats.org/officeDocument/2006/relationships/image" Target="media/image16.emf"/><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2.emf"/><Relationship Id="rId66" Type="http://schemas.openxmlformats.org/officeDocument/2006/relationships/image" Target="media/image53.emf"/><Relationship Id="rId87" Type="http://schemas.openxmlformats.org/officeDocument/2006/relationships/image" Target="media/image74.emf"/><Relationship Id="rId110" Type="http://schemas.openxmlformats.org/officeDocument/2006/relationships/hyperlink" Target="http://standards.iso.org/iso/19115/-3/mrl/1.0" TargetMode="External"/><Relationship Id="rId115" Type="http://schemas.openxmlformats.org/officeDocument/2006/relationships/hyperlink" Target="http://www.opengis.net/swe/2.0" TargetMode="External"/><Relationship Id="rId61" Type="http://schemas.openxmlformats.org/officeDocument/2006/relationships/image" Target="media/image48.emf"/><Relationship Id="rId82" Type="http://schemas.openxmlformats.org/officeDocument/2006/relationships/image" Target="media/image69.emf"/></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9AFFA6F-3F80-4AB2-9F13-365B3DA3D3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8740</TotalTime>
  <Pages>165</Pages>
  <Words>28407</Words>
  <Characters>161926</Characters>
  <Application>Microsoft Office Word</Application>
  <DocSecurity>0</DocSecurity>
  <Lines>1349</Lines>
  <Paragraphs>379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189954</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134</cp:revision>
  <dcterms:created xsi:type="dcterms:W3CDTF">2015-10-02T12:25:00Z</dcterms:created>
  <dcterms:modified xsi:type="dcterms:W3CDTF">2015-10-23T15:26:00Z</dcterms:modified>
</cp:coreProperties>
</file>